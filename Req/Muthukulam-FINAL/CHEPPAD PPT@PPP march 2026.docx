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FAEA" w14:textId="77777777" w:rsidR="00DA0D41" w:rsidRPr="00AA5B98" w:rsidRDefault="00DA0D41">
      <w:pPr>
        <w:pBdr>
          <w:top w:val="nil"/>
          <w:left w:val="nil"/>
          <w:bottom w:val="nil"/>
          <w:right w:val="nil"/>
          <w:between w:val="nil"/>
        </w:pBdr>
        <w:rPr>
          <w:rFonts w:ascii="Times New Roman" w:eastAsia="Garamond" w:hAnsi="Times New Roman" w:cs="Times New Roman"/>
          <w:b/>
          <w:bCs/>
          <w:color w:val="000000"/>
          <w:sz w:val="72"/>
          <w:szCs w:val="72"/>
        </w:rPr>
      </w:pPr>
    </w:p>
    <w:p w14:paraId="4A78B43B" w14:textId="77777777" w:rsidR="00DA0D41" w:rsidRPr="00AA5B98" w:rsidRDefault="002E2FE5">
      <w:pPr>
        <w:pStyle w:val="Heading1"/>
        <w:spacing w:before="240" w:after="240"/>
        <w:rPr>
          <w:rFonts w:ascii="Times New Roman" w:eastAsia="Garamond" w:hAnsi="Times New Roman" w:cs="Times New Roman"/>
          <w:color w:val="000000"/>
          <w:sz w:val="72"/>
          <w:szCs w:val="72"/>
        </w:rPr>
      </w:pPr>
      <w:r w:rsidRPr="00AA5B98">
        <w:rPr>
          <w:rFonts w:ascii="Times New Roman" w:eastAsia="Garamond" w:hAnsi="Times New Roman" w:cs="Times New Roman"/>
          <w:color w:val="000000"/>
          <w:sz w:val="72"/>
          <w:szCs w:val="72"/>
        </w:rPr>
        <w:t>PANDEMIC PREPAREDNESS PLAN</w:t>
      </w:r>
    </w:p>
    <w:p w14:paraId="13A72862" w14:textId="77777777" w:rsidR="00DA0D41" w:rsidRPr="00AA5B98" w:rsidRDefault="002E2FE5">
      <w:pPr>
        <w:pStyle w:val="Heading1"/>
        <w:spacing w:before="240" w:after="240"/>
        <w:rPr>
          <w:rFonts w:ascii="Times New Roman" w:eastAsia="Garamond" w:hAnsi="Times New Roman" w:cs="Times New Roman"/>
          <w:color w:val="000000"/>
          <w:sz w:val="72"/>
          <w:szCs w:val="72"/>
        </w:rPr>
      </w:pPr>
      <w:bookmarkStart w:id="0" w:name="_heading=h.cw7r79sav9l" w:colFirst="0" w:colLast="0"/>
      <w:bookmarkEnd w:id="0"/>
      <w:r w:rsidRPr="00AA5B98">
        <w:rPr>
          <w:rFonts w:ascii="Times New Roman" w:eastAsia="Garamond" w:hAnsi="Times New Roman" w:cs="Times New Roman"/>
          <w:color w:val="000000"/>
          <w:sz w:val="72"/>
          <w:szCs w:val="72"/>
        </w:rPr>
        <w:t xml:space="preserve">                </w:t>
      </w:r>
      <w:r w:rsidRPr="00AA5B98">
        <w:rPr>
          <w:rFonts w:ascii="Times New Roman" w:eastAsia="Garamond" w:hAnsi="Times New Roman" w:cs="Times New Roman"/>
          <w:color w:val="000000"/>
          <w:sz w:val="72"/>
          <w:szCs w:val="72"/>
        </w:rPr>
        <w:tab/>
        <w:t>OF</w:t>
      </w:r>
    </w:p>
    <w:p w14:paraId="0EC4EF20" w14:textId="489C7089" w:rsidR="00DA0D41" w:rsidRPr="00AA5B98" w:rsidRDefault="002E2FE5">
      <w:pPr>
        <w:pStyle w:val="Heading1"/>
        <w:rPr>
          <w:rFonts w:ascii="Times New Roman" w:eastAsia="Garamond" w:hAnsi="Times New Roman" w:cs="Times New Roman"/>
          <w:color w:val="000000"/>
          <w:sz w:val="28"/>
          <w:szCs w:val="28"/>
        </w:rPr>
      </w:pPr>
      <w:proofErr w:type="gramStart"/>
      <w:r w:rsidRPr="00AA5B98">
        <w:rPr>
          <w:rFonts w:ascii="Times New Roman" w:eastAsia="Roboto" w:hAnsi="Times New Roman" w:cs="Times New Roman"/>
          <w:color w:val="000000"/>
          <w:sz w:val="72"/>
          <w:szCs w:val="72"/>
        </w:rPr>
        <w:t xml:space="preserve">CHEPPAD  </w:t>
      </w:r>
      <w:r w:rsidR="003440EE" w:rsidRPr="00AA5B98">
        <w:rPr>
          <w:rFonts w:ascii="Times New Roman" w:eastAsia="Roboto" w:hAnsi="Times New Roman" w:cs="Times New Roman"/>
          <w:color w:val="000000"/>
          <w:sz w:val="72"/>
          <w:szCs w:val="72"/>
        </w:rPr>
        <w:t>GRAMAPANCHAYAT</w:t>
      </w:r>
      <w:proofErr w:type="gramEnd"/>
    </w:p>
    <w:p w14:paraId="341668F4" w14:textId="77777777" w:rsidR="00DA0D41" w:rsidRPr="00AA5B98" w:rsidRDefault="00DA0D41">
      <w:pPr>
        <w:pStyle w:val="Heading1"/>
        <w:rPr>
          <w:rFonts w:ascii="Times New Roman" w:eastAsia="Garamond" w:hAnsi="Times New Roman" w:cs="Times New Roman"/>
          <w:color w:val="000000"/>
          <w:sz w:val="28"/>
          <w:szCs w:val="28"/>
        </w:rPr>
      </w:pPr>
    </w:p>
    <w:p w14:paraId="5AC539AC"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5B425DF0" w14:textId="77777777" w:rsidR="00DA0D41" w:rsidRPr="00AA5B98" w:rsidRDefault="00DA0D41">
      <w:pPr>
        <w:pStyle w:val="Heading1"/>
        <w:rPr>
          <w:rFonts w:ascii="Times New Roman" w:eastAsia="Garamond" w:hAnsi="Times New Roman" w:cs="Times New Roman"/>
          <w:color w:val="000000"/>
          <w:sz w:val="28"/>
          <w:szCs w:val="28"/>
        </w:rPr>
      </w:pPr>
    </w:p>
    <w:p w14:paraId="1C1AB3F4" w14:textId="77777777" w:rsidR="00DA0D41" w:rsidRPr="00AA5B98" w:rsidRDefault="00DA0D41">
      <w:pPr>
        <w:pStyle w:val="Heading1"/>
        <w:rPr>
          <w:rFonts w:ascii="Times New Roman" w:eastAsia="Garamond" w:hAnsi="Times New Roman" w:cs="Times New Roman"/>
          <w:color w:val="000000"/>
          <w:sz w:val="28"/>
          <w:szCs w:val="28"/>
        </w:rPr>
      </w:pPr>
    </w:p>
    <w:p w14:paraId="47766378" w14:textId="77777777" w:rsidR="00DA0D41" w:rsidRPr="00AA5B98" w:rsidRDefault="00DA0D41">
      <w:pPr>
        <w:rPr>
          <w:rFonts w:ascii="Times New Roman" w:hAnsi="Times New Roman" w:cs="Times New Roman"/>
        </w:rPr>
      </w:pPr>
    </w:p>
    <w:p w14:paraId="23D2C58B" w14:textId="77777777" w:rsidR="00DA0D41" w:rsidRPr="00AA5B98" w:rsidRDefault="00DA0D41">
      <w:pPr>
        <w:rPr>
          <w:rFonts w:ascii="Times New Roman" w:hAnsi="Times New Roman" w:cs="Times New Roman"/>
        </w:rPr>
      </w:pPr>
    </w:p>
    <w:p w14:paraId="67F11BE4" w14:textId="77777777" w:rsidR="00DA0D41" w:rsidRPr="00AA5B98" w:rsidRDefault="00DA0D41">
      <w:pPr>
        <w:rPr>
          <w:rFonts w:ascii="Times New Roman" w:hAnsi="Times New Roman" w:cs="Times New Roman"/>
        </w:rPr>
      </w:pPr>
    </w:p>
    <w:p w14:paraId="27C7F516" w14:textId="77777777" w:rsidR="00DA0D41" w:rsidRPr="00AA5B98" w:rsidRDefault="00DA0D41">
      <w:pPr>
        <w:rPr>
          <w:rFonts w:ascii="Times New Roman" w:hAnsi="Times New Roman" w:cs="Times New Roman"/>
        </w:rPr>
      </w:pPr>
    </w:p>
    <w:p w14:paraId="3D121F1D" w14:textId="77777777" w:rsidR="00DA0D41" w:rsidRPr="00AA5B98" w:rsidRDefault="00DA0D41">
      <w:pPr>
        <w:rPr>
          <w:rFonts w:ascii="Times New Roman" w:hAnsi="Times New Roman" w:cs="Times New Roman"/>
        </w:rPr>
      </w:pPr>
    </w:p>
    <w:p w14:paraId="7B40785E" w14:textId="77777777" w:rsidR="00DA0D41" w:rsidRPr="00AA5B98" w:rsidRDefault="00DA0D41">
      <w:pPr>
        <w:rPr>
          <w:rFonts w:ascii="Times New Roman" w:hAnsi="Times New Roman" w:cs="Times New Roman"/>
        </w:rPr>
      </w:pPr>
    </w:p>
    <w:p w14:paraId="7356B05F" w14:textId="77777777" w:rsidR="00DA0D41" w:rsidRPr="00AA5B98" w:rsidRDefault="00DA0D41">
      <w:pPr>
        <w:rPr>
          <w:rFonts w:ascii="Times New Roman" w:hAnsi="Times New Roman" w:cs="Times New Roman"/>
        </w:rPr>
      </w:pPr>
    </w:p>
    <w:p w14:paraId="5FB92106" w14:textId="77777777" w:rsidR="00DA0D41" w:rsidRPr="00AA5B98" w:rsidRDefault="00DA0D41">
      <w:pPr>
        <w:rPr>
          <w:rFonts w:ascii="Times New Roman" w:hAnsi="Times New Roman" w:cs="Times New Roman"/>
        </w:rPr>
      </w:pPr>
    </w:p>
    <w:p w14:paraId="5C34CE67" w14:textId="77777777" w:rsidR="00DA0D41" w:rsidRPr="00AA5B98" w:rsidRDefault="00DA0D41">
      <w:pPr>
        <w:rPr>
          <w:rFonts w:ascii="Times New Roman" w:hAnsi="Times New Roman" w:cs="Times New Roman"/>
        </w:rPr>
      </w:pPr>
    </w:p>
    <w:p w14:paraId="70DF1C7B" w14:textId="77777777" w:rsidR="00DA0D41" w:rsidRPr="00AA5B98" w:rsidRDefault="00DA0D41">
      <w:pPr>
        <w:rPr>
          <w:rFonts w:ascii="Times New Roman" w:hAnsi="Times New Roman" w:cs="Times New Roman"/>
        </w:rPr>
      </w:pPr>
    </w:p>
    <w:p w14:paraId="3A549D6F" w14:textId="77777777" w:rsidR="00DA0D41" w:rsidRPr="00AA5B98" w:rsidRDefault="00DA0D41">
      <w:pPr>
        <w:rPr>
          <w:rFonts w:ascii="Times New Roman" w:hAnsi="Times New Roman" w:cs="Times New Roman"/>
        </w:rPr>
      </w:pPr>
    </w:p>
    <w:p w14:paraId="5B2883D0" w14:textId="77777777" w:rsidR="00DA0D41" w:rsidRPr="00AA5B98" w:rsidRDefault="00DA0D41">
      <w:pPr>
        <w:rPr>
          <w:rFonts w:ascii="Times New Roman" w:hAnsi="Times New Roman" w:cs="Times New Roman"/>
        </w:rPr>
      </w:pPr>
    </w:p>
    <w:p w14:paraId="3C55B042" w14:textId="77777777" w:rsidR="00DA0D41" w:rsidRPr="00AA5B98" w:rsidRDefault="00DA0D41">
      <w:pPr>
        <w:rPr>
          <w:rFonts w:ascii="Times New Roman" w:hAnsi="Times New Roman" w:cs="Times New Roman"/>
        </w:rPr>
      </w:pPr>
    </w:p>
    <w:p w14:paraId="3E57AAD2" w14:textId="77777777" w:rsidR="00DA0D41" w:rsidRPr="00AA5B98" w:rsidRDefault="00DA0D41">
      <w:pPr>
        <w:rPr>
          <w:rFonts w:ascii="Times New Roman" w:hAnsi="Times New Roman" w:cs="Times New Roman"/>
        </w:rPr>
      </w:pPr>
    </w:p>
    <w:p w14:paraId="444101C5" w14:textId="77777777" w:rsidR="00DA0D41" w:rsidRPr="00AA5B98" w:rsidRDefault="00DA0D41">
      <w:pPr>
        <w:rPr>
          <w:rFonts w:ascii="Times New Roman" w:hAnsi="Times New Roman" w:cs="Times New Roman"/>
        </w:rPr>
      </w:pPr>
    </w:p>
    <w:p w14:paraId="0CEDC759" w14:textId="77777777" w:rsidR="00DA0D41" w:rsidRPr="00AA5B98" w:rsidRDefault="00DA0D41">
      <w:pPr>
        <w:rPr>
          <w:rFonts w:ascii="Times New Roman" w:hAnsi="Times New Roman" w:cs="Times New Roman"/>
        </w:rPr>
      </w:pPr>
    </w:p>
    <w:p w14:paraId="19056093" w14:textId="77777777" w:rsidR="00DA0D41" w:rsidRPr="00AA5B98" w:rsidRDefault="00DA0D41">
      <w:pPr>
        <w:rPr>
          <w:rFonts w:ascii="Times New Roman" w:hAnsi="Times New Roman" w:cs="Times New Roman"/>
        </w:rPr>
      </w:pPr>
    </w:p>
    <w:p w14:paraId="7E56A690" w14:textId="2F7D8EF4" w:rsidR="00DA0D41" w:rsidRPr="00AA5B98" w:rsidRDefault="002E2FE5">
      <w:pPr>
        <w:pBdr>
          <w:top w:val="nil"/>
          <w:left w:val="nil"/>
          <w:bottom w:val="nil"/>
          <w:right w:val="nil"/>
          <w:between w:val="nil"/>
        </w:pBdr>
        <w:spacing w:after="160" w:line="278" w:lineRule="auto"/>
        <w:jc w:val="center"/>
        <w:rPr>
          <w:rFonts w:ascii="Times New Roman" w:eastAsia="Garamond" w:hAnsi="Times New Roman" w:cs="Times New Roman"/>
          <w:b/>
          <w:bCs/>
          <w:smallCaps/>
          <w:color w:val="000000"/>
          <w:sz w:val="40"/>
          <w:szCs w:val="40"/>
          <w:u w:val="single"/>
        </w:rPr>
      </w:pPr>
      <w:r w:rsidRPr="00AA5B98">
        <w:rPr>
          <w:rFonts w:ascii="Times New Roman" w:eastAsia="Garamond" w:hAnsi="Times New Roman" w:cs="Times New Roman"/>
          <w:b/>
          <w:bCs/>
          <w:smallCaps/>
          <w:color w:val="000000"/>
          <w:sz w:val="40"/>
          <w:szCs w:val="40"/>
          <w:u w:val="single"/>
        </w:rPr>
        <w:t>MESSAGE FROM PRESIDENT</w:t>
      </w:r>
    </w:p>
    <w:p w14:paraId="5D40E73C" w14:textId="77777777" w:rsidR="00DA0D41" w:rsidRPr="00AA5B98" w:rsidRDefault="002E2FE5">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r w:rsidRPr="00AA5B98">
        <w:rPr>
          <w:rFonts w:ascii="Times New Roman" w:eastAsia="Garamond" w:hAnsi="Times New Roman" w:cs="Times New Roman"/>
          <w:b/>
          <w:bCs/>
          <w:smallCaps/>
          <w:sz w:val="40"/>
          <w:szCs w:val="40"/>
        </w:rPr>
        <w:t xml:space="preserve">                               </w:t>
      </w:r>
      <w:r w:rsidRPr="00AA5B98">
        <w:rPr>
          <w:rFonts w:ascii="Times New Roman" w:eastAsia="Garamond" w:hAnsi="Times New Roman" w:cs="Times New Roman"/>
          <w:b/>
          <w:bCs/>
          <w:smallCaps/>
          <w:noProof/>
          <w:sz w:val="40"/>
          <w:szCs w:val="40"/>
        </w:rPr>
        <w:drawing>
          <wp:inline distT="114300" distB="114300" distL="114300" distR="114300" wp14:anchorId="6F655CE2" wp14:editId="1EA94FC7">
            <wp:extent cx="1762125" cy="1791494"/>
            <wp:effectExtent l="0" t="0" r="0" b="0"/>
            <wp:docPr id="1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8"/>
                    <a:srcRect/>
                    <a:stretch>
                      <a:fillRect/>
                    </a:stretch>
                  </pic:blipFill>
                  <pic:spPr>
                    <a:xfrm>
                      <a:off x="0" y="0"/>
                      <a:ext cx="1762125" cy="1791494"/>
                    </a:xfrm>
                    <a:prstGeom prst="rect">
                      <a:avLst/>
                    </a:prstGeom>
                    <a:ln/>
                  </pic:spPr>
                </pic:pic>
              </a:graphicData>
            </a:graphic>
          </wp:inline>
        </w:drawing>
      </w:r>
    </w:p>
    <w:p w14:paraId="1DF3CBA1" w14:textId="77777777" w:rsidR="00DA0D41" w:rsidRPr="00AA5B98" w:rsidRDefault="002E2FE5">
      <w:pPr>
        <w:rPr>
          <w:rFonts w:ascii="Times New Roman" w:eastAsia="Garamond" w:hAnsi="Times New Roman" w:cs="Times New Roman"/>
        </w:rPr>
      </w:pPr>
      <w:proofErr w:type="spellStart"/>
      <w:r w:rsidRPr="00AA5B98">
        <w:rPr>
          <w:rFonts w:ascii="Times New Roman" w:eastAsia="Garamond" w:hAnsi="Times New Roman" w:cs="Times New Roman"/>
        </w:rPr>
        <w:t>Keralas</w:t>
      </w:r>
      <w:proofErr w:type="spellEnd"/>
      <w:r w:rsidRPr="00AA5B98">
        <w:rPr>
          <w:rFonts w:ascii="Times New Roman" w:eastAsia="Garamond" w:hAnsi="Times New Roman" w:cs="Times New Roman"/>
        </w:rPr>
        <w:t xml:space="preserve"> health sector has achieved growth comparable to developed </w:t>
      </w:r>
      <w:proofErr w:type="spellStart"/>
      <w:proofErr w:type="gramStart"/>
      <w:r w:rsidRPr="00AA5B98">
        <w:rPr>
          <w:rFonts w:ascii="Times New Roman" w:eastAsia="Garamond" w:hAnsi="Times New Roman" w:cs="Times New Roman"/>
        </w:rPr>
        <w:t>nations.Navakeralam</w:t>
      </w:r>
      <w:proofErr w:type="spellEnd"/>
      <w:proofErr w:type="gramEnd"/>
      <w:r w:rsidRPr="00AA5B98">
        <w:rPr>
          <w:rFonts w:ascii="Times New Roman" w:eastAsia="Garamond" w:hAnsi="Times New Roman" w:cs="Times New Roman"/>
        </w:rPr>
        <w:t xml:space="preserve"> mission activities are progressing. </w:t>
      </w:r>
      <w:proofErr w:type="spellStart"/>
      <w:r w:rsidRPr="00AA5B98">
        <w:rPr>
          <w:rFonts w:ascii="Times New Roman" w:eastAsia="Garamond" w:hAnsi="Times New Roman" w:cs="Times New Roman"/>
        </w:rPr>
        <w:t>Keralas</w:t>
      </w:r>
      <w:proofErr w:type="spellEnd"/>
      <w:r w:rsidRPr="00AA5B98">
        <w:rPr>
          <w:rFonts w:ascii="Times New Roman" w:eastAsia="Garamond" w:hAnsi="Times New Roman" w:cs="Times New Roman"/>
        </w:rPr>
        <w:t xml:space="preserve"> achievements in the health sector have been widely </w:t>
      </w:r>
      <w:hyperlink r:id="rId9">
        <w:proofErr w:type="spellStart"/>
        <w:proofErr w:type="gramStart"/>
        <w:r w:rsidRPr="00AA5B98">
          <w:rPr>
            <w:rFonts w:ascii="Times New Roman" w:eastAsia="Garamond" w:hAnsi="Times New Roman" w:cs="Times New Roman"/>
            <w:color w:val="1155CC"/>
            <w:u w:val="single"/>
          </w:rPr>
          <w:t>discussed.We</w:t>
        </w:r>
        <w:proofErr w:type="spellEnd"/>
        <w:proofErr w:type="gramEnd"/>
      </w:hyperlink>
      <w:r w:rsidRPr="00AA5B98">
        <w:rPr>
          <w:rFonts w:ascii="Times New Roman" w:eastAsia="Garamond" w:hAnsi="Times New Roman" w:cs="Times New Roman"/>
        </w:rPr>
        <w:t xml:space="preserve"> must sustain these achievements and be prepared to face new challenges.  Natural disasters and climate change are currently a regular occurrence. Flood and natural </w:t>
      </w:r>
      <w:proofErr w:type="spellStart"/>
      <w:r w:rsidRPr="00AA5B98">
        <w:rPr>
          <w:rFonts w:ascii="Times New Roman" w:eastAsia="Garamond" w:hAnsi="Times New Roman" w:cs="Times New Roman"/>
        </w:rPr>
        <w:t>disasrers</w:t>
      </w:r>
      <w:proofErr w:type="spellEnd"/>
      <w:r w:rsidRPr="00AA5B98">
        <w:rPr>
          <w:rFonts w:ascii="Times New Roman" w:eastAsia="Garamond" w:hAnsi="Times New Roman" w:cs="Times New Roman"/>
        </w:rPr>
        <w:t xml:space="preserve"> in </w:t>
      </w:r>
      <w:proofErr w:type="spellStart"/>
      <w:r w:rsidRPr="00AA5B98">
        <w:rPr>
          <w:rFonts w:ascii="Times New Roman" w:eastAsia="Garamond" w:hAnsi="Times New Roman" w:cs="Times New Roman"/>
        </w:rPr>
        <w:t>kerala</w:t>
      </w:r>
      <w:proofErr w:type="spellEnd"/>
      <w:r w:rsidRPr="00AA5B98">
        <w:rPr>
          <w:rFonts w:ascii="Times New Roman" w:eastAsia="Garamond" w:hAnsi="Times New Roman" w:cs="Times New Roman"/>
        </w:rPr>
        <w:t xml:space="preserve"> are a challenge to the </w:t>
      </w:r>
      <w:hyperlink r:id="rId10">
        <w:proofErr w:type="spellStart"/>
        <w:proofErr w:type="gramStart"/>
        <w:r w:rsidRPr="00AA5B98">
          <w:rPr>
            <w:rFonts w:ascii="Times New Roman" w:eastAsia="Garamond" w:hAnsi="Times New Roman" w:cs="Times New Roman"/>
            <w:color w:val="1155CC"/>
            <w:u w:val="single"/>
          </w:rPr>
          <w:t>people.In</w:t>
        </w:r>
        <w:proofErr w:type="spellEnd"/>
        <w:proofErr w:type="gramEnd"/>
      </w:hyperlink>
      <w:r w:rsidRPr="00AA5B98">
        <w:rPr>
          <w:rFonts w:ascii="Times New Roman" w:eastAsia="Garamond" w:hAnsi="Times New Roman" w:cs="Times New Roman"/>
        </w:rPr>
        <w:t xml:space="preserve"> previous years we faced challenges like the Covid 19 pandemic and floods. </w:t>
      </w:r>
      <w:proofErr w:type="gramStart"/>
      <w:r w:rsidRPr="00AA5B98">
        <w:rPr>
          <w:rFonts w:ascii="Times New Roman" w:eastAsia="Garamond" w:hAnsi="Times New Roman" w:cs="Times New Roman"/>
        </w:rPr>
        <w:t>Therefore ,lets</w:t>
      </w:r>
      <w:proofErr w:type="gramEnd"/>
      <w:r w:rsidRPr="00AA5B98">
        <w:rPr>
          <w:rFonts w:ascii="Times New Roman" w:eastAsia="Garamond" w:hAnsi="Times New Roman" w:cs="Times New Roman"/>
        </w:rPr>
        <w:t xml:space="preserve"> move forward with a willing mind in disaster management and mitigation training and activities.</w:t>
      </w:r>
    </w:p>
    <w:p w14:paraId="2CD7A95E"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sz w:val="40"/>
          <w:szCs w:val="40"/>
        </w:rPr>
      </w:pPr>
    </w:p>
    <w:p w14:paraId="688958BB" w14:textId="6CBBDDB7" w:rsidR="00DA0D41" w:rsidRPr="00AA5B98" w:rsidRDefault="00745607">
      <w:pPr>
        <w:pBdr>
          <w:top w:val="nil"/>
          <w:left w:val="nil"/>
          <w:bottom w:val="nil"/>
          <w:right w:val="nil"/>
          <w:between w:val="nil"/>
        </w:pBdr>
        <w:spacing w:after="160" w:line="278" w:lineRule="auto"/>
        <w:rPr>
          <w:rFonts w:ascii="Times New Roman" w:eastAsia="Garamond" w:hAnsi="Times New Roman" w:cs="Times New Roman"/>
          <w:smallCaps/>
          <w:color w:val="000000"/>
          <w:sz w:val="28"/>
          <w:szCs w:val="28"/>
        </w:rPr>
      </w:pPr>
      <w:r w:rsidRPr="00AA5B98">
        <w:rPr>
          <w:rFonts w:ascii="Times New Roman" w:eastAsia="Garamond" w:hAnsi="Times New Roman" w:cs="Times New Roman"/>
          <w:smallCaps/>
          <w:color w:val="000000"/>
          <w:sz w:val="28"/>
          <w:szCs w:val="28"/>
        </w:rPr>
        <w:t xml:space="preserve">                                                                </w:t>
      </w:r>
      <w:proofErr w:type="spellStart"/>
      <w:r w:rsidR="00203405" w:rsidRPr="00AA5B98">
        <w:rPr>
          <w:rFonts w:ascii="Times New Roman" w:eastAsia="Garamond" w:hAnsi="Times New Roman" w:cs="Times New Roman"/>
          <w:smallCaps/>
          <w:color w:val="000000"/>
          <w:sz w:val="28"/>
          <w:szCs w:val="28"/>
        </w:rPr>
        <w:t>cheppad</w:t>
      </w:r>
      <w:proofErr w:type="spellEnd"/>
      <w:r w:rsidR="00203405" w:rsidRPr="00AA5B98">
        <w:rPr>
          <w:rFonts w:ascii="Times New Roman" w:eastAsia="Garamond" w:hAnsi="Times New Roman" w:cs="Times New Roman"/>
          <w:smallCaps/>
          <w:color w:val="000000"/>
          <w:sz w:val="28"/>
          <w:szCs w:val="28"/>
        </w:rPr>
        <w:t xml:space="preserve"> grama panchayat president</w:t>
      </w:r>
    </w:p>
    <w:p w14:paraId="6923DECF" w14:textId="788219E2" w:rsidR="00203405" w:rsidRPr="00AA5B98" w:rsidRDefault="00203405">
      <w:pPr>
        <w:pBdr>
          <w:top w:val="nil"/>
          <w:left w:val="nil"/>
          <w:bottom w:val="nil"/>
          <w:right w:val="nil"/>
          <w:between w:val="nil"/>
        </w:pBdr>
        <w:spacing w:after="160" w:line="278" w:lineRule="auto"/>
        <w:rPr>
          <w:rFonts w:ascii="Times New Roman" w:eastAsia="Garamond" w:hAnsi="Times New Roman" w:cs="Times New Roman"/>
          <w:smallCaps/>
          <w:color w:val="000000"/>
          <w:sz w:val="28"/>
          <w:szCs w:val="28"/>
        </w:rPr>
      </w:pPr>
      <w:r w:rsidRPr="00AA5B98">
        <w:rPr>
          <w:rFonts w:ascii="Times New Roman" w:eastAsia="Garamond" w:hAnsi="Times New Roman" w:cs="Times New Roman"/>
          <w:smallCaps/>
          <w:color w:val="000000"/>
          <w:sz w:val="28"/>
          <w:szCs w:val="28"/>
        </w:rPr>
        <w:t xml:space="preserve">                                                                                         </w:t>
      </w:r>
      <w:proofErr w:type="gramStart"/>
      <w:r w:rsidRPr="00AA5B98">
        <w:rPr>
          <w:rFonts w:ascii="Times New Roman" w:eastAsia="Garamond" w:hAnsi="Times New Roman" w:cs="Times New Roman"/>
          <w:smallCaps/>
          <w:color w:val="000000"/>
          <w:sz w:val="28"/>
          <w:szCs w:val="28"/>
        </w:rPr>
        <w:t>Smt.Thulasi.t</w:t>
      </w:r>
      <w:proofErr w:type="gramEnd"/>
    </w:p>
    <w:p w14:paraId="781DF91D"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smallCaps/>
          <w:color w:val="000000"/>
          <w:sz w:val="28"/>
          <w:szCs w:val="28"/>
        </w:rPr>
      </w:pPr>
    </w:p>
    <w:p w14:paraId="30EABF0E"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38B036C1"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5B316C91"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121EEA71"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4714BCE1"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019ED6B0"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459ED456"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7944BC22"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5CF2684D"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5A9826DD"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1A17E4C6"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21B03668" w14:textId="7C14A37A" w:rsidR="00DA0D41" w:rsidRPr="00AA5B98" w:rsidRDefault="002E2FE5">
      <w:pPr>
        <w:pBdr>
          <w:top w:val="nil"/>
          <w:left w:val="nil"/>
          <w:bottom w:val="nil"/>
          <w:right w:val="nil"/>
          <w:between w:val="nil"/>
        </w:pBdr>
        <w:spacing w:after="160" w:line="278" w:lineRule="auto"/>
        <w:jc w:val="center"/>
        <w:rPr>
          <w:rFonts w:ascii="Times New Roman" w:eastAsia="Garamond" w:hAnsi="Times New Roman" w:cs="Times New Roman"/>
          <w:b/>
          <w:bCs/>
          <w:smallCaps/>
          <w:color w:val="000000"/>
          <w:sz w:val="40"/>
          <w:szCs w:val="40"/>
          <w:u w:val="single"/>
        </w:rPr>
      </w:pPr>
      <w:r w:rsidRPr="00AA5B98">
        <w:rPr>
          <w:rFonts w:ascii="Times New Roman" w:eastAsia="Garamond" w:hAnsi="Times New Roman" w:cs="Times New Roman"/>
          <w:b/>
          <w:bCs/>
          <w:smallCaps/>
          <w:color w:val="000000"/>
          <w:sz w:val="40"/>
          <w:szCs w:val="40"/>
          <w:u w:val="single"/>
        </w:rPr>
        <w:t xml:space="preserve">MESSAGE FROM HEALTH STANDING COMMITTEE </w:t>
      </w:r>
      <w:r w:rsidR="00692B26" w:rsidRPr="00AA5B98">
        <w:rPr>
          <w:rFonts w:ascii="Times New Roman" w:eastAsia="Garamond" w:hAnsi="Times New Roman" w:cs="Times New Roman"/>
          <w:b/>
          <w:bCs/>
          <w:smallCaps/>
          <w:color w:val="000000"/>
          <w:sz w:val="40"/>
          <w:szCs w:val="40"/>
          <w:u w:val="single"/>
        </w:rPr>
        <w:t>CHAIRMAN</w:t>
      </w:r>
    </w:p>
    <w:p w14:paraId="0023E949" w14:textId="59E318AC" w:rsidR="00DA0D41" w:rsidRPr="00AA5B98" w:rsidRDefault="00C20AFD">
      <w:pPr>
        <w:pStyle w:val="Heading1"/>
        <w:rPr>
          <w:rFonts w:ascii="Times New Roman" w:eastAsia="Garamond" w:hAnsi="Times New Roman" w:cs="Times New Roman"/>
          <w:color w:val="000000"/>
        </w:rPr>
      </w:pPr>
      <w:bookmarkStart w:id="1" w:name="_heading=h.b82qawq6s4cx" w:colFirst="0" w:colLast="0"/>
      <w:bookmarkEnd w:id="1"/>
      <w:r w:rsidRPr="00AA5B98">
        <w:rPr>
          <w:rFonts w:ascii="Times New Roman" w:eastAsia="Garamond" w:hAnsi="Times New Roman" w:cs="Times New Roman"/>
          <w:color w:val="000000"/>
        </w:rPr>
        <w:t xml:space="preserve">                                   </w:t>
      </w:r>
      <w:r w:rsidRPr="00AA5B98">
        <w:rPr>
          <w:rFonts w:ascii="Times New Roman" w:hAnsi="Times New Roman" w:cs="Times New Roman"/>
          <w:noProof/>
        </w:rPr>
        <w:drawing>
          <wp:inline distT="0" distB="0" distL="0" distR="0" wp14:anchorId="47160E40" wp14:editId="78365553">
            <wp:extent cx="1813560" cy="2159354"/>
            <wp:effectExtent l="0" t="0" r="0" b="0"/>
            <wp:docPr id="97247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79265" name="Picture 8491792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1281" cy="2168548"/>
                    </a:xfrm>
                    <a:prstGeom prst="rect">
                      <a:avLst/>
                    </a:prstGeom>
                  </pic:spPr>
                </pic:pic>
              </a:graphicData>
            </a:graphic>
          </wp:inline>
        </w:drawing>
      </w:r>
    </w:p>
    <w:p w14:paraId="7CB93D27"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96C04BE"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94BCD2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 xml:space="preserve">Our state has evolved into a region prone to various disasters. The state has suffered massive loss of life and property due to the repeated disasters, </w:t>
      </w:r>
      <w:proofErr w:type="gramStart"/>
      <w:r w:rsidRPr="00AA5B98">
        <w:rPr>
          <w:rFonts w:ascii="Times New Roman" w:eastAsia="Garamond" w:hAnsi="Times New Roman" w:cs="Times New Roman"/>
        </w:rPr>
        <w:t>Due</w:t>
      </w:r>
      <w:proofErr w:type="gramEnd"/>
      <w:r w:rsidRPr="00AA5B98">
        <w:rPr>
          <w:rFonts w:ascii="Times New Roman" w:eastAsia="Garamond" w:hAnsi="Times New Roman" w:cs="Times New Roman"/>
        </w:rPr>
        <w:t xml:space="preserve"> to climate </w:t>
      </w:r>
      <w:proofErr w:type="spellStart"/>
      <w:proofErr w:type="gramStart"/>
      <w:r w:rsidRPr="00AA5B98">
        <w:rPr>
          <w:rFonts w:ascii="Times New Roman" w:eastAsia="Garamond" w:hAnsi="Times New Roman" w:cs="Times New Roman"/>
        </w:rPr>
        <w:t>change,the</w:t>
      </w:r>
      <w:proofErr w:type="spellEnd"/>
      <w:proofErr w:type="gramEnd"/>
      <w:r w:rsidRPr="00AA5B98">
        <w:rPr>
          <w:rFonts w:ascii="Times New Roman" w:eastAsia="Garamond" w:hAnsi="Times New Roman" w:cs="Times New Roman"/>
        </w:rPr>
        <w:t xml:space="preserve"> incidence of </w:t>
      </w:r>
      <w:proofErr w:type="spellStart"/>
      <w:proofErr w:type="gramStart"/>
      <w:r w:rsidRPr="00AA5B98">
        <w:rPr>
          <w:rFonts w:ascii="Times New Roman" w:eastAsia="Garamond" w:hAnsi="Times New Roman" w:cs="Times New Roman"/>
        </w:rPr>
        <w:t>cyclones,thunderstorms</w:t>
      </w:r>
      <w:proofErr w:type="gramEnd"/>
      <w:r w:rsidRPr="00AA5B98">
        <w:rPr>
          <w:rFonts w:ascii="Times New Roman" w:eastAsia="Garamond" w:hAnsi="Times New Roman" w:cs="Times New Roman"/>
        </w:rPr>
        <w:t>,</w:t>
      </w:r>
      <w:proofErr w:type="gramStart"/>
      <w:r w:rsidRPr="00AA5B98">
        <w:rPr>
          <w:rFonts w:ascii="Times New Roman" w:eastAsia="Garamond" w:hAnsi="Times New Roman" w:cs="Times New Roman"/>
        </w:rPr>
        <w:t>droughts,sun</w:t>
      </w:r>
      <w:proofErr w:type="spellEnd"/>
      <w:proofErr w:type="gramEnd"/>
      <w:r w:rsidRPr="00AA5B98">
        <w:rPr>
          <w:rFonts w:ascii="Times New Roman" w:eastAsia="Garamond" w:hAnsi="Times New Roman" w:cs="Times New Roman"/>
        </w:rPr>
        <w:t xml:space="preserve"> </w:t>
      </w:r>
      <w:proofErr w:type="spellStart"/>
      <w:proofErr w:type="gramStart"/>
      <w:r w:rsidRPr="00AA5B98">
        <w:rPr>
          <w:rFonts w:ascii="Times New Roman" w:eastAsia="Garamond" w:hAnsi="Times New Roman" w:cs="Times New Roman"/>
        </w:rPr>
        <w:t>stroke,epidemics</w:t>
      </w:r>
      <w:proofErr w:type="spellEnd"/>
      <w:proofErr w:type="gramEnd"/>
      <w:r w:rsidRPr="00AA5B98">
        <w:rPr>
          <w:rFonts w:ascii="Times New Roman" w:eastAsia="Garamond" w:hAnsi="Times New Roman" w:cs="Times New Roman"/>
        </w:rPr>
        <w:t xml:space="preserve"> and forest fire has increased in the state.</w:t>
      </w:r>
    </w:p>
    <w:p w14:paraId="7C09651E" w14:textId="77777777" w:rsidR="00DA0D41" w:rsidRPr="00AA5B98" w:rsidRDefault="002E2FE5">
      <w:pPr>
        <w:pBdr>
          <w:top w:val="nil"/>
          <w:left w:val="nil"/>
          <w:bottom w:val="nil"/>
          <w:right w:val="nil"/>
          <w:between w:val="nil"/>
        </w:pBdr>
        <w:spacing w:after="160" w:line="278" w:lineRule="auto"/>
        <w:rPr>
          <w:rFonts w:ascii="Times New Roman" w:eastAsia="Garamond" w:hAnsi="Times New Roman" w:cs="Times New Roman"/>
        </w:rPr>
      </w:pPr>
      <w:r w:rsidRPr="00AA5B98">
        <w:rPr>
          <w:rFonts w:ascii="Times New Roman" w:eastAsia="Garamond" w:hAnsi="Times New Roman" w:cs="Times New Roman"/>
        </w:rPr>
        <w:t xml:space="preserve">                                          Epidemics that occur around the world reach Kerela very </w:t>
      </w:r>
      <w:proofErr w:type="spellStart"/>
      <w:r w:rsidRPr="00AA5B98">
        <w:rPr>
          <w:rFonts w:ascii="Times New Roman" w:eastAsia="Garamond" w:hAnsi="Times New Roman" w:cs="Times New Roman"/>
        </w:rPr>
        <w:t>quickly.Preparations</w:t>
      </w:r>
      <w:proofErr w:type="spellEnd"/>
      <w:r w:rsidRPr="00AA5B98">
        <w:rPr>
          <w:rFonts w:ascii="Times New Roman" w:eastAsia="Garamond" w:hAnsi="Times New Roman" w:cs="Times New Roman"/>
        </w:rPr>
        <w:t xml:space="preserve"> with coordination of  various     departments are part of meeting such </w:t>
      </w:r>
      <w:hyperlink r:id="rId12">
        <w:proofErr w:type="spellStart"/>
        <w:r w:rsidRPr="00AA5B98">
          <w:rPr>
            <w:rFonts w:ascii="Times New Roman" w:eastAsia="Garamond" w:hAnsi="Times New Roman" w:cs="Times New Roman"/>
            <w:u w:val="single"/>
          </w:rPr>
          <w:t>challenges.If</w:t>
        </w:r>
        <w:proofErr w:type="spellEnd"/>
      </w:hyperlink>
      <w:r w:rsidRPr="00AA5B98">
        <w:rPr>
          <w:rFonts w:ascii="Times New Roman" w:eastAsia="Garamond" w:hAnsi="Times New Roman" w:cs="Times New Roman"/>
        </w:rPr>
        <w:t xml:space="preserve"> diseases and conditions leading to disease are identified ,necessary interventions or </w:t>
      </w:r>
      <w:proofErr w:type="spellStart"/>
      <w:r w:rsidRPr="00AA5B98">
        <w:rPr>
          <w:rFonts w:ascii="Times New Roman" w:eastAsia="Garamond" w:hAnsi="Times New Roman" w:cs="Times New Roman"/>
        </w:rPr>
        <w:t>preventivemeasures</w:t>
      </w:r>
      <w:proofErr w:type="spellEnd"/>
      <w:r w:rsidRPr="00AA5B98">
        <w:rPr>
          <w:rFonts w:ascii="Times New Roman" w:eastAsia="Garamond" w:hAnsi="Times New Roman" w:cs="Times New Roman"/>
        </w:rPr>
        <w:t xml:space="preserve"> can be taken as early as possible.                    </w:t>
      </w:r>
    </w:p>
    <w:p w14:paraId="0F7932F4"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rPr>
      </w:pPr>
    </w:p>
    <w:p w14:paraId="2CB51BC1" w14:textId="287A2A7E" w:rsidR="00797595" w:rsidRPr="00AA5B98" w:rsidRDefault="00797595">
      <w:pPr>
        <w:pBdr>
          <w:top w:val="nil"/>
          <w:left w:val="nil"/>
          <w:bottom w:val="nil"/>
          <w:right w:val="nil"/>
          <w:between w:val="nil"/>
        </w:pBdr>
        <w:spacing w:after="160" w:line="278"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00745607" w:rsidRPr="00AA5B98">
        <w:rPr>
          <w:rFonts w:ascii="Times New Roman" w:eastAsia="Garamond" w:hAnsi="Times New Roman" w:cs="Times New Roman"/>
          <w:color w:val="000000"/>
        </w:rPr>
        <w:t xml:space="preserve">                                                                                 </w:t>
      </w:r>
      <w:r w:rsidRPr="00AA5B98">
        <w:rPr>
          <w:rFonts w:ascii="Times New Roman" w:eastAsia="Garamond" w:hAnsi="Times New Roman" w:cs="Times New Roman"/>
          <w:color w:val="000000"/>
        </w:rPr>
        <w:t xml:space="preserve">  </w:t>
      </w:r>
      <w:r w:rsidR="00E25C60" w:rsidRPr="00AA5B98">
        <w:rPr>
          <w:rFonts w:ascii="Times New Roman" w:eastAsia="Garamond" w:hAnsi="Times New Roman" w:cs="Times New Roman"/>
          <w:color w:val="000000"/>
        </w:rPr>
        <w:t xml:space="preserve">Health Standing Committee </w:t>
      </w:r>
      <w:r w:rsidR="00745607" w:rsidRPr="00AA5B98">
        <w:rPr>
          <w:rFonts w:ascii="Times New Roman" w:eastAsia="Garamond" w:hAnsi="Times New Roman" w:cs="Times New Roman"/>
          <w:color w:val="000000"/>
        </w:rPr>
        <w:t>Chairman</w:t>
      </w:r>
    </w:p>
    <w:p w14:paraId="37A46247" w14:textId="4242135F" w:rsidR="00DA0D41" w:rsidRPr="00AA5B98" w:rsidRDefault="00E25C60">
      <w:pPr>
        <w:pBdr>
          <w:top w:val="nil"/>
          <w:left w:val="nil"/>
          <w:bottom w:val="nil"/>
          <w:right w:val="nil"/>
          <w:between w:val="nil"/>
        </w:pBdr>
        <w:spacing w:after="160" w:line="278"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00797595" w:rsidRPr="00AA5B98">
        <w:rPr>
          <w:rFonts w:ascii="Times New Roman" w:eastAsia="Garamond" w:hAnsi="Times New Roman" w:cs="Times New Roman"/>
          <w:color w:val="000000"/>
        </w:rPr>
        <w:t xml:space="preserve"> </w:t>
      </w:r>
      <w:proofErr w:type="spellStart"/>
      <w:r w:rsidR="00797595" w:rsidRPr="00AA5B98">
        <w:rPr>
          <w:rFonts w:ascii="Times New Roman" w:eastAsia="Garamond" w:hAnsi="Times New Roman" w:cs="Times New Roman"/>
          <w:color w:val="000000"/>
        </w:rPr>
        <w:t>Smt.Sunitha.</w:t>
      </w:r>
      <w:proofErr w:type="gramStart"/>
      <w:r w:rsidR="00797595" w:rsidRPr="00AA5B98">
        <w:rPr>
          <w:rFonts w:ascii="Times New Roman" w:eastAsia="Garamond" w:hAnsi="Times New Roman" w:cs="Times New Roman"/>
          <w:color w:val="000000"/>
        </w:rPr>
        <w:t>K.Murali</w:t>
      </w:r>
      <w:proofErr w:type="spellEnd"/>
      <w:proofErr w:type="gramEnd"/>
    </w:p>
    <w:p w14:paraId="385B1B01"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color w:val="000000"/>
        </w:rPr>
      </w:pPr>
    </w:p>
    <w:p w14:paraId="1A27CDB5"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color w:val="000000"/>
        </w:rPr>
      </w:pPr>
    </w:p>
    <w:p w14:paraId="2F8A168D" w14:textId="77777777" w:rsidR="00F40255" w:rsidRPr="00AA5B98" w:rsidRDefault="00EB1AF6" w:rsidP="00C87153">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r w:rsidRPr="00AA5B98">
        <w:rPr>
          <w:rFonts w:ascii="Times New Roman" w:eastAsia="Garamond" w:hAnsi="Times New Roman" w:cs="Times New Roman"/>
          <w:b/>
          <w:bCs/>
          <w:smallCaps/>
          <w:color w:val="000000"/>
          <w:sz w:val="40"/>
          <w:szCs w:val="40"/>
        </w:rPr>
        <w:t xml:space="preserve">              </w:t>
      </w:r>
    </w:p>
    <w:p w14:paraId="31586C3A" w14:textId="77777777" w:rsidR="00F40255" w:rsidRPr="00AA5B98" w:rsidRDefault="00F40255" w:rsidP="00C87153">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3D5A3952" w14:textId="77777777" w:rsidR="00F40255" w:rsidRPr="00AA5B98" w:rsidRDefault="00F40255" w:rsidP="00C87153">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32FEDF69" w14:textId="11493562" w:rsidR="00DA0D41" w:rsidRPr="00AA5B98" w:rsidRDefault="00F40255" w:rsidP="00C87153">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r w:rsidRPr="00AA5B98">
        <w:rPr>
          <w:rFonts w:ascii="Times New Roman" w:eastAsia="Garamond" w:hAnsi="Times New Roman" w:cs="Times New Roman"/>
          <w:b/>
          <w:bCs/>
          <w:smallCaps/>
          <w:color w:val="000000"/>
          <w:sz w:val="40"/>
          <w:szCs w:val="40"/>
        </w:rPr>
        <w:t xml:space="preserve">          </w:t>
      </w:r>
      <w:r w:rsidR="00EB1AF6" w:rsidRPr="00AA5B98">
        <w:rPr>
          <w:rFonts w:ascii="Times New Roman" w:eastAsia="Garamond" w:hAnsi="Times New Roman" w:cs="Times New Roman"/>
          <w:b/>
          <w:bCs/>
          <w:smallCaps/>
          <w:color w:val="000000"/>
          <w:sz w:val="40"/>
          <w:szCs w:val="40"/>
        </w:rPr>
        <w:t xml:space="preserve">  </w:t>
      </w:r>
      <w:r w:rsidR="002E2FE5" w:rsidRPr="00AA5B98">
        <w:rPr>
          <w:rFonts w:ascii="Times New Roman" w:eastAsia="Garamond" w:hAnsi="Times New Roman" w:cs="Times New Roman"/>
          <w:b/>
          <w:bCs/>
          <w:smallCaps/>
          <w:color w:val="000000"/>
          <w:sz w:val="40"/>
          <w:szCs w:val="40"/>
        </w:rPr>
        <w:t>MESSAGE BY MEDICAL OFFICER</w:t>
      </w:r>
    </w:p>
    <w:p w14:paraId="76CD7B29" w14:textId="65355B9C" w:rsidR="00DA0D41" w:rsidRPr="00AA5B98" w:rsidRDefault="002E2FE5">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r w:rsidRPr="00AA5B98">
        <w:rPr>
          <w:rFonts w:ascii="Times New Roman" w:eastAsia="Garamond" w:hAnsi="Times New Roman" w:cs="Times New Roman"/>
          <w:b/>
          <w:bCs/>
          <w:smallCaps/>
          <w:sz w:val="40"/>
          <w:szCs w:val="40"/>
        </w:rPr>
        <w:t xml:space="preserve">                            </w:t>
      </w:r>
      <w:r w:rsidR="00EB1AF6" w:rsidRPr="00AA5B98">
        <w:rPr>
          <w:rFonts w:ascii="Times New Roman" w:eastAsia="Garamond" w:hAnsi="Times New Roman" w:cs="Times New Roman"/>
          <w:b/>
          <w:bCs/>
          <w:smallCaps/>
          <w:sz w:val="40"/>
          <w:szCs w:val="40"/>
        </w:rPr>
        <w:t xml:space="preserve">        </w:t>
      </w:r>
      <w:r w:rsidRPr="00AA5B98">
        <w:rPr>
          <w:rFonts w:ascii="Times New Roman" w:eastAsia="Garamond" w:hAnsi="Times New Roman" w:cs="Times New Roman"/>
          <w:b/>
          <w:bCs/>
          <w:smallCaps/>
          <w:sz w:val="40"/>
          <w:szCs w:val="40"/>
        </w:rPr>
        <w:t xml:space="preserve">  </w:t>
      </w:r>
      <w:r w:rsidRPr="00AA5B98">
        <w:rPr>
          <w:rFonts w:ascii="Times New Roman" w:eastAsia="Garamond" w:hAnsi="Times New Roman" w:cs="Times New Roman"/>
          <w:b/>
          <w:bCs/>
          <w:smallCaps/>
          <w:noProof/>
          <w:sz w:val="40"/>
          <w:szCs w:val="40"/>
        </w:rPr>
        <w:drawing>
          <wp:inline distT="114300" distB="114300" distL="114300" distR="114300" wp14:anchorId="08957DEE" wp14:editId="6A0CC450">
            <wp:extent cx="1481616" cy="1801764"/>
            <wp:effectExtent l="0" t="0" r="0" b="0"/>
            <wp:docPr id="2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1481616" cy="1801764"/>
                    </a:xfrm>
                    <a:prstGeom prst="rect">
                      <a:avLst/>
                    </a:prstGeom>
                    <a:ln/>
                  </pic:spPr>
                </pic:pic>
              </a:graphicData>
            </a:graphic>
          </wp:inline>
        </w:drawing>
      </w:r>
    </w:p>
    <w:p w14:paraId="43FAC0B1" w14:textId="77777777" w:rsidR="00DA0D41" w:rsidRPr="00AA5B98" w:rsidRDefault="00DA0D41">
      <w:pPr>
        <w:keepNext/>
        <w:keepLines/>
        <w:pBdr>
          <w:top w:val="nil"/>
          <w:left w:val="nil"/>
          <w:bottom w:val="nil"/>
          <w:right w:val="nil"/>
          <w:between w:val="nil"/>
        </w:pBdr>
        <w:tabs>
          <w:tab w:val="left" w:pos="3996"/>
          <w:tab w:val="left" w:pos="5724"/>
        </w:tabs>
        <w:spacing w:before="240" w:after="120" w:line="278" w:lineRule="auto"/>
        <w:jc w:val="center"/>
        <w:rPr>
          <w:rFonts w:ascii="Times New Roman" w:eastAsia="Garamond" w:hAnsi="Times New Roman" w:cs="Times New Roman"/>
          <w:b/>
          <w:bCs/>
          <w:smallCaps/>
          <w:color w:val="000000"/>
          <w:sz w:val="40"/>
          <w:szCs w:val="40"/>
        </w:rPr>
      </w:pPr>
    </w:p>
    <w:p w14:paraId="583AD18D" w14:textId="77777777" w:rsidR="00C40DBD" w:rsidRPr="00AA5B98" w:rsidRDefault="00C40DBD" w:rsidP="00C40DBD">
      <w:pPr>
        <w:pStyle w:val="NormalWeb"/>
      </w:pPr>
      <w:r w:rsidRPr="00AA5B98">
        <w:t xml:space="preserve">It gives me great pleasure to present the Pandemic Preparedness Plan of </w:t>
      </w:r>
      <w:proofErr w:type="spellStart"/>
      <w:r w:rsidRPr="00AA5B98">
        <w:t>Cheppad</w:t>
      </w:r>
      <w:proofErr w:type="spellEnd"/>
      <w:r w:rsidRPr="00AA5B98">
        <w:t xml:space="preserve"> Family Health Centre, which reflects our commitment to safeguarding the health and well-being of our community. As the primary healthcare provider, our FHC plays a crucial role in delivering accessible, equitable, and quality healthcare services, with a strong focus on preventive, promotive, and curative care. In recent years, the challenges posed by events such as the COVID-19 pandemic, floods, and emerging infectious diseases have highlighted the urgent need for a well-structured and locally relevant preparedness plan. This document has been developed through a systematic assessment of available resources, vulnerabilities, and epidemiological trends within the Panchayat.</w:t>
      </w:r>
    </w:p>
    <w:p w14:paraId="638604C2" w14:textId="77777777" w:rsidR="00C40DBD" w:rsidRPr="00AA5B98" w:rsidRDefault="00C40DBD" w:rsidP="00C40DBD">
      <w:pPr>
        <w:pStyle w:val="NormalWeb"/>
      </w:pPr>
      <w:r w:rsidRPr="00AA5B98">
        <w:t>This preparedness plan emphasizes coordinated action, community participation, and a One Health approach integrating human, animal, and environmental health. Strengthening surveillance systems, ensuring continuity of essential health services, protecting vulnerable populations, and enhancing emergency response capacity remain our key priorities. With the active support of the Grama Panchayat, health workers, and community stakeholders, we aim to build a resilient health system capable of effectively responding to any public health emergency. Together, let us remain vigilant, prepared, and united in our efforts to protect and promote the health of our people</w:t>
      </w:r>
    </w:p>
    <w:p w14:paraId="42DCFB6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sectPr w:rsidR="00DA0D41" w:rsidRPr="00AA5B98">
          <w:headerReference w:type="default" r:id="rId14"/>
          <w:footerReference w:type="default" r:id="rId15"/>
          <w:pgSz w:w="11906" w:h="16838"/>
          <w:pgMar w:top="1440" w:right="1440" w:bottom="1440" w:left="1440" w:header="708" w:footer="708" w:gutter="0"/>
          <w:pgNumType w:start="1"/>
          <w:cols w:space="720"/>
        </w:sectPr>
      </w:pPr>
    </w:p>
    <w:p w14:paraId="32A4A6AF" w14:textId="77777777" w:rsidR="00DA0D41" w:rsidRPr="00AA5B98" w:rsidRDefault="002E2FE5">
      <w:pPr>
        <w:keepNext/>
        <w:keepLines/>
        <w:pBdr>
          <w:top w:val="nil"/>
          <w:left w:val="nil"/>
          <w:bottom w:val="nil"/>
          <w:right w:val="nil"/>
          <w:between w:val="nil"/>
        </w:pBdr>
        <w:tabs>
          <w:tab w:val="left" w:pos="3996"/>
          <w:tab w:val="left" w:pos="5724"/>
        </w:tabs>
        <w:spacing w:before="240" w:after="120" w:line="278" w:lineRule="auto"/>
        <w:jc w:val="center"/>
        <w:rPr>
          <w:rFonts w:ascii="Times New Roman" w:eastAsia="Garamond" w:hAnsi="Times New Roman" w:cs="Times New Roman"/>
          <w:b/>
          <w:bCs/>
          <w:smallCaps/>
          <w:color w:val="000000"/>
          <w:sz w:val="40"/>
          <w:szCs w:val="40"/>
        </w:rPr>
      </w:pPr>
      <w:r w:rsidRPr="00AA5B98">
        <w:rPr>
          <w:rFonts w:ascii="Times New Roman" w:eastAsia="Garamond" w:hAnsi="Times New Roman" w:cs="Times New Roman"/>
          <w:b/>
          <w:bCs/>
          <w:smallCaps/>
          <w:color w:val="000000"/>
          <w:sz w:val="40"/>
          <w:szCs w:val="40"/>
        </w:rPr>
        <w:lastRenderedPageBreak/>
        <w:t>EXECUTIVE SUMMARY</w:t>
      </w:r>
    </w:p>
    <w:p w14:paraId="719B575F" w14:textId="77777777" w:rsidR="00DA0D41" w:rsidRPr="00AA5B98" w:rsidRDefault="00DA0D41">
      <w:pPr>
        <w:keepNext/>
        <w:keepLines/>
        <w:pBdr>
          <w:top w:val="nil"/>
          <w:left w:val="nil"/>
          <w:bottom w:val="nil"/>
          <w:right w:val="nil"/>
          <w:between w:val="nil"/>
        </w:pBdr>
        <w:tabs>
          <w:tab w:val="left" w:pos="3996"/>
          <w:tab w:val="left" w:pos="5724"/>
        </w:tabs>
        <w:spacing w:before="240" w:after="120" w:line="278" w:lineRule="auto"/>
        <w:jc w:val="center"/>
        <w:rPr>
          <w:rFonts w:ascii="Times New Roman" w:eastAsia="Garamond" w:hAnsi="Times New Roman" w:cs="Times New Roman"/>
          <w:b/>
          <w:bCs/>
          <w:smallCaps/>
          <w:color w:val="000000"/>
          <w:sz w:val="40"/>
          <w:szCs w:val="40"/>
        </w:rPr>
      </w:pPr>
    </w:p>
    <w:p w14:paraId="6F73C282" w14:textId="36DCA6A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Primary Health Centre (PHC) functions as the primary public healthcare institution serving the population of</w:t>
      </w:r>
      <w:r w:rsidR="00F0184C" w:rsidRPr="00AA5B98">
        <w:rPr>
          <w:rFonts w:ascii="Times New Roman" w:eastAsia="Garamond" w:hAnsi="Times New Roman" w:cs="Times New Roman"/>
          <w:color w:val="000000"/>
        </w:rPr>
        <w:t xml:space="preserve"> </w:t>
      </w:r>
      <w:proofErr w:type="spellStart"/>
      <w:r w:rsidR="00F0184C" w:rsidRPr="00AA5B98">
        <w:rPr>
          <w:rFonts w:ascii="Times New Roman" w:eastAsia="Garamond" w:hAnsi="Times New Roman" w:cs="Times New Roman"/>
          <w:color w:val="000000"/>
        </w:rPr>
        <w:t>Cheppad</w:t>
      </w:r>
      <w:proofErr w:type="spellEnd"/>
      <w:r w:rsidRPr="00AA5B98">
        <w:rPr>
          <w:rFonts w:ascii="Times New Roman" w:eastAsia="Garamond" w:hAnsi="Times New Roman" w:cs="Times New Roman"/>
          <w:color w:val="000000"/>
        </w:rPr>
        <w:t xml:space="preserve"> Grama Panchayath. The PHC plays a pivotal role in delivering comprehensive, accessible, and affordable healthcare services, with a strong focus on preventive, promotive, curative, and rehabilitative care in accordance with national and state health programmes.</w:t>
      </w:r>
    </w:p>
    <w:p w14:paraId="46F9DDC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The PHC caters to a predominantly rural population, addressing key public health priorities such as maternal and child health, communicable and non-communicable disease control, immunization, family welfare, adolescent health, and geriatric care. Regular outpatient services, home-based care through field health staff, and outreach activities ensure healthcare coverage even in geographically challenging areas. The institution actively implements national health missions, including the National Health Mission (NHM), National Tuberculosis Elimination Programme, National Programme for Prevention and Control of Cancer, Diabetes, Cardiovascular Diseases and Stroke (NPCDCS), and other disease surveillance initiatives.</w:t>
      </w:r>
    </w:p>
    <w:p w14:paraId="7ABCF792" w14:textId="3F28BA3E" w:rsidR="00DA0D41" w:rsidRPr="00AA5B98" w:rsidRDefault="00F0184C">
      <w:pPr>
        <w:pBdr>
          <w:top w:val="nil"/>
          <w:left w:val="nil"/>
          <w:bottom w:val="nil"/>
          <w:right w:val="nil"/>
          <w:between w:val="nil"/>
        </w:pBdr>
        <w:spacing w:before="240" w:after="240"/>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Cheppad</w:t>
      </w:r>
      <w:proofErr w:type="spellEnd"/>
      <w:r w:rsidRPr="00AA5B98">
        <w:rPr>
          <w:rFonts w:ascii="Times New Roman" w:eastAsia="Garamond" w:hAnsi="Times New Roman" w:cs="Times New Roman"/>
          <w:color w:val="000000"/>
        </w:rPr>
        <w:t xml:space="preserve"> </w:t>
      </w:r>
      <w:r w:rsidR="002E2FE5" w:rsidRPr="00AA5B98">
        <w:rPr>
          <w:rFonts w:ascii="Times New Roman" w:eastAsia="Garamond" w:hAnsi="Times New Roman" w:cs="Times New Roman"/>
          <w:color w:val="000000"/>
        </w:rPr>
        <w:t>PHC works in close coordination with the Grama Panchayath, ASHA workers, Anganwadi centres, schools, and community-based organizations to strengthen community participation and improve health awareness. Emphasis is placed on early detection, timely referral, health education, and lifestyle modification to reduce disease burden and improve overall health outcomes.</w:t>
      </w:r>
    </w:p>
    <w:p w14:paraId="3E72A0A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Despite constraints related to infrastructure, manpower, and increasing service demand, the PHC continues to enhance service delivery through effective planning, data-driven decision-making, and community engagement. Strengthening facilities, upgrading digital health systems, and expanding preventive services remain key focus areas for future development.</w:t>
      </w:r>
    </w:p>
    <w:p w14:paraId="4E8A60B7" w14:textId="051273D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proofErr w:type="spellStart"/>
      <w:proofErr w:type="gramStart"/>
      <w:r w:rsidRPr="00AA5B98">
        <w:rPr>
          <w:rFonts w:ascii="Times New Roman" w:eastAsia="Garamond" w:hAnsi="Times New Roman" w:cs="Times New Roman"/>
          <w:color w:val="000000"/>
        </w:rPr>
        <w:t>Overall,Cheppad</w:t>
      </w:r>
      <w:proofErr w:type="spellEnd"/>
      <w:proofErr w:type="gramEnd"/>
      <w:r w:rsidRPr="00AA5B98">
        <w:rPr>
          <w:rFonts w:ascii="Times New Roman" w:eastAsia="Garamond" w:hAnsi="Times New Roman" w:cs="Times New Roman"/>
        </w:rPr>
        <w:t xml:space="preserve"> </w:t>
      </w:r>
      <w:r w:rsidRPr="00AA5B98">
        <w:rPr>
          <w:rFonts w:ascii="Times New Roman" w:eastAsia="Garamond" w:hAnsi="Times New Roman" w:cs="Times New Roman"/>
          <w:color w:val="000000"/>
        </w:rPr>
        <w:t xml:space="preserve">Primary Health Centre stands as a vital institution in safeguarding public health and improving the quality of life of the residents of </w:t>
      </w:r>
      <w:proofErr w:type="spellStart"/>
      <w:r w:rsidRPr="00AA5B98">
        <w:rPr>
          <w:rFonts w:ascii="Times New Roman" w:eastAsia="Garamond" w:hAnsi="Times New Roman" w:cs="Times New Roman"/>
          <w:color w:val="000000"/>
        </w:rPr>
        <w:t>Cheppad</w:t>
      </w:r>
      <w:proofErr w:type="spellEnd"/>
      <w:r w:rsidRPr="00AA5B98">
        <w:rPr>
          <w:rFonts w:ascii="Times New Roman" w:eastAsia="Garamond" w:hAnsi="Times New Roman" w:cs="Times New Roman"/>
        </w:rPr>
        <w:t xml:space="preserve"> </w:t>
      </w:r>
      <w:r w:rsidRPr="00AA5B98">
        <w:rPr>
          <w:rFonts w:ascii="Times New Roman" w:eastAsia="Garamond" w:hAnsi="Times New Roman" w:cs="Times New Roman"/>
          <w:color w:val="000000"/>
        </w:rPr>
        <w:t>Grama Panchayath</w:t>
      </w:r>
    </w:p>
    <w:p w14:paraId="2DAD26D8" w14:textId="77777777" w:rsidR="00DA0D41" w:rsidRPr="00AA5B98" w:rsidRDefault="00DA0D41">
      <w:pPr>
        <w:pBdr>
          <w:top w:val="nil"/>
          <w:left w:val="nil"/>
          <w:bottom w:val="nil"/>
          <w:right w:val="nil"/>
          <w:between w:val="nil"/>
        </w:pBdr>
        <w:ind w:left="1440"/>
        <w:rPr>
          <w:rFonts w:ascii="Times New Roman" w:eastAsia="Garamond" w:hAnsi="Times New Roman" w:cs="Times New Roman"/>
          <w:color w:val="000000"/>
          <w:sz w:val="32"/>
          <w:szCs w:val="32"/>
        </w:rPr>
      </w:pPr>
    </w:p>
    <w:p w14:paraId="66B8088E" w14:textId="77777777" w:rsidR="00DA0D41" w:rsidRPr="00AA5B98" w:rsidRDefault="00DA0D41">
      <w:pPr>
        <w:pBdr>
          <w:top w:val="nil"/>
          <w:left w:val="nil"/>
          <w:bottom w:val="nil"/>
          <w:right w:val="nil"/>
          <w:between w:val="nil"/>
        </w:pBdr>
        <w:ind w:left="1440"/>
        <w:rPr>
          <w:rFonts w:ascii="Times New Roman" w:eastAsia="Garamond" w:hAnsi="Times New Roman" w:cs="Times New Roman"/>
          <w:color w:val="000000"/>
          <w:sz w:val="32"/>
          <w:szCs w:val="32"/>
        </w:rPr>
        <w:sectPr w:rsidR="00DA0D41" w:rsidRPr="00AA5B98">
          <w:pgSz w:w="11906" w:h="16838"/>
          <w:pgMar w:top="1440" w:right="1440" w:bottom="1440" w:left="1440" w:header="708" w:footer="708" w:gutter="0"/>
          <w:cols w:space="720"/>
        </w:sectPr>
      </w:pPr>
    </w:p>
    <w:p w14:paraId="3D2D127E" w14:textId="77777777" w:rsidR="00DA0D41" w:rsidRPr="00AA5B98" w:rsidRDefault="00DA0D41">
      <w:pPr>
        <w:pBdr>
          <w:top w:val="nil"/>
          <w:left w:val="nil"/>
          <w:bottom w:val="nil"/>
          <w:right w:val="nil"/>
          <w:between w:val="nil"/>
        </w:pBdr>
        <w:ind w:left="1440"/>
        <w:rPr>
          <w:rFonts w:ascii="Times New Roman" w:eastAsia="Garamond" w:hAnsi="Times New Roman" w:cs="Times New Roman"/>
          <w:color w:val="000000"/>
          <w:sz w:val="32"/>
          <w:szCs w:val="32"/>
        </w:rPr>
      </w:pPr>
    </w:p>
    <w:p w14:paraId="052B3CA0"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smallCaps/>
          <w:color w:val="000000"/>
          <w:sz w:val="40"/>
          <w:szCs w:val="40"/>
        </w:rPr>
      </w:pPr>
      <w:r w:rsidRPr="00AA5B98">
        <w:rPr>
          <w:rFonts w:ascii="Times New Roman" w:eastAsia="Garamond" w:hAnsi="Times New Roman" w:cs="Times New Roman"/>
          <w:b/>
          <w:bCs/>
          <w:smallCaps/>
          <w:color w:val="000000"/>
          <w:sz w:val="40"/>
          <w:szCs w:val="40"/>
        </w:rPr>
        <w:t>LIST OF ABBREVIATIONS</w:t>
      </w:r>
    </w:p>
    <w:p w14:paraId="66C17939"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tbl>
      <w:tblPr>
        <w:tblStyle w:val="affff9"/>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7513"/>
      </w:tblGrid>
      <w:tr w:rsidR="00DA0D41" w:rsidRPr="00AA5B98" w14:paraId="60655A98" w14:textId="77777777">
        <w:trPr>
          <w:cantSplit/>
          <w:tblHeader/>
        </w:trPr>
        <w:tc>
          <w:tcPr>
            <w:tcW w:w="1838" w:type="dxa"/>
          </w:tcPr>
          <w:p w14:paraId="27547B44" w14:textId="77777777" w:rsidR="00DA0D41" w:rsidRPr="00AA5B98" w:rsidRDefault="002E2FE5">
            <w:pPr>
              <w:pBdr>
                <w:top w:val="nil"/>
                <w:left w:val="nil"/>
                <w:bottom w:val="nil"/>
                <w:right w:val="nil"/>
                <w:between w:val="nil"/>
              </w:pBdr>
              <w:spacing w:after="160" w:line="278" w:lineRule="auto"/>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LSGD/LSGI</w:t>
            </w:r>
          </w:p>
        </w:tc>
        <w:tc>
          <w:tcPr>
            <w:tcW w:w="7513" w:type="dxa"/>
          </w:tcPr>
          <w:p w14:paraId="6F09A755" w14:textId="77777777" w:rsidR="00DA0D41" w:rsidRPr="00AA5B98" w:rsidRDefault="002E2FE5">
            <w:pPr>
              <w:pBdr>
                <w:top w:val="nil"/>
                <w:left w:val="nil"/>
                <w:bottom w:val="nil"/>
                <w:right w:val="nil"/>
                <w:between w:val="nil"/>
              </w:pBdr>
              <w:spacing w:after="160" w:line="278" w:lineRule="auto"/>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color w:val="000000"/>
                <w:sz w:val="28"/>
                <w:szCs w:val="28"/>
              </w:rPr>
              <w:t>Local Self Government Department / Local Self Government Institution</w:t>
            </w:r>
          </w:p>
        </w:tc>
      </w:tr>
      <w:tr w:rsidR="00DA0D41" w:rsidRPr="00AA5B98" w14:paraId="5365B167" w14:textId="77777777">
        <w:trPr>
          <w:cantSplit/>
          <w:tblHeader/>
        </w:trPr>
        <w:tc>
          <w:tcPr>
            <w:tcW w:w="1838" w:type="dxa"/>
          </w:tcPr>
          <w:p w14:paraId="2B5156A8" w14:textId="77777777" w:rsidR="00DA0D41" w:rsidRPr="00AA5B98" w:rsidRDefault="002E2FE5">
            <w:pPr>
              <w:pBdr>
                <w:top w:val="nil"/>
                <w:left w:val="nil"/>
                <w:bottom w:val="nil"/>
                <w:right w:val="nil"/>
                <w:between w:val="nil"/>
              </w:pBdr>
              <w:spacing w:after="160" w:line="278" w:lineRule="auto"/>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BMO</w:t>
            </w:r>
          </w:p>
        </w:tc>
        <w:tc>
          <w:tcPr>
            <w:tcW w:w="7513" w:type="dxa"/>
          </w:tcPr>
          <w:p w14:paraId="6A7631E9" w14:textId="77777777" w:rsidR="00DA0D41" w:rsidRPr="00AA5B98" w:rsidRDefault="002E2FE5">
            <w:pPr>
              <w:pBdr>
                <w:top w:val="nil"/>
                <w:left w:val="nil"/>
                <w:bottom w:val="nil"/>
                <w:right w:val="nil"/>
                <w:between w:val="nil"/>
              </w:pBdr>
              <w:spacing w:after="160" w:line="278" w:lineRule="auto"/>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color w:val="000000"/>
                <w:sz w:val="28"/>
                <w:szCs w:val="28"/>
              </w:rPr>
              <w:t>Block Medical Officer</w:t>
            </w:r>
          </w:p>
        </w:tc>
      </w:tr>
      <w:tr w:rsidR="00DA0D41" w:rsidRPr="00AA5B98" w14:paraId="0703697B" w14:textId="77777777">
        <w:trPr>
          <w:cantSplit/>
          <w:tblHeader/>
        </w:trPr>
        <w:tc>
          <w:tcPr>
            <w:tcW w:w="1838" w:type="dxa"/>
          </w:tcPr>
          <w:p w14:paraId="7F539C9F" w14:textId="77777777" w:rsidR="00DA0D41" w:rsidRPr="00AA5B98" w:rsidRDefault="002E2FE5">
            <w:pPr>
              <w:pBdr>
                <w:top w:val="nil"/>
                <w:left w:val="nil"/>
                <w:bottom w:val="nil"/>
                <w:right w:val="nil"/>
                <w:between w:val="nil"/>
              </w:pBdr>
              <w:spacing w:after="160" w:line="278" w:lineRule="auto"/>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IDSP</w:t>
            </w:r>
          </w:p>
        </w:tc>
        <w:tc>
          <w:tcPr>
            <w:tcW w:w="7513" w:type="dxa"/>
          </w:tcPr>
          <w:p w14:paraId="45AC88A8" w14:textId="77777777" w:rsidR="00DA0D41" w:rsidRPr="00AA5B98" w:rsidRDefault="002E2FE5">
            <w:pPr>
              <w:pBdr>
                <w:top w:val="nil"/>
                <w:left w:val="nil"/>
                <w:bottom w:val="nil"/>
                <w:right w:val="nil"/>
                <w:between w:val="nil"/>
              </w:pBdr>
              <w:spacing w:after="160" w:line="278" w:lineRule="auto"/>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color w:val="000000"/>
                <w:sz w:val="28"/>
                <w:szCs w:val="28"/>
              </w:rPr>
              <w:t>Integrated Disease Surveillance Programme</w:t>
            </w:r>
          </w:p>
        </w:tc>
      </w:tr>
      <w:tr w:rsidR="00DA0D41" w:rsidRPr="00AA5B98" w14:paraId="10330F5C" w14:textId="77777777">
        <w:trPr>
          <w:cantSplit/>
          <w:tblHeader/>
        </w:trPr>
        <w:tc>
          <w:tcPr>
            <w:tcW w:w="183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F23BFF" w14:textId="77777777" w:rsidR="00DA0D41" w:rsidRPr="00AA5B98" w:rsidRDefault="002E2FE5">
            <w:pPr>
              <w:pBdr>
                <w:top w:val="nil"/>
                <w:left w:val="nil"/>
                <w:bottom w:val="nil"/>
                <w:right w:val="nil"/>
                <w:between w:val="nil"/>
              </w:pBdr>
              <w:spacing w:before="240" w:after="160" w:line="276" w:lineRule="auto"/>
              <w:ind w:left="-100"/>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NDMA</w:t>
            </w:r>
          </w:p>
        </w:tc>
        <w:tc>
          <w:tcPr>
            <w:tcW w:w="751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FF474D5" w14:textId="77777777" w:rsidR="00DA0D41" w:rsidRPr="00AA5B98" w:rsidRDefault="002E2FE5">
            <w:pPr>
              <w:pBdr>
                <w:top w:val="nil"/>
                <w:left w:val="nil"/>
                <w:bottom w:val="nil"/>
                <w:right w:val="nil"/>
                <w:between w:val="nil"/>
              </w:pBdr>
              <w:spacing w:before="240" w:after="160" w:line="276" w:lineRule="auto"/>
              <w:ind w:left="-100"/>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National Disaster Management Authority</w:t>
            </w:r>
          </w:p>
        </w:tc>
      </w:tr>
      <w:tr w:rsidR="00DA0D41" w:rsidRPr="00AA5B98" w14:paraId="554300E7" w14:textId="77777777">
        <w:trPr>
          <w:cantSplit/>
          <w:tblHeader/>
        </w:trPr>
        <w:tc>
          <w:tcPr>
            <w:tcW w:w="183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E0F931" w14:textId="77777777" w:rsidR="00DA0D41" w:rsidRPr="00AA5B98" w:rsidRDefault="002E2FE5">
            <w:pPr>
              <w:pBdr>
                <w:top w:val="nil"/>
                <w:left w:val="nil"/>
                <w:bottom w:val="nil"/>
                <w:right w:val="nil"/>
                <w:between w:val="nil"/>
              </w:pBdr>
              <w:spacing w:before="240" w:after="160" w:line="276" w:lineRule="auto"/>
              <w:ind w:left="-100"/>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PPE</w:t>
            </w:r>
          </w:p>
        </w:tc>
        <w:tc>
          <w:tcPr>
            <w:tcW w:w="7513" w:type="dxa"/>
            <w:tcBorders>
              <w:top w:val="nil"/>
              <w:left w:val="nil"/>
              <w:bottom w:val="single" w:sz="5" w:space="0" w:color="000000"/>
              <w:right w:val="single" w:sz="5" w:space="0" w:color="000000"/>
            </w:tcBorders>
            <w:tcMar>
              <w:top w:w="0" w:type="dxa"/>
              <w:left w:w="100" w:type="dxa"/>
              <w:bottom w:w="0" w:type="dxa"/>
              <w:right w:w="100" w:type="dxa"/>
            </w:tcMar>
          </w:tcPr>
          <w:p w14:paraId="7EC48C30" w14:textId="77777777" w:rsidR="00DA0D41" w:rsidRPr="00AA5B98" w:rsidRDefault="002E2FE5">
            <w:pPr>
              <w:pBdr>
                <w:top w:val="nil"/>
                <w:left w:val="nil"/>
                <w:bottom w:val="nil"/>
                <w:right w:val="nil"/>
                <w:between w:val="nil"/>
              </w:pBdr>
              <w:spacing w:before="240" w:after="160" w:line="276" w:lineRule="auto"/>
              <w:ind w:left="-100"/>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Personal Protective Equipment</w:t>
            </w:r>
          </w:p>
        </w:tc>
      </w:tr>
      <w:tr w:rsidR="00DA0D41" w:rsidRPr="00AA5B98" w14:paraId="0EE9C73A" w14:textId="77777777">
        <w:trPr>
          <w:cantSplit/>
          <w:tblHeader/>
        </w:trPr>
        <w:tc>
          <w:tcPr>
            <w:tcW w:w="183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867450" w14:textId="77777777" w:rsidR="00DA0D41" w:rsidRPr="00AA5B98" w:rsidRDefault="002E2FE5">
            <w:pPr>
              <w:pBdr>
                <w:top w:val="nil"/>
                <w:left w:val="nil"/>
                <w:bottom w:val="nil"/>
                <w:right w:val="nil"/>
                <w:between w:val="nil"/>
              </w:pBdr>
              <w:spacing w:before="240" w:after="160" w:line="276" w:lineRule="auto"/>
              <w:ind w:left="-100"/>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ICMR</w:t>
            </w:r>
          </w:p>
        </w:tc>
        <w:tc>
          <w:tcPr>
            <w:tcW w:w="7513" w:type="dxa"/>
            <w:tcBorders>
              <w:top w:val="nil"/>
              <w:left w:val="nil"/>
              <w:bottom w:val="single" w:sz="5" w:space="0" w:color="000000"/>
              <w:right w:val="single" w:sz="5" w:space="0" w:color="000000"/>
            </w:tcBorders>
            <w:tcMar>
              <w:top w:w="0" w:type="dxa"/>
              <w:left w:w="100" w:type="dxa"/>
              <w:bottom w:w="0" w:type="dxa"/>
              <w:right w:w="100" w:type="dxa"/>
            </w:tcMar>
          </w:tcPr>
          <w:p w14:paraId="6F28E518" w14:textId="77777777" w:rsidR="00DA0D41" w:rsidRPr="00AA5B98" w:rsidRDefault="002E2FE5">
            <w:pPr>
              <w:pBdr>
                <w:top w:val="nil"/>
                <w:left w:val="nil"/>
                <w:bottom w:val="nil"/>
                <w:right w:val="nil"/>
                <w:between w:val="nil"/>
              </w:pBdr>
              <w:spacing w:before="240" w:after="160" w:line="276" w:lineRule="auto"/>
              <w:ind w:left="-100"/>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Indian Council of Medical Research</w:t>
            </w:r>
          </w:p>
        </w:tc>
      </w:tr>
      <w:tr w:rsidR="00DA0D41" w:rsidRPr="00AA5B98" w14:paraId="3B8DAFCD" w14:textId="77777777">
        <w:trPr>
          <w:cantSplit/>
          <w:tblHeader/>
        </w:trPr>
        <w:tc>
          <w:tcPr>
            <w:tcW w:w="183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8CB923" w14:textId="77777777" w:rsidR="00DA0D41" w:rsidRPr="00AA5B98" w:rsidRDefault="002E2FE5">
            <w:pPr>
              <w:pBdr>
                <w:top w:val="nil"/>
                <w:left w:val="nil"/>
                <w:bottom w:val="nil"/>
                <w:right w:val="nil"/>
                <w:between w:val="nil"/>
              </w:pBdr>
              <w:spacing w:before="240" w:after="160" w:line="276" w:lineRule="auto"/>
              <w:ind w:left="-100"/>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CD</w:t>
            </w:r>
          </w:p>
        </w:tc>
        <w:tc>
          <w:tcPr>
            <w:tcW w:w="7513" w:type="dxa"/>
            <w:tcBorders>
              <w:top w:val="nil"/>
              <w:left w:val="nil"/>
              <w:bottom w:val="single" w:sz="5" w:space="0" w:color="000000"/>
              <w:right w:val="single" w:sz="5" w:space="0" w:color="000000"/>
            </w:tcBorders>
            <w:tcMar>
              <w:top w:w="0" w:type="dxa"/>
              <w:left w:w="100" w:type="dxa"/>
              <w:bottom w:w="0" w:type="dxa"/>
              <w:right w:w="100" w:type="dxa"/>
            </w:tcMar>
          </w:tcPr>
          <w:p w14:paraId="66A74EFA" w14:textId="77777777" w:rsidR="00DA0D41" w:rsidRPr="00AA5B98" w:rsidRDefault="002E2FE5">
            <w:pPr>
              <w:pBdr>
                <w:top w:val="nil"/>
                <w:left w:val="nil"/>
                <w:bottom w:val="nil"/>
                <w:right w:val="nil"/>
                <w:between w:val="nil"/>
              </w:pBdr>
              <w:spacing w:before="240" w:after="160" w:line="276" w:lineRule="auto"/>
              <w:ind w:left="-100"/>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Communicable Diseases</w:t>
            </w:r>
          </w:p>
        </w:tc>
      </w:tr>
      <w:tr w:rsidR="00DA0D41" w:rsidRPr="00AA5B98" w14:paraId="05CEBDA4" w14:textId="77777777">
        <w:trPr>
          <w:cantSplit/>
          <w:tblHeader/>
        </w:trPr>
        <w:tc>
          <w:tcPr>
            <w:tcW w:w="183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9E234A" w14:textId="77777777" w:rsidR="00DA0D41" w:rsidRPr="00AA5B98" w:rsidRDefault="002E2FE5">
            <w:pPr>
              <w:pBdr>
                <w:top w:val="nil"/>
                <w:left w:val="nil"/>
                <w:bottom w:val="nil"/>
                <w:right w:val="nil"/>
                <w:between w:val="nil"/>
              </w:pBdr>
              <w:spacing w:before="240" w:after="160" w:line="276" w:lineRule="auto"/>
              <w:ind w:left="-100"/>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NCD</w:t>
            </w:r>
          </w:p>
        </w:tc>
        <w:tc>
          <w:tcPr>
            <w:tcW w:w="7513" w:type="dxa"/>
            <w:tcBorders>
              <w:top w:val="nil"/>
              <w:left w:val="nil"/>
              <w:bottom w:val="single" w:sz="5" w:space="0" w:color="000000"/>
              <w:right w:val="single" w:sz="5" w:space="0" w:color="000000"/>
            </w:tcBorders>
            <w:tcMar>
              <w:top w:w="0" w:type="dxa"/>
              <w:left w:w="100" w:type="dxa"/>
              <w:bottom w:w="0" w:type="dxa"/>
              <w:right w:w="100" w:type="dxa"/>
            </w:tcMar>
          </w:tcPr>
          <w:p w14:paraId="5EBCA339" w14:textId="77777777" w:rsidR="00DA0D41" w:rsidRPr="00AA5B98" w:rsidRDefault="002E2FE5">
            <w:pPr>
              <w:pBdr>
                <w:top w:val="nil"/>
                <w:left w:val="nil"/>
                <w:bottom w:val="nil"/>
                <w:right w:val="nil"/>
                <w:between w:val="nil"/>
              </w:pBdr>
              <w:spacing w:before="240" w:after="160" w:line="276" w:lineRule="auto"/>
              <w:ind w:left="-100"/>
              <w:jc w:val="center"/>
              <w:rPr>
                <w:rFonts w:ascii="Times New Roman" w:eastAsia="Garamond" w:hAnsi="Times New Roman" w:cs="Times New Roman"/>
                <w:b/>
                <w:bCs/>
                <w:smallCaps/>
                <w:color w:val="000000"/>
                <w:sz w:val="28"/>
                <w:szCs w:val="28"/>
              </w:rPr>
            </w:pPr>
            <w:r w:rsidRPr="00AA5B98">
              <w:rPr>
                <w:rFonts w:ascii="Times New Roman" w:eastAsia="Garamond" w:hAnsi="Times New Roman" w:cs="Times New Roman"/>
                <w:b/>
                <w:bCs/>
                <w:smallCaps/>
                <w:color w:val="000000"/>
                <w:sz w:val="28"/>
                <w:szCs w:val="28"/>
              </w:rPr>
              <w:t>NON-</w:t>
            </w:r>
            <w:proofErr w:type="gramStart"/>
            <w:r w:rsidRPr="00AA5B98">
              <w:rPr>
                <w:rFonts w:ascii="Times New Roman" w:eastAsia="Garamond" w:hAnsi="Times New Roman" w:cs="Times New Roman"/>
                <w:b/>
                <w:bCs/>
                <w:smallCaps/>
                <w:color w:val="000000"/>
                <w:sz w:val="28"/>
                <w:szCs w:val="28"/>
              </w:rPr>
              <w:t>COMMUNICABLE  Diseases</w:t>
            </w:r>
            <w:proofErr w:type="gramEnd"/>
          </w:p>
        </w:tc>
      </w:tr>
    </w:tbl>
    <w:p w14:paraId="674E00B0"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367D3E0C" w14:textId="77777777" w:rsidR="00DA0D41" w:rsidRPr="00AA5B98" w:rsidRDefault="002E2FE5">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r w:rsidRPr="00AA5B98">
        <w:rPr>
          <w:rFonts w:ascii="Times New Roman" w:hAnsi="Times New Roman" w:cs="Times New Roman"/>
        </w:rPr>
        <w:br w:type="page"/>
      </w:r>
    </w:p>
    <w:p w14:paraId="7DC23197"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b/>
          <w:bCs/>
          <w:smallCaps/>
          <w:color w:val="000000"/>
          <w:sz w:val="40"/>
          <w:szCs w:val="40"/>
        </w:rPr>
      </w:pPr>
    </w:p>
    <w:p w14:paraId="1DF568E4"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smallCaps/>
          <w:color w:val="000000"/>
          <w:sz w:val="32"/>
          <w:szCs w:val="32"/>
        </w:rPr>
      </w:pPr>
      <w:r w:rsidRPr="00AA5B98">
        <w:rPr>
          <w:rFonts w:ascii="Times New Roman" w:eastAsia="Garamond" w:hAnsi="Times New Roman" w:cs="Times New Roman"/>
          <w:b/>
          <w:bCs/>
          <w:smallCaps/>
          <w:color w:val="000000"/>
          <w:sz w:val="32"/>
          <w:szCs w:val="32"/>
        </w:rPr>
        <w:t>TABLE OF CONTENTS</w:t>
      </w:r>
    </w:p>
    <w:p w14:paraId="6AC5B031" w14:textId="77777777" w:rsidR="00DA0D41" w:rsidRPr="00AA5B98" w:rsidRDefault="00DA0D41">
      <w:pPr>
        <w:pBdr>
          <w:top w:val="nil"/>
          <w:left w:val="nil"/>
          <w:bottom w:val="nil"/>
          <w:right w:val="nil"/>
          <w:between w:val="nil"/>
        </w:pBdr>
        <w:jc w:val="center"/>
        <w:rPr>
          <w:rFonts w:ascii="Times New Roman" w:eastAsia="Garamond" w:hAnsi="Times New Roman" w:cs="Times New Roman"/>
          <w:b/>
          <w:bCs/>
          <w:smallCaps/>
          <w:color w:val="000000"/>
          <w:sz w:val="40"/>
          <w:szCs w:val="40"/>
        </w:rPr>
      </w:pPr>
    </w:p>
    <w:sdt>
      <w:sdtPr>
        <w:rPr>
          <w:rFonts w:ascii="Times New Roman" w:hAnsi="Times New Roman" w:cs="Times New Roman"/>
        </w:rPr>
        <w:id w:val="-1993726518"/>
        <w:docPartObj>
          <w:docPartGallery w:val="Table of Contents"/>
          <w:docPartUnique/>
        </w:docPartObj>
      </w:sdtPr>
      <w:sdtEndPr/>
      <w:sdtContent>
        <w:p w14:paraId="3D053EF0"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r w:rsidRPr="00AA5B98">
            <w:rPr>
              <w:rFonts w:ascii="Times New Roman" w:hAnsi="Times New Roman" w:cs="Times New Roman"/>
            </w:rPr>
            <w:fldChar w:fldCharType="begin"/>
          </w:r>
          <w:r w:rsidRPr="00AA5B98">
            <w:rPr>
              <w:rFonts w:ascii="Times New Roman" w:hAnsi="Times New Roman" w:cs="Times New Roman"/>
            </w:rPr>
            <w:instrText xml:space="preserve"> TOC \h \u \z \t "Heading 1,1,Heading 2,2,Heading 5,5,Heading 6,6,"</w:instrText>
          </w:r>
          <w:r w:rsidRPr="00AA5B98">
            <w:rPr>
              <w:rFonts w:ascii="Times New Roman" w:hAnsi="Times New Roman" w:cs="Times New Roman"/>
            </w:rPr>
            <w:fldChar w:fldCharType="separate"/>
          </w:r>
          <w:hyperlink w:anchor="_heading=h.b82qawq6s4cx">
            <w:r w:rsidRPr="00AA5B98">
              <w:rPr>
                <w:rFonts w:ascii="Times New Roman" w:hAnsi="Times New Roman" w:cs="Times New Roman"/>
                <w:color w:val="000000"/>
              </w:rPr>
              <w:tab/>
              <w:t>3</w:t>
            </w:r>
          </w:hyperlink>
        </w:p>
        <w:p w14:paraId="0D4C4FD6"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hyperlink w:anchor="_heading=h.9ipvrv9z35pd">
            <w:r w:rsidRPr="00AA5B98">
              <w:rPr>
                <w:rFonts w:ascii="Times New Roman" w:eastAsia="Garamond" w:hAnsi="Times New Roman" w:cs="Times New Roman"/>
                <w:color w:val="000000"/>
              </w:rPr>
              <w:t>INTRODUCTION</w:t>
            </w:r>
          </w:hyperlink>
          <w:hyperlink w:anchor="_heading=h.9ipvrv9z35pd">
            <w:r w:rsidRPr="00AA5B98">
              <w:rPr>
                <w:rFonts w:ascii="Times New Roman" w:hAnsi="Times New Roman" w:cs="Times New Roman"/>
                <w:color w:val="000000"/>
              </w:rPr>
              <w:tab/>
              <w:t>9</w:t>
            </w:r>
          </w:hyperlink>
        </w:p>
        <w:p w14:paraId="439F85A1" w14:textId="77777777" w:rsidR="00DA0D41" w:rsidRPr="00AA5B98" w:rsidRDefault="002E2FE5">
          <w:pPr>
            <w:pBdr>
              <w:top w:val="nil"/>
              <w:left w:val="nil"/>
              <w:bottom w:val="nil"/>
              <w:right w:val="nil"/>
              <w:between w:val="nil"/>
            </w:pBdr>
            <w:tabs>
              <w:tab w:val="left" w:pos="480"/>
              <w:tab w:val="right" w:pos="9016"/>
            </w:tabs>
            <w:spacing w:after="100"/>
            <w:rPr>
              <w:rFonts w:ascii="Times New Roman" w:hAnsi="Times New Roman" w:cs="Times New Roman"/>
              <w:color w:val="000000"/>
            </w:rPr>
          </w:pPr>
          <w:hyperlink w:anchor="_heading=h.7gyejup9ljtm">
            <w:r w:rsidRPr="00AA5B98">
              <w:rPr>
                <w:rFonts w:ascii="Times New Roman" w:eastAsia="Garamond" w:hAnsi="Times New Roman" w:cs="Times New Roman"/>
                <w:color w:val="000000"/>
              </w:rPr>
              <w:t>●</w:t>
            </w:r>
          </w:hyperlink>
          <w:hyperlink w:anchor="_heading=h.7gyejup9ljtm">
            <w:r w:rsidRPr="00AA5B98">
              <w:rPr>
                <w:rFonts w:ascii="Times New Roman" w:hAnsi="Times New Roman" w:cs="Times New Roman"/>
                <w:color w:val="000000"/>
              </w:rPr>
              <w:tab/>
            </w:r>
          </w:hyperlink>
          <w:r w:rsidRPr="00AA5B98">
            <w:rPr>
              <w:rFonts w:ascii="Times New Roman" w:hAnsi="Times New Roman" w:cs="Times New Roman"/>
            </w:rPr>
            <w:fldChar w:fldCharType="begin"/>
          </w:r>
          <w:r w:rsidRPr="00AA5B98">
            <w:rPr>
              <w:rFonts w:ascii="Times New Roman" w:hAnsi="Times New Roman" w:cs="Times New Roman"/>
            </w:rPr>
            <w:instrText xml:space="preserve"> PAGEREF _heading=h.7gyejup9ljtm \h </w:instrText>
          </w:r>
          <w:r w:rsidRPr="00AA5B98">
            <w:rPr>
              <w:rFonts w:ascii="Times New Roman" w:hAnsi="Times New Roman" w:cs="Times New Roman"/>
            </w:rPr>
          </w:r>
          <w:r w:rsidRPr="00AA5B98">
            <w:rPr>
              <w:rFonts w:ascii="Times New Roman" w:hAnsi="Times New Roman" w:cs="Times New Roman"/>
            </w:rPr>
            <w:fldChar w:fldCharType="separate"/>
          </w:r>
          <w:r w:rsidRPr="00AA5B98">
            <w:rPr>
              <w:rFonts w:ascii="Times New Roman" w:eastAsia="Garamond" w:hAnsi="Times New Roman" w:cs="Times New Roman"/>
              <w:color w:val="000000"/>
            </w:rPr>
            <w:t>Background of the PPP</w:t>
          </w:r>
          <w:hyperlink w:anchor="_heading=h.7gyejup9ljtm" w:history="1"/>
          <w:r w:rsidRPr="00AA5B98">
            <w:rPr>
              <w:rFonts w:ascii="Times New Roman" w:hAnsi="Times New Roman" w:cs="Times New Roman"/>
              <w:color w:val="000000"/>
            </w:rPr>
            <w:tab/>
            <w:t>9</w:t>
          </w:r>
        </w:p>
        <w:p w14:paraId="59D656DD"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r w:rsidRPr="00AA5B98">
            <w:rPr>
              <w:rFonts w:ascii="Times New Roman" w:hAnsi="Times New Roman" w:cs="Times New Roman"/>
            </w:rPr>
            <w:fldChar w:fldCharType="end"/>
          </w:r>
          <w:hyperlink w:anchor="_heading=h.xoht8iirj3zi">
            <w:r w:rsidRPr="00AA5B98">
              <w:rPr>
                <w:rFonts w:ascii="Times New Roman" w:eastAsia="Garamond" w:hAnsi="Times New Roman" w:cs="Times New Roman"/>
                <w:color w:val="000000"/>
              </w:rPr>
              <w:t>LSGD AT A GLANCE</w:t>
            </w:r>
          </w:hyperlink>
          <w:hyperlink w:anchor="_heading=h.xoht8iirj3zi">
            <w:r w:rsidRPr="00AA5B98">
              <w:rPr>
                <w:rFonts w:ascii="Times New Roman" w:hAnsi="Times New Roman" w:cs="Times New Roman"/>
                <w:color w:val="000000"/>
              </w:rPr>
              <w:tab/>
              <w:t>9</w:t>
            </w:r>
          </w:hyperlink>
        </w:p>
        <w:p w14:paraId="0ECF5346" w14:textId="4F7EB263"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l1d5628gok99">
            <w:r w:rsidRPr="00AA5B98">
              <w:rPr>
                <w:rFonts w:ascii="Times New Roman" w:eastAsia="Garamond" w:hAnsi="Times New Roman" w:cs="Times New Roman"/>
                <w:color w:val="000000"/>
              </w:rPr>
              <w:t xml:space="preserve">INTEGRATED HEALTH INFRASTRUCTURE MAP OF </w:t>
            </w:r>
            <w:r w:rsidR="008C4BFE" w:rsidRPr="00AA5B98">
              <w:rPr>
                <w:rFonts w:ascii="Times New Roman" w:eastAsia="Garamond" w:hAnsi="Times New Roman" w:cs="Times New Roman"/>
                <w:color w:val="000000"/>
              </w:rPr>
              <w:t xml:space="preserve">CHEPPAD </w:t>
            </w:r>
            <w:r w:rsidRPr="00AA5B98">
              <w:rPr>
                <w:rFonts w:ascii="Times New Roman" w:eastAsia="Garamond" w:hAnsi="Times New Roman" w:cs="Times New Roman"/>
                <w:color w:val="000000"/>
              </w:rPr>
              <w:t xml:space="preserve"> PANCHAYAT</w:t>
            </w:r>
          </w:hyperlink>
          <w:hyperlink w:anchor="_heading=h.l1d5628gok99">
            <w:r w:rsidRPr="00AA5B98">
              <w:rPr>
                <w:rFonts w:ascii="Times New Roman" w:hAnsi="Times New Roman" w:cs="Times New Roman"/>
                <w:color w:val="000000"/>
              </w:rPr>
              <w:tab/>
              <w:t>10</w:t>
            </w:r>
          </w:hyperlink>
        </w:p>
        <w:p w14:paraId="42BA68FD"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hyperlink w:anchor="_heading=h.j1ec91ushges">
            <w:r w:rsidRPr="00AA5B98">
              <w:rPr>
                <w:rFonts w:ascii="Times New Roman" w:eastAsia="Garamond" w:hAnsi="Times New Roman" w:cs="Times New Roman"/>
                <w:color w:val="000000"/>
              </w:rPr>
              <w:t>GENERAL PROFILE OF THE LSGI’S</w:t>
            </w:r>
          </w:hyperlink>
          <w:hyperlink w:anchor="_heading=h.j1ec91ushges">
            <w:r w:rsidRPr="00AA5B98">
              <w:rPr>
                <w:rFonts w:ascii="Times New Roman" w:hAnsi="Times New Roman" w:cs="Times New Roman"/>
                <w:color w:val="000000"/>
              </w:rPr>
              <w:tab/>
              <w:t>13</w:t>
            </w:r>
          </w:hyperlink>
        </w:p>
        <w:p w14:paraId="045A9379"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5y7la5yxum4e">
            <w:r w:rsidRPr="00AA5B98">
              <w:rPr>
                <w:rFonts w:ascii="Times New Roman" w:eastAsia="Garamond" w:hAnsi="Times New Roman" w:cs="Times New Roman"/>
                <w:color w:val="000000"/>
              </w:rPr>
              <w:t>Background of the LSGI</w:t>
            </w:r>
          </w:hyperlink>
          <w:hyperlink w:anchor="_heading=h.5y7la5yxum4e">
            <w:r w:rsidRPr="00AA5B98">
              <w:rPr>
                <w:rFonts w:ascii="Times New Roman" w:hAnsi="Times New Roman" w:cs="Times New Roman"/>
                <w:color w:val="000000"/>
              </w:rPr>
              <w:tab/>
              <w:t>13</w:t>
            </w:r>
          </w:hyperlink>
        </w:p>
        <w:p w14:paraId="21D8291A"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een87va7chcp">
            <w:r w:rsidRPr="00AA5B98">
              <w:rPr>
                <w:rFonts w:ascii="Times New Roman" w:eastAsia="Garamond" w:hAnsi="Times New Roman" w:cs="Times New Roman"/>
                <w:color w:val="000000"/>
              </w:rPr>
              <w:t>Demographic and Vulnerable Population</w:t>
            </w:r>
          </w:hyperlink>
          <w:hyperlink w:anchor="_heading=h.een87va7chcp">
            <w:r w:rsidRPr="00AA5B98">
              <w:rPr>
                <w:rFonts w:ascii="Times New Roman" w:hAnsi="Times New Roman" w:cs="Times New Roman"/>
                <w:color w:val="000000"/>
              </w:rPr>
              <w:tab/>
              <w:t>14</w:t>
            </w:r>
          </w:hyperlink>
        </w:p>
        <w:p w14:paraId="7CADA15C"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mjy3199wsrx1">
            <w:r w:rsidRPr="00AA5B98">
              <w:rPr>
                <w:rFonts w:ascii="Times New Roman" w:eastAsia="Garamond" w:hAnsi="Times New Roman" w:cs="Times New Roman"/>
                <w:color w:val="000000"/>
              </w:rPr>
              <w:t>Clinical Vulnerability</w:t>
            </w:r>
          </w:hyperlink>
          <w:hyperlink w:anchor="_heading=h.mjy3199wsrx1">
            <w:r w:rsidRPr="00AA5B98">
              <w:rPr>
                <w:rFonts w:ascii="Times New Roman" w:hAnsi="Times New Roman" w:cs="Times New Roman"/>
                <w:color w:val="000000"/>
              </w:rPr>
              <w:tab/>
              <w:t>16</w:t>
            </w:r>
          </w:hyperlink>
        </w:p>
        <w:p w14:paraId="2C143B3D"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hyperlink w:anchor="_heading=h.bcsb9hqjoxg7">
            <w:r w:rsidRPr="00AA5B98">
              <w:rPr>
                <w:rFonts w:ascii="Times New Roman" w:eastAsia="Garamond" w:hAnsi="Times New Roman" w:cs="Times New Roman"/>
                <w:color w:val="000000"/>
              </w:rPr>
              <w:t>INFRASTRUCTURE &amp; RESOURCE INVENTORY</w:t>
            </w:r>
          </w:hyperlink>
          <w:hyperlink w:anchor="_heading=h.bcsb9hqjoxg7">
            <w:r w:rsidRPr="00AA5B98">
              <w:rPr>
                <w:rFonts w:ascii="Times New Roman" w:hAnsi="Times New Roman" w:cs="Times New Roman"/>
                <w:color w:val="000000"/>
              </w:rPr>
              <w:tab/>
              <w:t>18</w:t>
            </w:r>
          </w:hyperlink>
        </w:p>
        <w:p w14:paraId="1F314D88"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sqfzlwblqnea">
            <w:r w:rsidRPr="00AA5B98">
              <w:rPr>
                <w:rFonts w:ascii="Times New Roman" w:eastAsia="Garamond" w:hAnsi="Times New Roman" w:cs="Times New Roman"/>
                <w:color w:val="000000"/>
              </w:rPr>
              <w:t>Health Facility Directory &amp; Basic Capacity in the LSGD</w:t>
            </w:r>
          </w:hyperlink>
          <w:hyperlink w:anchor="_heading=h.sqfzlwblqnea">
            <w:r w:rsidRPr="00AA5B98">
              <w:rPr>
                <w:rFonts w:ascii="Times New Roman" w:hAnsi="Times New Roman" w:cs="Times New Roman"/>
                <w:color w:val="000000"/>
              </w:rPr>
              <w:tab/>
              <w:t>18</w:t>
            </w:r>
          </w:hyperlink>
        </w:p>
        <w:p w14:paraId="417820FD"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nr30n88zalz">
            <w:r w:rsidRPr="00AA5B98">
              <w:rPr>
                <w:rFonts w:ascii="Times New Roman" w:eastAsia="Garamond" w:hAnsi="Times New Roman" w:cs="Times New Roman"/>
                <w:color w:val="000000"/>
              </w:rPr>
              <w:t>Private Clinics</w:t>
            </w:r>
          </w:hyperlink>
          <w:hyperlink w:anchor="_heading=h.nr30n88zalz">
            <w:r w:rsidRPr="00AA5B98">
              <w:rPr>
                <w:rFonts w:ascii="Times New Roman" w:hAnsi="Times New Roman" w:cs="Times New Roman"/>
                <w:color w:val="000000"/>
              </w:rPr>
              <w:tab/>
              <w:t>19</w:t>
            </w:r>
          </w:hyperlink>
        </w:p>
        <w:p w14:paraId="389667CC"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x7k0q0gdvxlq">
            <w:r w:rsidRPr="00AA5B98">
              <w:rPr>
                <w:rFonts w:ascii="Times New Roman" w:eastAsia="Garamond" w:hAnsi="Times New Roman" w:cs="Times New Roman"/>
                <w:color w:val="000000"/>
              </w:rPr>
              <w:t>Healthcare Education &amp; Training Institutions</w:t>
            </w:r>
          </w:hyperlink>
          <w:hyperlink w:anchor="_heading=h.x7k0q0gdvxlq">
            <w:r w:rsidRPr="00AA5B98">
              <w:rPr>
                <w:rFonts w:ascii="Times New Roman" w:hAnsi="Times New Roman" w:cs="Times New Roman"/>
                <w:color w:val="000000"/>
              </w:rPr>
              <w:tab/>
              <w:t>20</w:t>
            </w:r>
          </w:hyperlink>
        </w:p>
        <w:p w14:paraId="7D18C76F"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g8jlzmcatr96">
            <w:r w:rsidRPr="00AA5B98">
              <w:rPr>
                <w:rFonts w:ascii="Times New Roman" w:eastAsia="Garamond" w:hAnsi="Times New Roman" w:cs="Times New Roman"/>
                <w:color w:val="000000"/>
              </w:rPr>
              <w:t>Specialized Services &amp; Emergency Inventory</w:t>
            </w:r>
          </w:hyperlink>
          <w:hyperlink w:anchor="_heading=h.g8jlzmcatr96">
            <w:r w:rsidRPr="00AA5B98">
              <w:rPr>
                <w:rFonts w:ascii="Times New Roman" w:hAnsi="Times New Roman" w:cs="Times New Roman"/>
                <w:color w:val="000000"/>
              </w:rPr>
              <w:tab/>
              <w:t>20</w:t>
            </w:r>
          </w:hyperlink>
        </w:p>
        <w:p w14:paraId="3AA7F4B8"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g7glzh3bjlmf">
            <w:r w:rsidRPr="00AA5B98">
              <w:rPr>
                <w:rFonts w:ascii="Times New Roman" w:eastAsia="Garamond" w:hAnsi="Times New Roman" w:cs="Times New Roman"/>
                <w:color w:val="000000"/>
              </w:rPr>
              <w:t>Oxygen &amp; Diagnostic Capacity</w:t>
            </w:r>
          </w:hyperlink>
          <w:hyperlink w:anchor="_heading=h.g7glzh3bjlmf">
            <w:r w:rsidRPr="00AA5B98">
              <w:rPr>
                <w:rFonts w:ascii="Times New Roman" w:hAnsi="Times New Roman" w:cs="Times New Roman"/>
                <w:color w:val="000000"/>
              </w:rPr>
              <w:tab/>
              <w:t>21</w:t>
            </w:r>
          </w:hyperlink>
        </w:p>
        <w:p w14:paraId="58641960"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cpfd46a5wk1w">
            <w:r w:rsidRPr="00AA5B98">
              <w:rPr>
                <w:rFonts w:ascii="Times New Roman" w:eastAsia="Garamond" w:hAnsi="Times New Roman" w:cs="Times New Roman"/>
                <w:color w:val="000000"/>
              </w:rPr>
              <w:t>Diagnostics facility mapping at the LSGI level</w:t>
            </w:r>
          </w:hyperlink>
          <w:hyperlink w:anchor="_heading=h.cpfd46a5wk1w">
            <w:r w:rsidRPr="00AA5B98">
              <w:rPr>
                <w:rFonts w:ascii="Times New Roman" w:hAnsi="Times New Roman" w:cs="Times New Roman"/>
                <w:color w:val="000000"/>
              </w:rPr>
              <w:tab/>
              <w:t>22</w:t>
            </w:r>
          </w:hyperlink>
        </w:p>
        <w:p w14:paraId="132E4C3F"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iv32xhstyu22">
            <w:r w:rsidRPr="00AA5B98">
              <w:rPr>
                <w:rFonts w:ascii="Times New Roman" w:eastAsia="Garamond" w:hAnsi="Times New Roman" w:cs="Times New Roman"/>
                <w:color w:val="000000"/>
              </w:rPr>
              <w:t>Laboratory Identification &amp; Basic Details</w:t>
            </w:r>
          </w:hyperlink>
          <w:hyperlink w:anchor="_heading=h.iv32xhstyu22">
            <w:r w:rsidRPr="00AA5B98">
              <w:rPr>
                <w:rFonts w:ascii="Times New Roman" w:hAnsi="Times New Roman" w:cs="Times New Roman"/>
                <w:color w:val="000000"/>
              </w:rPr>
              <w:tab/>
              <w:t>22</w:t>
            </w:r>
          </w:hyperlink>
        </w:p>
        <w:p w14:paraId="722FD497"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kwzd56mi0gyg">
            <w:r w:rsidRPr="00AA5B98">
              <w:rPr>
                <w:rFonts w:ascii="Times New Roman" w:eastAsia="Garamond" w:hAnsi="Times New Roman" w:cs="Times New Roman"/>
                <w:color w:val="000000"/>
              </w:rPr>
              <w:t>Social and Community Infrastructure for surge plan</w:t>
            </w:r>
          </w:hyperlink>
          <w:hyperlink w:anchor="_heading=h.kwzd56mi0gyg">
            <w:r w:rsidRPr="00AA5B98">
              <w:rPr>
                <w:rFonts w:ascii="Times New Roman" w:hAnsi="Times New Roman" w:cs="Times New Roman"/>
                <w:color w:val="000000"/>
              </w:rPr>
              <w:tab/>
              <w:t>22</w:t>
            </w:r>
          </w:hyperlink>
        </w:p>
        <w:p w14:paraId="2FFB9E8A"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hyperlink w:anchor="_heading=h.95fw2ssjkvtu">
            <w:r w:rsidRPr="00AA5B98">
              <w:rPr>
                <w:rFonts w:ascii="Times New Roman" w:eastAsia="Garamond" w:hAnsi="Times New Roman" w:cs="Times New Roman"/>
                <w:color w:val="000000"/>
              </w:rPr>
              <w:t>Human resources</w:t>
            </w:r>
          </w:hyperlink>
          <w:hyperlink w:anchor="_heading=h.95fw2ssjkvtu">
            <w:r w:rsidRPr="00AA5B98">
              <w:rPr>
                <w:rFonts w:ascii="Times New Roman" w:hAnsi="Times New Roman" w:cs="Times New Roman"/>
                <w:color w:val="000000"/>
              </w:rPr>
              <w:tab/>
              <w:t>24</w:t>
            </w:r>
          </w:hyperlink>
        </w:p>
        <w:p w14:paraId="62FDED5F"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tdmynrc1pjmk">
            <w:r w:rsidRPr="00AA5B98">
              <w:rPr>
                <w:rFonts w:ascii="Times New Roman" w:eastAsia="Garamond" w:hAnsi="Times New Roman" w:cs="Times New Roman"/>
                <w:color w:val="000000"/>
              </w:rPr>
              <w:t>Community &amp; Support Cadre</w:t>
            </w:r>
          </w:hyperlink>
          <w:hyperlink w:anchor="_heading=h.tdmynrc1pjmk">
            <w:r w:rsidRPr="00AA5B98">
              <w:rPr>
                <w:rFonts w:ascii="Times New Roman" w:hAnsi="Times New Roman" w:cs="Times New Roman"/>
                <w:color w:val="000000"/>
              </w:rPr>
              <w:tab/>
              <w:t>25</w:t>
            </w:r>
          </w:hyperlink>
        </w:p>
        <w:p w14:paraId="42883C2A"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w6jhamq9y276">
            <w:r w:rsidRPr="00AA5B98">
              <w:rPr>
                <w:rFonts w:ascii="Times New Roman" w:eastAsia="Garamond" w:hAnsi="Times New Roman" w:cs="Times New Roman"/>
                <w:color w:val="000000"/>
              </w:rPr>
              <w:t>Community Organizations</w:t>
            </w:r>
          </w:hyperlink>
          <w:hyperlink w:anchor="_heading=h.w6jhamq9y276">
            <w:r w:rsidRPr="00AA5B98">
              <w:rPr>
                <w:rFonts w:ascii="Times New Roman" w:hAnsi="Times New Roman" w:cs="Times New Roman"/>
                <w:color w:val="000000"/>
              </w:rPr>
              <w:tab/>
              <w:t>26</w:t>
            </w:r>
          </w:hyperlink>
        </w:p>
        <w:p w14:paraId="7F78EB40"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sztob7e44va">
            <w:r w:rsidRPr="00AA5B98">
              <w:rPr>
                <w:rFonts w:ascii="Times New Roman" w:eastAsia="Garamond" w:hAnsi="Times New Roman" w:cs="Times New Roman"/>
                <w:color w:val="000000"/>
              </w:rPr>
              <w:t>Administrative &amp; Emergency Services</w:t>
            </w:r>
          </w:hyperlink>
          <w:hyperlink w:anchor="_heading=h.sztob7e44va">
            <w:r w:rsidRPr="00AA5B98">
              <w:rPr>
                <w:rFonts w:ascii="Times New Roman" w:hAnsi="Times New Roman" w:cs="Times New Roman"/>
                <w:color w:val="000000"/>
              </w:rPr>
              <w:tab/>
              <w:t>27</w:t>
            </w:r>
          </w:hyperlink>
        </w:p>
        <w:p w14:paraId="5CE5E7D7"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ofazdysiemn0">
            <w:r w:rsidRPr="00AA5B98">
              <w:rPr>
                <w:rFonts w:ascii="Times New Roman" w:eastAsia="Garamond" w:hAnsi="Times New Roman" w:cs="Times New Roman"/>
                <w:color w:val="000000"/>
              </w:rPr>
              <w:t>Information regarding resources</w:t>
            </w:r>
          </w:hyperlink>
          <w:hyperlink w:anchor="_heading=h.ofazdysiemn0">
            <w:r w:rsidRPr="00AA5B98">
              <w:rPr>
                <w:rFonts w:ascii="Times New Roman" w:hAnsi="Times New Roman" w:cs="Times New Roman"/>
                <w:color w:val="000000"/>
              </w:rPr>
              <w:tab/>
              <w:t>27</w:t>
            </w:r>
          </w:hyperlink>
        </w:p>
        <w:p w14:paraId="7AFC0B07"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hyperlink w:anchor="_heading=h.s46xra77om0n">
            <w:r w:rsidRPr="00AA5B98">
              <w:rPr>
                <w:rFonts w:ascii="Times New Roman" w:eastAsia="Garamond" w:hAnsi="Times New Roman" w:cs="Times New Roman"/>
                <w:color w:val="000000"/>
              </w:rPr>
              <w:t>ONE HEALTH &amp; ENVIRONMENTAL SURVEILLANCE</w:t>
            </w:r>
          </w:hyperlink>
          <w:hyperlink w:anchor="_heading=h.s46xra77om0n">
            <w:r w:rsidRPr="00AA5B98">
              <w:rPr>
                <w:rFonts w:ascii="Times New Roman" w:hAnsi="Times New Roman" w:cs="Times New Roman"/>
                <w:color w:val="000000"/>
              </w:rPr>
              <w:tab/>
              <w:t>28</w:t>
            </w:r>
          </w:hyperlink>
        </w:p>
        <w:p w14:paraId="32400946"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nackrsgsrytx">
            <w:r w:rsidRPr="00AA5B98">
              <w:rPr>
                <w:rFonts w:ascii="Times New Roman" w:eastAsia="Garamond" w:hAnsi="Times New Roman" w:cs="Times New Roman"/>
                <w:color w:val="000000"/>
              </w:rPr>
              <w:t>Animal &amp; Bird Population</w:t>
            </w:r>
          </w:hyperlink>
          <w:hyperlink w:anchor="_heading=h.nackrsgsrytx">
            <w:r w:rsidRPr="00AA5B98">
              <w:rPr>
                <w:rFonts w:ascii="Times New Roman" w:hAnsi="Times New Roman" w:cs="Times New Roman"/>
                <w:color w:val="000000"/>
              </w:rPr>
              <w:tab/>
              <w:t>28</w:t>
            </w:r>
          </w:hyperlink>
        </w:p>
        <w:p w14:paraId="5DB0947A"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ajdt8rd2yezz">
            <w:r w:rsidRPr="00AA5B98">
              <w:rPr>
                <w:rFonts w:ascii="Times New Roman" w:eastAsia="Garamond" w:hAnsi="Times New Roman" w:cs="Times New Roman"/>
                <w:color w:val="000000"/>
              </w:rPr>
              <w:t>Veterinary Infrastructure</w:t>
            </w:r>
          </w:hyperlink>
          <w:hyperlink w:anchor="_heading=h.ajdt8rd2yezz">
            <w:r w:rsidRPr="00AA5B98">
              <w:rPr>
                <w:rFonts w:ascii="Times New Roman" w:hAnsi="Times New Roman" w:cs="Times New Roman"/>
                <w:color w:val="000000"/>
              </w:rPr>
              <w:tab/>
              <w:t>29</w:t>
            </w:r>
          </w:hyperlink>
        </w:p>
        <w:p w14:paraId="5A3CE230"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2erw9gjui36q">
            <w:r w:rsidRPr="00AA5B98">
              <w:rPr>
                <w:rFonts w:ascii="Times New Roman" w:eastAsia="Garamond" w:hAnsi="Times New Roman" w:cs="Times New Roman"/>
                <w:color w:val="000000"/>
              </w:rPr>
              <w:t>Veterinary Doctors &amp; Workforce</w:t>
            </w:r>
          </w:hyperlink>
          <w:hyperlink w:anchor="_heading=h.2erw9gjui36q">
            <w:r w:rsidRPr="00AA5B98">
              <w:rPr>
                <w:rFonts w:ascii="Times New Roman" w:hAnsi="Times New Roman" w:cs="Times New Roman"/>
                <w:color w:val="000000"/>
              </w:rPr>
              <w:tab/>
              <w:t>30</w:t>
            </w:r>
          </w:hyperlink>
        </w:p>
        <w:p w14:paraId="6CBE2B6B"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pchthacpyp5f">
            <w:r w:rsidRPr="00AA5B98">
              <w:rPr>
                <w:rFonts w:ascii="Times New Roman" w:eastAsia="Garamond" w:hAnsi="Times New Roman" w:cs="Times New Roman"/>
                <w:color w:val="000000"/>
              </w:rPr>
              <w:t>High-Risk Interface Points (Surveillance Sites)</w:t>
            </w:r>
          </w:hyperlink>
          <w:hyperlink w:anchor="_heading=h.pchthacpyp5f">
            <w:r w:rsidRPr="00AA5B98">
              <w:rPr>
                <w:rFonts w:ascii="Times New Roman" w:hAnsi="Times New Roman" w:cs="Times New Roman"/>
                <w:color w:val="000000"/>
              </w:rPr>
              <w:tab/>
              <w:t>30</w:t>
            </w:r>
          </w:hyperlink>
        </w:p>
        <w:p w14:paraId="56949BDC"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fdm6ram81g01">
            <w:r w:rsidRPr="00AA5B98">
              <w:rPr>
                <w:rFonts w:ascii="Times New Roman" w:eastAsia="Garamond" w:hAnsi="Times New Roman" w:cs="Times New Roman"/>
                <w:color w:val="000000"/>
              </w:rPr>
              <w:t>Environmental Risk Mapping</w:t>
            </w:r>
          </w:hyperlink>
          <w:hyperlink w:anchor="_heading=h.fdm6ram81g01">
            <w:r w:rsidRPr="00AA5B98">
              <w:rPr>
                <w:rFonts w:ascii="Times New Roman" w:hAnsi="Times New Roman" w:cs="Times New Roman"/>
                <w:color w:val="000000"/>
              </w:rPr>
              <w:tab/>
              <w:t>31</w:t>
            </w:r>
          </w:hyperlink>
        </w:p>
        <w:p w14:paraId="1E2C27A8"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8ngddwbgpi7t">
            <w:r w:rsidRPr="00AA5B98">
              <w:rPr>
                <w:rFonts w:ascii="Times New Roman" w:eastAsia="Garamond" w:hAnsi="Times New Roman" w:cs="Times New Roman"/>
                <w:color w:val="000000"/>
              </w:rPr>
              <w:t>Disease Seasonality Mapping</w:t>
            </w:r>
          </w:hyperlink>
          <w:hyperlink w:anchor="_heading=h.8ngddwbgpi7t">
            <w:r w:rsidRPr="00AA5B98">
              <w:rPr>
                <w:rFonts w:ascii="Times New Roman" w:hAnsi="Times New Roman" w:cs="Times New Roman"/>
                <w:color w:val="000000"/>
              </w:rPr>
              <w:tab/>
              <w:t>32</w:t>
            </w:r>
          </w:hyperlink>
        </w:p>
        <w:p w14:paraId="1EFA1E9E"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jn4i9xsvje98">
            <w:r w:rsidRPr="00AA5B98">
              <w:rPr>
                <w:rFonts w:ascii="Times New Roman" w:eastAsia="Garamond" w:hAnsi="Times New Roman" w:cs="Times New Roman"/>
                <w:color w:val="000000"/>
              </w:rPr>
              <w:t>Vulnerability Mapping</w:t>
            </w:r>
          </w:hyperlink>
          <w:hyperlink w:anchor="_heading=h.jn4i9xsvje98">
            <w:r w:rsidRPr="00AA5B98">
              <w:rPr>
                <w:rFonts w:ascii="Times New Roman" w:hAnsi="Times New Roman" w:cs="Times New Roman"/>
                <w:color w:val="000000"/>
              </w:rPr>
              <w:tab/>
              <w:t>33</w:t>
            </w:r>
          </w:hyperlink>
        </w:p>
        <w:p w14:paraId="7C754AEB"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hyperlink w:anchor="_heading=h.uublm5x561xe">
            <w:r w:rsidRPr="00AA5B98">
              <w:rPr>
                <w:rFonts w:ascii="Times New Roman" w:eastAsia="Garamond" w:hAnsi="Times New Roman" w:cs="Times New Roman"/>
                <w:color w:val="000000"/>
              </w:rPr>
              <w:t>EPIDEMIOLOGICAL TRENDS (2021–2025)</w:t>
            </w:r>
          </w:hyperlink>
          <w:hyperlink w:anchor="_heading=h.uublm5x561xe">
            <w:r w:rsidRPr="00AA5B98">
              <w:rPr>
                <w:rFonts w:ascii="Times New Roman" w:hAnsi="Times New Roman" w:cs="Times New Roman"/>
                <w:color w:val="000000"/>
              </w:rPr>
              <w:tab/>
              <w:t>34</w:t>
            </w:r>
          </w:hyperlink>
        </w:p>
        <w:p w14:paraId="3AC80A10"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bpbk7jl1sfy1">
            <w:r w:rsidRPr="00AA5B98">
              <w:rPr>
                <w:rFonts w:ascii="Times New Roman" w:eastAsia="Garamond" w:hAnsi="Times New Roman" w:cs="Times New Roman"/>
                <w:color w:val="000000"/>
              </w:rPr>
              <w:t>Disease Burden among human beings(Last 5 Years)</w:t>
            </w:r>
          </w:hyperlink>
          <w:hyperlink w:anchor="_heading=h.bpbk7jl1sfy1">
            <w:r w:rsidRPr="00AA5B98">
              <w:rPr>
                <w:rFonts w:ascii="Times New Roman" w:hAnsi="Times New Roman" w:cs="Times New Roman"/>
                <w:color w:val="000000"/>
              </w:rPr>
              <w:tab/>
              <w:t>34</w:t>
            </w:r>
          </w:hyperlink>
        </w:p>
        <w:p w14:paraId="2736E8D9"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czdi4onmclbw">
            <w:r w:rsidRPr="00AA5B98">
              <w:rPr>
                <w:rFonts w:ascii="Times New Roman" w:eastAsia="Garamond" w:hAnsi="Times New Roman" w:cs="Times New Roman"/>
                <w:color w:val="000000"/>
              </w:rPr>
              <w:t>*(use the above table data to create the graph/diagram)</w:t>
            </w:r>
          </w:hyperlink>
          <w:hyperlink w:anchor="_heading=h.czdi4onmclbw">
            <w:r w:rsidRPr="00AA5B98">
              <w:rPr>
                <w:rFonts w:ascii="Times New Roman" w:hAnsi="Times New Roman" w:cs="Times New Roman"/>
                <w:color w:val="000000"/>
              </w:rPr>
              <w:tab/>
              <w:t>36</w:t>
            </w:r>
          </w:hyperlink>
        </w:p>
        <w:p w14:paraId="008F88EE"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dyusye5tcbbn">
            <w:r w:rsidRPr="00AA5B98">
              <w:rPr>
                <w:rFonts w:ascii="Times New Roman" w:eastAsia="Garamond" w:hAnsi="Times New Roman" w:cs="Times New Roman"/>
                <w:color w:val="000000"/>
              </w:rPr>
              <w:t>Seasonal Trend Analysis</w:t>
            </w:r>
          </w:hyperlink>
          <w:hyperlink w:anchor="_heading=h.dyusye5tcbbn">
            <w:r w:rsidRPr="00AA5B98">
              <w:rPr>
                <w:rFonts w:ascii="Times New Roman" w:hAnsi="Times New Roman" w:cs="Times New Roman"/>
                <w:color w:val="000000"/>
              </w:rPr>
              <w:tab/>
              <w:t>37</w:t>
            </w:r>
          </w:hyperlink>
        </w:p>
        <w:p w14:paraId="1D84B980"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mg1arcwion0s">
            <w:r w:rsidRPr="00AA5B98">
              <w:rPr>
                <w:rFonts w:ascii="Times New Roman" w:eastAsia="Garamond" w:hAnsi="Times New Roman" w:cs="Times New Roman"/>
                <w:color w:val="000000"/>
              </w:rPr>
              <w:t>Outcome-Based Trend Analysis- 2025</w:t>
            </w:r>
          </w:hyperlink>
          <w:hyperlink w:anchor="_heading=h.mg1arcwion0s">
            <w:r w:rsidRPr="00AA5B98">
              <w:rPr>
                <w:rFonts w:ascii="Times New Roman" w:hAnsi="Times New Roman" w:cs="Times New Roman"/>
                <w:color w:val="000000"/>
              </w:rPr>
              <w:tab/>
              <w:t>39</w:t>
            </w:r>
          </w:hyperlink>
        </w:p>
        <w:p w14:paraId="07CD2F55"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3lj4kpsy4hen">
            <w:r w:rsidRPr="00AA5B98">
              <w:rPr>
                <w:rFonts w:ascii="Times New Roman" w:eastAsia="Garamond" w:hAnsi="Times New Roman" w:cs="Times New Roman"/>
                <w:color w:val="000000"/>
              </w:rPr>
              <w:t>Transmission Trend- 2025</w:t>
            </w:r>
          </w:hyperlink>
          <w:hyperlink w:anchor="_heading=h.3lj4kpsy4hen">
            <w:r w:rsidRPr="00AA5B98">
              <w:rPr>
                <w:rFonts w:ascii="Times New Roman" w:hAnsi="Times New Roman" w:cs="Times New Roman"/>
                <w:color w:val="000000"/>
              </w:rPr>
              <w:tab/>
              <w:t>40</w:t>
            </w:r>
          </w:hyperlink>
        </w:p>
        <w:p w14:paraId="659D87F6"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be1i7xioivvx">
            <w:r w:rsidRPr="00AA5B98">
              <w:rPr>
                <w:rFonts w:ascii="Times New Roman" w:eastAsia="Garamond" w:hAnsi="Times New Roman" w:cs="Times New Roman"/>
                <w:color w:val="000000"/>
              </w:rPr>
              <w:t>Integrated Disease Hotspot Map (2021–2025)</w:t>
            </w:r>
          </w:hyperlink>
          <w:hyperlink w:anchor="_heading=h.be1i7xioivvx">
            <w:r w:rsidRPr="00AA5B98">
              <w:rPr>
                <w:rFonts w:ascii="Times New Roman" w:hAnsi="Times New Roman" w:cs="Times New Roman"/>
                <w:color w:val="000000"/>
              </w:rPr>
              <w:tab/>
              <w:t>42</w:t>
            </w:r>
          </w:hyperlink>
        </w:p>
        <w:p w14:paraId="6775D3C6"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hyperlink w:anchor="_heading=h.v0y0u5pd1400">
            <w:r w:rsidRPr="00AA5B98">
              <w:rPr>
                <w:rFonts w:ascii="Times New Roman" w:eastAsia="Garamond" w:hAnsi="Times New Roman" w:cs="Times New Roman"/>
                <w:color w:val="000000"/>
              </w:rPr>
              <w:t>Preparedness and Response Protocol at LSG Level</w:t>
            </w:r>
          </w:hyperlink>
          <w:hyperlink w:anchor="_heading=h.v0y0u5pd1400">
            <w:r w:rsidRPr="00AA5B98">
              <w:rPr>
                <w:rFonts w:ascii="Times New Roman" w:hAnsi="Times New Roman" w:cs="Times New Roman"/>
                <w:color w:val="000000"/>
              </w:rPr>
              <w:tab/>
              <w:t>44</w:t>
            </w:r>
          </w:hyperlink>
        </w:p>
        <w:p w14:paraId="2E4A4E90"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rbygvqe67y37">
            <w:r w:rsidRPr="00AA5B98">
              <w:rPr>
                <w:rFonts w:ascii="Times New Roman" w:eastAsia="Garamond" w:hAnsi="Times New Roman" w:cs="Times New Roman"/>
                <w:color w:val="000000"/>
              </w:rPr>
              <w:t>Constitution of One Health Committee</w:t>
            </w:r>
          </w:hyperlink>
          <w:hyperlink w:anchor="_heading=h.rbygvqe67y37">
            <w:r w:rsidRPr="00AA5B98">
              <w:rPr>
                <w:rFonts w:ascii="Times New Roman" w:hAnsi="Times New Roman" w:cs="Times New Roman"/>
                <w:color w:val="000000"/>
              </w:rPr>
              <w:tab/>
              <w:t>44</w:t>
            </w:r>
          </w:hyperlink>
        </w:p>
        <w:p w14:paraId="73B4B8E9"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xi8bh6nseha3">
            <w:r w:rsidRPr="00AA5B98">
              <w:rPr>
                <w:rFonts w:ascii="Times New Roman" w:eastAsia="Garamond" w:hAnsi="Times New Roman" w:cs="Times New Roman"/>
                <w:color w:val="000000"/>
              </w:rPr>
              <w:t>Pandemic Response Workforce</w:t>
            </w:r>
          </w:hyperlink>
          <w:hyperlink w:anchor="_heading=h.xi8bh6nseha3">
            <w:r w:rsidRPr="00AA5B98">
              <w:rPr>
                <w:rFonts w:ascii="Times New Roman" w:hAnsi="Times New Roman" w:cs="Times New Roman"/>
                <w:color w:val="000000"/>
              </w:rPr>
              <w:tab/>
              <w:t>45</w:t>
            </w:r>
          </w:hyperlink>
        </w:p>
        <w:p w14:paraId="7726B13C"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7cfmkzz94ai2">
            <w:r w:rsidRPr="00AA5B98">
              <w:rPr>
                <w:rFonts w:ascii="Times New Roman" w:eastAsia="Garamond" w:hAnsi="Times New Roman" w:cs="Times New Roman"/>
                <w:color w:val="000000"/>
              </w:rPr>
              <w:t>Activities and Measures before and during Pandemic</w:t>
            </w:r>
          </w:hyperlink>
          <w:hyperlink w:anchor="_heading=h.7cfmkzz94ai2">
            <w:r w:rsidRPr="00AA5B98">
              <w:rPr>
                <w:rFonts w:ascii="Times New Roman" w:hAnsi="Times New Roman" w:cs="Times New Roman"/>
                <w:color w:val="000000"/>
              </w:rPr>
              <w:tab/>
              <w:t>47</w:t>
            </w:r>
          </w:hyperlink>
        </w:p>
        <w:p w14:paraId="226A4EE6"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wectqcn9tft6">
            <w:r w:rsidRPr="00AA5B98">
              <w:rPr>
                <w:rFonts w:ascii="Times New Roman" w:eastAsia="Garamond" w:hAnsi="Times New Roman" w:cs="Times New Roman"/>
                <w:color w:val="000000"/>
              </w:rPr>
              <w:t>PHASE 1 - Alert / Preparation</w:t>
            </w:r>
          </w:hyperlink>
          <w:hyperlink w:anchor="_heading=h.wectqcn9tft6">
            <w:r w:rsidRPr="00AA5B98">
              <w:rPr>
                <w:rFonts w:ascii="Times New Roman" w:hAnsi="Times New Roman" w:cs="Times New Roman"/>
                <w:color w:val="000000"/>
              </w:rPr>
              <w:tab/>
              <w:t>47</w:t>
            </w:r>
          </w:hyperlink>
        </w:p>
        <w:p w14:paraId="63618A05"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ay8933naebhp">
            <w:r w:rsidRPr="00AA5B98">
              <w:rPr>
                <w:rFonts w:ascii="Times New Roman" w:eastAsia="Garamond" w:hAnsi="Times New Roman" w:cs="Times New Roman"/>
                <w:color w:val="000000"/>
              </w:rPr>
              <w:t>PHASE 2 - Active Response</w:t>
            </w:r>
          </w:hyperlink>
          <w:hyperlink w:anchor="_heading=h.ay8933naebhp">
            <w:r w:rsidRPr="00AA5B98">
              <w:rPr>
                <w:rFonts w:ascii="Times New Roman" w:hAnsi="Times New Roman" w:cs="Times New Roman"/>
                <w:color w:val="000000"/>
              </w:rPr>
              <w:tab/>
              <w:t>50</w:t>
            </w:r>
          </w:hyperlink>
        </w:p>
        <w:p w14:paraId="2FF8D20F"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jr1tuuk19ikh">
            <w:r w:rsidRPr="00AA5B98">
              <w:rPr>
                <w:rFonts w:ascii="Times New Roman" w:eastAsia="Garamond" w:hAnsi="Times New Roman" w:cs="Times New Roman"/>
                <w:color w:val="000000"/>
              </w:rPr>
              <w:t>Standard Screening Protocol</w:t>
            </w:r>
          </w:hyperlink>
          <w:hyperlink w:anchor="_heading=h.jr1tuuk19ikh">
            <w:r w:rsidRPr="00AA5B98">
              <w:rPr>
                <w:rFonts w:ascii="Times New Roman" w:hAnsi="Times New Roman" w:cs="Times New Roman"/>
                <w:color w:val="000000"/>
              </w:rPr>
              <w:tab/>
              <w:t>51</w:t>
            </w:r>
          </w:hyperlink>
        </w:p>
        <w:p w14:paraId="779F6708"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fff4uh74p8ll">
            <w:r w:rsidRPr="00AA5B98">
              <w:rPr>
                <w:rFonts w:ascii="Times New Roman" w:eastAsia="Garamond" w:hAnsi="Times New Roman" w:cs="Times New Roman"/>
                <w:color w:val="000000"/>
              </w:rPr>
              <w:t>PHASE 3 - Surge Capacity</w:t>
            </w:r>
          </w:hyperlink>
          <w:hyperlink w:anchor="_heading=h.fff4uh74p8ll">
            <w:r w:rsidRPr="00AA5B98">
              <w:rPr>
                <w:rFonts w:ascii="Times New Roman" w:hAnsi="Times New Roman" w:cs="Times New Roman"/>
                <w:color w:val="000000"/>
              </w:rPr>
              <w:tab/>
              <w:t>60</w:t>
            </w:r>
          </w:hyperlink>
        </w:p>
        <w:p w14:paraId="39409917" w14:textId="77777777" w:rsidR="00DA0D41" w:rsidRPr="00AA5B98" w:rsidRDefault="002E2FE5">
          <w:pPr>
            <w:pBdr>
              <w:top w:val="nil"/>
              <w:left w:val="nil"/>
              <w:bottom w:val="nil"/>
              <w:right w:val="nil"/>
              <w:between w:val="nil"/>
            </w:pBdr>
            <w:tabs>
              <w:tab w:val="right" w:pos="9016"/>
            </w:tabs>
            <w:spacing w:after="100"/>
            <w:ind w:left="240"/>
            <w:rPr>
              <w:rFonts w:ascii="Times New Roman" w:hAnsi="Times New Roman" w:cs="Times New Roman"/>
              <w:color w:val="000000"/>
            </w:rPr>
          </w:pPr>
          <w:hyperlink w:anchor="_heading=h.ywgeqxpnpph3">
            <w:r w:rsidRPr="00AA5B98">
              <w:rPr>
                <w:rFonts w:ascii="Times New Roman" w:eastAsia="Garamond" w:hAnsi="Times New Roman" w:cs="Times New Roman"/>
                <w:color w:val="000000"/>
              </w:rPr>
              <w:t>Conversion of Community Facilities</w:t>
            </w:r>
          </w:hyperlink>
          <w:hyperlink w:anchor="_heading=h.ywgeqxpnpph3">
            <w:r w:rsidRPr="00AA5B98">
              <w:rPr>
                <w:rFonts w:ascii="Times New Roman" w:hAnsi="Times New Roman" w:cs="Times New Roman"/>
                <w:color w:val="000000"/>
              </w:rPr>
              <w:tab/>
              <w:t>60</w:t>
            </w:r>
          </w:hyperlink>
        </w:p>
        <w:p w14:paraId="7E3DD281"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hyperlink w:anchor="_heading=h.2s9pq0s0kufa">
            <w:r w:rsidRPr="00AA5B98">
              <w:rPr>
                <w:rFonts w:ascii="Times New Roman" w:eastAsia="Garamond" w:hAnsi="Times New Roman" w:cs="Times New Roman"/>
                <w:color w:val="000000"/>
              </w:rPr>
              <w:t>CONCLUSION</w:t>
            </w:r>
          </w:hyperlink>
          <w:hyperlink w:anchor="_heading=h.2s9pq0s0kufa">
            <w:r w:rsidRPr="00AA5B98">
              <w:rPr>
                <w:rFonts w:ascii="Times New Roman" w:hAnsi="Times New Roman" w:cs="Times New Roman"/>
                <w:color w:val="000000"/>
              </w:rPr>
              <w:tab/>
              <w:t>61</w:t>
            </w:r>
          </w:hyperlink>
        </w:p>
        <w:p w14:paraId="24C1A630"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hyperlink w:anchor="_heading=h.m4wy79cericy">
            <w:r w:rsidRPr="00AA5B98">
              <w:rPr>
                <w:rFonts w:ascii="Times New Roman" w:eastAsia="Garamond" w:hAnsi="Times New Roman" w:cs="Times New Roman"/>
                <w:color w:val="000000"/>
              </w:rPr>
              <w:t>RECOMMENDATIONS</w:t>
            </w:r>
          </w:hyperlink>
          <w:hyperlink w:anchor="_heading=h.m4wy79cericy">
            <w:r w:rsidRPr="00AA5B98">
              <w:rPr>
                <w:rFonts w:ascii="Times New Roman" w:hAnsi="Times New Roman" w:cs="Times New Roman"/>
                <w:color w:val="000000"/>
              </w:rPr>
              <w:tab/>
              <w:t>62</w:t>
            </w:r>
          </w:hyperlink>
        </w:p>
        <w:p w14:paraId="341134B6" w14:textId="77777777" w:rsidR="00DA0D41" w:rsidRPr="00AA5B98" w:rsidRDefault="002E2FE5">
          <w:pPr>
            <w:pBdr>
              <w:top w:val="nil"/>
              <w:left w:val="nil"/>
              <w:bottom w:val="nil"/>
              <w:right w:val="nil"/>
              <w:between w:val="nil"/>
            </w:pBdr>
            <w:tabs>
              <w:tab w:val="right" w:pos="9016"/>
            </w:tabs>
            <w:spacing w:after="100"/>
            <w:rPr>
              <w:rFonts w:ascii="Times New Roman" w:hAnsi="Times New Roman" w:cs="Times New Roman"/>
              <w:color w:val="000000"/>
            </w:rPr>
          </w:pPr>
          <w:hyperlink w:anchor="_heading=h.ikfjv024mhvs">
            <w:r w:rsidRPr="00AA5B98">
              <w:rPr>
                <w:rFonts w:ascii="Times New Roman" w:eastAsia="Garamond" w:hAnsi="Times New Roman" w:cs="Times New Roman"/>
                <w:color w:val="000000"/>
              </w:rPr>
              <w:t>ANNEXURE</w:t>
            </w:r>
          </w:hyperlink>
          <w:hyperlink w:anchor="_heading=h.ikfjv024mhvs">
            <w:r w:rsidRPr="00AA5B98">
              <w:rPr>
                <w:rFonts w:ascii="Times New Roman" w:hAnsi="Times New Roman" w:cs="Times New Roman"/>
                <w:color w:val="000000"/>
              </w:rPr>
              <w:tab/>
              <w:t>63</w:t>
            </w:r>
          </w:hyperlink>
        </w:p>
        <w:p w14:paraId="13200994" w14:textId="77777777" w:rsidR="00DA0D41" w:rsidRPr="00AA5B98" w:rsidRDefault="002E2FE5">
          <w:pPr>
            <w:pBdr>
              <w:top w:val="nil"/>
              <w:left w:val="nil"/>
              <w:bottom w:val="nil"/>
              <w:right w:val="nil"/>
              <w:between w:val="nil"/>
            </w:pBdr>
            <w:tabs>
              <w:tab w:val="left" w:pos="720"/>
              <w:tab w:val="right" w:pos="9016"/>
            </w:tabs>
            <w:spacing w:after="100"/>
            <w:ind w:left="240"/>
            <w:rPr>
              <w:rFonts w:ascii="Times New Roman" w:hAnsi="Times New Roman" w:cs="Times New Roman"/>
              <w:color w:val="000000"/>
            </w:rPr>
          </w:pPr>
          <w:hyperlink w:anchor="_heading=h.k9sjrs8m0k74">
            <w:r w:rsidRPr="00AA5B98">
              <w:rPr>
                <w:rFonts w:ascii="Times New Roman" w:eastAsia="Garamond" w:hAnsi="Times New Roman" w:cs="Times New Roman"/>
                <w:color w:val="000000"/>
              </w:rPr>
              <w:t>1.</w:t>
            </w:r>
          </w:hyperlink>
          <w:hyperlink w:anchor="_heading=h.k9sjrs8m0k74">
            <w:r w:rsidRPr="00AA5B98">
              <w:rPr>
                <w:rFonts w:ascii="Times New Roman" w:hAnsi="Times New Roman" w:cs="Times New Roman"/>
                <w:color w:val="000000"/>
              </w:rPr>
              <w:tab/>
            </w:r>
          </w:hyperlink>
          <w:r w:rsidRPr="00AA5B98">
            <w:rPr>
              <w:rFonts w:ascii="Times New Roman" w:hAnsi="Times New Roman" w:cs="Times New Roman"/>
            </w:rPr>
            <w:fldChar w:fldCharType="begin"/>
          </w:r>
          <w:r w:rsidRPr="00AA5B98">
            <w:rPr>
              <w:rFonts w:ascii="Times New Roman" w:hAnsi="Times New Roman" w:cs="Times New Roman"/>
            </w:rPr>
            <w:instrText xml:space="preserve"> PAGEREF _heading=h.k9sjrs8m0k74 \h </w:instrText>
          </w:r>
          <w:r w:rsidRPr="00AA5B98">
            <w:rPr>
              <w:rFonts w:ascii="Times New Roman" w:hAnsi="Times New Roman" w:cs="Times New Roman"/>
            </w:rPr>
          </w:r>
          <w:r w:rsidRPr="00AA5B98">
            <w:rPr>
              <w:rFonts w:ascii="Times New Roman" w:hAnsi="Times New Roman" w:cs="Times New Roman"/>
            </w:rPr>
            <w:fldChar w:fldCharType="separate"/>
          </w:r>
          <w:r w:rsidRPr="00AA5B98">
            <w:rPr>
              <w:rFonts w:ascii="Times New Roman" w:eastAsia="Garamond" w:hAnsi="Times New Roman" w:cs="Times New Roman"/>
              <w:color w:val="000000"/>
            </w:rPr>
            <w:t>IMPORTANT PHONE NUMBERS</w:t>
          </w:r>
          <w:hyperlink w:anchor="_heading=h.k9sjrs8m0k74" w:history="1"/>
          <w:r w:rsidRPr="00AA5B98">
            <w:rPr>
              <w:rFonts w:ascii="Times New Roman" w:hAnsi="Times New Roman" w:cs="Times New Roman"/>
              <w:color w:val="000000"/>
            </w:rPr>
            <w:tab/>
            <w:t>63</w:t>
          </w:r>
        </w:p>
        <w:p w14:paraId="4F1C35FA" w14:textId="77777777" w:rsidR="00DA0D41" w:rsidRPr="00AA5B98" w:rsidRDefault="002E2FE5">
          <w:pPr>
            <w:widowControl w:val="0"/>
            <w:pBdr>
              <w:top w:val="nil"/>
              <w:left w:val="nil"/>
              <w:bottom w:val="nil"/>
              <w:right w:val="nil"/>
              <w:between w:val="nil"/>
            </w:pBdr>
            <w:tabs>
              <w:tab w:val="right" w:pos="12000"/>
            </w:tabs>
            <w:spacing w:before="60" w:line="240" w:lineRule="auto"/>
            <w:ind w:left="360"/>
            <w:jc w:val="left"/>
            <w:rPr>
              <w:rFonts w:ascii="Times New Roman" w:eastAsia="Garamond" w:hAnsi="Times New Roman" w:cs="Times New Roman"/>
              <w:color w:val="000000"/>
              <w:sz w:val="22"/>
              <w:szCs w:val="22"/>
            </w:rPr>
          </w:pPr>
          <w:r w:rsidRPr="00AA5B98">
            <w:rPr>
              <w:rFonts w:ascii="Times New Roman" w:hAnsi="Times New Roman" w:cs="Times New Roman"/>
            </w:rPr>
            <w:fldChar w:fldCharType="end"/>
          </w:r>
          <w:r w:rsidRPr="00AA5B98">
            <w:rPr>
              <w:rFonts w:ascii="Times New Roman" w:hAnsi="Times New Roman" w:cs="Times New Roman"/>
            </w:rPr>
            <w:fldChar w:fldCharType="end"/>
          </w:r>
        </w:p>
      </w:sdtContent>
    </w:sdt>
    <w:p w14:paraId="084F8F0A"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F2F3697"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014E3565"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306324F5"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68D867F"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5E6DA404"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2F3A28F0"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5413FD9" w14:textId="77777777" w:rsidR="00DA0D41" w:rsidRPr="00AA5B98" w:rsidRDefault="002E2FE5">
      <w:pPr>
        <w:pStyle w:val="Heading1"/>
        <w:ind w:left="425"/>
        <w:jc w:val="center"/>
        <w:rPr>
          <w:rFonts w:ascii="Times New Roman" w:eastAsia="Garamond" w:hAnsi="Times New Roman" w:cs="Times New Roman"/>
          <w:color w:val="000000"/>
        </w:rPr>
      </w:pPr>
      <w:bookmarkStart w:id="2" w:name="_heading=h.9ipvrv9z35pd" w:colFirst="0" w:colLast="0"/>
      <w:bookmarkEnd w:id="2"/>
      <w:r w:rsidRPr="00AA5B98">
        <w:rPr>
          <w:rFonts w:ascii="Times New Roman" w:eastAsia="Garamond" w:hAnsi="Times New Roman" w:cs="Times New Roman"/>
          <w:color w:val="000000"/>
        </w:rPr>
        <w:lastRenderedPageBreak/>
        <w:t>INTRODUCTION</w:t>
      </w:r>
    </w:p>
    <w:p w14:paraId="7E73065B" w14:textId="77777777" w:rsidR="00EE1F3D" w:rsidRPr="00EE1F3D" w:rsidRDefault="00EE1F3D" w:rsidP="00EE1F3D">
      <w:pPr>
        <w:rPr>
          <w:rFonts w:ascii="Times New Roman" w:hAnsi="Times New Roman" w:cs="Times New Roman"/>
        </w:rPr>
      </w:pPr>
      <w:proofErr w:type="spellStart"/>
      <w:r w:rsidRPr="00EE1F3D">
        <w:rPr>
          <w:rFonts w:ascii="Times New Roman" w:hAnsi="Times New Roman" w:cs="Times New Roman"/>
        </w:rPr>
        <w:t>Cheppad</w:t>
      </w:r>
      <w:proofErr w:type="spellEnd"/>
      <w:r w:rsidRPr="00EE1F3D">
        <w:rPr>
          <w:rFonts w:ascii="Times New Roman" w:hAnsi="Times New Roman" w:cs="Times New Roman"/>
        </w:rPr>
        <w:t xml:space="preserve"> Grama Panchayat, located in the southern part of Alappuzha district, Kerala, is a predominantly low-lying area characterized by paddy fields, backwaters, and a network of canals. This unique geographical setting influences the local climate and livelihoods but also increases vulnerability to seasonal flooding and waterlogging. The Panchayat has a population of over 22,000 people distributed across 16 wards, with a significant proportion dependent on agriculture, fishing, and allied activities. The presence of vulnerable groups such as the elderly, children, migrant workers, and individuals with chronic diseases further emphasizes the need for a strong and responsive public health system.</w:t>
      </w:r>
    </w:p>
    <w:p w14:paraId="1DC7DAEE" w14:textId="77777777" w:rsidR="00EE1F3D" w:rsidRPr="00EE1F3D" w:rsidRDefault="00EE1F3D" w:rsidP="00EE1F3D">
      <w:pPr>
        <w:rPr>
          <w:rFonts w:ascii="Times New Roman" w:hAnsi="Times New Roman" w:cs="Times New Roman"/>
        </w:rPr>
      </w:pPr>
      <w:r w:rsidRPr="00EE1F3D">
        <w:rPr>
          <w:rFonts w:ascii="Times New Roman" w:hAnsi="Times New Roman" w:cs="Times New Roman"/>
        </w:rPr>
        <w:t xml:space="preserve">The Family Health Centre (FHC) </w:t>
      </w:r>
      <w:proofErr w:type="spellStart"/>
      <w:r w:rsidRPr="00EE1F3D">
        <w:rPr>
          <w:rFonts w:ascii="Times New Roman" w:hAnsi="Times New Roman" w:cs="Times New Roman"/>
        </w:rPr>
        <w:t>Cheppad</w:t>
      </w:r>
      <w:proofErr w:type="spellEnd"/>
      <w:r w:rsidRPr="00EE1F3D">
        <w:rPr>
          <w:rFonts w:ascii="Times New Roman" w:hAnsi="Times New Roman" w:cs="Times New Roman"/>
        </w:rPr>
        <w:t xml:space="preserve"> serves as the primary healthcare institution catering to the population, delivering comprehensive services that include preventive, promotive, curative, and rehabilitative care. It plays a central role in implementing national and state health programmes, disease surveillance, immunization, and community outreach activities. The health system in </w:t>
      </w:r>
      <w:proofErr w:type="spellStart"/>
      <w:r w:rsidRPr="00EE1F3D">
        <w:rPr>
          <w:rFonts w:ascii="Times New Roman" w:hAnsi="Times New Roman" w:cs="Times New Roman"/>
        </w:rPr>
        <w:t>Cheppad</w:t>
      </w:r>
      <w:proofErr w:type="spellEnd"/>
      <w:r w:rsidRPr="00EE1F3D">
        <w:rPr>
          <w:rFonts w:ascii="Times New Roman" w:hAnsi="Times New Roman" w:cs="Times New Roman"/>
        </w:rPr>
        <w:t xml:space="preserve"> operates in close coordination with local self-government institutions, ASHA workers, Anganwadi centres, and other community-based organizations to ensure last-mile delivery of services and effective health communication.</w:t>
      </w:r>
    </w:p>
    <w:p w14:paraId="17269855" w14:textId="77777777" w:rsidR="00EE1F3D" w:rsidRPr="00EE1F3D" w:rsidRDefault="00EE1F3D" w:rsidP="00EE1F3D">
      <w:pPr>
        <w:rPr>
          <w:rFonts w:ascii="Times New Roman" w:hAnsi="Times New Roman" w:cs="Times New Roman"/>
        </w:rPr>
      </w:pPr>
      <w:r w:rsidRPr="00EE1F3D">
        <w:rPr>
          <w:rFonts w:ascii="Times New Roman" w:hAnsi="Times New Roman" w:cs="Times New Roman"/>
        </w:rPr>
        <w:t>In the context of increasing risks from emerging infectious diseases, climate change, and recurrent natural disasters such as floods, the need for a structured Pandemic Preparedness Plan is critical. This document aims to provide a comprehensive framework for preparedness, early detection, and effective response to public health emergencies. By integrating resource mapping, vulnerability assessment, and intersectoral coordination, the plan seeks to strengthen the resilience of the health system and ensure timely, coordinated action to protect the health and well-being of the community.</w:t>
      </w:r>
    </w:p>
    <w:p w14:paraId="00AD054D" w14:textId="77777777" w:rsidR="00EE1F3D" w:rsidRPr="00AA5B98" w:rsidRDefault="00EE1F3D" w:rsidP="00EE1F3D">
      <w:pPr>
        <w:rPr>
          <w:rFonts w:ascii="Times New Roman" w:hAnsi="Times New Roman" w:cs="Times New Roman"/>
        </w:rPr>
      </w:pPr>
    </w:p>
    <w:p w14:paraId="2EC5226E" w14:textId="590F7A8C" w:rsidR="00DA0D41" w:rsidRPr="00AA5B98" w:rsidRDefault="00DA0D41">
      <w:pPr>
        <w:pStyle w:val="Heading1"/>
        <w:ind w:left="425"/>
        <w:jc w:val="left"/>
        <w:rPr>
          <w:rFonts w:ascii="Times New Roman" w:eastAsia="Garamond" w:hAnsi="Times New Roman" w:cs="Times New Roman"/>
          <w:color w:val="000000"/>
        </w:rPr>
      </w:pPr>
      <w:bookmarkStart w:id="3" w:name="_heading=h.66tqeyt3x1w" w:colFirst="0" w:colLast="0"/>
      <w:bookmarkEnd w:id="3"/>
    </w:p>
    <w:p w14:paraId="1DF71DA0" w14:textId="77777777" w:rsidR="009C77BF" w:rsidRPr="00AA5B98" w:rsidRDefault="009C77BF">
      <w:pPr>
        <w:pStyle w:val="Heading1"/>
        <w:jc w:val="center"/>
        <w:rPr>
          <w:rFonts w:ascii="Times New Roman" w:eastAsia="Garamond" w:hAnsi="Times New Roman" w:cs="Times New Roman"/>
          <w:color w:val="000000"/>
        </w:rPr>
      </w:pPr>
      <w:bookmarkStart w:id="4" w:name="_heading=h.xoht8iirj3zi" w:colFirst="0" w:colLast="0"/>
      <w:bookmarkEnd w:id="4"/>
    </w:p>
    <w:p w14:paraId="046B19EC" w14:textId="77777777" w:rsidR="009C77BF" w:rsidRPr="00AA5B98" w:rsidRDefault="009C77BF">
      <w:pPr>
        <w:pStyle w:val="Heading1"/>
        <w:jc w:val="center"/>
        <w:rPr>
          <w:rFonts w:ascii="Times New Roman" w:eastAsia="Garamond" w:hAnsi="Times New Roman" w:cs="Times New Roman"/>
          <w:color w:val="000000"/>
        </w:rPr>
      </w:pPr>
    </w:p>
    <w:p w14:paraId="47FDD746" w14:textId="77777777" w:rsidR="009C77BF" w:rsidRPr="00AA5B98" w:rsidRDefault="009C77BF">
      <w:pPr>
        <w:pStyle w:val="Heading1"/>
        <w:jc w:val="center"/>
        <w:rPr>
          <w:rFonts w:ascii="Times New Roman" w:eastAsia="Garamond" w:hAnsi="Times New Roman" w:cs="Times New Roman"/>
          <w:color w:val="000000"/>
        </w:rPr>
      </w:pPr>
    </w:p>
    <w:p w14:paraId="5BC6B3EB" w14:textId="4EC3C8DE" w:rsidR="00DA0D41" w:rsidRPr="00AA5B98" w:rsidRDefault="002E2FE5">
      <w:pPr>
        <w:pStyle w:val="Heading1"/>
        <w:jc w:val="center"/>
        <w:rPr>
          <w:rFonts w:ascii="Times New Roman" w:eastAsia="Garamond" w:hAnsi="Times New Roman" w:cs="Times New Roman"/>
          <w:color w:val="000000"/>
        </w:rPr>
      </w:pPr>
      <w:r w:rsidRPr="00AA5B98">
        <w:rPr>
          <w:rFonts w:ascii="Times New Roman" w:eastAsia="Garamond" w:hAnsi="Times New Roman" w:cs="Times New Roman"/>
          <w:color w:val="000000"/>
        </w:rPr>
        <w:t>LSGD AT A GLANCE</w:t>
      </w:r>
    </w:p>
    <w:p w14:paraId="1C6722C7" w14:textId="73FB4AE9" w:rsidR="00543A3A" w:rsidRPr="00543A3A" w:rsidRDefault="009C77BF" w:rsidP="008869AA">
      <w:pPr>
        <w:rPr>
          <w:rFonts w:ascii="Times New Roman" w:hAnsi="Times New Roman" w:cs="Times New Roman"/>
        </w:rPr>
      </w:pPr>
      <w:r w:rsidRPr="00AA5B98">
        <w:rPr>
          <w:rFonts w:ascii="Times New Roman" w:hAnsi="Times New Roman" w:cs="Times New Roman"/>
          <w:b/>
          <w:bCs/>
        </w:rPr>
        <w:t>B</w:t>
      </w:r>
    </w:p>
    <w:p w14:paraId="0287FD7D" w14:textId="77777777" w:rsidR="00A838F4" w:rsidRPr="00AA5B98" w:rsidRDefault="00A838F4" w:rsidP="009C77BF">
      <w:pPr>
        <w:rPr>
          <w:rFonts w:ascii="Times New Roman" w:hAnsi="Times New Roman" w:cs="Times New Roman"/>
        </w:rPr>
      </w:pPr>
    </w:p>
    <w:p w14:paraId="7AF37D29" w14:textId="77777777" w:rsidR="00A838F4" w:rsidRPr="00AA5B98" w:rsidRDefault="00A838F4" w:rsidP="009C77BF">
      <w:pPr>
        <w:rPr>
          <w:rFonts w:ascii="Times New Roman" w:hAnsi="Times New Roman" w:cs="Times New Roman"/>
        </w:rPr>
      </w:pPr>
    </w:p>
    <w:p w14:paraId="11C30DC2" w14:textId="0D934635" w:rsidR="00DA0D41" w:rsidRPr="00AA5B98" w:rsidRDefault="002E2FE5" w:rsidP="00A838F4">
      <w:pPr>
        <w:numPr>
          <w:ilvl w:val="0"/>
          <w:numId w:val="18"/>
        </w:numPr>
        <w:pBdr>
          <w:top w:val="nil"/>
          <w:left w:val="nil"/>
          <w:bottom w:val="nil"/>
          <w:right w:val="nil"/>
          <w:between w:val="nil"/>
        </w:pBdr>
        <w:rPr>
          <w:rFonts w:ascii="Times New Roman" w:eastAsia="Garamond" w:hAnsi="Times New Roman" w:cs="Times New Roman"/>
        </w:rPr>
      </w:pPr>
      <w:r w:rsidRPr="00AA5B98">
        <w:rPr>
          <w:rFonts w:ascii="Times New Roman" w:eastAsia="Garamond" w:hAnsi="Times New Roman" w:cs="Times New Roman"/>
          <w:color w:val="000000"/>
        </w:rPr>
        <w:lastRenderedPageBreak/>
        <w:t>Geographical boundaries with political map (</w:t>
      </w:r>
      <w:r w:rsidRPr="00AA5B98">
        <w:rPr>
          <w:rFonts w:ascii="Times New Roman" w:eastAsia="Garamond" w:hAnsi="Times New Roman" w:cs="Times New Roman"/>
          <w:noProof/>
        </w:rPr>
        <w:drawing>
          <wp:inline distT="114300" distB="114300" distL="114300" distR="114300" wp14:anchorId="06D41B64" wp14:editId="122B7524">
            <wp:extent cx="2943225" cy="4036759"/>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2943225" cy="4036759"/>
                    </a:xfrm>
                    <a:prstGeom prst="rect">
                      <a:avLst/>
                    </a:prstGeom>
                    <a:ln/>
                  </pic:spPr>
                </pic:pic>
              </a:graphicData>
            </a:graphic>
          </wp:inline>
        </w:drawing>
      </w:r>
      <w:r w:rsidRPr="00AA5B98">
        <w:rPr>
          <w:rFonts w:ascii="Times New Roman" w:eastAsia="Garamond" w:hAnsi="Times New Roman" w:cs="Times New Roman"/>
          <w:noProof/>
        </w:rPr>
        <w:drawing>
          <wp:inline distT="114300" distB="114300" distL="114300" distR="114300" wp14:anchorId="2839A731" wp14:editId="46CFD6B8">
            <wp:extent cx="2338388" cy="4448175"/>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338388" cy="4448175"/>
                    </a:xfrm>
                    <a:prstGeom prst="rect">
                      <a:avLst/>
                    </a:prstGeom>
                    <a:ln/>
                  </pic:spPr>
                </pic:pic>
              </a:graphicData>
            </a:graphic>
          </wp:inline>
        </w:drawing>
      </w:r>
    </w:p>
    <w:p w14:paraId="294115C4" w14:textId="77777777" w:rsidR="00543A3A" w:rsidRPr="00AA5B98" w:rsidRDefault="00543A3A" w:rsidP="00543A3A">
      <w:pPr>
        <w:pBdr>
          <w:top w:val="nil"/>
          <w:left w:val="nil"/>
          <w:bottom w:val="nil"/>
          <w:right w:val="nil"/>
          <w:between w:val="nil"/>
        </w:pBdr>
        <w:rPr>
          <w:rFonts w:ascii="Times New Roman" w:eastAsia="Garamond" w:hAnsi="Times New Roman" w:cs="Times New Roman"/>
          <w:color w:val="000000"/>
        </w:rPr>
      </w:pPr>
    </w:p>
    <w:p w14:paraId="54318652" w14:textId="77777777" w:rsidR="00543A3A" w:rsidRPr="00AA5B98" w:rsidRDefault="00543A3A" w:rsidP="00543A3A">
      <w:pPr>
        <w:pBdr>
          <w:top w:val="nil"/>
          <w:left w:val="nil"/>
          <w:bottom w:val="nil"/>
          <w:right w:val="nil"/>
          <w:between w:val="nil"/>
        </w:pBdr>
        <w:rPr>
          <w:rFonts w:ascii="Times New Roman" w:eastAsia="Garamond" w:hAnsi="Times New Roman" w:cs="Times New Roman"/>
          <w:color w:val="000000"/>
        </w:rPr>
      </w:pPr>
    </w:p>
    <w:p w14:paraId="556826B7" w14:textId="77777777" w:rsidR="00543A3A" w:rsidRPr="00AA5B98" w:rsidRDefault="00543A3A" w:rsidP="00543A3A">
      <w:pPr>
        <w:pBdr>
          <w:top w:val="nil"/>
          <w:left w:val="nil"/>
          <w:bottom w:val="nil"/>
          <w:right w:val="nil"/>
          <w:between w:val="nil"/>
        </w:pBdr>
        <w:rPr>
          <w:rFonts w:ascii="Times New Roman" w:eastAsia="Garamond" w:hAnsi="Times New Roman" w:cs="Times New Roman"/>
          <w:color w:val="000000"/>
        </w:rPr>
      </w:pPr>
    </w:p>
    <w:p w14:paraId="43E35211" w14:textId="77777777" w:rsidR="00543A3A" w:rsidRPr="00AA5B98" w:rsidRDefault="00543A3A" w:rsidP="00543A3A">
      <w:pPr>
        <w:pBdr>
          <w:top w:val="nil"/>
          <w:left w:val="nil"/>
          <w:bottom w:val="nil"/>
          <w:right w:val="nil"/>
          <w:between w:val="nil"/>
        </w:pBdr>
        <w:rPr>
          <w:rFonts w:ascii="Times New Roman" w:eastAsia="Garamond" w:hAnsi="Times New Roman" w:cs="Times New Roman"/>
          <w:color w:val="000000"/>
        </w:rPr>
      </w:pPr>
    </w:p>
    <w:p w14:paraId="0F0A4953" w14:textId="77777777" w:rsidR="00543A3A" w:rsidRPr="00AA5B98" w:rsidRDefault="00543A3A" w:rsidP="00543A3A">
      <w:pPr>
        <w:pBdr>
          <w:top w:val="nil"/>
          <w:left w:val="nil"/>
          <w:bottom w:val="nil"/>
          <w:right w:val="nil"/>
          <w:between w:val="nil"/>
        </w:pBdr>
        <w:rPr>
          <w:rFonts w:ascii="Times New Roman" w:eastAsia="Garamond" w:hAnsi="Times New Roman" w:cs="Times New Roman"/>
        </w:rPr>
      </w:pPr>
    </w:p>
    <w:p w14:paraId="02F3956F" w14:textId="77777777" w:rsidR="00DA0D41" w:rsidRPr="00AA5B98" w:rsidRDefault="002E2FE5">
      <w:pPr>
        <w:numPr>
          <w:ilvl w:val="0"/>
          <w:numId w:val="18"/>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Ward division - </w:t>
      </w:r>
    </w:p>
    <w:tbl>
      <w:tblPr>
        <w:tblStyle w:val="affffa"/>
        <w:tblW w:w="861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1035"/>
        <w:gridCol w:w="1035"/>
        <w:gridCol w:w="1035"/>
        <w:gridCol w:w="1035"/>
        <w:gridCol w:w="1035"/>
        <w:gridCol w:w="1035"/>
        <w:gridCol w:w="1365"/>
      </w:tblGrid>
      <w:tr w:rsidR="00DA0D41" w:rsidRPr="00AA5B98" w14:paraId="6D78952C" w14:textId="77777777">
        <w:trPr>
          <w:cantSplit/>
          <w:tblHeader/>
        </w:trPr>
        <w:tc>
          <w:tcPr>
            <w:tcW w:w="1035" w:type="dxa"/>
            <w:tcMar>
              <w:top w:w="100" w:type="dxa"/>
              <w:left w:w="100" w:type="dxa"/>
              <w:bottom w:w="100" w:type="dxa"/>
              <w:right w:w="100" w:type="dxa"/>
            </w:tcMar>
          </w:tcPr>
          <w:p w14:paraId="55B88184"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Ward</w:t>
            </w:r>
          </w:p>
        </w:tc>
        <w:tc>
          <w:tcPr>
            <w:tcW w:w="1035" w:type="dxa"/>
            <w:tcMar>
              <w:top w:w="100" w:type="dxa"/>
              <w:left w:w="100" w:type="dxa"/>
              <w:bottom w:w="100" w:type="dxa"/>
              <w:right w:w="100" w:type="dxa"/>
            </w:tcMar>
          </w:tcPr>
          <w:p w14:paraId="224D75A8"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Houses</w:t>
            </w:r>
          </w:p>
        </w:tc>
        <w:tc>
          <w:tcPr>
            <w:tcW w:w="1035" w:type="dxa"/>
            <w:tcMar>
              <w:top w:w="100" w:type="dxa"/>
              <w:left w:w="100" w:type="dxa"/>
              <w:bottom w:w="100" w:type="dxa"/>
              <w:right w:w="100" w:type="dxa"/>
            </w:tcMar>
          </w:tcPr>
          <w:p w14:paraId="10A76A34"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Population</w:t>
            </w:r>
          </w:p>
        </w:tc>
        <w:tc>
          <w:tcPr>
            <w:tcW w:w="1035" w:type="dxa"/>
            <w:tcMar>
              <w:top w:w="100" w:type="dxa"/>
              <w:left w:w="100" w:type="dxa"/>
              <w:bottom w:w="100" w:type="dxa"/>
              <w:right w:w="100" w:type="dxa"/>
            </w:tcMar>
          </w:tcPr>
          <w:p w14:paraId="01A1FAE7"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Migrants</w:t>
            </w:r>
          </w:p>
        </w:tc>
        <w:tc>
          <w:tcPr>
            <w:tcW w:w="1035" w:type="dxa"/>
            <w:tcMar>
              <w:top w:w="100" w:type="dxa"/>
              <w:left w:w="100" w:type="dxa"/>
              <w:bottom w:w="100" w:type="dxa"/>
              <w:right w:w="100" w:type="dxa"/>
            </w:tcMar>
          </w:tcPr>
          <w:p w14:paraId="3E231143"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Wells</w:t>
            </w:r>
          </w:p>
        </w:tc>
        <w:tc>
          <w:tcPr>
            <w:tcW w:w="1035" w:type="dxa"/>
            <w:tcMar>
              <w:top w:w="100" w:type="dxa"/>
              <w:left w:w="100" w:type="dxa"/>
              <w:bottom w:w="100" w:type="dxa"/>
              <w:right w:w="100" w:type="dxa"/>
            </w:tcMar>
          </w:tcPr>
          <w:p w14:paraId="625A0AA9"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Hot</w:t>
            </w:r>
          </w:p>
          <w:p w14:paraId="3357DA19"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spots</w:t>
            </w:r>
          </w:p>
        </w:tc>
        <w:tc>
          <w:tcPr>
            <w:tcW w:w="1035" w:type="dxa"/>
            <w:tcMar>
              <w:top w:w="100" w:type="dxa"/>
              <w:left w:w="100" w:type="dxa"/>
              <w:bottom w:w="100" w:type="dxa"/>
              <w:right w:w="100" w:type="dxa"/>
            </w:tcMar>
          </w:tcPr>
          <w:p w14:paraId="4C56CFB7"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Ed. Institutions</w:t>
            </w:r>
          </w:p>
        </w:tc>
        <w:tc>
          <w:tcPr>
            <w:tcW w:w="1365" w:type="dxa"/>
            <w:tcMar>
              <w:top w:w="100" w:type="dxa"/>
              <w:left w:w="100" w:type="dxa"/>
              <w:bottom w:w="100" w:type="dxa"/>
              <w:right w:w="100" w:type="dxa"/>
            </w:tcMar>
          </w:tcPr>
          <w:p w14:paraId="396B8921"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Hosp </w:t>
            </w:r>
            <w:proofErr w:type="spellStart"/>
            <w:r w:rsidRPr="00AA5B98">
              <w:rPr>
                <w:rFonts w:ascii="Times New Roman" w:eastAsia="Garamond" w:hAnsi="Times New Roman" w:cs="Times New Roman"/>
                <w:color w:val="000000"/>
              </w:rPr>
              <w:t>pvt</w:t>
            </w:r>
            <w:proofErr w:type="spellEnd"/>
            <w:r w:rsidRPr="00AA5B98">
              <w:rPr>
                <w:rFonts w:ascii="Times New Roman" w:eastAsia="Garamond" w:hAnsi="Times New Roman" w:cs="Times New Roman"/>
                <w:color w:val="000000"/>
              </w:rPr>
              <w:t>/govt.</w:t>
            </w:r>
          </w:p>
        </w:tc>
      </w:tr>
      <w:tr w:rsidR="00DA0D41" w:rsidRPr="00AA5B98" w14:paraId="62F62F78" w14:textId="77777777">
        <w:trPr>
          <w:cantSplit/>
          <w:tblHeader/>
        </w:trPr>
        <w:tc>
          <w:tcPr>
            <w:tcW w:w="1035" w:type="dxa"/>
            <w:tcMar>
              <w:top w:w="100" w:type="dxa"/>
              <w:left w:w="100" w:type="dxa"/>
              <w:bottom w:w="100" w:type="dxa"/>
              <w:right w:w="100" w:type="dxa"/>
            </w:tcMar>
          </w:tcPr>
          <w:p w14:paraId="45FF9F30"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16</w:t>
            </w:r>
          </w:p>
        </w:tc>
        <w:tc>
          <w:tcPr>
            <w:tcW w:w="1035" w:type="dxa"/>
            <w:tcMar>
              <w:top w:w="100" w:type="dxa"/>
              <w:left w:w="100" w:type="dxa"/>
              <w:bottom w:w="100" w:type="dxa"/>
              <w:right w:w="100" w:type="dxa"/>
            </w:tcMar>
          </w:tcPr>
          <w:p w14:paraId="7A8AC4FB"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6839</w:t>
            </w:r>
          </w:p>
        </w:tc>
        <w:tc>
          <w:tcPr>
            <w:tcW w:w="1035" w:type="dxa"/>
            <w:tcMar>
              <w:top w:w="100" w:type="dxa"/>
              <w:left w:w="100" w:type="dxa"/>
              <w:bottom w:w="100" w:type="dxa"/>
              <w:right w:w="100" w:type="dxa"/>
            </w:tcMar>
          </w:tcPr>
          <w:p w14:paraId="38B3DB81"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22912</w:t>
            </w:r>
          </w:p>
        </w:tc>
        <w:tc>
          <w:tcPr>
            <w:tcW w:w="1035" w:type="dxa"/>
            <w:tcMar>
              <w:top w:w="100" w:type="dxa"/>
              <w:left w:w="100" w:type="dxa"/>
              <w:bottom w:w="100" w:type="dxa"/>
              <w:right w:w="100" w:type="dxa"/>
            </w:tcMar>
          </w:tcPr>
          <w:p w14:paraId="66F8A353"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56</w:t>
            </w:r>
          </w:p>
        </w:tc>
        <w:tc>
          <w:tcPr>
            <w:tcW w:w="1035" w:type="dxa"/>
            <w:tcMar>
              <w:top w:w="100" w:type="dxa"/>
              <w:left w:w="100" w:type="dxa"/>
              <w:bottom w:w="100" w:type="dxa"/>
              <w:right w:w="100" w:type="dxa"/>
            </w:tcMar>
          </w:tcPr>
          <w:p w14:paraId="6B9EA195"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6096</w:t>
            </w:r>
          </w:p>
        </w:tc>
        <w:tc>
          <w:tcPr>
            <w:tcW w:w="1035" w:type="dxa"/>
            <w:tcMar>
              <w:top w:w="100" w:type="dxa"/>
              <w:left w:w="100" w:type="dxa"/>
              <w:bottom w:w="100" w:type="dxa"/>
              <w:right w:w="100" w:type="dxa"/>
            </w:tcMar>
          </w:tcPr>
          <w:p w14:paraId="3FA9C9B0"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1035" w:type="dxa"/>
            <w:tcMar>
              <w:top w:w="100" w:type="dxa"/>
              <w:left w:w="100" w:type="dxa"/>
              <w:bottom w:w="100" w:type="dxa"/>
              <w:right w:w="100" w:type="dxa"/>
            </w:tcMar>
          </w:tcPr>
          <w:p w14:paraId="6FAB48D0"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15</w:t>
            </w:r>
          </w:p>
        </w:tc>
        <w:tc>
          <w:tcPr>
            <w:tcW w:w="1365" w:type="dxa"/>
            <w:tcMar>
              <w:top w:w="100" w:type="dxa"/>
              <w:left w:w="100" w:type="dxa"/>
              <w:bottom w:w="100" w:type="dxa"/>
              <w:right w:w="100" w:type="dxa"/>
            </w:tcMar>
          </w:tcPr>
          <w:p w14:paraId="191558A3"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4</w:t>
            </w:r>
          </w:p>
        </w:tc>
      </w:tr>
    </w:tbl>
    <w:p w14:paraId="1987E8A9" w14:textId="77777777" w:rsidR="00DA0D41" w:rsidRPr="00AA5B98" w:rsidRDefault="00DA0D41">
      <w:pPr>
        <w:pBdr>
          <w:top w:val="nil"/>
          <w:left w:val="nil"/>
          <w:bottom w:val="nil"/>
          <w:right w:val="nil"/>
          <w:between w:val="nil"/>
        </w:pBdr>
        <w:ind w:left="720"/>
        <w:rPr>
          <w:rFonts w:ascii="Times New Roman" w:eastAsia="Garamond" w:hAnsi="Times New Roman" w:cs="Times New Roman"/>
          <w:color w:val="000000"/>
        </w:rPr>
      </w:pPr>
    </w:p>
    <w:p w14:paraId="29EB30FB" w14:textId="77777777" w:rsidR="00DA0D41" w:rsidRPr="00AA5B98" w:rsidRDefault="00DA0D41">
      <w:pPr>
        <w:pBdr>
          <w:top w:val="nil"/>
          <w:left w:val="nil"/>
          <w:bottom w:val="nil"/>
          <w:right w:val="nil"/>
          <w:between w:val="nil"/>
        </w:pBdr>
        <w:ind w:left="360"/>
        <w:rPr>
          <w:rFonts w:ascii="Times New Roman" w:eastAsia="Garamond" w:hAnsi="Times New Roman" w:cs="Times New Roman"/>
          <w:color w:val="000000"/>
        </w:rPr>
      </w:pPr>
    </w:p>
    <w:p w14:paraId="3EC2E1C7" w14:textId="77777777" w:rsidR="00DA0D41" w:rsidRPr="00AA5B98" w:rsidRDefault="00DA0D41">
      <w:pPr>
        <w:pBdr>
          <w:top w:val="nil"/>
          <w:left w:val="nil"/>
          <w:bottom w:val="nil"/>
          <w:right w:val="nil"/>
          <w:between w:val="nil"/>
        </w:pBdr>
        <w:ind w:left="360"/>
        <w:rPr>
          <w:rFonts w:ascii="Times New Roman" w:eastAsia="Garamond" w:hAnsi="Times New Roman" w:cs="Times New Roman"/>
          <w:color w:val="000000"/>
        </w:rPr>
      </w:pPr>
    </w:p>
    <w:p w14:paraId="555C6BE7" w14:textId="77777777" w:rsidR="00DA0D41" w:rsidRPr="00AA5B98" w:rsidRDefault="00DA0D41">
      <w:pPr>
        <w:pBdr>
          <w:top w:val="nil"/>
          <w:left w:val="nil"/>
          <w:bottom w:val="nil"/>
          <w:right w:val="nil"/>
          <w:between w:val="nil"/>
        </w:pBdr>
        <w:ind w:left="360"/>
        <w:rPr>
          <w:rFonts w:ascii="Times New Roman" w:eastAsia="Garamond" w:hAnsi="Times New Roman" w:cs="Times New Roman"/>
          <w:color w:val="000000"/>
        </w:rPr>
      </w:pPr>
    </w:p>
    <w:p w14:paraId="55A46A3D" w14:textId="77777777" w:rsidR="00DA0D41" w:rsidRPr="00AA5B98" w:rsidRDefault="00DA0D41">
      <w:pPr>
        <w:pBdr>
          <w:top w:val="nil"/>
          <w:left w:val="nil"/>
          <w:bottom w:val="nil"/>
          <w:right w:val="nil"/>
          <w:between w:val="nil"/>
        </w:pBdr>
        <w:ind w:left="360"/>
        <w:rPr>
          <w:rFonts w:ascii="Times New Roman" w:eastAsia="Garamond" w:hAnsi="Times New Roman" w:cs="Times New Roman"/>
          <w:color w:val="000000"/>
        </w:rPr>
      </w:pPr>
    </w:p>
    <w:p w14:paraId="1F8C8087"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6C2B70C4"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5991F21B"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4F01ED05"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17EEB249"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3B3A495A"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461CC954"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596467DE"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7BF18D01"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7CBB6C00"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3D2B39F4"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3E5B2C85"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4AC7ACDA"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693F0C6C"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32CC7449" w14:textId="77777777" w:rsidR="00DA0D41" w:rsidRPr="00AA5B98" w:rsidRDefault="00DA0D41">
      <w:pPr>
        <w:pBdr>
          <w:top w:val="nil"/>
          <w:left w:val="nil"/>
          <w:bottom w:val="nil"/>
          <w:right w:val="nil"/>
          <w:between w:val="nil"/>
        </w:pBdr>
        <w:ind w:left="360"/>
        <w:rPr>
          <w:rFonts w:ascii="Times New Roman" w:eastAsia="Garamond" w:hAnsi="Times New Roman" w:cs="Times New Roman"/>
        </w:rPr>
      </w:pPr>
    </w:p>
    <w:p w14:paraId="6895E152"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58F1E798" w14:textId="77777777" w:rsidR="00DA0D41" w:rsidRPr="00AA5B98" w:rsidRDefault="002E2FE5">
      <w:pPr>
        <w:pStyle w:val="Heading2"/>
        <w:ind w:left="860"/>
        <w:rPr>
          <w:rFonts w:ascii="Times New Roman" w:eastAsia="Garamond" w:hAnsi="Times New Roman" w:cs="Times New Roman"/>
          <w:color w:val="000000"/>
        </w:rPr>
      </w:pPr>
      <w:bookmarkStart w:id="5" w:name="_heading=h.l1d5628gok99" w:colFirst="0" w:colLast="0"/>
      <w:bookmarkEnd w:id="5"/>
      <w:r w:rsidRPr="00AA5B98">
        <w:rPr>
          <w:rFonts w:ascii="Times New Roman" w:eastAsia="Garamond" w:hAnsi="Times New Roman" w:cs="Times New Roman"/>
          <w:color w:val="000000"/>
        </w:rPr>
        <w:t xml:space="preserve">INTEGRATED HEALTH INFRASTRUCTURE MAP OF </w:t>
      </w:r>
      <w:proofErr w:type="gramStart"/>
      <w:r w:rsidRPr="00AA5B98">
        <w:rPr>
          <w:rFonts w:ascii="Times New Roman" w:eastAsia="Garamond" w:hAnsi="Times New Roman" w:cs="Times New Roman"/>
          <w:color w:val="000000"/>
        </w:rPr>
        <w:t>CHEPPAD  PANCHAYATH</w:t>
      </w:r>
      <w:proofErr w:type="gramEnd"/>
    </w:p>
    <w:p w14:paraId="534EA62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0B48401F"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DD08999" w14:textId="77777777" w:rsidR="00DA0D41" w:rsidRPr="00AA5B98" w:rsidRDefault="002E2FE5">
      <w:pPr>
        <w:pBdr>
          <w:top w:val="nil"/>
          <w:left w:val="nil"/>
          <w:bottom w:val="nil"/>
          <w:right w:val="nil"/>
          <w:between w:val="nil"/>
        </w:pBdr>
        <w:rPr>
          <w:rFonts w:ascii="Times New Roman" w:eastAsia="Garamond" w:hAnsi="Times New Roman" w:cs="Times New Roman"/>
          <w:color w:val="741B47"/>
          <w:u w:val="single"/>
        </w:rPr>
      </w:pPr>
      <w:r w:rsidRPr="00AA5B98">
        <w:rPr>
          <w:rFonts w:ascii="Times New Roman" w:eastAsia="Garamond" w:hAnsi="Times New Roman" w:cs="Times New Roman"/>
        </w:rPr>
        <w:t xml:space="preserve">                             </w:t>
      </w:r>
      <w:proofErr w:type="gramStart"/>
      <w:r w:rsidRPr="00AA5B98">
        <w:rPr>
          <w:rFonts w:ascii="Times New Roman" w:eastAsia="Garamond" w:hAnsi="Times New Roman" w:cs="Times New Roman"/>
          <w:color w:val="741B47"/>
          <w:u w:val="single"/>
        </w:rPr>
        <w:t>GOVERNMENT,PRIVATE</w:t>
      </w:r>
      <w:proofErr w:type="gramEnd"/>
      <w:r w:rsidRPr="00AA5B98">
        <w:rPr>
          <w:rFonts w:ascii="Times New Roman" w:eastAsia="Garamond" w:hAnsi="Times New Roman" w:cs="Times New Roman"/>
          <w:color w:val="741B47"/>
          <w:u w:val="single"/>
        </w:rPr>
        <w:t xml:space="preserve"> HOSPITALS AND CLINICS</w:t>
      </w:r>
    </w:p>
    <w:p w14:paraId="743BB674" w14:textId="77777777" w:rsidR="00DA0D41" w:rsidRPr="00AA5B98" w:rsidRDefault="00DA0D41">
      <w:pPr>
        <w:pBdr>
          <w:top w:val="nil"/>
          <w:left w:val="nil"/>
          <w:bottom w:val="nil"/>
          <w:right w:val="nil"/>
          <w:between w:val="nil"/>
        </w:pBdr>
        <w:rPr>
          <w:rFonts w:ascii="Times New Roman" w:eastAsia="Garamond" w:hAnsi="Times New Roman" w:cs="Times New Roman"/>
          <w:color w:val="741B47"/>
          <w:u w:val="single"/>
        </w:rPr>
      </w:pPr>
    </w:p>
    <w:p w14:paraId="31D3745B"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18239669"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284DFB55" w14:textId="77777777" w:rsidR="00DA0D41" w:rsidRPr="00AA5B98" w:rsidRDefault="002E2FE5">
      <w:pPr>
        <w:pBdr>
          <w:top w:val="nil"/>
          <w:left w:val="nil"/>
          <w:bottom w:val="nil"/>
          <w:right w:val="nil"/>
          <w:between w:val="nil"/>
        </w:pBdr>
        <w:rPr>
          <w:rFonts w:ascii="Times New Roman" w:eastAsia="Garamond" w:hAnsi="Times New Roman" w:cs="Times New Roman"/>
        </w:rPr>
      </w:pPr>
      <w:r w:rsidRPr="00AA5B98">
        <w:rPr>
          <w:rFonts w:ascii="Times New Roman" w:eastAsia="Garamond" w:hAnsi="Times New Roman" w:cs="Times New Roman"/>
          <w:noProof/>
        </w:rPr>
        <w:drawing>
          <wp:inline distT="114300" distB="114300" distL="114300" distR="114300" wp14:anchorId="2E6D3B78" wp14:editId="2F8F3047">
            <wp:extent cx="3433807" cy="2607627"/>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3433807" cy="2607627"/>
                    </a:xfrm>
                    <a:prstGeom prst="rect">
                      <a:avLst/>
                    </a:prstGeom>
                    <a:ln/>
                  </pic:spPr>
                </pic:pic>
              </a:graphicData>
            </a:graphic>
          </wp:inline>
        </w:drawing>
      </w:r>
      <w:r w:rsidRPr="00AA5B98">
        <w:rPr>
          <w:rFonts w:ascii="Times New Roman" w:eastAsia="Garamond" w:hAnsi="Times New Roman" w:cs="Times New Roman"/>
          <w:noProof/>
        </w:rPr>
        <w:drawing>
          <wp:inline distT="114300" distB="114300" distL="114300" distR="114300" wp14:anchorId="233BEAC9" wp14:editId="4CAAF670">
            <wp:extent cx="2081213" cy="349294"/>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081213" cy="349294"/>
                    </a:xfrm>
                    <a:prstGeom prst="rect">
                      <a:avLst/>
                    </a:prstGeom>
                    <a:ln/>
                  </pic:spPr>
                </pic:pic>
              </a:graphicData>
            </a:graphic>
          </wp:inline>
        </w:drawing>
      </w:r>
    </w:p>
    <w:p w14:paraId="52AFC6C4"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3C6933B5" w14:textId="77777777" w:rsidR="00DA0D41" w:rsidRPr="00AA5B98" w:rsidRDefault="002E2FE5">
      <w:pPr>
        <w:pBdr>
          <w:top w:val="nil"/>
          <w:left w:val="nil"/>
          <w:bottom w:val="nil"/>
          <w:right w:val="nil"/>
          <w:between w:val="nil"/>
        </w:pBdr>
        <w:rPr>
          <w:rFonts w:ascii="Times New Roman" w:eastAsia="Garamond" w:hAnsi="Times New Roman" w:cs="Times New Roman"/>
        </w:rPr>
      </w:pPr>
      <w:hyperlink r:id="rId20">
        <w:r w:rsidRPr="00AA5B98">
          <w:rPr>
            <w:rFonts w:ascii="Times New Roman" w:eastAsia="Garamond" w:hAnsi="Times New Roman" w:cs="Times New Roman"/>
            <w:color w:val="1155CC"/>
            <w:u w:val="single"/>
          </w:rPr>
          <w:t>https://www.google.com/maps/d/edit?mid=1JLxng2hjSgoUVyk26gDLIMIbuGH7IZo&amp;ll=9.25572623904157%2C76.45801795483399&amp;z=14</w:t>
        </w:r>
      </w:hyperlink>
    </w:p>
    <w:p w14:paraId="2AF16CD0"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0AE83B09"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0A2D8916" w14:textId="77777777" w:rsidR="00DA0D41" w:rsidRPr="00AA5B98" w:rsidRDefault="002E2FE5">
      <w:pPr>
        <w:pBdr>
          <w:top w:val="nil"/>
          <w:left w:val="nil"/>
          <w:bottom w:val="nil"/>
          <w:right w:val="nil"/>
          <w:between w:val="nil"/>
        </w:pBdr>
        <w:rPr>
          <w:rFonts w:ascii="Times New Roman" w:eastAsia="Garamond" w:hAnsi="Times New Roman" w:cs="Times New Roman"/>
          <w:b/>
          <w:bCs/>
          <w:color w:val="FF00FF"/>
          <w:u w:val="single"/>
        </w:rPr>
      </w:pPr>
      <w:r w:rsidRPr="00AA5B98">
        <w:rPr>
          <w:rFonts w:ascii="Times New Roman" w:eastAsia="Garamond" w:hAnsi="Times New Roman" w:cs="Times New Roman"/>
          <w:b/>
          <w:bCs/>
          <w:color w:val="FF00FF"/>
        </w:rPr>
        <w:lastRenderedPageBreak/>
        <w:t xml:space="preserve">                      </w:t>
      </w:r>
      <w:proofErr w:type="gramStart"/>
      <w:r w:rsidRPr="00AA5B98">
        <w:rPr>
          <w:rFonts w:ascii="Times New Roman" w:eastAsia="Garamond" w:hAnsi="Times New Roman" w:cs="Times New Roman"/>
          <w:b/>
          <w:bCs/>
          <w:color w:val="FF00FF"/>
          <w:u w:val="single"/>
        </w:rPr>
        <w:t>GOVERNMENT,PRIVATE</w:t>
      </w:r>
      <w:proofErr w:type="gramEnd"/>
      <w:r w:rsidRPr="00AA5B98">
        <w:rPr>
          <w:rFonts w:ascii="Times New Roman" w:eastAsia="Garamond" w:hAnsi="Times New Roman" w:cs="Times New Roman"/>
          <w:b/>
          <w:bCs/>
          <w:color w:val="FF00FF"/>
          <w:u w:val="single"/>
        </w:rPr>
        <w:t xml:space="preserve"> SCHOOLS IN CHEPPAD LSGD</w:t>
      </w:r>
    </w:p>
    <w:p w14:paraId="0FF0C90B" w14:textId="77777777" w:rsidR="00DA0D41" w:rsidRPr="00AA5B98" w:rsidRDefault="00DA0D41">
      <w:pPr>
        <w:pBdr>
          <w:top w:val="nil"/>
          <w:left w:val="nil"/>
          <w:bottom w:val="nil"/>
          <w:right w:val="nil"/>
          <w:between w:val="nil"/>
        </w:pBdr>
        <w:rPr>
          <w:rFonts w:ascii="Times New Roman" w:eastAsia="Garamond" w:hAnsi="Times New Roman" w:cs="Times New Roman"/>
          <w:color w:val="000000"/>
          <w:u w:val="single"/>
        </w:rPr>
      </w:pPr>
    </w:p>
    <w:p w14:paraId="235D596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F3AA26C"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1775EE51" w14:textId="77777777" w:rsidR="00DA0D41" w:rsidRPr="00AA5B98" w:rsidRDefault="002E2FE5">
      <w:pPr>
        <w:rPr>
          <w:rFonts w:ascii="Times New Roman" w:eastAsia="Garamond" w:hAnsi="Times New Roman" w:cs="Times New Roman"/>
          <w:color w:val="000000"/>
        </w:rPr>
      </w:pPr>
      <w:r w:rsidRPr="00AA5B98">
        <w:rPr>
          <w:rFonts w:ascii="Times New Roman" w:eastAsia="Garamond" w:hAnsi="Times New Roman" w:cs="Times New Roman"/>
          <w:noProof/>
        </w:rPr>
        <w:drawing>
          <wp:inline distT="114300" distB="114300" distL="114300" distR="114300" wp14:anchorId="55BD0339" wp14:editId="4F31880F">
            <wp:extent cx="3300413" cy="227647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3300413" cy="2276475"/>
                    </a:xfrm>
                    <a:prstGeom prst="rect">
                      <a:avLst/>
                    </a:prstGeom>
                    <a:ln/>
                  </pic:spPr>
                </pic:pic>
              </a:graphicData>
            </a:graphic>
          </wp:inline>
        </w:drawing>
      </w:r>
      <w:r w:rsidRPr="00AA5B98">
        <w:rPr>
          <w:rFonts w:ascii="Times New Roman" w:eastAsia="Garamond" w:hAnsi="Times New Roman" w:cs="Times New Roman"/>
          <w:noProof/>
        </w:rPr>
        <w:drawing>
          <wp:inline distT="114300" distB="114300" distL="114300" distR="114300" wp14:anchorId="3A3D85EF" wp14:editId="6547FD89">
            <wp:extent cx="1990725" cy="1766888"/>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1990725" cy="1766888"/>
                    </a:xfrm>
                    <a:prstGeom prst="rect">
                      <a:avLst/>
                    </a:prstGeom>
                    <a:ln/>
                  </pic:spPr>
                </pic:pic>
              </a:graphicData>
            </a:graphic>
          </wp:inline>
        </w:drawing>
      </w:r>
    </w:p>
    <w:p w14:paraId="22444E2D"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3177E964"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041816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C0D878F" w14:textId="77777777" w:rsidR="00DA0D41" w:rsidRPr="00AA5B98" w:rsidRDefault="002E2FE5">
      <w:pPr>
        <w:pBdr>
          <w:top w:val="nil"/>
          <w:left w:val="nil"/>
          <w:bottom w:val="nil"/>
          <w:right w:val="nil"/>
          <w:between w:val="nil"/>
        </w:pBdr>
        <w:rPr>
          <w:rFonts w:ascii="Times New Roman" w:eastAsia="Garamond" w:hAnsi="Times New Roman" w:cs="Times New Roman"/>
        </w:rPr>
      </w:pPr>
      <w:hyperlink r:id="rId23">
        <w:r w:rsidRPr="00AA5B98">
          <w:rPr>
            <w:rFonts w:ascii="Times New Roman" w:eastAsia="Garamond" w:hAnsi="Times New Roman" w:cs="Times New Roman"/>
            <w:color w:val="1155CC"/>
            <w:u w:val="single"/>
          </w:rPr>
          <w:t>https://www.google.com/maps/d/edit?mid=1tTyx48JSbQ4GNRM7uARrxSViMoukQOI&amp;ll=9.216269463549239%2C76.40819676155026&amp;z=15</w:t>
        </w:r>
      </w:hyperlink>
    </w:p>
    <w:p w14:paraId="3E165590"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79DD3C44"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375DFD6E" w14:textId="77777777" w:rsidR="00DA0D41" w:rsidRPr="00AA5B98" w:rsidRDefault="002E2FE5">
      <w:pPr>
        <w:pBdr>
          <w:top w:val="nil"/>
          <w:left w:val="nil"/>
          <w:bottom w:val="nil"/>
          <w:right w:val="nil"/>
          <w:between w:val="nil"/>
        </w:pBdr>
        <w:rPr>
          <w:rFonts w:ascii="Times New Roman" w:eastAsia="Garamond" w:hAnsi="Times New Roman" w:cs="Times New Roman"/>
          <w:color w:val="FF0000"/>
          <w:u w:val="single"/>
        </w:rPr>
      </w:pPr>
      <w:r w:rsidRPr="00AA5B98">
        <w:rPr>
          <w:rFonts w:ascii="Times New Roman" w:eastAsia="Garamond" w:hAnsi="Times New Roman" w:cs="Times New Roman"/>
        </w:rPr>
        <w:t xml:space="preserve">                                                                           </w:t>
      </w:r>
      <w:r w:rsidRPr="00AA5B98">
        <w:rPr>
          <w:rFonts w:ascii="Times New Roman" w:eastAsia="Garamond" w:hAnsi="Times New Roman" w:cs="Times New Roman"/>
          <w:color w:val="FF0000"/>
          <w:u w:val="single"/>
        </w:rPr>
        <w:t>ROADS</w:t>
      </w:r>
    </w:p>
    <w:p w14:paraId="2BD04133" w14:textId="77777777" w:rsidR="00DA0D41" w:rsidRPr="00AA5B98" w:rsidRDefault="00DA0D41">
      <w:pPr>
        <w:pBdr>
          <w:top w:val="nil"/>
          <w:left w:val="nil"/>
          <w:bottom w:val="nil"/>
          <w:right w:val="nil"/>
          <w:between w:val="nil"/>
        </w:pBdr>
        <w:rPr>
          <w:rFonts w:ascii="Times New Roman" w:eastAsia="Garamond" w:hAnsi="Times New Roman" w:cs="Times New Roman"/>
          <w:color w:val="FF0000"/>
          <w:u w:val="single"/>
        </w:rPr>
      </w:pPr>
    </w:p>
    <w:p w14:paraId="6F620C01" w14:textId="77777777" w:rsidR="00DA0D41" w:rsidRPr="00AA5B98" w:rsidRDefault="00DA0D41">
      <w:pPr>
        <w:pBdr>
          <w:top w:val="nil"/>
          <w:left w:val="nil"/>
          <w:bottom w:val="nil"/>
          <w:right w:val="nil"/>
          <w:between w:val="nil"/>
        </w:pBdr>
        <w:rPr>
          <w:rFonts w:ascii="Times New Roman" w:eastAsia="Garamond" w:hAnsi="Times New Roman" w:cs="Times New Roman"/>
          <w:color w:val="FF0000"/>
          <w:u w:val="single"/>
        </w:rPr>
      </w:pPr>
    </w:p>
    <w:p w14:paraId="1F737156" w14:textId="77777777" w:rsidR="00DA0D41" w:rsidRPr="00AA5B98" w:rsidRDefault="00DA0D41">
      <w:pPr>
        <w:pBdr>
          <w:top w:val="nil"/>
          <w:left w:val="nil"/>
          <w:bottom w:val="nil"/>
          <w:right w:val="nil"/>
          <w:between w:val="nil"/>
        </w:pBdr>
        <w:rPr>
          <w:rFonts w:ascii="Times New Roman" w:eastAsia="Garamond" w:hAnsi="Times New Roman" w:cs="Times New Roman"/>
          <w:color w:val="FF0000"/>
          <w:u w:val="single"/>
        </w:rPr>
      </w:pPr>
    </w:p>
    <w:p w14:paraId="2ACFA42B" w14:textId="77777777" w:rsidR="00DA0D41" w:rsidRPr="00AA5B98" w:rsidRDefault="002E2FE5">
      <w:pPr>
        <w:pBdr>
          <w:top w:val="nil"/>
          <w:left w:val="nil"/>
          <w:bottom w:val="nil"/>
          <w:right w:val="nil"/>
          <w:between w:val="nil"/>
        </w:pBdr>
        <w:rPr>
          <w:rFonts w:ascii="Times New Roman" w:eastAsia="Garamond" w:hAnsi="Times New Roman" w:cs="Times New Roman"/>
          <w:color w:val="FF0000"/>
          <w:u w:val="single"/>
        </w:rPr>
      </w:pPr>
      <w:r w:rsidRPr="00AA5B98">
        <w:rPr>
          <w:rFonts w:ascii="Times New Roman" w:eastAsia="Garamond" w:hAnsi="Times New Roman" w:cs="Times New Roman"/>
          <w:noProof/>
          <w:color w:val="FF0000"/>
          <w:u w:val="single"/>
        </w:rPr>
        <w:lastRenderedPageBreak/>
        <w:drawing>
          <wp:inline distT="114300" distB="114300" distL="114300" distR="114300" wp14:anchorId="15D65733" wp14:editId="5ADBFE9E">
            <wp:extent cx="4192448" cy="3262313"/>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4192448" cy="3262313"/>
                    </a:xfrm>
                    <a:prstGeom prst="rect">
                      <a:avLst/>
                    </a:prstGeom>
                    <a:ln/>
                  </pic:spPr>
                </pic:pic>
              </a:graphicData>
            </a:graphic>
          </wp:inline>
        </w:drawing>
      </w:r>
      <w:r w:rsidRPr="00AA5B98">
        <w:rPr>
          <w:rFonts w:ascii="Times New Roman" w:eastAsia="Garamond" w:hAnsi="Times New Roman" w:cs="Times New Roman"/>
          <w:noProof/>
          <w:color w:val="FF0000"/>
          <w:u w:val="single"/>
        </w:rPr>
        <w:drawing>
          <wp:inline distT="114300" distB="114300" distL="114300" distR="114300" wp14:anchorId="44C3CAFD" wp14:editId="264F32B7">
            <wp:extent cx="1157288" cy="192881"/>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1157288" cy="192881"/>
                    </a:xfrm>
                    <a:prstGeom prst="rect">
                      <a:avLst/>
                    </a:prstGeom>
                    <a:ln/>
                  </pic:spPr>
                </pic:pic>
              </a:graphicData>
            </a:graphic>
          </wp:inline>
        </w:drawing>
      </w:r>
    </w:p>
    <w:p w14:paraId="7AD9DABD"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12A96BB1" w14:textId="77777777" w:rsidR="00DA0D41" w:rsidRPr="00AA5B98" w:rsidRDefault="002E2FE5">
      <w:pPr>
        <w:pBdr>
          <w:top w:val="nil"/>
          <w:left w:val="nil"/>
          <w:bottom w:val="nil"/>
          <w:right w:val="nil"/>
          <w:between w:val="nil"/>
        </w:pBdr>
        <w:rPr>
          <w:rFonts w:ascii="Times New Roman" w:eastAsia="Garamond" w:hAnsi="Times New Roman" w:cs="Times New Roman"/>
        </w:rPr>
      </w:pPr>
      <w:hyperlink r:id="rId26">
        <w:r w:rsidRPr="00AA5B98">
          <w:rPr>
            <w:rFonts w:ascii="Times New Roman" w:eastAsia="Garamond" w:hAnsi="Times New Roman" w:cs="Times New Roman"/>
            <w:color w:val="1155CC"/>
            <w:u w:val="single"/>
          </w:rPr>
          <w:t>https://www.google.com/maps/d/edit?mid=1dSKNxlLtZA_k9NrskbO1z7xqZIHZOuo&amp;ll=9.239696441545806%2C76.42797026749132&amp;z=13</w:t>
        </w:r>
      </w:hyperlink>
    </w:p>
    <w:p w14:paraId="08950F7D"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597FEC00"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1B8DA1AE"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23805659" w14:textId="77777777" w:rsidR="00DA0D41" w:rsidRPr="00AA5B98" w:rsidRDefault="002E2FE5">
      <w:pPr>
        <w:pBdr>
          <w:top w:val="nil"/>
          <w:left w:val="nil"/>
          <w:bottom w:val="nil"/>
          <w:right w:val="nil"/>
          <w:between w:val="nil"/>
        </w:pBdr>
        <w:rPr>
          <w:rFonts w:ascii="Times New Roman" w:eastAsia="Garamond" w:hAnsi="Times New Roman" w:cs="Times New Roman"/>
          <w:b/>
          <w:bCs/>
          <w:color w:val="A64D79"/>
          <w:u w:val="single"/>
        </w:rPr>
      </w:pPr>
      <w:r w:rsidRPr="00AA5B98">
        <w:rPr>
          <w:rFonts w:ascii="Times New Roman" w:eastAsia="Garamond" w:hAnsi="Times New Roman" w:cs="Times New Roman"/>
          <w:b/>
          <w:bCs/>
          <w:color w:val="A64D79"/>
          <w:u w:val="single"/>
        </w:rPr>
        <w:t>COMMUNITY HALLS AND GOVERNMENT OFFICES IN CHEPPAD LSGD</w:t>
      </w:r>
    </w:p>
    <w:p w14:paraId="0D7D4869" w14:textId="77777777" w:rsidR="00DA0D41" w:rsidRPr="00AA5B98" w:rsidRDefault="00DA0D41">
      <w:pPr>
        <w:pBdr>
          <w:top w:val="nil"/>
          <w:left w:val="nil"/>
          <w:bottom w:val="nil"/>
          <w:right w:val="nil"/>
          <w:between w:val="nil"/>
        </w:pBdr>
        <w:rPr>
          <w:rFonts w:ascii="Times New Roman" w:eastAsia="Garamond" w:hAnsi="Times New Roman" w:cs="Times New Roman"/>
          <w:b/>
          <w:bCs/>
          <w:color w:val="A64D79"/>
          <w:u w:val="single"/>
        </w:rPr>
      </w:pPr>
    </w:p>
    <w:p w14:paraId="1A4FA0D7" w14:textId="77777777" w:rsidR="00DA0D41" w:rsidRPr="00AA5B98" w:rsidRDefault="00DA0D41">
      <w:pPr>
        <w:pBdr>
          <w:top w:val="nil"/>
          <w:left w:val="nil"/>
          <w:bottom w:val="nil"/>
          <w:right w:val="nil"/>
          <w:between w:val="nil"/>
        </w:pBdr>
        <w:rPr>
          <w:rFonts w:ascii="Times New Roman" w:eastAsia="Garamond" w:hAnsi="Times New Roman" w:cs="Times New Roman"/>
          <w:b/>
          <w:bCs/>
          <w:color w:val="A64D79"/>
          <w:u w:val="single"/>
        </w:rPr>
      </w:pPr>
    </w:p>
    <w:p w14:paraId="7BDA1086" w14:textId="77777777" w:rsidR="00DA0D41" w:rsidRPr="00AA5B98" w:rsidRDefault="00DA0D41">
      <w:pPr>
        <w:pBdr>
          <w:top w:val="nil"/>
          <w:left w:val="nil"/>
          <w:bottom w:val="nil"/>
          <w:right w:val="nil"/>
          <w:between w:val="nil"/>
        </w:pBdr>
        <w:rPr>
          <w:rFonts w:ascii="Times New Roman" w:eastAsia="Garamond" w:hAnsi="Times New Roman" w:cs="Times New Roman"/>
          <w:b/>
          <w:bCs/>
          <w:color w:val="A64D79"/>
          <w:u w:val="single"/>
        </w:rPr>
      </w:pPr>
    </w:p>
    <w:p w14:paraId="77B8DC43" w14:textId="77777777" w:rsidR="00DA0D41" w:rsidRPr="00AA5B98" w:rsidRDefault="002E2FE5">
      <w:pPr>
        <w:pBdr>
          <w:top w:val="nil"/>
          <w:left w:val="nil"/>
          <w:bottom w:val="nil"/>
          <w:right w:val="nil"/>
          <w:between w:val="nil"/>
        </w:pBdr>
        <w:rPr>
          <w:rFonts w:ascii="Times New Roman" w:eastAsia="Garamond" w:hAnsi="Times New Roman" w:cs="Times New Roman"/>
          <w:b/>
          <w:bCs/>
          <w:color w:val="A64D79"/>
          <w:u w:val="single"/>
        </w:rPr>
      </w:pPr>
      <w:r w:rsidRPr="00AA5B98">
        <w:rPr>
          <w:rFonts w:ascii="Times New Roman" w:eastAsia="Garamond" w:hAnsi="Times New Roman" w:cs="Times New Roman"/>
          <w:b/>
          <w:bCs/>
          <w:noProof/>
          <w:color w:val="A64D79"/>
          <w:u w:val="single"/>
        </w:rPr>
        <w:drawing>
          <wp:inline distT="114300" distB="114300" distL="114300" distR="114300" wp14:anchorId="4759520C" wp14:editId="48AD7FB5">
            <wp:extent cx="3090863" cy="2562225"/>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3090863" cy="2562225"/>
                    </a:xfrm>
                    <a:prstGeom prst="rect">
                      <a:avLst/>
                    </a:prstGeom>
                    <a:ln/>
                  </pic:spPr>
                </pic:pic>
              </a:graphicData>
            </a:graphic>
          </wp:inline>
        </w:drawing>
      </w:r>
      <w:r w:rsidRPr="00AA5B98">
        <w:rPr>
          <w:rFonts w:ascii="Times New Roman" w:eastAsia="Garamond" w:hAnsi="Times New Roman" w:cs="Times New Roman"/>
          <w:noProof/>
        </w:rPr>
        <w:drawing>
          <wp:inline distT="114300" distB="114300" distL="114300" distR="114300" wp14:anchorId="43092B6E" wp14:editId="51D3EB49">
            <wp:extent cx="2195513" cy="1362075"/>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2195513" cy="1362075"/>
                    </a:xfrm>
                    <a:prstGeom prst="rect">
                      <a:avLst/>
                    </a:prstGeom>
                    <a:ln/>
                  </pic:spPr>
                </pic:pic>
              </a:graphicData>
            </a:graphic>
          </wp:inline>
        </w:drawing>
      </w:r>
    </w:p>
    <w:p w14:paraId="09E6F2A6"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7BF78AF7"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29B1C9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73A3C3CF" w14:textId="77777777" w:rsidR="00DA0D41" w:rsidRPr="00AA5B98" w:rsidRDefault="002E2FE5">
      <w:pPr>
        <w:pBdr>
          <w:top w:val="nil"/>
          <w:left w:val="nil"/>
          <w:bottom w:val="nil"/>
          <w:right w:val="nil"/>
          <w:between w:val="nil"/>
        </w:pBdr>
        <w:rPr>
          <w:rFonts w:ascii="Times New Roman" w:eastAsia="Garamond" w:hAnsi="Times New Roman" w:cs="Times New Roman"/>
        </w:rPr>
      </w:pPr>
      <w:hyperlink r:id="rId29">
        <w:r w:rsidRPr="00AA5B98">
          <w:rPr>
            <w:rFonts w:ascii="Times New Roman" w:eastAsia="Garamond" w:hAnsi="Times New Roman" w:cs="Times New Roman"/>
            <w:color w:val="1155CC"/>
            <w:u w:val="single"/>
          </w:rPr>
          <w:t>https://www.google.com/maps/d/edit?mid=1Eo1UnpUTVeAOP1IEfzFCbIYKsrpj32s&amp;ll=9.24282059727516%2C76.45702816730753&amp;z=14</w:t>
        </w:r>
      </w:hyperlink>
    </w:p>
    <w:p w14:paraId="6C9BD3EF"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311E5BDB"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74B6A6EA" w14:textId="77777777" w:rsidR="00DA0D41" w:rsidRPr="00AA5B98" w:rsidRDefault="00DA0D41">
      <w:pPr>
        <w:pBdr>
          <w:top w:val="nil"/>
          <w:left w:val="nil"/>
          <w:bottom w:val="nil"/>
          <w:right w:val="nil"/>
          <w:between w:val="nil"/>
        </w:pBdr>
        <w:spacing w:after="160" w:line="278" w:lineRule="auto"/>
        <w:rPr>
          <w:rFonts w:ascii="Times New Roman" w:eastAsia="Garamond" w:hAnsi="Times New Roman" w:cs="Times New Roman"/>
          <w:color w:val="000000"/>
        </w:rPr>
      </w:pPr>
    </w:p>
    <w:p w14:paraId="1E2E4E5B" w14:textId="77777777" w:rsidR="00DA0D41" w:rsidRPr="00AA5B98" w:rsidRDefault="00DA0D41">
      <w:pPr>
        <w:pBdr>
          <w:top w:val="nil"/>
          <w:left w:val="nil"/>
          <w:bottom w:val="nil"/>
          <w:right w:val="nil"/>
          <w:between w:val="nil"/>
        </w:pBdr>
        <w:ind w:left="720"/>
        <w:rPr>
          <w:rFonts w:ascii="Times New Roman" w:eastAsia="Garamond" w:hAnsi="Times New Roman" w:cs="Times New Roman"/>
          <w:color w:val="000000"/>
        </w:rPr>
      </w:pPr>
    </w:p>
    <w:p w14:paraId="7180A989" w14:textId="77777777" w:rsidR="00DA0D41" w:rsidRPr="00AA5B98" w:rsidRDefault="00DA0D41">
      <w:pPr>
        <w:pBdr>
          <w:top w:val="nil"/>
          <w:left w:val="nil"/>
          <w:bottom w:val="nil"/>
          <w:right w:val="nil"/>
          <w:between w:val="nil"/>
        </w:pBdr>
        <w:ind w:left="720"/>
        <w:rPr>
          <w:rFonts w:ascii="Times New Roman" w:eastAsia="Garamond" w:hAnsi="Times New Roman" w:cs="Times New Roman"/>
          <w:color w:val="000000"/>
        </w:rPr>
      </w:pPr>
    </w:p>
    <w:p w14:paraId="6FF4DA9D"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1F739DF7" w14:textId="77777777" w:rsidR="00DA0D41" w:rsidRPr="00AA5B98" w:rsidRDefault="00DA0D41">
      <w:pPr>
        <w:pStyle w:val="Heading2"/>
        <w:ind w:left="860"/>
        <w:rPr>
          <w:rFonts w:ascii="Times New Roman" w:eastAsia="Garamond" w:hAnsi="Times New Roman" w:cs="Times New Roman"/>
          <w:color w:val="000000"/>
        </w:rPr>
      </w:pPr>
    </w:p>
    <w:p w14:paraId="317FD9FC"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1576E396" w14:textId="33BEF458" w:rsidR="00145BC3" w:rsidRPr="00AA5B98" w:rsidRDefault="00145BC3">
      <w:pPr>
        <w:pStyle w:val="Heading1"/>
        <w:jc w:val="left"/>
        <w:rPr>
          <w:rFonts w:ascii="Times New Roman" w:eastAsia="Garamond" w:hAnsi="Times New Roman" w:cs="Times New Roman"/>
          <w:color w:val="000000"/>
        </w:rPr>
      </w:pPr>
      <w:bookmarkStart w:id="6" w:name="_heading=h.j1ec91ushges" w:colFirst="0" w:colLast="0"/>
      <w:bookmarkEnd w:id="6"/>
    </w:p>
    <w:p w14:paraId="2B7CDC71" w14:textId="77777777" w:rsidR="00145BC3" w:rsidRPr="00AA5B98" w:rsidRDefault="00145BC3">
      <w:pPr>
        <w:pStyle w:val="Heading1"/>
        <w:jc w:val="left"/>
        <w:rPr>
          <w:rFonts w:ascii="Times New Roman" w:eastAsia="Garamond" w:hAnsi="Times New Roman" w:cs="Times New Roman"/>
          <w:color w:val="000000"/>
        </w:rPr>
      </w:pPr>
    </w:p>
    <w:p w14:paraId="555C8092" w14:textId="77777777" w:rsidR="00145BC3" w:rsidRPr="00AA5B98" w:rsidRDefault="00145BC3">
      <w:pPr>
        <w:pStyle w:val="Heading1"/>
        <w:jc w:val="left"/>
        <w:rPr>
          <w:rFonts w:ascii="Times New Roman" w:eastAsia="Garamond" w:hAnsi="Times New Roman" w:cs="Times New Roman"/>
          <w:color w:val="000000"/>
        </w:rPr>
      </w:pPr>
    </w:p>
    <w:p w14:paraId="722BF181" w14:textId="77777777" w:rsidR="00145BC3" w:rsidRPr="00AA5B98" w:rsidRDefault="00145BC3">
      <w:pPr>
        <w:pStyle w:val="Heading1"/>
        <w:jc w:val="left"/>
        <w:rPr>
          <w:rFonts w:ascii="Times New Roman" w:eastAsia="Garamond" w:hAnsi="Times New Roman" w:cs="Times New Roman"/>
          <w:color w:val="000000"/>
        </w:rPr>
      </w:pPr>
    </w:p>
    <w:p w14:paraId="27E7ABC5" w14:textId="77777777" w:rsidR="00145BC3" w:rsidRPr="00AA5B98" w:rsidRDefault="00145BC3">
      <w:pPr>
        <w:pStyle w:val="Heading1"/>
        <w:jc w:val="left"/>
        <w:rPr>
          <w:rFonts w:ascii="Times New Roman" w:eastAsia="Garamond" w:hAnsi="Times New Roman" w:cs="Times New Roman"/>
          <w:color w:val="000000"/>
        </w:rPr>
      </w:pPr>
    </w:p>
    <w:p w14:paraId="3169CAE2" w14:textId="77777777" w:rsidR="00145BC3" w:rsidRPr="00AA5B98" w:rsidRDefault="00145BC3">
      <w:pPr>
        <w:pStyle w:val="Heading1"/>
        <w:jc w:val="left"/>
        <w:rPr>
          <w:rFonts w:ascii="Times New Roman" w:eastAsia="Garamond" w:hAnsi="Times New Roman" w:cs="Times New Roman"/>
          <w:color w:val="000000"/>
        </w:rPr>
      </w:pPr>
    </w:p>
    <w:p w14:paraId="069C0331" w14:textId="77777777" w:rsidR="00145BC3" w:rsidRPr="00AA5B98" w:rsidRDefault="00145BC3">
      <w:pPr>
        <w:pStyle w:val="Heading1"/>
        <w:jc w:val="left"/>
        <w:rPr>
          <w:rFonts w:ascii="Times New Roman" w:eastAsia="Garamond" w:hAnsi="Times New Roman" w:cs="Times New Roman"/>
          <w:color w:val="000000"/>
        </w:rPr>
      </w:pPr>
    </w:p>
    <w:p w14:paraId="077486EF" w14:textId="77777777" w:rsidR="00145BC3" w:rsidRPr="00AA5B98" w:rsidRDefault="00145BC3">
      <w:pPr>
        <w:pStyle w:val="Heading1"/>
        <w:jc w:val="left"/>
        <w:rPr>
          <w:rFonts w:ascii="Times New Roman" w:eastAsia="Garamond" w:hAnsi="Times New Roman" w:cs="Times New Roman"/>
          <w:color w:val="000000"/>
        </w:rPr>
      </w:pPr>
    </w:p>
    <w:p w14:paraId="10DA5671" w14:textId="4A356B6F" w:rsidR="00DA0D41" w:rsidRPr="00AA5B98" w:rsidRDefault="00BE5BA4">
      <w:pPr>
        <w:pStyle w:val="Heading1"/>
        <w:jc w:val="left"/>
        <w:rPr>
          <w:rFonts w:ascii="Times New Roman" w:eastAsia="Garamond" w:hAnsi="Times New Roman" w:cs="Times New Roman"/>
          <w:color w:val="000000"/>
        </w:rPr>
      </w:pPr>
      <w:r w:rsidRPr="00AA5B98">
        <w:rPr>
          <w:rFonts w:ascii="Times New Roman" w:eastAsia="Garamond" w:hAnsi="Times New Roman" w:cs="Times New Roman"/>
          <w:color w:val="000000"/>
        </w:rPr>
        <w:t>G</w:t>
      </w:r>
      <w:r w:rsidR="002E2FE5" w:rsidRPr="00AA5B98">
        <w:rPr>
          <w:rFonts w:ascii="Times New Roman" w:eastAsia="Garamond" w:hAnsi="Times New Roman" w:cs="Times New Roman"/>
          <w:color w:val="000000"/>
        </w:rPr>
        <w:t>ENERAL PROFILE OF THE LSGI’S</w:t>
      </w:r>
    </w:p>
    <w:p w14:paraId="2332E1E1" w14:textId="77777777" w:rsidR="00DA0D41" w:rsidRPr="00AA5B98" w:rsidRDefault="002E2FE5">
      <w:pPr>
        <w:pStyle w:val="Heading2"/>
        <w:rPr>
          <w:rFonts w:ascii="Times New Roman" w:eastAsia="Garamond" w:hAnsi="Times New Roman" w:cs="Times New Roman"/>
          <w:color w:val="000000"/>
        </w:rPr>
      </w:pPr>
      <w:bookmarkStart w:id="7" w:name="_heading=h.5y7la5yxum4e" w:colFirst="0" w:colLast="0"/>
      <w:bookmarkEnd w:id="7"/>
      <w:r w:rsidRPr="00AA5B98">
        <w:rPr>
          <w:rFonts w:ascii="Times New Roman" w:eastAsia="Garamond" w:hAnsi="Times New Roman" w:cs="Times New Roman"/>
          <w:color w:val="000000"/>
        </w:rPr>
        <w:t>Background of the LSGI</w:t>
      </w:r>
    </w:p>
    <w:p w14:paraId="558F76F5" w14:textId="77777777" w:rsidR="008869AA" w:rsidRPr="008869AA" w:rsidRDefault="008869AA" w:rsidP="008869AA">
      <w:pPr>
        <w:pBdr>
          <w:top w:val="nil"/>
          <w:left w:val="nil"/>
          <w:bottom w:val="nil"/>
          <w:right w:val="nil"/>
          <w:between w:val="nil"/>
        </w:pBdr>
        <w:spacing w:before="240" w:after="240"/>
        <w:rPr>
          <w:rFonts w:ascii="Times New Roman" w:eastAsia="Garamond" w:hAnsi="Times New Roman" w:cs="Times New Roman"/>
          <w:color w:val="000000"/>
        </w:rPr>
      </w:pPr>
      <w:proofErr w:type="spellStart"/>
      <w:r w:rsidRPr="008869AA">
        <w:rPr>
          <w:rFonts w:ascii="Times New Roman" w:eastAsia="Garamond" w:hAnsi="Times New Roman" w:cs="Times New Roman"/>
          <w:color w:val="000000"/>
        </w:rPr>
        <w:t>Cheppad</w:t>
      </w:r>
      <w:proofErr w:type="spellEnd"/>
      <w:r w:rsidRPr="008869AA">
        <w:rPr>
          <w:rFonts w:ascii="Times New Roman" w:eastAsia="Garamond" w:hAnsi="Times New Roman" w:cs="Times New Roman"/>
          <w:color w:val="000000"/>
        </w:rPr>
        <w:t xml:space="preserve"> Grama Panchayat, situated in the southern part of Alappuzha district in Kerala, is characterized by a predominantly low-lying terrain with extensive paddy fields, backwaters, canals, and water bodies. This unique geographical landscape significantly influences the local environment, livelihoods, and health conditions of the population. The Panchayat experiences </w:t>
      </w:r>
      <w:r w:rsidRPr="008869AA">
        <w:rPr>
          <w:rFonts w:ascii="Times New Roman" w:eastAsia="Garamond" w:hAnsi="Times New Roman" w:cs="Times New Roman"/>
          <w:color w:val="000000"/>
        </w:rPr>
        <w:lastRenderedPageBreak/>
        <w:t>seasonal variations, particularly during the monsoon, which often lead to waterlogging and flooding, posing challenges to transportation, sanitation, and delivery of essential services.</w:t>
      </w:r>
    </w:p>
    <w:p w14:paraId="7BD37A74" w14:textId="77777777" w:rsidR="008869AA" w:rsidRPr="008869AA" w:rsidRDefault="008869AA" w:rsidP="008869AA">
      <w:pPr>
        <w:pBdr>
          <w:top w:val="nil"/>
          <w:left w:val="nil"/>
          <w:bottom w:val="nil"/>
          <w:right w:val="nil"/>
          <w:between w:val="nil"/>
        </w:pBdr>
        <w:spacing w:before="240" w:after="240"/>
        <w:rPr>
          <w:rFonts w:ascii="Times New Roman" w:eastAsia="Garamond" w:hAnsi="Times New Roman" w:cs="Times New Roman"/>
          <w:color w:val="000000"/>
        </w:rPr>
      </w:pPr>
      <w:r w:rsidRPr="008869AA">
        <w:rPr>
          <w:rFonts w:ascii="Times New Roman" w:eastAsia="Garamond" w:hAnsi="Times New Roman" w:cs="Times New Roman"/>
          <w:color w:val="000000"/>
        </w:rPr>
        <w:t>The Panchayat is administratively divided into 16 wards, with a population of around 22,000 people. The local economy is largely dependent on agriculture, especially paddy cultivation, along with fishing, coir production, and other allied activities. In recent years, there has also been a gradual increase in service sector employment and migration, contributing to changing demographic and socio-economic patterns. The presence of migrant workers and socio-economically vulnerable groups adds to the complexity of planning and delivering equitable health and social services.</w:t>
      </w:r>
    </w:p>
    <w:p w14:paraId="7B0DB218" w14:textId="77777777" w:rsidR="008869AA" w:rsidRPr="008869AA" w:rsidRDefault="008869AA" w:rsidP="008869AA">
      <w:pPr>
        <w:pBdr>
          <w:top w:val="nil"/>
          <w:left w:val="nil"/>
          <w:bottom w:val="nil"/>
          <w:right w:val="nil"/>
          <w:between w:val="nil"/>
        </w:pBdr>
        <w:spacing w:before="240" w:after="240"/>
        <w:rPr>
          <w:rFonts w:ascii="Times New Roman" w:eastAsia="Garamond" w:hAnsi="Times New Roman" w:cs="Times New Roman"/>
          <w:color w:val="000000"/>
        </w:rPr>
      </w:pPr>
      <w:r w:rsidRPr="008869AA">
        <w:rPr>
          <w:rFonts w:ascii="Times New Roman" w:eastAsia="Garamond" w:hAnsi="Times New Roman" w:cs="Times New Roman"/>
          <w:color w:val="000000"/>
        </w:rPr>
        <w:t xml:space="preserve">From a public health perspective, </w:t>
      </w:r>
      <w:proofErr w:type="spellStart"/>
      <w:r w:rsidRPr="008869AA">
        <w:rPr>
          <w:rFonts w:ascii="Times New Roman" w:eastAsia="Garamond" w:hAnsi="Times New Roman" w:cs="Times New Roman"/>
          <w:color w:val="000000"/>
        </w:rPr>
        <w:t>Cheppad</w:t>
      </w:r>
      <w:proofErr w:type="spellEnd"/>
      <w:r w:rsidRPr="008869AA">
        <w:rPr>
          <w:rFonts w:ascii="Times New Roman" w:eastAsia="Garamond" w:hAnsi="Times New Roman" w:cs="Times New Roman"/>
          <w:color w:val="000000"/>
        </w:rPr>
        <w:t xml:space="preserve"> Grama Panchayat is vulnerable to seasonal and environmental health risks such as vector-borne diseases, water-borne illnesses, and zoonotic infections. Past experiences, including recurrent floods and the COVID-19 pandemic, have highlighted gaps in preparedness and response mechanisms. These challenges underscore the importance of developing a localized, data-driven approach for planning, resource mapping, and strengthening intersectoral coordination to enhance resilience and ensure effective management of public health emergencies.</w:t>
      </w:r>
    </w:p>
    <w:p w14:paraId="48E5F280" w14:textId="61640892"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p w14:paraId="79682362" w14:textId="77777777" w:rsidR="00B25580" w:rsidRPr="00AA5B98" w:rsidRDefault="00B25580">
      <w:pPr>
        <w:pBdr>
          <w:top w:val="nil"/>
          <w:left w:val="nil"/>
          <w:bottom w:val="nil"/>
          <w:right w:val="nil"/>
          <w:between w:val="nil"/>
        </w:pBdr>
        <w:spacing w:before="240" w:after="240"/>
        <w:rPr>
          <w:rFonts w:ascii="Times New Roman" w:eastAsia="Garamond" w:hAnsi="Times New Roman" w:cs="Times New Roman"/>
          <w:color w:val="000000"/>
        </w:rPr>
      </w:pPr>
    </w:p>
    <w:p w14:paraId="76C1AD0B" w14:textId="77777777" w:rsidR="00103A42" w:rsidRPr="00AA5B98" w:rsidRDefault="00103A42">
      <w:pPr>
        <w:pBdr>
          <w:top w:val="nil"/>
          <w:left w:val="nil"/>
          <w:bottom w:val="nil"/>
          <w:right w:val="nil"/>
          <w:between w:val="nil"/>
        </w:pBdr>
        <w:spacing w:before="240" w:after="240"/>
        <w:rPr>
          <w:rFonts w:ascii="Times New Roman" w:eastAsia="Garamond" w:hAnsi="Times New Roman" w:cs="Times New Roman"/>
          <w:color w:val="000000"/>
        </w:rPr>
      </w:pPr>
    </w:p>
    <w:p w14:paraId="3894F410"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b"/>
        <w:tblpPr w:leftFromText="180" w:rightFromText="180" w:vertAnchor="page" w:horzAnchor="margin" w:tblpY="6025"/>
        <w:tblW w:w="9176" w:type="dxa"/>
        <w:tblLayout w:type="fixed"/>
        <w:tblLook w:val="0400" w:firstRow="0" w:lastRow="0" w:firstColumn="0" w:lastColumn="0" w:noHBand="0" w:noVBand="1"/>
      </w:tblPr>
      <w:tblGrid>
        <w:gridCol w:w="6069"/>
        <w:gridCol w:w="3107"/>
      </w:tblGrid>
      <w:tr w:rsidR="00DA0D41" w:rsidRPr="00AA5B98" w14:paraId="23ED91AB" w14:textId="77777777" w:rsidTr="00F4428A">
        <w:trPr>
          <w:cantSplit/>
          <w:trHeight w:val="560"/>
          <w:tblHeader/>
        </w:trPr>
        <w:tc>
          <w:tcPr>
            <w:tcW w:w="9176" w:type="dxa"/>
            <w:gridSpan w:val="2"/>
            <w:tcBorders>
              <w:top w:val="single" w:sz="6" w:space="0" w:color="DDDDDD"/>
              <w:left w:val="single" w:sz="6" w:space="0" w:color="DDDDDD"/>
              <w:bottom w:val="single" w:sz="6" w:space="0" w:color="DDDDDD"/>
              <w:right w:val="single" w:sz="6" w:space="0" w:color="DDDDDD"/>
            </w:tcBorders>
            <w:shd w:val="clear" w:color="auto" w:fill="F1F3F4"/>
            <w:tcMar>
              <w:top w:w="120" w:type="dxa"/>
              <w:left w:w="120" w:type="dxa"/>
              <w:bottom w:w="120" w:type="dxa"/>
              <w:right w:w="120" w:type="dxa"/>
            </w:tcMar>
            <w:vAlign w:val="center"/>
          </w:tcPr>
          <w:p w14:paraId="4563E24E" w14:textId="77777777" w:rsidR="00DA0D41" w:rsidRPr="00AA5B98" w:rsidRDefault="002E2FE5" w:rsidP="00F4428A">
            <w:pPr>
              <w:pStyle w:val="Subtitle"/>
              <w:spacing w:before="120" w:after="120"/>
              <w:rPr>
                <w:rFonts w:ascii="Times New Roman" w:eastAsia="Garamond" w:hAnsi="Times New Roman" w:cs="Times New Roman"/>
                <w:color w:val="000000"/>
              </w:rPr>
            </w:pPr>
            <w:bookmarkStart w:id="8" w:name="_heading=h.bd1v2o992ic0" w:colFirst="0" w:colLast="0"/>
            <w:bookmarkEnd w:id="8"/>
            <w:r w:rsidRPr="00AA5B98">
              <w:rPr>
                <w:rFonts w:ascii="Times New Roman" w:eastAsia="Garamond" w:hAnsi="Times New Roman" w:cs="Times New Roman"/>
                <w:color w:val="000000"/>
              </w:rPr>
              <w:lastRenderedPageBreak/>
              <w:t>Table 1: Background of LSGD</w:t>
            </w:r>
          </w:p>
        </w:tc>
      </w:tr>
      <w:tr w:rsidR="00DA0D41" w:rsidRPr="00AA5B98" w14:paraId="708A368B"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6BFA23F6" w14:textId="77777777" w:rsidR="00DA0D41" w:rsidRPr="00AA5B98" w:rsidRDefault="002E2FE5" w:rsidP="00F4428A">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Description</w:t>
            </w:r>
          </w:p>
        </w:tc>
        <w:tc>
          <w:tcPr>
            <w:tcW w:w="310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6428236" w14:textId="77777777" w:rsidR="00DA0D41" w:rsidRPr="00AA5B98" w:rsidRDefault="002E2FE5" w:rsidP="00F4428A">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Details</w:t>
            </w:r>
          </w:p>
        </w:tc>
      </w:tr>
      <w:tr w:rsidR="00DA0D41" w:rsidRPr="00AA5B98" w14:paraId="1EAA24A9"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5B661D"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Name of LSGI</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692481"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proofErr w:type="spellStart"/>
            <w:r w:rsidRPr="00AA5B98">
              <w:rPr>
                <w:rFonts w:ascii="Times New Roman" w:eastAsia="Garamond" w:hAnsi="Times New Roman" w:cs="Times New Roman"/>
              </w:rPr>
              <w:t>Cheppad</w:t>
            </w:r>
            <w:proofErr w:type="spellEnd"/>
          </w:p>
        </w:tc>
      </w:tr>
      <w:tr w:rsidR="00DA0D41" w:rsidRPr="00AA5B98" w14:paraId="52A80606"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4D246E"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Type (GP/Municipality / Corporation etc.)</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7B2E32"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Grama Panchayath</w:t>
            </w:r>
          </w:p>
        </w:tc>
      </w:tr>
      <w:tr w:rsidR="00DA0D41" w:rsidRPr="00AA5B98" w14:paraId="6AC7E718"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FBFA33"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Block</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BA226F"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proofErr w:type="spellStart"/>
            <w:r w:rsidRPr="00AA5B98">
              <w:rPr>
                <w:rFonts w:ascii="Times New Roman" w:eastAsia="Garamond" w:hAnsi="Times New Roman" w:cs="Times New Roman"/>
              </w:rPr>
              <w:t>Muthukulam</w:t>
            </w:r>
            <w:proofErr w:type="spellEnd"/>
          </w:p>
        </w:tc>
      </w:tr>
      <w:tr w:rsidR="00DA0D41" w:rsidRPr="00AA5B98" w14:paraId="7162083E"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F97DB5"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District</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583124"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Alappuzha</w:t>
            </w:r>
          </w:p>
        </w:tc>
      </w:tr>
      <w:tr w:rsidR="00DA0D41" w:rsidRPr="00AA5B98" w14:paraId="5B7F9520"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E32E61"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Number of wards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7722D2"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16</w:t>
            </w:r>
          </w:p>
        </w:tc>
      </w:tr>
      <w:tr w:rsidR="00DA0D41" w:rsidRPr="00AA5B98" w14:paraId="54D431FF"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88C75D"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Total area (sq. km)</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255135A"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 xml:space="preserve">12.67 </w:t>
            </w:r>
            <w:proofErr w:type="spellStart"/>
            <w:r w:rsidRPr="00AA5B98">
              <w:rPr>
                <w:rFonts w:ascii="Times New Roman" w:eastAsia="Garamond" w:hAnsi="Times New Roman" w:cs="Times New Roman"/>
              </w:rPr>
              <w:t>sq</w:t>
            </w:r>
            <w:proofErr w:type="spellEnd"/>
            <w:r w:rsidRPr="00AA5B98">
              <w:rPr>
                <w:rFonts w:ascii="Times New Roman" w:eastAsia="Garamond" w:hAnsi="Times New Roman" w:cs="Times New Roman"/>
              </w:rPr>
              <w:t xml:space="preserve"> km</w:t>
            </w:r>
          </w:p>
        </w:tc>
      </w:tr>
      <w:tr w:rsidR="00DA0D41" w:rsidRPr="00AA5B98" w14:paraId="7668381F"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8ED65B"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proofErr w:type="gramStart"/>
            <w:r w:rsidRPr="00AA5B98">
              <w:rPr>
                <w:rFonts w:ascii="Times New Roman" w:eastAsia="Garamond" w:hAnsi="Times New Roman" w:cs="Times New Roman"/>
                <w:color w:val="000000"/>
              </w:rPr>
              <w:t>Population(</w:t>
            </w:r>
            <w:proofErr w:type="gramEnd"/>
            <w:r w:rsidRPr="00AA5B98">
              <w:rPr>
                <w:rFonts w:ascii="Times New Roman" w:eastAsia="Garamond" w:hAnsi="Times New Roman" w:cs="Times New Roman"/>
                <w:color w:val="000000"/>
              </w:rPr>
              <w:t>Projected)</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C24F47"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22912</w:t>
            </w:r>
          </w:p>
        </w:tc>
      </w:tr>
      <w:tr w:rsidR="00DA0D41" w:rsidRPr="00AA5B98" w14:paraId="038FD2C9"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3DFB98"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Population density</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E9B349"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persons/</w:t>
            </w:r>
            <w:proofErr w:type="spellStart"/>
            <w:r w:rsidRPr="00AA5B98">
              <w:rPr>
                <w:rFonts w:ascii="Times New Roman" w:eastAsia="Garamond" w:hAnsi="Times New Roman" w:cs="Times New Roman"/>
                <w:color w:val="000000"/>
              </w:rPr>
              <w:t>sq</w:t>
            </w:r>
            <w:proofErr w:type="spellEnd"/>
            <w:r w:rsidRPr="00AA5B98">
              <w:rPr>
                <w:rFonts w:ascii="Times New Roman" w:eastAsia="Garamond" w:hAnsi="Times New Roman" w:cs="Times New Roman"/>
                <w:color w:val="000000"/>
              </w:rPr>
              <w:t xml:space="preserve"> km</w:t>
            </w:r>
          </w:p>
        </w:tc>
      </w:tr>
      <w:tr w:rsidR="00DA0D41" w:rsidRPr="00AA5B98" w14:paraId="610A263F"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9625A3"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Terrain (coastal/low-lying/backwaters/foothills, etc.)</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2EB607"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plain</w:t>
            </w:r>
          </w:p>
        </w:tc>
      </w:tr>
      <w:tr w:rsidR="00DA0D41" w:rsidRPr="00AA5B98" w14:paraId="0495E70F"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6A3AE4"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Number of rivers passing through LSGI</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622E45"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Nil</w:t>
            </w:r>
          </w:p>
        </w:tc>
      </w:tr>
      <w:tr w:rsidR="00DA0D41" w:rsidRPr="00AA5B98" w14:paraId="41509E8A"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CDE3B3"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Number of water bodies in the LSGI</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A4F4D0"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12</w:t>
            </w:r>
          </w:p>
        </w:tc>
      </w:tr>
      <w:tr w:rsidR="00DA0D41" w:rsidRPr="00AA5B98" w14:paraId="36C49536"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CDED8D7"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Number of educational institutions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319F9A"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15</w:t>
            </w:r>
          </w:p>
        </w:tc>
      </w:tr>
      <w:tr w:rsidR="00DA0D41" w:rsidRPr="00AA5B98" w14:paraId="76196CE8"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9D1049"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Factories / small-scale industries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8687ED"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w:t>
            </w:r>
          </w:p>
        </w:tc>
      </w:tr>
      <w:tr w:rsidR="00DA0D41" w:rsidRPr="00AA5B98" w14:paraId="6B4742E7"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73EA01"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Flood-prone wards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E50D98"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3,4,5,6,7,8,9</w:t>
            </w:r>
          </w:p>
        </w:tc>
      </w:tr>
      <w:tr w:rsidR="00DA0D41" w:rsidRPr="00AA5B98" w14:paraId="2030C71C"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DE8B16"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Landslide-prone wards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8A8583"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Nil</w:t>
            </w:r>
          </w:p>
        </w:tc>
      </w:tr>
      <w:tr w:rsidR="00DA0D41" w:rsidRPr="00AA5B98" w14:paraId="5356EB5A"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A5352D2"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Death Management and Disposal Facilities (mortuaries/crematorium, including electric)</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9CE701"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31151406" w14:textId="77777777" w:rsidTr="00F4428A">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8FBB4E" w14:textId="77777777" w:rsidR="00DA0D41" w:rsidRPr="00AA5B98" w:rsidRDefault="002E2FE5" w:rsidP="00F4428A">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Auditoriums/Marriage halls/convention centres/community halls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11707C" w14:textId="77777777" w:rsidR="00DA0D41" w:rsidRPr="00AA5B98" w:rsidRDefault="002E2FE5" w:rsidP="00F4428A">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4</w:t>
            </w:r>
          </w:p>
        </w:tc>
      </w:tr>
    </w:tbl>
    <w:p w14:paraId="1E8E65E4" w14:textId="77777777" w:rsidR="00DA0D41" w:rsidRPr="00AA5B98" w:rsidRDefault="002E2FE5">
      <w:pPr>
        <w:pStyle w:val="Heading2"/>
        <w:rPr>
          <w:rFonts w:ascii="Times New Roman" w:eastAsia="Garamond" w:hAnsi="Times New Roman" w:cs="Times New Roman"/>
          <w:color w:val="000000"/>
        </w:rPr>
      </w:pPr>
      <w:bookmarkStart w:id="9" w:name="_heading=h.een87va7chcp" w:colFirst="0" w:colLast="0"/>
      <w:bookmarkEnd w:id="9"/>
      <w:r w:rsidRPr="00AA5B98">
        <w:rPr>
          <w:rFonts w:ascii="Times New Roman" w:eastAsia="Garamond" w:hAnsi="Times New Roman" w:cs="Times New Roman"/>
          <w:color w:val="000000"/>
        </w:rPr>
        <w:t>Demographic and Vulnerable Population</w:t>
      </w:r>
    </w:p>
    <w:p w14:paraId="57E7B0F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Understanding the demographic composition and vulnerable population groups is essential for pandemic preparedness. Children, elderly, </w:t>
      </w:r>
      <w:proofErr w:type="gramStart"/>
      <w:r w:rsidRPr="00AA5B98">
        <w:rPr>
          <w:rFonts w:ascii="Times New Roman" w:eastAsia="Garamond" w:hAnsi="Times New Roman" w:cs="Times New Roman"/>
          <w:color w:val="000000"/>
        </w:rPr>
        <w:t>economically deprived</w:t>
      </w:r>
      <w:proofErr w:type="gramEnd"/>
      <w:r w:rsidRPr="00AA5B98">
        <w:rPr>
          <w:rFonts w:ascii="Times New Roman" w:eastAsia="Garamond" w:hAnsi="Times New Roman" w:cs="Times New Roman"/>
          <w:color w:val="000000"/>
        </w:rPr>
        <w:t xml:space="preserve"> families, migrant workers, and socially vulnerable groups are at increased risk during public health emergencies due to higher exposure, limited access to services, and dependency on public </w:t>
      </w:r>
      <w:proofErr w:type="gramStart"/>
      <w:r w:rsidRPr="00AA5B98">
        <w:rPr>
          <w:rFonts w:ascii="Times New Roman" w:eastAsia="Garamond" w:hAnsi="Times New Roman" w:cs="Times New Roman"/>
          <w:color w:val="000000"/>
        </w:rPr>
        <w:t>systems..</w:t>
      </w:r>
      <w:proofErr w:type="gramEnd"/>
    </w:p>
    <w:p w14:paraId="6E7C1AF0" w14:textId="77777777" w:rsidR="00DA0D41" w:rsidRPr="00AA5B98" w:rsidRDefault="00DA0D41">
      <w:pPr>
        <w:pBdr>
          <w:top w:val="nil"/>
          <w:left w:val="nil"/>
          <w:bottom w:val="nil"/>
          <w:right w:val="nil"/>
          <w:between w:val="nil"/>
        </w:pBdr>
        <w:ind w:left="720"/>
        <w:rPr>
          <w:rFonts w:ascii="Times New Roman" w:eastAsia="Garamond" w:hAnsi="Times New Roman" w:cs="Times New Roman"/>
          <w:color w:val="000000"/>
        </w:rPr>
      </w:pPr>
    </w:p>
    <w:tbl>
      <w:tblPr>
        <w:tblStyle w:val="affffc"/>
        <w:tblW w:w="9210" w:type="dxa"/>
        <w:tblInd w:w="-15" w:type="dxa"/>
        <w:tblLayout w:type="fixed"/>
        <w:tblLook w:val="0400" w:firstRow="0" w:lastRow="0" w:firstColumn="0" w:lastColumn="0" w:noHBand="0" w:noVBand="1"/>
      </w:tblPr>
      <w:tblGrid>
        <w:gridCol w:w="1845"/>
        <w:gridCol w:w="1770"/>
        <w:gridCol w:w="5595"/>
      </w:tblGrid>
      <w:tr w:rsidR="00DA0D41" w:rsidRPr="00AA5B98" w14:paraId="0FE82BCD"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A22600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Description</w:t>
            </w:r>
          </w:p>
        </w:tc>
        <w:tc>
          <w:tcPr>
            <w:tcW w:w="559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03CAA35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Details (in numbers)</w:t>
            </w:r>
          </w:p>
        </w:tc>
      </w:tr>
      <w:tr w:rsidR="00DA0D41" w:rsidRPr="00AA5B98" w14:paraId="67630C9E" w14:textId="77777777">
        <w:trPr>
          <w:cantSplit/>
          <w:trHeight w:val="20"/>
          <w:tblHeader/>
        </w:trPr>
        <w:tc>
          <w:tcPr>
            <w:tcW w:w="9210" w:type="dxa"/>
            <w:gridSpan w:val="3"/>
            <w:tcBorders>
              <w:top w:val="single" w:sz="6" w:space="0" w:color="DDDDDD"/>
              <w:left w:val="single" w:sz="6" w:space="0" w:color="DDDDDD"/>
              <w:bottom w:val="single" w:sz="6" w:space="0" w:color="DDDDDD"/>
              <w:right w:val="single" w:sz="6" w:space="0" w:color="DDDDDD"/>
            </w:tcBorders>
            <w:shd w:val="clear" w:color="auto" w:fill="CFE2F3"/>
            <w:tcMar>
              <w:top w:w="120" w:type="dxa"/>
              <w:left w:w="120" w:type="dxa"/>
              <w:bottom w:w="120" w:type="dxa"/>
              <w:right w:w="120" w:type="dxa"/>
            </w:tcMar>
            <w:vAlign w:val="center"/>
          </w:tcPr>
          <w:p w14:paraId="58E514F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DEMOGRAPHIC PROFILE</w:t>
            </w:r>
          </w:p>
        </w:tc>
      </w:tr>
      <w:tr w:rsidR="00DA0D41" w:rsidRPr="00AA5B98" w14:paraId="72CABF87"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E7FA0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Total population</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6F458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22912</w:t>
            </w:r>
          </w:p>
        </w:tc>
      </w:tr>
      <w:tr w:rsidR="00DA0D41" w:rsidRPr="00AA5B98" w14:paraId="01CF940A"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22916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Male</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321EA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10618</w:t>
            </w:r>
          </w:p>
        </w:tc>
      </w:tr>
      <w:tr w:rsidR="00DA0D41" w:rsidRPr="00AA5B98" w14:paraId="76221F54"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6EF82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Female</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32FD0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12294</w:t>
            </w:r>
          </w:p>
        </w:tc>
      </w:tr>
      <w:tr w:rsidR="00DA0D41" w:rsidRPr="00AA5B98" w14:paraId="53B600BC"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18CA4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Transgender</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15143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Nil</w:t>
            </w:r>
          </w:p>
        </w:tc>
      </w:tr>
      <w:tr w:rsidR="00DA0D41" w:rsidRPr="00AA5B98" w14:paraId="09A7A4FF"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471C5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Children under 5</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16181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592</w:t>
            </w:r>
          </w:p>
        </w:tc>
      </w:tr>
      <w:tr w:rsidR="00DA0D41" w:rsidRPr="00AA5B98" w14:paraId="74A5B3C9"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716E4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Adolescent</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A16B7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1256</w:t>
            </w:r>
          </w:p>
        </w:tc>
      </w:tr>
      <w:tr w:rsidR="00DA0D41" w:rsidRPr="00AA5B98" w14:paraId="1DC9EC8A"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EF1F4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Elderly (&gt;60)</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8ED68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4473</w:t>
            </w:r>
          </w:p>
        </w:tc>
      </w:tr>
      <w:tr w:rsidR="00DA0D41" w:rsidRPr="00AA5B98" w14:paraId="78BDD552" w14:textId="77777777">
        <w:trPr>
          <w:cantSplit/>
          <w:trHeight w:val="20"/>
          <w:tblHeader/>
        </w:trPr>
        <w:tc>
          <w:tcPr>
            <w:tcW w:w="9210" w:type="dxa"/>
            <w:gridSpan w:val="3"/>
            <w:tcBorders>
              <w:top w:val="single" w:sz="6" w:space="0" w:color="DDDDDD"/>
              <w:left w:val="single" w:sz="6" w:space="0" w:color="DDDDDD"/>
              <w:bottom w:val="single" w:sz="6" w:space="0" w:color="DDDDDD"/>
              <w:right w:val="single" w:sz="6" w:space="0" w:color="DDDDDD"/>
            </w:tcBorders>
            <w:shd w:val="clear" w:color="auto" w:fill="CFE2F3"/>
            <w:tcMar>
              <w:top w:w="120" w:type="dxa"/>
              <w:left w:w="120" w:type="dxa"/>
              <w:bottom w:w="120" w:type="dxa"/>
              <w:right w:w="120" w:type="dxa"/>
            </w:tcMar>
            <w:vAlign w:val="center"/>
          </w:tcPr>
          <w:p w14:paraId="668433A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SOCIAL/LIVELIHOOD VULNERABILITY</w:t>
            </w:r>
          </w:p>
        </w:tc>
      </w:tr>
      <w:tr w:rsidR="00DA0D41" w:rsidRPr="00AA5B98" w14:paraId="3854756A"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AD943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Previous EPEP family</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1BCB5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32</w:t>
            </w:r>
          </w:p>
        </w:tc>
      </w:tr>
      <w:tr w:rsidR="00DA0D41" w:rsidRPr="00AA5B98" w14:paraId="0C8B2DF8"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292ED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BPL family</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F5AA1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2256</w:t>
            </w:r>
          </w:p>
        </w:tc>
      </w:tr>
      <w:tr w:rsidR="00DA0D41" w:rsidRPr="00AA5B98" w14:paraId="3996688D"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6F2F0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Tribal communities </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6AFDC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7B02CE7" w14:textId="77777777">
        <w:trPr>
          <w:cantSplit/>
          <w:trHeight w:val="20"/>
          <w:tblHeader/>
        </w:trPr>
        <w:tc>
          <w:tcPr>
            <w:tcW w:w="1845" w:type="dxa"/>
            <w:vMerge w:val="restar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35B7F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Migration</w:t>
            </w: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DFA1A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Immigrant</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484C9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86</w:t>
            </w:r>
          </w:p>
        </w:tc>
      </w:tr>
      <w:tr w:rsidR="00DA0D41" w:rsidRPr="00AA5B98" w14:paraId="0A80E4D8" w14:textId="77777777">
        <w:trPr>
          <w:cantSplit/>
          <w:trHeight w:val="20"/>
          <w:tblHeader/>
        </w:trPr>
        <w:tc>
          <w:tcPr>
            <w:tcW w:w="1845" w:type="dxa"/>
            <w:vMerge/>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B77C25"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229CA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Emigrant</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E0FE1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1540</w:t>
            </w:r>
          </w:p>
        </w:tc>
      </w:tr>
      <w:tr w:rsidR="00DA0D41" w:rsidRPr="00AA5B98" w14:paraId="09EAB63B"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D7EB3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Socio-economically deprived</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667D8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72</w:t>
            </w:r>
          </w:p>
        </w:tc>
      </w:tr>
      <w:tr w:rsidR="00DA0D41" w:rsidRPr="00AA5B98" w14:paraId="438BD97F"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5DB78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Fisherfolk</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564B1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145</w:t>
            </w:r>
          </w:p>
        </w:tc>
      </w:tr>
      <w:tr w:rsidR="00DA0D41" w:rsidRPr="00AA5B98" w14:paraId="38D1DFC4"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23A7B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SC Community</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E517E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2880</w:t>
            </w:r>
          </w:p>
        </w:tc>
      </w:tr>
      <w:tr w:rsidR="00DA0D41" w:rsidRPr="00AA5B98" w14:paraId="2D1CE7D2"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82318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ST Community</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B3D5C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11</w:t>
            </w:r>
          </w:p>
        </w:tc>
      </w:tr>
    </w:tbl>
    <w:p w14:paraId="48F6236D"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25B9F90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 xml:space="preserve">Graphs: </w:t>
      </w:r>
      <w:r w:rsidRPr="00AA5B98">
        <w:rPr>
          <w:rFonts w:ascii="Times New Roman" w:eastAsia="Garamond" w:hAnsi="Times New Roman" w:cs="Times New Roman"/>
          <w:color w:val="000000"/>
        </w:rPr>
        <w:t>Population pyramid (if possible) for seeing if your LSGI has a high "dependency ratio" (lots of children and elderly compared to working adults).</w:t>
      </w:r>
    </w:p>
    <w:p w14:paraId="6A930849" w14:textId="16E6C994" w:rsidR="00DA0D41" w:rsidRPr="00AA5B98" w:rsidRDefault="002E4D23">
      <w:pPr>
        <w:pBdr>
          <w:top w:val="nil"/>
          <w:left w:val="nil"/>
          <w:bottom w:val="nil"/>
          <w:right w:val="nil"/>
          <w:between w:val="nil"/>
        </w:pBdr>
        <w:rPr>
          <w:rFonts w:ascii="Times New Roman" w:eastAsia="Garamond" w:hAnsi="Times New Roman" w:cs="Times New Roman"/>
          <w:color w:val="000000"/>
        </w:rPr>
      </w:pPr>
      <w:r w:rsidRPr="00AA5B98">
        <w:rPr>
          <w:rFonts w:ascii="Times New Roman" w:hAnsi="Times New Roman" w:cs="Times New Roman"/>
          <w:noProof/>
        </w:rPr>
        <w:lastRenderedPageBreak/>
        <mc:AlternateContent>
          <mc:Choice Requires="cx2">
            <w:drawing>
              <wp:inline distT="0" distB="0" distL="0" distR="0" wp14:anchorId="2ECFF993" wp14:editId="1FF5EC1D">
                <wp:extent cx="4572000" cy="2743200"/>
                <wp:effectExtent l="0" t="0" r="0" b="0"/>
                <wp:docPr id="1599820836" name="Chart 1">
                  <a:extLst xmlns:a="http://schemas.openxmlformats.org/drawingml/2006/main">
                    <a:ext uri="{FF2B5EF4-FFF2-40B4-BE49-F238E27FC236}">
                      <a16:creationId xmlns:a16="http://schemas.microsoft.com/office/drawing/2014/main" id="{F9201FAB-0784-23A8-E015-A8A4EC208AD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0"/>
                  </a:graphicData>
                </a:graphic>
              </wp:inline>
            </w:drawing>
          </mc:Choice>
          <mc:Fallback>
            <w:drawing>
              <wp:inline distT="0" distB="0" distL="0" distR="0" wp14:anchorId="2ECFF993" wp14:editId="1FF5EC1D">
                <wp:extent cx="4572000" cy="2743200"/>
                <wp:effectExtent l="0" t="0" r="0" b="0"/>
                <wp:docPr id="1599820836" name="Chart 1">
                  <a:extLst xmlns:a="http://schemas.openxmlformats.org/drawingml/2006/main">
                    <a:ext uri="{FF2B5EF4-FFF2-40B4-BE49-F238E27FC236}">
                      <a16:creationId xmlns:a16="http://schemas.microsoft.com/office/drawing/2014/main" id="{F9201FAB-0784-23A8-E015-A8A4EC208AD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99820836" name="Chart 1">
                          <a:extLst>
                            <a:ext uri="{FF2B5EF4-FFF2-40B4-BE49-F238E27FC236}">
                              <a16:creationId xmlns:a16="http://schemas.microsoft.com/office/drawing/2014/main" id="{F9201FAB-0784-23A8-E015-A8A4EC208ADF}"/>
                            </a:ext>
                          </a:extLst>
                        </pic:cNvPr>
                        <pic:cNvPicPr>
                          <a:picLocks noGrp="1" noRot="1" noChangeAspect="1" noMove="1" noResize="1" noEditPoints="1" noAdjustHandles="1" noChangeArrowheads="1" noChangeShapeType="1"/>
                        </pic:cNvPicPr>
                      </pic:nvPicPr>
                      <pic:blipFill>
                        <a:blip r:embed="rId31"/>
                        <a:stretch>
                          <a:fillRect/>
                        </a:stretch>
                      </pic:blipFill>
                      <pic:spPr>
                        <a:xfrm>
                          <a:off x="0" y="0"/>
                          <a:ext cx="4572000" cy="2743200"/>
                        </a:xfrm>
                        <a:prstGeom prst="rect">
                          <a:avLst/>
                        </a:prstGeom>
                      </pic:spPr>
                    </pic:pic>
                  </a:graphicData>
                </a:graphic>
              </wp:inline>
            </w:drawing>
          </mc:Fallback>
        </mc:AlternateContent>
      </w:r>
    </w:p>
    <w:p w14:paraId="25B1BFB3" w14:textId="77777777" w:rsidR="00DA0D41" w:rsidRPr="00AA5B98" w:rsidRDefault="002E2FE5">
      <w:pPr>
        <w:pStyle w:val="Heading2"/>
        <w:rPr>
          <w:rFonts w:ascii="Times New Roman" w:eastAsia="Garamond" w:hAnsi="Times New Roman" w:cs="Times New Roman"/>
          <w:color w:val="000000"/>
        </w:rPr>
      </w:pPr>
      <w:bookmarkStart w:id="10" w:name="_heading=h.mjy3199wsrx1" w:colFirst="0" w:colLast="0"/>
      <w:bookmarkEnd w:id="10"/>
      <w:r w:rsidRPr="00AA5B98">
        <w:rPr>
          <w:rFonts w:ascii="Times New Roman" w:eastAsia="Garamond" w:hAnsi="Times New Roman" w:cs="Times New Roman"/>
          <w:color w:val="000000"/>
        </w:rPr>
        <w:t>Clinical Vulnerability</w:t>
      </w:r>
    </w:p>
    <w:p w14:paraId="2F13EE1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Certain population groups </w:t>
      </w:r>
      <w:proofErr w:type="gramStart"/>
      <w:r w:rsidRPr="00AA5B98">
        <w:rPr>
          <w:rFonts w:ascii="Times New Roman" w:eastAsia="Garamond" w:hAnsi="Times New Roman" w:cs="Times New Roman"/>
          <w:color w:val="000000"/>
        </w:rPr>
        <w:t>needs</w:t>
      </w:r>
      <w:proofErr w:type="gramEnd"/>
      <w:r w:rsidRPr="00AA5B98">
        <w:rPr>
          <w:rFonts w:ascii="Times New Roman" w:eastAsia="Garamond" w:hAnsi="Times New Roman" w:cs="Times New Roman"/>
          <w:color w:val="000000"/>
        </w:rPr>
        <w:t xml:space="preserve"> priority healthcare &amp; are at higher risk of severe illness, complications, and mortality during pandemics. Patients with chronic diseases, those requiring regular medical care, and individuals with mobility or functional limitations face challenges in accessing timely care during emergencies. Mapping these groups helps in prioritizing continuity of treatment, medicine stock planning, oxygen support, referral transport, and targeted home-based care.</w:t>
      </w:r>
    </w:p>
    <w:tbl>
      <w:tblPr>
        <w:tblStyle w:val="affffd"/>
        <w:tblW w:w="9176" w:type="dxa"/>
        <w:tblInd w:w="-15" w:type="dxa"/>
        <w:tblLayout w:type="fixed"/>
        <w:tblLook w:val="0400" w:firstRow="0" w:lastRow="0" w:firstColumn="0" w:lastColumn="0" w:noHBand="0" w:noVBand="1"/>
      </w:tblPr>
      <w:tblGrid>
        <w:gridCol w:w="6069"/>
        <w:gridCol w:w="3107"/>
      </w:tblGrid>
      <w:tr w:rsidR="00DA0D41" w:rsidRPr="00AA5B98" w14:paraId="1A7FAF7E" w14:textId="77777777">
        <w:trPr>
          <w:cantSplit/>
          <w:trHeight w:val="495"/>
          <w:tblHeader/>
        </w:trPr>
        <w:tc>
          <w:tcPr>
            <w:tcW w:w="606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AA123A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lastRenderedPageBreak/>
              <w:t>Description</w:t>
            </w:r>
          </w:p>
        </w:tc>
        <w:tc>
          <w:tcPr>
            <w:tcW w:w="310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02E15B7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Details in numbers</w:t>
            </w:r>
          </w:p>
        </w:tc>
      </w:tr>
      <w:tr w:rsidR="00DA0D41" w:rsidRPr="00AA5B98" w14:paraId="65E6E78F"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7C298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Pregnant women</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51E5B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69</w:t>
            </w:r>
          </w:p>
        </w:tc>
      </w:tr>
      <w:tr w:rsidR="00DA0D41" w:rsidRPr="00AA5B98" w14:paraId="5E08EFF2"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4E54BB"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Lactating mothers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15667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357</w:t>
            </w:r>
          </w:p>
        </w:tc>
      </w:tr>
      <w:tr w:rsidR="00DA0D41" w:rsidRPr="00AA5B98" w14:paraId="6D4DB6A1"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E9F56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Bedbound patients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7825C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60</w:t>
            </w:r>
          </w:p>
        </w:tc>
      </w:tr>
      <w:tr w:rsidR="00DA0D41" w:rsidRPr="00AA5B98" w14:paraId="7AB5879E"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6423F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Patients under palliative care other than bedbound</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C3AC4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29</w:t>
            </w:r>
          </w:p>
        </w:tc>
      </w:tr>
      <w:tr w:rsidR="00DA0D41" w:rsidRPr="00AA5B98" w14:paraId="3DB80FA9"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20B89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Patients on Haemodialysis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56BDB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9</w:t>
            </w:r>
          </w:p>
        </w:tc>
      </w:tr>
      <w:tr w:rsidR="00DA0D41" w:rsidRPr="00AA5B98" w14:paraId="06119EBB"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3D90A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Patients on CAPD</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E30A5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0EC70017"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03129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Cancer patients (currently on treatment)</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ED46E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65</w:t>
            </w:r>
          </w:p>
        </w:tc>
      </w:tr>
      <w:tr w:rsidR="00DA0D41" w:rsidRPr="00AA5B98" w14:paraId="3DACC46A"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5B2DD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Haemophilic patients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FAC03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770A5E2F"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F7E67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Mentally challenged</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50E91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43</w:t>
            </w:r>
          </w:p>
        </w:tc>
      </w:tr>
      <w:tr w:rsidR="00DA0D41" w:rsidRPr="00AA5B98" w14:paraId="01739D84"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3CC1AA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Differently abled</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827299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58</w:t>
            </w:r>
          </w:p>
        </w:tc>
      </w:tr>
      <w:tr w:rsidR="00DA0D41" w:rsidRPr="00AA5B98" w14:paraId="58D5ACD2"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6E76A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Diabetic patients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CA596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1574</w:t>
            </w:r>
          </w:p>
        </w:tc>
      </w:tr>
      <w:tr w:rsidR="00DA0D41" w:rsidRPr="00AA5B98" w14:paraId="3BCD2F14"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53E8A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Hypertensive patients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112BE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2412</w:t>
            </w:r>
          </w:p>
        </w:tc>
      </w:tr>
      <w:tr w:rsidR="00DA0D41" w:rsidRPr="00AA5B98" w14:paraId="07288A70"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93F20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TB patients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B8AF4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6</w:t>
            </w:r>
          </w:p>
        </w:tc>
      </w:tr>
    </w:tbl>
    <w:p w14:paraId="3953B026" w14:textId="77777777" w:rsidR="00DA0D41" w:rsidRPr="00AA5B98" w:rsidRDefault="00DA0D41">
      <w:pPr>
        <w:pBdr>
          <w:top w:val="nil"/>
          <w:left w:val="nil"/>
          <w:bottom w:val="nil"/>
          <w:right w:val="nil"/>
          <w:between w:val="nil"/>
        </w:pBdr>
        <w:rPr>
          <w:rFonts w:ascii="Times New Roman" w:eastAsia="Garamond" w:hAnsi="Times New Roman" w:cs="Times New Roman"/>
          <w:color w:val="000000"/>
          <w:sz w:val="32"/>
          <w:szCs w:val="32"/>
        </w:rPr>
      </w:pPr>
    </w:p>
    <w:p w14:paraId="5A9963E4" w14:textId="77777777" w:rsidR="00DA0D41" w:rsidRPr="00AA5B98" w:rsidRDefault="002E2FE5">
      <w:pPr>
        <w:pBdr>
          <w:top w:val="nil"/>
          <w:left w:val="nil"/>
          <w:bottom w:val="nil"/>
          <w:right w:val="nil"/>
          <w:between w:val="nil"/>
        </w:pBdr>
        <w:rPr>
          <w:rFonts w:ascii="Times New Roman" w:eastAsia="Garamond" w:hAnsi="Times New Roman" w:cs="Times New Roman"/>
          <w:color w:val="000000"/>
          <w:sz w:val="32"/>
          <w:szCs w:val="32"/>
        </w:rPr>
      </w:pPr>
      <w:r w:rsidRPr="00AA5B98">
        <w:rPr>
          <w:rFonts w:ascii="Times New Roman" w:eastAsia="Garamond" w:hAnsi="Times New Roman" w:cs="Times New Roman"/>
          <w:color w:val="000000"/>
          <w:sz w:val="32"/>
          <w:szCs w:val="32"/>
        </w:rPr>
        <w:t xml:space="preserve">Major Festivals &amp; Events specific to the LSGI </w:t>
      </w:r>
    </w:p>
    <w:p w14:paraId="499A039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sz w:val="28"/>
          <w:szCs w:val="28"/>
        </w:rPr>
        <w:t>(with the possibility of a public gathering)</w:t>
      </w:r>
    </w:p>
    <w:p w14:paraId="34895316" w14:textId="77777777" w:rsidR="00DA0D41" w:rsidRPr="00AA5B98" w:rsidRDefault="00DA0D41">
      <w:pPr>
        <w:pBdr>
          <w:top w:val="nil"/>
          <w:left w:val="nil"/>
          <w:bottom w:val="nil"/>
          <w:right w:val="nil"/>
          <w:between w:val="nil"/>
        </w:pBdr>
        <w:tabs>
          <w:tab w:val="center" w:pos="4513"/>
          <w:tab w:val="right" w:pos="9026"/>
        </w:tabs>
        <w:rPr>
          <w:rFonts w:ascii="Times New Roman" w:eastAsia="Garamond" w:hAnsi="Times New Roman" w:cs="Times New Roman"/>
          <w:color w:val="000000"/>
        </w:rPr>
      </w:pPr>
    </w:p>
    <w:tbl>
      <w:tblPr>
        <w:tblStyle w:val="affffe"/>
        <w:tblW w:w="9210" w:type="dxa"/>
        <w:tblInd w:w="-15" w:type="dxa"/>
        <w:tblLayout w:type="fixed"/>
        <w:tblLook w:val="0400" w:firstRow="0" w:lastRow="0" w:firstColumn="0" w:lastColumn="0" w:noHBand="0" w:noVBand="1"/>
      </w:tblPr>
      <w:tblGrid>
        <w:gridCol w:w="900"/>
        <w:gridCol w:w="5760"/>
        <w:gridCol w:w="2550"/>
      </w:tblGrid>
      <w:tr w:rsidR="00DA0D41" w:rsidRPr="00AA5B98" w14:paraId="094D3A66" w14:textId="77777777">
        <w:trPr>
          <w:cantSplit/>
          <w:trHeight w:val="144"/>
          <w:tblHeader/>
        </w:trPr>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453D8D"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Sl. No.</w:t>
            </w:r>
          </w:p>
        </w:tc>
        <w:tc>
          <w:tcPr>
            <w:tcW w:w="57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56F36E"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Name of festival</w:t>
            </w:r>
          </w:p>
        </w:tc>
        <w:tc>
          <w:tcPr>
            <w:tcW w:w="25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C5BF6B"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Month detailing the periodicity</w:t>
            </w:r>
          </w:p>
        </w:tc>
      </w:tr>
      <w:tr w:rsidR="00DA0D41" w:rsidRPr="00AA5B98" w14:paraId="085D294F" w14:textId="77777777">
        <w:trPr>
          <w:cantSplit/>
          <w:trHeight w:val="144"/>
          <w:tblHeader/>
        </w:trPr>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C61C5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57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393148" w14:textId="77777777" w:rsidR="00DA0D41" w:rsidRPr="00AA5B98" w:rsidRDefault="002E2FE5">
            <w:pPr>
              <w:pBdr>
                <w:top w:val="nil"/>
                <w:left w:val="nil"/>
                <w:bottom w:val="nil"/>
                <w:right w:val="nil"/>
                <w:between w:val="nil"/>
              </w:pBdr>
              <w:tabs>
                <w:tab w:val="center" w:pos="4513"/>
                <w:tab w:val="right" w:pos="9026"/>
              </w:tabs>
              <w:rPr>
                <w:rFonts w:ascii="Times New Roman" w:eastAsia="Garamond" w:hAnsi="Times New Roman" w:cs="Times New Roman"/>
                <w:color w:val="000000"/>
              </w:rPr>
            </w:pPr>
            <w:proofErr w:type="spellStart"/>
            <w:r w:rsidRPr="00AA5B98">
              <w:rPr>
                <w:rFonts w:ascii="Times New Roman" w:eastAsia="Garamond" w:hAnsi="Times New Roman" w:cs="Times New Roman"/>
              </w:rPr>
              <w:t>Evoor</w:t>
            </w:r>
            <w:proofErr w:type="spellEnd"/>
            <w:r w:rsidRPr="00AA5B98">
              <w:rPr>
                <w:rFonts w:ascii="Times New Roman" w:eastAsia="Garamond" w:hAnsi="Times New Roman" w:cs="Times New Roman"/>
              </w:rPr>
              <w:t xml:space="preserve"> </w:t>
            </w:r>
            <w:proofErr w:type="spellStart"/>
            <w:r w:rsidRPr="00AA5B98">
              <w:rPr>
                <w:rFonts w:ascii="Times New Roman" w:eastAsia="Garamond" w:hAnsi="Times New Roman" w:cs="Times New Roman"/>
              </w:rPr>
              <w:t>arattu</w:t>
            </w:r>
            <w:proofErr w:type="spellEnd"/>
          </w:p>
        </w:tc>
        <w:tc>
          <w:tcPr>
            <w:tcW w:w="25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2479A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January</w:t>
            </w:r>
          </w:p>
        </w:tc>
      </w:tr>
      <w:tr w:rsidR="00DA0D41" w:rsidRPr="00AA5B98" w14:paraId="795A865F" w14:textId="77777777">
        <w:trPr>
          <w:cantSplit/>
          <w:trHeight w:val="144"/>
          <w:tblHeader/>
        </w:trPr>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06838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w:t>
            </w:r>
          </w:p>
        </w:tc>
        <w:tc>
          <w:tcPr>
            <w:tcW w:w="57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F1BFD9" w14:textId="77777777" w:rsidR="00DA0D41" w:rsidRPr="00AA5B98" w:rsidRDefault="002E2FE5">
            <w:pPr>
              <w:pBdr>
                <w:top w:val="nil"/>
                <w:left w:val="nil"/>
                <w:bottom w:val="nil"/>
                <w:right w:val="nil"/>
                <w:between w:val="nil"/>
              </w:pBdr>
              <w:tabs>
                <w:tab w:val="center" w:pos="4513"/>
                <w:tab w:val="right" w:pos="9026"/>
              </w:tabs>
              <w:rPr>
                <w:rFonts w:ascii="Times New Roman" w:eastAsia="Garamond" w:hAnsi="Times New Roman" w:cs="Times New Roman"/>
              </w:rPr>
            </w:pPr>
            <w:proofErr w:type="spellStart"/>
            <w:r w:rsidRPr="00AA5B98">
              <w:rPr>
                <w:rFonts w:ascii="Times New Roman" w:eastAsia="Garamond" w:hAnsi="Times New Roman" w:cs="Times New Roman"/>
              </w:rPr>
              <w:t>Kanjoor</w:t>
            </w:r>
            <w:proofErr w:type="spellEnd"/>
          </w:p>
        </w:tc>
        <w:tc>
          <w:tcPr>
            <w:tcW w:w="25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59929E" w14:textId="77777777" w:rsidR="00DA0D41" w:rsidRPr="00AA5B98" w:rsidRDefault="002E2FE5">
            <w:pPr>
              <w:pBdr>
                <w:top w:val="nil"/>
                <w:left w:val="nil"/>
                <w:bottom w:val="nil"/>
                <w:right w:val="nil"/>
                <w:between w:val="nil"/>
              </w:pBdr>
              <w:rPr>
                <w:rFonts w:ascii="Times New Roman" w:eastAsia="Garamond" w:hAnsi="Times New Roman" w:cs="Times New Roman"/>
              </w:rPr>
            </w:pPr>
            <w:r w:rsidRPr="00AA5B98">
              <w:rPr>
                <w:rFonts w:ascii="Times New Roman" w:eastAsia="Garamond" w:hAnsi="Times New Roman" w:cs="Times New Roman"/>
              </w:rPr>
              <w:t>January</w:t>
            </w:r>
          </w:p>
        </w:tc>
      </w:tr>
    </w:tbl>
    <w:p w14:paraId="20E1D596" w14:textId="77777777" w:rsidR="00DA0D41" w:rsidRPr="00AA5B98" w:rsidRDefault="00DA0D41">
      <w:pPr>
        <w:pBdr>
          <w:top w:val="nil"/>
          <w:left w:val="nil"/>
          <w:bottom w:val="nil"/>
          <w:right w:val="nil"/>
          <w:between w:val="nil"/>
        </w:pBdr>
        <w:rPr>
          <w:rFonts w:ascii="Times New Roman" w:eastAsia="Garamond" w:hAnsi="Times New Roman" w:cs="Times New Roman"/>
          <w:color w:val="000000"/>
          <w:sz w:val="32"/>
          <w:szCs w:val="32"/>
        </w:rPr>
        <w:sectPr w:rsidR="00DA0D41" w:rsidRPr="00AA5B98">
          <w:headerReference w:type="default" r:id="rId32"/>
          <w:footerReference w:type="default" r:id="rId33"/>
          <w:pgSz w:w="11906" w:h="16838"/>
          <w:pgMar w:top="1440" w:right="1274" w:bottom="1440" w:left="1440" w:header="708" w:footer="708" w:gutter="0"/>
          <w:cols w:space="720"/>
        </w:sectPr>
      </w:pPr>
    </w:p>
    <w:p w14:paraId="12CBA4B3" w14:textId="77777777" w:rsidR="00DA0D41" w:rsidRPr="00AA5B98" w:rsidRDefault="002E2FE5">
      <w:pPr>
        <w:pStyle w:val="Heading1"/>
        <w:rPr>
          <w:rFonts w:ascii="Times New Roman" w:eastAsia="Garamond" w:hAnsi="Times New Roman" w:cs="Times New Roman"/>
          <w:color w:val="000000"/>
        </w:rPr>
      </w:pPr>
      <w:bookmarkStart w:id="11" w:name="_heading=h.bcsb9hqjoxg7" w:colFirst="0" w:colLast="0"/>
      <w:bookmarkEnd w:id="11"/>
      <w:r w:rsidRPr="00AA5B98">
        <w:rPr>
          <w:rFonts w:ascii="Times New Roman" w:eastAsia="Garamond" w:hAnsi="Times New Roman" w:cs="Times New Roman"/>
          <w:color w:val="000000"/>
        </w:rPr>
        <w:lastRenderedPageBreak/>
        <w:t>INFRASTRUCTURE &amp; RESOURCE INVENTORY</w:t>
      </w:r>
    </w:p>
    <w:p w14:paraId="297A2C43" w14:textId="77777777" w:rsidR="00DA0D41" w:rsidRPr="00AA5B98" w:rsidRDefault="002E2FE5">
      <w:pPr>
        <w:pStyle w:val="Heading2"/>
        <w:rPr>
          <w:rFonts w:ascii="Times New Roman" w:eastAsia="Garamond" w:hAnsi="Times New Roman" w:cs="Times New Roman"/>
          <w:color w:val="000000"/>
        </w:rPr>
      </w:pPr>
      <w:bookmarkStart w:id="12" w:name="_heading=h.sqfzlwblqnea" w:colFirst="0" w:colLast="0"/>
      <w:bookmarkEnd w:id="12"/>
      <w:r w:rsidRPr="00AA5B98">
        <w:rPr>
          <w:rFonts w:ascii="Times New Roman" w:eastAsia="Garamond" w:hAnsi="Times New Roman" w:cs="Times New Roman"/>
          <w:color w:val="000000"/>
        </w:rPr>
        <w:t>Health Facility Directory &amp; Basic Capacity in the LSGD</w:t>
      </w:r>
    </w:p>
    <w:p w14:paraId="4F00D9E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This section provides an overview of the healthcare infrastructure available within the LSGD area. It outlines the distribution and basic capacity of health facilities that form the backbone of service delivery during routine times and public health emergencies.</w:t>
      </w:r>
    </w:p>
    <w:p w14:paraId="6EB3A13E"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7C3DC82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Family Health Centres (FHCs) and Community Health Centres (CHCs) generally function as the first point of contact for the community, providing essential outpatient and inpatient services. General Hospitals (GH) and Medical College Hospitals (MCH), where accessible, serve as the main referral centres for advanced diagnostics, specialist care, and critical services during public health emergencies. This inventory helps identify existing strengths, gaps, and potential surge capacity that can be mobilised during a pandemic or disaster.</w:t>
      </w:r>
    </w:p>
    <w:p w14:paraId="69353B8A"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3A3A0B34"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
        <w:tblW w:w="948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75"/>
        <w:gridCol w:w="2205"/>
        <w:gridCol w:w="1095"/>
        <w:gridCol w:w="1260"/>
        <w:gridCol w:w="690"/>
        <w:gridCol w:w="600"/>
        <w:gridCol w:w="915"/>
        <w:gridCol w:w="1185"/>
        <w:gridCol w:w="1155"/>
      </w:tblGrid>
      <w:tr w:rsidR="00DA0D41" w:rsidRPr="00AA5B98" w14:paraId="47B7F9DB"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1F3F4"/>
            <w:tcMar>
              <w:top w:w="40" w:type="dxa"/>
              <w:left w:w="40" w:type="dxa"/>
              <w:bottom w:w="40" w:type="dxa"/>
              <w:right w:w="40" w:type="dxa"/>
            </w:tcMar>
            <w:vAlign w:val="center"/>
          </w:tcPr>
          <w:p w14:paraId="5FCC9D36" w14:textId="77777777" w:rsidR="00DA0D41" w:rsidRPr="00AA5B98" w:rsidRDefault="002E2FE5">
            <w:pPr>
              <w:pStyle w:val="Subtitle"/>
              <w:widowControl w:val="0"/>
              <w:spacing w:before="120" w:after="120" w:line="240" w:lineRule="auto"/>
              <w:jc w:val="left"/>
              <w:rPr>
                <w:rFonts w:ascii="Times New Roman" w:eastAsia="Garamond" w:hAnsi="Times New Roman" w:cs="Times New Roman"/>
                <w:color w:val="000000"/>
              </w:rPr>
            </w:pPr>
            <w:bookmarkStart w:id="13" w:name="_heading=h.nz3gmei8ky2l" w:colFirst="0" w:colLast="0"/>
            <w:bookmarkEnd w:id="13"/>
            <w:r w:rsidRPr="00AA5B98">
              <w:rPr>
                <w:rFonts w:ascii="Times New Roman" w:eastAsia="Garamond" w:hAnsi="Times New Roman" w:cs="Times New Roman"/>
                <w:color w:val="000000"/>
              </w:rPr>
              <w:t xml:space="preserve">Table 5. Health Facility Resource Summary </w:t>
            </w:r>
          </w:p>
        </w:tc>
      </w:tr>
      <w:tr w:rsidR="00DA0D41" w:rsidRPr="00AA5B98" w14:paraId="5DB02058"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77F92D35" w14:textId="77777777" w:rsidR="00DA0D41" w:rsidRPr="00AA5B98" w:rsidRDefault="002E2FE5">
            <w:pPr>
              <w:widowControl w:val="0"/>
              <w:pBdr>
                <w:top w:val="nil"/>
                <w:left w:val="nil"/>
                <w:bottom w:val="nil"/>
                <w:right w:val="nil"/>
                <w:between w:val="nil"/>
              </w:pBdr>
              <w:spacing w:line="240" w:lineRule="auto"/>
              <w:jc w:val="center"/>
              <w:rPr>
                <w:rFonts w:ascii="Times New Roman" w:eastAsia="Garamond" w:hAnsi="Times New Roman" w:cs="Times New Roman"/>
                <w:b/>
                <w:bCs/>
                <w:color w:val="000000"/>
                <w:sz w:val="22"/>
                <w:szCs w:val="22"/>
              </w:rPr>
            </w:pPr>
            <w:r w:rsidRPr="00AA5B98">
              <w:rPr>
                <w:rFonts w:ascii="Times New Roman" w:eastAsia="Garamond" w:hAnsi="Times New Roman" w:cs="Times New Roman"/>
                <w:b/>
                <w:bCs/>
                <w:color w:val="000000"/>
                <w:sz w:val="22"/>
                <w:szCs w:val="22"/>
              </w:rPr>
              <w:t>Sl.no.</w:t>
            </w:r>
          </w:p>
        </w:tc>
        <w:tc>
          <w:tcPr>
            <w:tcW w:w="220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2D48449D" w14:textId="77777777" w:rsidR="00DA0D41" w:rsidRPr="00AA5B98" w:rsidRDefault="002E2FE5">
            <w:pPr>
              <w:widowControl w:val="0"/>
              <w:pBdr>
                <w:top w:val="nil"/>
                <w:left w:val="nil"/>
                <w:bottom w:val="nil"/>
                <w:right w:val="nil"/>
                <w:between w:val="nil"/>
              </w:pBdr>
              <w:spacing w:line="240" w:lineRule="auto"/>
              <w:jc w:val="center"/>
              <w:rPr>
                <w:rFonts w:ascii="Times New Roman" w:eastAsia="Garamond" w:hAnsi="Times New Roman" w:cs="Times New Roman"/>
                <w:b/>
                <w:bCs/>
                <w:color w:val="000000"/>
                <w:sz w:val="22"/>
                <w:szCs w:val="22"/>
              </w:rPr>
            </w:pPr>
            <w:r w:rsidRPr="00AA5B98">
              <w:rPr>
                <w:rFonts w:ascii="Times New Roman" w:eastAsia="Garamond" w:hAnsi="Times New Roman" w:cs="Times New Roman"/>
                <w:b/>
                <w:bCs/>
                <w:color w:val="000000"/>
                <w:sz w:val="22"/>
                <w:szCs w:val="22"/>
              </w:rPr>
              <w:t xml:space="preserve"> Health Facility</w:t>
            </w:r>
          </w:p>
        </w:tc>
        <w:tc>
          <w:tcPr>
            <w:tcW w:w="109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487D0657" w14:textId="77777777" w:rsidR="00DA0D41" w:rsidRPr="00AA5B98" w:rsidRDefault="002E2FE5">
            <w:pPr>
              <w:widowControl w:val="0"/>
              <w:pBdr>
                <w:top w:val="nil"/>
                <w:left w:val="nil"/>
                <w:bottom w:val="nil"/>
                <w:right w:val="nil"/>
                <w:between w:val="nil"/>
              </w:pBdr>
              <w:spacing w:line="240" w:lineRule="auto"/>
              <w:jc w:val="center"/>
              <w:rPr>
                <w:rFonts w:ascii="Times New Roman" w:eastAsia="Garamond" w:hAnsi="Times New Roman" w:cs="Times New Roman"/>
                <w:b/>
                <w:bCs/>
                <w:color w:val="000000"/>
                <w:sz w:val="22"/>
                <w:szCs w:val="22"/>
              </w:rPr>
            </w:pPr>
            <w:r w:rsidRPr="00AA5B98">
              <w:rPr>
                <w:rFonts w:ascii="Times New Roman" w:eastAsia="Garamond" w:hAnsi="Times New Roman" w:cs="Times New Roman"/>
                <w:b/>
                <w:bCs/>
                <w:color w:val="000000"/>
                <w:sz w:val="22"/>
                <w:szCs w:val="22"/>
              </w:rPr>
              <w:t>Type of Facility (MCH/GH/CHC/FHC/SC etc.)</w:t>
            </w:r>
          </w:p>
        </w:tc>
        <w:tc>
          <w:tcPr>
            <w:tcW w:w="126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7F690022" w14:textId="77777777" w:rsidR="00DA0D41" w:rsidRPr="00AA5B98" w:rsidRDefault="002E2FE5">
            <w:pPr>
              <w:widowControl w:val="0"/>
              <w:pBdr>
                <w:top w:val="nil"/>
                <w:left w:val="nil"/>
                <w:bottom w:val="nil"/>
                <w:right w:val="nil"/>
                <w:between w:val="nil"/>
              </w:pBdr>
              <w:spacing w:line="240" w:lineRule="auto"/>
              <w:jc w:val="center"/>
              <w:rPr>
                <w:rFonts w:ascii="Times New Roman" w:eastAsia="Garamond" w:hAnsi="Times New Roman" w:cs="Times New Roman"/>
                <w:b/>
                <w:bCs/>
                <w:color w:val="000000"/>
                <w:sz w:val="22"/>
                <w:szCs w:val="22"/>
              </w:rPr>
            </w:pPr>
            <w:r w:rsidRPr="00AA5B98">
              <w:rPr>
                <w:rFonts w:ascii="Times New Roman" w:eastAsia="Garamond" w:hAnsi="Times New Roman" w:cs="Times New Roman"/>
                <w:b/>
                <w:bCs/>
                <w:color w:val="000000"/>
                <w:sz w:val="22"/>
                <w:szCs w:val="22"/>
              </w:rPr>
              <w:t>Contact Number</w:t>
            </w:r>
          </w:p>
        </w:tc>
        <w:tc>
          <w:tcPr>
            <w:tcW w:w="69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7A3711F5" w14:textId="77777777" w:rsidR="00DA0D41" w:rsidRPr="00AA5B98" w:rsidRDefault="002E2FE5">
            <w:pPr>
              <w:widowControl w:val="0"/>
              <w:pBdr>
                <w:top w:val="nil"/>
                <w:left w:val="nil"/>
                <w:bottom w:val="nil"/>
                <w:right w:val="nil"/>
                <w:between w:val="nil"/>
              </w:pBdr>
              <w:spacing w:line="240" w:lineRule="auto"/>
              <w:jc w:val="center"/>
              <w:rPr>
                <w:rFonts w:ascii="Times New Roman" w:eastAsia="Garamond" w:hAnsi="Times New Roman" w:cs="Times New Roman"/>
                <w:b/>
                <w:bCs/>
                <w:color w:val="000000"/>
                <w:sz w:val="22"/>
                <w:szCs w:val="22"/>
              </w:rPr>
            </w:pPr>
            <w:r w:rsidRPr="00AA5B98">
              <w:rPr>
                <w:rFonts w:ascii="Times New Roman" w:eastAsia="Garamond" w:hAnsi="Times New Roman" w:cs="Times New Roman"/>
                <w:b/>
                <w:bCs/>
                <w:color w:val="000000"/>
                <w:sz w:val="22"/>
                <w:szCs w:val="22"/>
              </w:rPr>
              <w:t>Total beds</w:t>
            </w:r>
          </w:p>
        </w:tc>
        <w:tc>
          <w:tcPr>
            <w:tcW w:w="60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2DB8DCB7" w14:textId="77777777" w:rsidR="00DA0D41" w:rsidRPr="00AA5B98" w:rsidRDefault="002E2FE5">
            <w:pPr>
              <w:widowControl w:val="0"/>
              <w:pBdr>
                <w:top w:val="nil"/>
                <w:left w:val="nil"/>
                <w:bottom w:val="nil"/>
                <w:right w:val="nil"/>
                <w:between w:val="nil"/>
              </w:pBdr>
              <w:spacing w:line="240" w:lineRule="auto"/>
              <w:jc w:val="center"/>
              <w:rPr>
                <w:rFonts w:ascii="Times New Roman" w:eastAsia="Garamond" w:hAnsi="Times New Roman" w:cs="Times New Roman"/>
                <w:b/>
                <w:bCs/>
                <w:color w:val="000000"/>
                <w:sz w:val="22"/>
                <w:szCs w:val="22"/>
              </w:rPr>
            </w:pPr>
            <w:r w:rsidRPr="00AA5B98">
              <w:rPr>
                <w:rFonts w:ascii="Times New Roman" w:eastAsia="Garamond" w:hAnsi="Times New Roman" w:cs="Times New Roman"/>
                <w:b/>
                <w:bCs/>
                <w:color w:val="000000"/>
                <w:sz w:val="22"/>
                <w:szCs w:val="22"/>
              </w:rPr>
              <w:t>ICU Beds</w:t>
            </w:r>
          </w:p>
        </w:tc>
        <w:tc>
          <w:tcPr>
            <w:tcW w:w="91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27F823EF" w14:textId="77777777" w:rsidR="00DA0D41" w:rsidRPr="00AA5B98" w:rsidRDefault="002E2FE5">
            <w:pPr>
              <w:widowControl w:val="0"/>
              <w:pBdr>
                <w:top w:val="nil"/>
                <w:left w:val="nil"/>
                <w:bottom w:val="nil"/>
                <w:right w:val="nil"/>
                <w:between w:val="nil"/>
              </w:pBdr>
              <w:spacing w:line="240" w:lineRule="auto"/>
              <w:jc w:val="center"/>
              <w:rPr>
                <w:rFonts w:ascii="Times New Roman" w:eastAsia="Garamond" w:hAnsi="Times New Roman" w:cs="Times New Roman"/>
                <w:b/>
                <w:bCs/>
                <w:color w:val="000000"/>
                <w:sz w:val="22"/>
                <w:szCs w:val="22"/>
              </w:rPr>
            </w:pPr>
            <w:r w:rsidRPr="00AA5B98">
              <w:rPr>
                <w:rFonts w:ascii="Times New Roman" w:eastAsia="Garamond" w:hAnsi="Times New Roman" w:cs="Times New Roman"/>
                <w:b/>
                <w:bCs/>
                <w:color w:val="000000"/>
                <w:sz w:val="22"/>
                <w:szCs w:val="22"/>
              </w:rPr>
              <w:t>Oxygen-Supported Beds</w:t>
            </w:r>
          </w:p>
        </w:tc>
        <w:tc>
          <w:tcPr>
            <w:tcW w:w="118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75875E4A" w14:textId="77777777" w:rsidR="00DA0D41" w:rsidRPr="00AA5B98" w:rsidRDefault="002E2FE5">
            <w:pPr>
              <w:widowControl w:val="0"/>
              <w:pBdr>
                <w:top w:val="nil"/>
                <w:left w:val="nil"/>
                <w:bottom w:val="nil"/>
                <w:right w:val="nil"/>
                <w:between w:val="nil"/>
              </w:pBdr>
              <w:spacing w:line="240" w:lineRule="auto"/>
              <w:jc w:val="center"/>
              <w:rPr>
                <w:rFonts w:ascii="Times New Roman" w:eastAsia="Garamond" w:hAnsi="Times New Roman" w:cs="Times New Roman"/>
                <w:b/>
                <w:bCs/>
                <w:color w:val="000000"/>
                <w:sz w:val="22"/>
                <w:szCs w:val="22"/>
              </w:rPr>
            </w:pPr>
            <w:r w:rsidRPr="00AA5B98">
              <w:rPr>
                <w:rFonts w:ascii="Times New Roman" w:eastAsia="Garamond" w:hAnsi="Times New Roman" w:cs="Times New Roman"/>
                <w:b/>
                <w:bCs/>
                <w:color w:val="000000"/>
                <w:sz w:val="22"/>
                <w:szCs w:val="22"/>
              </w:rPr>
              <w:t>No. of Ventilator Support Beds</w:t>
            </w:r>
          </w:p>
        </w:tc>
        <w:tc>
          <w:tcPr>
            <w:tcW w:w="115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65392E3F" w14:textId="77777777" w:rsidR="00DA0D41" w:rsidRPr="00AA5B98" w:rsidRDefault="002E2FE5">
            <w:pPr>
              <w:widowControl w:val="0"/>
              <w:pBdr>
                <w:top w:val="nil"/>
                <w:left w:val="nil"/>
                <w:bottom w:val="nil"/>
                <w:right w:val="nil"/>
                <w:between w:val="nil"/>
              </w:pBdr>
              <w:spacing w:line="240" w:lineRule="auto"/>
              <w:jc w:val="center"/>
              <w:rPr>
                <w:rFonts w:ascii="Times New Roman" w:eastAsia="Garamond" w:hAnsi="Times New Roman" w:cs="Times New Roman"/>
                <w:b/>
                <w:bCs/>
                <w:color w:val="000000"/>
                <w:sz w:val="22"/>
                <w:szCs w:val="22"/>
              </w:rPr>
            </w:pPr>
            <w:r w:rsidRPr="00AA5B98">
              <w:rPr>
                <w:rFonts w:ascii="Times New Roman" w:eastAsia="Garamond" w:hAnsi="Times New Roman" w:cs="Times New Roman"/>
                <w:b/>
                <w:bCs/>
                <w:color w:val="000000"/>
                <w:sz w:val="22"/>
                <w:szCs w:val="22"/>
              </w:rPr>
              <w:t>No. of ambulances</w:t>
            </w:r>
          </w:p>
        </w:tc>
      </w:tr>
      <w:tr w:rsidR="00DA0D41" w:rsidRPr="00AA5B98" w14:paraId="4A66FEC6"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tcMar>
              <w:top w:w="40" w:type="dxa"/>
              <w:left w:w="40" w:type="dxa"/>
              <w:bottom w:w="40" w:type="dxa"/>
              <w:right w:w="40" w:type="dxa"/>
            </w:tcMar>
            <w:vAlign w:val="bottom"/>
          </w:tcPr>
          <w:p w14:paraId="48D5BAAB"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color w:val="000000"/>
              </w:rPr>
              <w:t>Government Healthcare Facilities</w:t>
            </w:r>
          </w:p>
        </w:tc>
      </w:tr>
      <w:tr w:rsidR="00DA0D41" w:rsidRPr="00AA5B98" w14:paraId="7D143093"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C48C4CC" w14:textId="77777777" w:rsidR="00DA0D41" w:rsidRPr="00AA5B98" w:rsidRDefault="002E2FE5">
            <w:pPr>
              <w:widowControl w:val="0"/>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22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B2C244"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 xml:space="preserve">FHC </w:t>
            </w:r>
            <w:proofErr w:type="spellStart"/>
            <w:r w:rsidRPr="00AA5B98">
              <w:rPr>
                <w:rFonts w:ascii="Times New Roman" w:eastAsia="Garamond" w:hAnsi="Times New Roman" w:cs="Times New Roman"/>
              </w:rPr>
              <w:t>Cheppad</w:t>
            </w:r>
            <w:proofErr w:type="spellEnd"/>
          </w:p>
        </w:tc>
        <w:tc>
          <w:tcPr>
            <w:tcW w:w="109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6AD383CA"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FHC</w:t>
            </w:r>
          </w:p>
        </w:tc>
        <w:tc>
          <w:tcPr>
            <w:tcW w:w="1260"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4F73DB76"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04792400911</w:t>
            </w:r>
          </w:p>
        </w:tc>
        <w:tc>
          <w:tcPr>
            <w:tcW w:w="690"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2AB71A1B"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2</w:t>
            </w:r>
          </w:p>
        </w:tc>
        <w:tc>
          <w:tcPr>
            <w:tcW w:w="600"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4D714849"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91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0DEF077E"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118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25FF20A0"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115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47936846"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r>
      <w:tr w:rsidR="00DA0D41" w:rsidRPr="00AA5B98" w14:paraId="094A188A"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tcMar>
              <w:top w:w="40" w:type="dxa"/>
              <w:left w:w="40" w:type="dxa"/>
              <w:bottom w:w="40" w:type="dxa"/>
              <w:right w:w="40" w:type="dxa"/>
            </w:tcMar>
            <w:vAlign w:val="bottom"/>
          </w:tcPr>
          <w:p w14:paraId="1DEC3215"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color w:val="000000"/>
              </w:rPr>
              <w:t>Private Healthcare Facilities</w:t>
            </w:r>
          </w:p>
        </w:tc>
      </w:tr>
      <w:tr w:rsidR="00DA0D41" w:rsidRPr="00AA5B98" w14:paraId="28664E98"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A9C0F7D" w14:textId="77777777" w:rsidR="00DA0D41" w:rsidRPr="00AA5B98" w:rsidRDefault="00DA0D41">
            <w:pPr>
              <w:widowControl w:val="0"/>
              <w:pBdr>
                <w:top w:val="nil"/>
                <w:left w:val="nil"/>
                <w:bottom w:val="nil"/>
                <w:right w:val="nil"/>
                <w:between w:val="nil"/>
              </w:pBdr>
              <w:spacing w:line="240" w:lineRule="auto"/>
              <w:jc w:val="right"/>
              <w:rPr>
                <w:rFonts w:ascii="Times New Roman" w:eastAsia="Garamond" w:hAnsi="Times New Roman" w:cs="Times New Roman"/>
                <w:color w:val="000000"/>
                <w:sz w:val="20"/>
                <w:szCs w:val="20"/>
              </w:rPr>
            </w:pPr>
          </w:p>
        </w:tc>
        <w:tc>
          <w:tcPr>
            <w:tcW w:w="22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0B38CD"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proofErr w:type="spellStart"/>
            <w:r w:rsidRPr="00AA5B98">
              <w:rPr>
                <w:rFonts w:ascii="Times New Roman" w:eastAsia="Garamond" w:hAnsi="Times New Roman" w:cs="Times New Roman"/>
                <w:sz w:val="20"/>
                <w:szCs w:val="20"/>
              </w:rPr>
              <w:t>Sreekrishna</w:t>
            </w:r>
            <w:proofErr w:type="spellEnd"/>
            <w:r w:rsidRPr="00AA5B98">
              <w:rPr>
                <w:rFonts w:ascii="Times New Roman" w:eastAsia="Garamond" w:hAnsi="Times New Roman" w:cs="Times New Roman"/>
                <w:sz w:val="20"/>
                <w:szCs w:val="20"/>
              </w:rPr>
              <w:t xml:space="preserve"> nursing home</w:t>
            </w:r>
          </w:p>
        </w:tc>
        <w:tc>
          <w:tcPr>
            <w:tcW w:w="109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598EFD31" w14:textId="77777777" w:rsidR="00DA0D41" w:rsidRPr="00AA5B98" w:rsidRDefault="00DA0D41">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p>
        </w:tc>
        <w:tc>
          <w:tcPr>
            <w:tcW w:w="1260"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5D943025"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9496112236</w:t>
            </w:r>
          </w:p>
        </w:tc>
        <w:tc>
          <w:tcPr>
            <w:tcW w:w="690"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1907D223"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2</w:t>
            </w:r>
          </w:p>
        </w:tc>
        <w:tc>
          <w:tcPr>
            <w:tcW w:w="600"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5C154242"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91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369BCB00"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118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11C77D7E"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115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2D2610FC"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r>
      <w:tr w:rsidR="00DA0D41" w:rsidRPr="00AA5B98" w14:paraId="48E7838B"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tcMar>
              <w:top w:w="40" w:type="dxa"/>
              <w:left w:w="40" w:type="dxa"/>
              <w:bottom w:w="40" w:type="dxa"/>
              <w:right w:w="40" w:type="dxa"/>
            </w:tcMar>
            <w:vAlign w:val="bottom"/>
          </w:tcPr>
          <w:p w14:paraId="56FD27AA"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color w:val="000000"/>
              </w:rPr>
              <w:t>AYUSH Healthcare Facilities</w:t>
            </w:r>
          </w:p>
        </w:tc>
      </w:tr>
      <w:tr w:rsidR="00DA0D41" w:rsidRPr="00AA5B98" w14:paraId="08536F1B"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4AE3CB7" w14:textId="77777777" w:rsidR="00DA0D41" w:rsidRPr="00AA5B98" w:rsidRDefault="002E2FE5">
            <w:pPr>
              <w:widowControl w:val="0"/>
              <w:pBdr>
                <w:top w:val="nil"/>
                <w:left w:val="nil"/>
                <w:bottom w:val="nil"/>
                <w:right w:val="nil"/>
                <w:between w:val="nil"/>
              </w:pBdr>
              <w:spacing w:line="240" w:lineRule="auto"/>
              <w:jc w:val="righ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1</w:t>
            </w:r>
          </w:p>
        </w:tc>
        <w:tc>
          <w:tcPr>
            <w:tcW w:w="22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5C34C9"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 xml:space="preserve">Ayurveda </w:t>
            </w:r>
            <w:proofErr w:type="spellStart"/>
            <w:r w:rsidRPr="00AA5B98">
              <w:rPr>
                <w:rFonts w:ascii="Times New Roman" w:eastAsia="Garamond" w:hAnsi="Times New Roman" w:cs="Times New Roman"/>
                <w:sz w:val="20"/>
                <w:szCs w:val="20"/>
              </w:rPr>
              <w:t>hospitl</w:t>
            </w:r>
            <w:proofErr w:type="spellEnd"/>
          </w:p>
        </w:tc>
        <w:tc>
          <w:tcPr>
            <w:tcW w:w="109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7B61EA0B" w14:textId="77777777" w:rsidR="00DA0D41" w:rsidRPr="00AA5B98" w:rsidRDefault="00DA0D41">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p>
        </w:tc>
        <w:tc>
          <w:tcPr>
            <w:tcW w:w="1260"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765C9ED4"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8921378924</w:t>
            </w:r>
          </w:p>
        </w:tc>
        <w:tc>
          <w:tcPr>
            <w:tcW w:w="690"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5A462E83"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2</w:t>
            </w:r>
          </w:p>
        </w:tc>
        <w:tc>
          <w:tcPr>
            <w:tcW w:w="600"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51734F66"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91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4FB9E6E7"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118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29DC0682"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1155" w:type="dxa"/>
            <w:tcBorders>
              <w:top w:val="single" w:sz="5" w:space="0" w:color="CCCCCC"/>
              <w:left w:val="nil"/>
              <w:bottom w:val="single" w:sz="5" w:space="0" w:color="CCCCCC"/>
              <w:right w:val="single" w:sz="5" w:space="0" w:color="CCCCCC"/>
            </w:tcBorders>
            <w:tcMar>
              <w:top w:w="40" w:type="dxa"/>
              <w:left w:w="40" w:type="dxa"/>
              <w:bottom w:w="40" w:type="dxa"/>
              <w:right w:w="40" w:type="dxa"/>
            </w:tcMar>
            <w:vAlign w:val="bottom"/>
          </w:tcPr>
          <w:p w14:paraId="78F273DA"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r>
      <w:tr w:rsidR="00DA0D41" w:rsidRPr="00AA5B98" w14:paraId="40AD603F"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3DA0A7F" w14:textId="77777777" w:rsidR="00DA0D41" w:rsidRPr="00AA5B98" w:rsidRDefault="002E2FE5">
            <w:pPr>
              <w:widowControl w:val="0"/>
              <w:pBdr>
                <w:top w:val="nil"/>
                <w:left w:val="nil"/>
                <w:bottom w:val="nil"/>
                <w:right w:val="nil"/>
                <w:between w:val="nil"/>
              </w:pBdr>
              <w:spacing w:line="240" w:lineRule="auto"/>
              <w:jc w:val="righ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2</w:t>
            </w:r>
          </w:p>
        </w:tc>
        <w:tc>
          <w:tcPr>
            <w:tcW w:w="2205"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14:paraId="5ED159A4"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proofErr w:type="spellStart"/>
            <w:r w:rsidRPr="00AA5B98">
              <w:rPr>
                <w:rFonts w:ascii="Times New Roman" w:eastAsia="Garamond" w:hAnsi="Times New Roman" w:cs="Times New Roman"/>
                <w:sz w:val="20"/>
                <w:szCs w:val="20"/>
              </w:rPr>
              <w:t>Homeo</w:t>
            </w:r>
            <w:proofErr w:type="spellEnd"/>
            <w:r w:rsidRPr="00AA5B98">
              <w:rPr>
                <w:rFonts w:ascii="Times New Roman" w:eastAsia="Garamond" w:hAnsi="Times New Roman" w:cs="Times New Roman"/>
                <w:sz w:val="20"/>
                <w:szCs w:val="20"/>
              </w:rPr>
              <w:t xml:space="preserve"> hospital</w:t>
            </w:r>
          </w:p>
        </w:tc>
        <w:tc>
          <w:tcPr>
            <w:tcW w:w="1095" w:type="dxa"/>
            <w:tcBorders>
              <w:top w:val="nil"/>
              <w:left w:val="nil"/>
              <w:bottom w:val="single" w:sz="5" w:space="0" w:color="CCCCCC"/>
              <w:right w:val="single" w:sz="5" w:space="0" w:color="CCCCCC"/>
            </w:tcBorders>
            <w:tcMar>
              <w:top w:w="40" w:type="dxa"/>
              <w:left w:w="40" w:type="dxa"/>
              <w:bottom w:w="40" w:type="dxa"/>
              <w:right w:w="40" w:type="dxa"/>
            </w:tcMar>
            <w:vAlign w:val="bottom"/>
          </w:tcPr>
          <w:p w14:paraId="2068C890" w14:textId="77777777" w:rsidR="00DA0D41" w:rsidRPr="00AA5B98" w:rsidRDefault="00DA0D41">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p>
        </w:tc>
        <w:tc>
          <w:tcPr>
            <w:tcW w:w="1260" w:type="dxa"/>
            <w:tcBorders>
              <w:top w:val="nil"/>
              <w:left w:val="nil"/>
              <w:bottom w:val="single" w:sz="5" w:space="0" w:color="CCCCCC"/>
              <w:right w:val="single" w:sz="5" w:space="0" w:color="CCCCCC"/>
            </w:tcBorders>
            <w:tcMar>
              <w:top w:w="40" w:type="dxa"/>
              <w:left w:w="40" w:type="dxa"/>
              <w:bottom w:w="40" w:type="dxa"/>
              <w:right w:w="40" w:type="dxa"/>
            </w:tcMar>
            <w:vAlign w:val="bottom"/>
          </w:tcPr>
          <w:p w14:paraId="6EE309F0"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8050001535</w:t>
            </w:r>
          </w:p>
        </w:tc>
        <w:tc>
          <w:tcPr>
            <w:tcW w:w="690" w:type="dxa"/>
            <w:tcBorders>
              <w:top w:val="nil"/>
              <w:left w:val="nil"/>
              <w:bottom w:val="single" w:sz="5" w:space="0" w:color="CCCCCC"/>
              <w:right w:val="single" w:sz="5" w:space="0" w:color="CCCCCC"/>
            </w:tcBorders>
            <w:tcMar>
              <w:top w:w="40" w:type="dxa"/>
              <w:left w:w="40" w:type="dxa"/>
              <w:bottom w:w="40" w:type="dxa"/>
              <w:right w:w="40" w:type="dxa"/>
            </w:tcMar>
            <w:vAlign w:val="bottom"/>
          </w:tcPr>
          <w:p w14:paraId="17011CEC"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2</w:t>
            </w:r>
          </w:p>
        </w:tc>
        <w:tc>
          <w:tcPr>
            <w:tcW w:w="600" w:type="dxa"/>
            <w:tcBorders>
              <w:top w:val="nil"/>
              <w:left w:val="nil"/>
              <w:bottom w:val="single" w:sz="5" w:space="0" w:color="CCCCCC"/>
              <w:right w:val="single" w:sz="5" w:space="0" w:color="CCCCCC"/>
            </w:tcBorders>
            <w:tcMar>
              <w:top w:w="40" w:type="dxa"/>
              <w:left w:w="40" w:type="dxa"/>
              <w:bottom w:w="40" w:type="dxa"/>
              <w:right w:w="40" w:type="dxa"/>
            </w:tcMar>
            <w:vAlign w:val="bottom"/>
          </w:tcPr>
          <w:p w14:paraId="20BF5065"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915" w:type="dxa"/>
            <w:tcBorders>
              <w:top w:val="nil"/>
              <w:left w:val="nil"/>
              <w:bottom w:val="single" w:sz="5" w:space="0" w:color="CCCCCC"/>
              <w:right w:val="single" w:sz="5" w:space="0" w:color="CCCCCC"/>
            </w:tcBorders>
            <w:tcMar>
              <w:top w:w="40" w:type="dxa"/>
              <w:left w:w="40" w:type="dxa"/>
              <w:bottom w:w="40" w:type="dxa"/>
              <w:right w:w="40" w:type="dxa"/>
            </w:tcMar>
            <w:vAlign w:val="bottom"/>
          </w:tcPr>
          <w:p w14:paraId="667BF12E"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1185" w:type="dxa"/>
            <w:tcBorders>
              <w:top w:val="nil"/>
              <w:left w:val="nil"/>
              <w:bottom w:val="single" w:sz="5" w:space="0" w:color="CCCCCC"/>
              <w:right w:val="single" w:sz="5" w:space="0" w:color="CCCCCC"/>
            </w:tcBorders>
            <w:tcMar>
              <w:top w:w="40" w:type="dxa"/>
              <w:left w:w="40" w:type="dxa"/>
              <w:bottom w:w="40" w:type="dxa"/>
              <w:right w:w="40" w:type="dxa"/>
            </w:tcMar>
            <w:vAlign w:val="bottom"/>
          </w:tcPr>
          <w:p w14:paraId="3BE05E48"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c>
          <w:tcPr>
            <w:tcW w:w="1155" w:type="dxa"/>
            <w:tcBorders>
              <w:top w:val="nil"/>
              <w:left w:val="nil"/>
              <w:bottom w:val="single" w:sz="5" w:space="0" w:color="CCCCCC"/>
              <w:right w:val="single" w:sz="5" w:space="0" w:color="CCCCCC"/>
            </w:tcBorders>
            <w:tcMar>
              <w:top w:w="40" w:type="dxa"/>
              <w:left w:w="40" w:type="dxa"/>
              <w:bottom w:w="40" w:type="dxa"/>
              <w:right w:w="40" w:type="dxa"/>
            </w:tcMar>
            <w:vAlign w:val="bottom"/>
          </w:tcPr>
          <w:p w14:paraId="298DD191" w14:textId="77777777" w:rsidR="00DA0D41" w:rsidRPr="00AA5B98" w:rsidRDefault="002E2FE5">
            <w:pPr>
              <w:widowControl w:val="0"/>
              <w:pBdr>
                <w:top w:val="nil"/>
                <w:left w:val="nil"/>
                <w:bottom w:val="nil"/>
                <w:right w:val="nil"/>
                <w:between w:val="nil"/>
              </w:pBdr>
              <w:spacing w:before="240" w:after="240" w:line="240" w:lineRule="auto"/>
              <w:jc w:val="left"/>
              <w:rPr>
                <w:rFonts w:ascii="Times New Roman" w:eastAsia="Garamond" w:hAnsi="Times New Roman" w:cs="Times New Roman"/>
                <w:color w:val="000000"/>
                <w:sz w:val="20"/>
                <w:szCs w:val="20"/>
              </w:rPr>
            </w:pPr>
            <w:r w:rsidRPr="00AA5B98">
              <w:rPr>
                <w:rFonts w:ascii="Times New Roman" w:eastAsia="Garamond" w:hAnsi="Times New Roman" w:cs="Times New Roman"/>
                <w:sz w:val="20"/>
                <w:szCs w:val="20"/>
              </w:rPr>
              <w:t>0</w:t>
            </w:r>
          </w:p>
        </w:tc>
      </w:tr>
    </w:tbl>
    <w:p w14:paraId="5652300B"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p w14:paraId="2A0A0A10" w14:textId="77777777" w:rsidR="00DA0D41" w:rsidRPr="00AA5B98" w:rsidRDefault="002E2FE5">
      <w:pPr>
        <w:pStyle w:val="Heading2"/>
        <w:spacing w:before="240" w:after="240"/>
        <w:rPr>
          <w:rFonts w:ascii="Times New Roman" w:eastAsia="Garamond" w:hAnsi="Times New Roman" w:cs="Times New Roman"/>
          <w:color w:val="000000"/>
        </w:rPr>
      </w:pPr>
      <w:bookmarkStart w:id="14" w:name="_heading=h.nr30n88zalz" w:colFirst="0" w:colLast="0"/>
      <w:bookmarkEnd w:id="14"/>
      <w:r w:rsidRPr="00AA5B98">
        <w:rPr>
          <w:rFonts w:ascii="Times New Roman" w:eastAsia="Garamond" w:hAnsi="Times New Roman" w:cs="Times New Roman"/>
          <w:color w:val="000000"/>
        </w:rPr>
        <w:lastRenderedPageBreak/>
        <w:t>Private Clinics</w:t>
      </w:r>
    </w:p>
    <w:p w14:paraId="5E30C92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Private clinics are an essential part of pandemic preparedness, as they are often the </w:t>
      </w:r>
      <w:proofErr w:type="gramStart"/>
      <w:r w:rsidRPr="00AA5B98">
        <w:rPr>
          <w:rFonts w:ascii="Times New Roman" w:eastAsia="Garamond" w:hAnsi="Times New Roman" w:cs="Times New Roman"/>
          <w:color w:val="000000"/>
        </w:rPr>
        <w:t>first place</w:t>
      </w:r>
      <w:proofErr w:type="gramEnd"/>
      <w:r w:rsidRPr="00AA5B98">
        <w:rPr>
          <w:rFonts w:ascii="Times New Roman" w:eastAsia="Garamond" w:hAnsi="Times New Roman" w:cs="Times New Roman"/>
          <w:color w:val="000000"/>
        </w:rPr>
        <w:t xml:space="preserve"> people seek care when symptoms begin. In many communities, private clinics manage a significant share of outpatient visits and therefore play a critical role in early case detection, timely referrals, and disease surveillance. Having an up-to-date understanding of where these clinics are located, the services they provide, and how they are linked to the public health system helps ensure that no cases are missed during an outbreak. It also allows health authorities to engage private practitioners more effectively for reporting, risk communication, and coordinated response, strengthening the overall capacity of the health system to manage public health emergencies.</w:t>
      </w:r>
    </w:p>
    <w:p w14:paraId="10A19FA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0"/>
        <w:tblW w:w="9960" w:type="dxa"/>
        <w:tblInd w:w="-130" w:type="dxa"/>
        <w:tblBorders>
          <w:top w:val="nil"/>
          <w:left w:val="nil"/>
          <w:bottom w:val="nil"/>
          <w:right w:val="nil"/>
          <w:insideH w:val="nil"/>
          <w:insideV w:val="nil"/>
        </w:tblBorders>
        <w:tblLayout w:type="fixed"/>
        <w:tblLook w:val="0600" w:firstRow="0" w:lastRow="0" w:firstColumn="0" w:lastColumn="0" w:noHBand="1" w:noVBand="1"/>
      </w:tblPr>
      <w:tblGrid>
        <w:gridCol w:w="525"/>
        <w:gridCol w:w="1110"/>
        <w:gridCol w:w="1185"/>
        <w:gridCol w:w="1185"/>
        <w:gridCol w:w="1110"/>
        <w:gridCol w:w="1140"/>
        <w:gridCol w:w="1320"/>
        <w:gridCol w:w="1170"/>
        <w:gridCol w:w="1215"/>
      </w:tblGrid>
      <w:tr w:rsidR="00DA0D41" w:rsidRPr="00AA5B98" w14:paraId="7796A98E" w14:textId="77777777">
        <w:trPr>
          <w:cantSplit/>
          <w:trHeight w:val="20"/>
          <w:tblHeader/>
        </w:trPr>
        <w:tc>
          <w:tcPr>
            <w:tcW w:w="9960" w:type="dxa"/>
            <w:gridSpan w:val="9"/>
            <w:tcBorders>
              <w:top w:val="single" w:sz="8" w:space="0" w:color="BFBFBF"/>
              <w:left w:val="single" w:sz="8" w:space="0" w:color="BFBFBF"/>
              <w:bottom w:val="single" w:sz="8" w:space="0" w:color="BFBFBF"/>
              <w:right w:val="single" w:sz="8" w:space="0" w:color="BFBFBF"/>
            </w:tcBorders>
            <w:shd w:val="clear" w:color="auto" w:fill="F1F3F4"/>
            <w:tcMar>
              <w:top w:w="0" w:type="dxa"/>
              <w:left w:w="100" w:type="dxa"/>
              <w:bottom w:w="0" w:type="dxa"/>
              <w:right w:w="100" w:type="dxa"/>
            </w:tcMar>
            <w:vAlign w:val="center"/>
          </w:tcPr>
          <w:p w14:paraId="2375C1C0" w14:textId="77777777" w:rsidR="00DA0D41" w:rsidRPr="00AA5B98" w:rsidRDefault="002E2FE5">
            <w:pPr>
              <w:pStyle w:val="Subtitle"/>
              <w:spacing w:before="120" w:after="120" w:line="240" w:lineRule="auto"/>
              <w:jc w:val="left"/>
              <w:rPr>
                <w:rFonts w:ascii="Times New Roman" w:eastAsia="Garamond" w:hAnsi="Times New Roman" w:cs="Times New Roman"/>
                <w:color w:val="000000"/>
              </w:rPr>
            </w:pPr>
            <w:bookmarkStart w:id="15" w:name="_heading=h.2u3qs4it7qe" w:colFirst="0" w:colLast="0"/>
            <w:bookmarkEnd w:id="15"/>
            <w:r w:rsidRPr="00AA5B98">
              <w:rPr>
                <w:rFonts w:ascii="Times New Roman" w:eastAsia="Garamond" w:hAnsi="Times New Roman" w:cs="Times New Roman"/>
                <w:color w:val="000000"/>
              </w:rPr>
              <w:t>Table 6. Private Clinic Resource Summary</w:t>
            </w:r>
          </w:p>
        </w:tc>
      </w:tr>
      <w:tr w:rsidR="00DA0D41" w:rsidRPr="00AA5B98" w14:paraId="0AEE72B7" w14:textId="77777777">
        <w:trPr>
          <w:cantSplit/>
          <w:trHeight w:val="20"/>
          <w:tblHeader/>
        </w:trPr>
        <w:tc>
          <w:tcPr>
            <w:tcW w:w="525" w:type="dxa"/>
            <w:tcBorders>
              <w:top w:val="single" w:sz="8" w:space="0" w:color="BFBFBF"/>
              <w:left w:val="single" w:sz="8" w:space="0" w:color="BFBFBF"/>
              <w:bottom w:val="single" w:sz="8" w:space="0" w:color="BFBFBF"/>
              <w:right w:val="single" w:sz="8" w:space="0" w:color="BFBFBF"/>
            </w:tcBorders>
            <w:shd w:val="clear" w:color="auto" w:fill="F2F2F2"/>
            <w:tcMar>
              <w:top w:w="0" w:type="dxa"/>
              <w:left w:w="100" w:type="dxa"/>
              <w:bottom w:w="0" w:type="dxa"/>
              <w:right w:w="100" w:type="dxa"/>
            </w:tcMar>
            <w:vAlign w:val="center"/>
          </w:tcPr>
          <w:p w14:paraId="69F39F60"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b/>
                <w:bCs/>
                <w:color w:val="000000"/>
                <w:sz w:val="20"/>
                <w:szCs w:val="20"/>
              </w:rPr>
            </w:pPr>
            <w:r w:rsidRPr="00AA5B98">
              <w:rPr>
                <w:rFonts w:ascii="Times New Roman" w:eastAsia="Garamond" w:hAnsi="Times New Roman" w:cs="Times New Roman"/>
                <w:b/>
                <w:bCs/>
                <w:color w:val="000000"/>
                <w:sz w:val="20"/>
                <w:szCs w:val="20"/>
              </w:rPr>
              <w:t>Sl No.</w:t>
            </w:r>
          </w:p>
        </w:tc>
        <w:tc>
          <w:tcPr>
            <w:tcW w:w="111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42360A34"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b/>
                <w:bCs/>
                <w:color w:val="000000"/>
                <w:sz w:val="20"/>
                <w:szCs w:val="20"/>
              </w:rPr>
            </w:pPr>
            <w:r w:rsidRPr="00AA5B98">
              <w:rPr>
                <w:rFonts w:ascii="Times New Roman" w:eastAsia="Garamond" w:hAnsi="Times New Roman" w:cs="Times New Roman"/>
                <w:b/>
                <w:bCs/>
                <w:color w:val="000000"/>
                <w:sz w:val="20"/>
                <w:szCs w:val="20"/>
              </w:rPr>
              <w:t>Name of Clinic</w:t>
            </w:r>
          </w:p>
        </w:tc>
        <w:tc>
          <w:tcPr>
            <w:tcW w:w="118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2E324F0C"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b/>
                <w:bCs/>
                <w:color w:val="000000"/>
                <w:sz w:val="20"/>
                <w:szCs w:val="20"/>
              </w:rPr>
            </w:pPr>
            <w:r w:rsidRPr="00AA5B98">
              <w:rPr>
                <w:rFonts w:ascii="Times New Roman" w:eastAsia="Garamond" w:hAnsi="Times New Roman" w:cs="Times New Roman"/>
                <w:b/>
                <w:bCs/>
                <w:color w:val="000000"/>
                <w:sz w:val="20"/>
                <w:szCs w:val="20"/>
              </w:rPr>
              <w:t>Registered (Y/N)</w:t>
            </w:r>
          </w:p>
        </w:tc>
        <w:tc>
          <w:tcPr>
            <w:tcW w:w="118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5B0F5740"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b/>
                <w:bCs/>
                <w:color w:val="000000"/>
                <w:sz w:val="20"/>
                <w:szCs w:val="20"/>
              </w:rPr>
            </w:pPr>
            <w:r w:rsidRPr="00AA5B98">
              <w:rPr>
                <w:rFonts w:ascii="Times New Roman" w:eastAsia="Garamond" w:hAnsi="Times New Roman" w:cs="Times New Roman"/>
                <w:b/>
                <w:bCs/>
                <w:color w:val="000000"/>
                <w:sz w:val="20"/>
                <w:szCs w:val="20"/>
              </w:rPr>
              <w:t>Clinic (General / Speciality)</w:t>
            </w:r>
          </w:p>
        </w:tc>
        <w:tc>
          <w:tcPr>
            <w:tcW w:w="111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76930E8F"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b/>
                <w:bCs/>
                <w:color w:val="000000"/>
                <w:sz w:val="20"/>
                <w:szCs w:val="20"/>
              </w:rPr>
            </w:pPr>
            <w:r w:rsidRPr="00AA5B98">
              <w:rPr>
                <w:rFonts w:ascii="Times New Roman" w:eastAsia="Garamond" w:hAnsi="Times New Roman" w:cs="Times New Roman"/>
                <w:b/>
                <w:bCs/>
                <w:color w:val="000000"/>
                <w:sz w:val="20"/>
                <w:szCs w:val="20"/>
              </w:rPr>
              <w:t>Speciality (if any)</w:t>
            </w:r>
          </w:p>
        </w:tc>
        <w:tc>
          <w:tcPr>
            <w:tcW w:w="114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02A27BC3"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b/>
                <w:bCs/>
                <w:color w:val="000000"/>
                <w:sz w:val="20"/>
                <w:szCs w:val="20"/>
              </w:rPr>
            </w:pPr>
            <w:r w:rsidRPr="00AA5B98">
              <w:rPr>
                <w:rFonts w:ascii="Times New Roman" w:eastAsia="Garamond" w:hAnsi="Times New Roman" w:cs="Times New Roman"/>
                <w:b/>
                <w:bCs/>
                <w:color w:val="000000"/>
                <w:sz w:val="20"/>
                <w:szCs w:val="20"/>
              </w:rPr>
              <w:t>Address</w:t>
            </w:r>
          </w:p>
        </w:tc>
        <w:tc>
          <w:tcPr>
            <w:tcW w:w="132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2E72AC67"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b/>
                <w:bCs/>
                <w:color w:val="000000"/>
                <w:sz w:val="20"/>
                <w:szCs w:val="20"/>
              </w:rPr>
            </w:pPr>
            <w:r w:rsidRPr="00AA5B98">
              <w:rPr>
                <w:rFonts w:ascii="Times New Roman" w:eastAsia="Garamond" w:hAnsi="Times New Roman" w:cs="Times New Roman"/>
                <w:b/>
                <w:bCs/>
                <w:color w:val="000000"/>
                <w:sz w:val="20"/>
                <w:szCs w:val="20"/>
              </w:rPr>
              <w:t>Contact Number</w:t>
            </w:r>
          </w:p>
        </w:tc>
        <w:tc>
          <w:tcPr>
            <w:tcW w:w="117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004CA69E"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b/>
                <w:bCs/>
                <w:color w:val="000000"/>
                <w:sz w:val="20"/>
                <w:szCs w:val="20"/>
              </w:rPr>
            </w:pPr>
            <w:r w:rsidRPr="00AA5B98">
              <w:rPr>
                <w:rFonts w:ascii="Times New Roman" w:eastAsia="Garamond" w:hAnsi="Times New Roman" w:cs="Times New Roman"/>
                <w:b/>
                <w:bCs/>
                <w:color w:val="000000"/>
                <w:sz w:val="20"/>
                <w:szCs w:val="20"/>
              </w:rPr>
              <w:t>Diagnostic Facility (Y/N)</w:t>
            </w:r>
          </w:p>
        </w:tc>
        <w:tc>
          <w:tcPr>
            <w:tcW w:w="121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17A0B28C"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b/>
                <w:bCs/>
                <w:color w:val="000000"/>
                <w:sz w:val="20"/>
                <w:szCs w:val="20"/>
              </w:rPr>
            </w:pPr>
            <w:r w:rsidRPr="00AA5B98">
              <w:rPr>
                <w:rFonts w:ascii="Times New Roman" w:eastAsia="Garamond" w:hAnsi="Times New Roman" w:cs="Times New Roman"/>
                <w:b/>
                <w:bCs/>
                <w:color w:val="000000"/>
                <w:sz w:val="20"/>
                <w:szCs w:val="20"/>
              </w:rPr>
              <w:t>Ambulance Linkage (Y/N)</w:t>
            </w:r>
          </w:p>
        </w:tc>
      </w:tr>
      <w:tr w:rsidR="00DA0D41" w:rsidRPr="00AA5B98" w14:paraId="23A54A67"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78B38DC1"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10" w:type="dxa"/>
            <w:tcBorders>
              <w:top w:val="nil"/>
              <w:left w:val="nil"/>
              <w:bottom w:val="single" w:sz="5" w:space="0" w:color="BFBFBF"/>
              <w:right w:val="single" w:sz="5" w:space="0" w:color="BFBFBF"/>
            </w:tcBorders>
            <w:tcMar>
              <w:top w:w="0" w:type="dxa"/>
              <w:left w:w="100" w:type="dxa"/>
              <w:bottom w:w="0" w:type="dxa"/>
              <w:right w:w="100" w:type="dxa"/>
            </w:tcMar>
          </w:tcPr>
          <w:p w14:paraId="1B522F1D" w14:textId="77777777" w:rsidR="00DA0D41" w:rsidRPr="00AA5B98" w:rsidRDefault="002E2FE5">
            <w:pPr>
              <w:pBdr>
                <w:top w:val="nil"/>
                <w:left w:val="nil"/>
                <w:bottom w:val="nil"/>
                <w:right w:val="nil"/>
                <w:between w:val="nil"/>
              </w:pBdr>
              <w:spacing w:before="240" w:after="240" w:line="240" w:lineRule="auto"/>
              <w:ind w:left="-20"/>
              <w:jc w:val="left"/>
              <w:rPr>
                <w:rFonts w:ascii="Times New Roman" w:eastAsia="Garamond" w:hAnsi="Times New Roman" w:cs="Times New Roman"/>
                <w:color w:val="000000"/>
                <w:highlight w:val="white"/>
              </w:rPr>
            </w:pPr>
            <w:proofErr w:type="spellStart"/>
            <w:r w:rsidRPr="00AA5B98">
              <w:rPr>
                <w:rFonts w:ascii="Times New Roman" w:eastAsia="Garamond" w:hAnsi="Times New Roman" w:cs="Times New Roman"/>
                <w:highlight w:val="white"/>
              </w:rPr>
              <w:t>Sreekrishna</w:t>
            </w:r>
            <w:proofErr w:type="spellEnd"/>
            <w:r w:rsidRPr="00AA5B98">
              <w:rPr>
                <w:rFonts w:ascii="Times New Roman" w:eastAsia="Garamond" w:hAnsi="Times New Roman" w:cs="Times New Roman"/>
                <w:highlight w:val="white"/>
              </w:rPr>
              <w:t xml:space="preserve"> nursing home</w:t>
            </w:r>
          </w:p>
        </w:tc>
        <w:tc>
          <w:tcPr>
            <w:tcW w:w="1185" w:type="dxa"/>
            <w:tcBorders>
              <w:top w:val="nil"/>
              <w:left w:val="nil"/>
              <w:bottom w:val="single" w:sz="5" w:space="0" w:color="BFBFBF"/>
              <w:right w:val="single" w:sz="5" w:space="0" w:color="BFBFBF"/>
            </w:tcBorders>
            <w:tcMar>
              <w:top w:w="0" w:type="dxa"/>
              <w:left w:w="100" w:type="dxa"/>
              <w:bottom w:w="0" w:type="dxa"/>
              <w:right w:w="100" w:type="dxa"/>
            </w:tcMar>
          </w:tcPr>
          <w:p w14:paraId="3AE63D48" w14:textId="77777777" w:rsidR="00DA0D41" w:rsidRPr="00AA5B98" w:rsidRDefault="002E2FE5">
            <w:pPr>
              <w:pBdr>
                <w:top w:val="nil"/>
                <w:left w:val="nil"/>
                <w:bottom w:val="nil"/>
                <w:right w:val="nil"/>
                <w:between w:val="nil"/>
              </w:pBdr>
              <w:spacing w:before="240" w:after="240" w:line="240" w:lineRule="auto"/>
              <w:ind w:left="-20"/>
              <w:jc w:val="center"/>
              <w:rPr>
                <w:rFonts w:ascii="Times New Roman" w:eastAsia="Garamond" w:hAnsi="Times New Roman" w:cs="Times New Roman"/>
                <w:color w:val="000000"/>
              </w:rPr>
            </w:pPr>
            <w:r w:rsidRPr="00AA5B98">
              <w:rPr>
                <w:rFonts w:ascii="Times New Roman" w:eastAsia="Garamond" w:hAnsi="Times New Roman" w:cs="Times New Roman"/>
              </w:rPr>
              <w:t>N</w:t>
            </w:r>
          </w:p>
        </w:tc>
        <w:tc>
          <w:tcPr>
            <w:tcW w:w="1185" w:type="dxa"/>
            <w:tcBorders>
              <w:top w:val="nil"/>
              <w:left w:val="nil"/>
              <w:bottom w:val="single" w:sz="5" w:space="0" w:color="BFBFBF"/>
              <w:right w:val="single" w:sz="5" w:space="0" w:color="BFBFBF"/>
            </w:tcBorders>
            <w:tcMar>
              <w:top w:w="0" w:type="dxa"/>
              <w:left w:w="100" w:type="dxa"/>
              <w:bottom w:w="0" w:type="dxa"/>
              <w:right w:w="100" w:type="dxa"/>
            </w:tcMar>
          </w:tcPr>
          <w:p w14:paraId="2DC9D384" w14:textId="77777777" w:rsidR="00DA0D41" w:rsidRPr="00AA5B98" w:rsidRDefault="002E2FE5">
            <w:pPr>
              <w:pBdr>
                <w:top w:val="nil"/>
                <w:left w:val="nil"/>
                <w:bottom w:val="nil"/>
                <w:right w:val="nil"/>
                <w:between w:val="nil"/>
              </w:pBdr>
              <w:spacing w:before="240" w:after="240" w:line="240" w:lineRule="auto"/>
              <w:ind w:left="-20"/>
              <w:jc w:val="left"/>
              <w:rPr>
                <w:rFonts w:ascii="Times New Roman" w:eastAsia="Garamond" w:hAnsi="Times New Roman" w:cs="Times New Roman"/>
                <w:color w:val="000000"/>
              </w:rPr>
            </w:pPr>
            <w:r w:rsidRPr="00AA5B98">
              <w:rPr>
                <w:rFonts w:ascii="Times New Roman" w:eastAsia="Garamond" w:hAnsi="Times New Roman" w:cs="Times New Roman"/>
              </w:rPr>
              <w:t>General</w:t>
            </w:r>
          </w:p>
        </w:tc>
        <w:tc>
          <w:tcPr>
            <w:tcW w:w="1110" w:type="dxa"/>
            <w:tcBorders>
              <w:top w:val="nil"/>
              <w:left w:val="nil"/>
              <w:bottom w:val="single" w:sz="5" w:space="0" w:color="BFBFBF"/>
              <w:right w:val="single" w:sz="5" w:space="0" w:color="BFBFBF"/>
            </w:tcBorders>
            <w:tcMar>
              <w:top w:w="0" w:type="dxa"/>
              <w:left w:w="100" w:type="dxa"/>
              <w:bottom w:w="0" w:type="dxa"/>
              <w:right w:w="100" w:type="dxa"/>
            </w:tcMar>
          </w:tcPr>
          <w:p w14:paraId="32C4390F" w14:textId="77777777" w:rsidR="00DA0D41" w:rsidRPr="00AA5B98" w:rsidRDefault="002E2FE5">
            <w:pPr>
              <w:pBdr>
                <w:top w:val="nil"/>
                <w:left w:val="nil"/>
                <w:bottom w:val="nil"/>
                <w:right w:val="nil"/>
                <w:between w:val="nil"/>
              </w:pBdr>
              <w:spacing w:before="240" w:after="240" w:line="240" w:lineRule="auto"/>
              <w:ind w:left="-20"/>
              <w:jc w:val="center"/>
              <w:rPr>
                <w:rFonts w:ascii="Times New Roman" w:eastAsia="Garamond" w:hAnsi="Times New Roman" w:cs="Times New Roman"/>
                <w:color w:val="000000"/>
              </w:rPr>
            </w:pPr>
            <w:r w:rsidRPr="00AA5B98">
              <w:rPr>
                <w:rFonts w:ascii="Times New Roman" w:eastAsia="Garamond" w:hAnsi="Times New Roman" w:cs="Times New Roman"/>
              </w:rPr>
              <w:t>N</w:t>
            </w:r>
          </w:p>
        </w:tc>
        <w:tc>
          <w:tcPr>
            <w:tcW w:w="1140" w:type="dxa"/>
            <w:tcBorders>
              <w:top w:val="nil"/>
              <w:left w:val="nil"/>
              <w:bottom w:val="single" w:sz="5" w:space="0" w:color="BFBFBF"/>
              <w:right w:val="single" w:sz="5" w:space="0" w:color="BFBFBF"/>
            </w:tcBorders>
            <w:tcMar>
              <w:top w:w="0" w:type="dxa"/>
              <w:left w:w="100" w:type="dxa"/>
              <w:bottom w:w="0" w:type="dxa"/>
              <w:right w:w="100" w:type="dxa"/>
            </w:tcMar>
          </w:tcPr>
          <w:p w14:paraId="2CCDC094" w14:textId="77777777" w:rsidR="00DA0D41" w:rsidRPr="00AA5B98" w:rsidRDefault="002E2FE5">
            <w:pPr>
              <w:pBdr>
                <w:top w:val="nil"/>
                <w:left w:val="nil"/>
                <w:bottom w:val="nil"/>
                <w:right w:val="nil"/>
                <w:between w:val="nil"/>
              </w:pBdr>
              <w:spacing w:before="240" w:after="240" w:line="240" w:lineRule="auto"/>
              <w:ind w:left="-2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Sreekrishna</w:t>
            </w:r>
            <w:proofErr w:type="spellEnd"/>
            <w:r w:rsidRPr="00AA5B98">
              <w:rPr>
                <w:rFonts w:ascii="Times New Roman" w:eastAsia="Garamond" w:hAnsi="Times New Roman" w:cs="Times New Roman"/>
              </w:rPr>
              <w:t xml:space="preserve"> nursing </w:t>
            </w:r>
            <w:proofErr w:type="spellStart"/>
            <w:proofErr w:type="gramStart"/>
            <w:r w:rsidRPr="00AA5B98">
              <w:rPr>
                <w:rFonts w:ascii="Times New Roman" w:eastAsia="Garamond" w:hAnsi="Times New Roman" w:cs="Times New Roman"/>
              </w:rPr>
              <w:t>home,Evoor</w:t>
            </w:r>
            <w:proofErr w:type="spellEnd"/>
            <w:proofErr w:type="gramEnd"/>
            <w:r w:rsidRPr="00AA5B98">
              <w:rPr>
                <w:rFonts w:ascii="Times New Roman" w:eastAsia="Garamond" w:hAnsi="Times New Roman" w:cs="Times New Roman"/>
              </w:rPr>
              <w:t xml:space="preserve"> north</w:t>
            </w:r>
          </w:p>
        </w:tc>
        <w:tc>
          <w:tcPr>
            <w:tcW w:w="1320" w:type="dxa"/>
            <w:tcBorders>
              <w:top w:val="nil"/>
              <w:left w:val="nil"/>
              <w:bottom w:val="single" w:sz="5" w:space="0" w:color="BFBFBF"/>
              <w:right w:val="single" w:sz="5" w:space="0" w:color="BFBFBF"/>
            </w:tcBorders>
            <w:tcMar>
              <w:top w:w="0" w:type="dxa"/>
              <w:left w:w="100" w:type="dxa"/>
              <w:bottom w:w="0" w:type="dxa"/>
              <w:right w:w="100" w:type="dxa"/>
            </w:tcMar>
          </w:tcPr>
          <w:p w14:paraId="6C61B638" w14:textId="77777777" w:rsidR="00DA0D41" w:rsidRPr="00AA5B98" w:rsidRDefault="002E2FE5">
            <w:pPr>
              <w:pBdr>
                <w:top w:val="nil"/>
                <w:left w:val="nil"/>
                <w:bottom w:val="nil"/>
                <w:right w:val="nil"/>
                <w:between w:val="nil"/>
              </w:pBdr>
              <w:spacing w:before="240" w:after="240" w:line="240" w:lineRule="auto"/>
              <w:ind w:left="-20"/>
              <w:jc w:val="center"/>
              <w:rPr>
                <w:rFonts w:ascii="Times New Roman" w:eastAsia="Garamond" w:hAnsi="Times New Roman" w:cs="Times New Roman"/>
                <w:color w:val="000000"/>
              </w:rPr>
            </w:pPr>
            <w:r w:rsidRPr="00AA5B98">
              <w:rPr>
                <w:rFonts w:ascii="Times New Roman" w:eastAsia="Garamond" w:hAnsi="Times New Roman" w:cs="Times New Roman"/>
              </w:rPr>
              <w:t>9496112236</w:t>
            </w:r>
          </w:p>
        </w:tc>
        <w:tc>
          <w:tcPr>
            <w:tcW w:w="1170" w:type="dxa"/>
            <w:tcBorders>
              <w:top w:val="nil"/>
              <w:left w:val="nil"/>
              <w:bottom w:val="single" w:sz="5" w:space="0" w:color="BFBFBF"/>
              <w:right w:val="single" w:sz="5" w:space="0" w:color="BFBFBF"/>
            </w:tcBorders>
            <w:tcMar>
              <w:top w:w="0" w:type="dxa"/>
              <w:left w:w="100" w:type="dxa"/>
              <w:bottom w:w="0" w:type="dxa"/>
              <w:right w:w="100" w:type="dxa"/>
            </w:tcMar>
          </w:tcPr>
          <w:p w14:paraId="7B9874FB" w14:textId="77777777" w:rsidR="00DA0D41" w:rsidRPr="00AA5B98" w:rsidRDefault="002E2FE5">
            <w:pPr>
              <w:pBdr>
                <w:top w:val="nil"/>
                <w:left w:val="nil"/>
                <w:bottom w:val="nil"/>
                <w:right w:val="nil"/>
                <w:between w:val="nil"/>
              </w:pBdr>
              <w:spacing w:before="240" w:after="240" w:line="240" w:lineRule="auto"/>
              <w:ind w:left="-20"/>
              <w:jc w:val="center"/>
              <w:rPr>
                <w:rFonts w:ascii="Times New Roman" w:eastAsia="Garamond" w:hAnsi="Times New Roman" w:cs="Times New Roman"/>
                <w:color w:val="000000"/>
              </w:rPr>
            </w:pPr>
            <w:r w:rsidRPr="00AA5B98">
              <w:rPr>
                <w:rFonts w:ascii="Times New Roman" w:eastAsia="Garamond" w:hAnsi="Times New Roman" w:cs="Times New Roman"/>
              </w:rPr>
              <w:t>N</w:t>
            </w:r>
          </w:p>
        </w:tc>
        <w:tc>
          <w:tcPr>
            <w:tcW w:w="1215" w:type="dxa"/>
            <w:tcBorders>
              <w:top w:val="nil"/>
              <w:left w:val="nil"/>
              <w:bottom w:val="single" w:sz="5" w:space="0" w:color="BFBFBF"/>
              <w:right w:val="single" w:sz="5" w:space="0" w:color="BFBFBF"/>
            </w:tcBorders>
            <w:tcMar>
              <w:top w:w="0" w:type="dxa"/>
              <w:left w:w="100" w:type="dxa"/>
              <w:bottom w:w="0" w:type="dxa"/>
              <w:right w:w="100" w:type="dxa"/>
            </w:tcMar>
          </w:tcPr>
          <w:p w14:paraId="22CCBE17" w14:textId="77777777" w:rsidR="00DA0D41" w:rsidRPr="00AA5B98" w:rsidRDefault="002E2FE5">
            <w:pPr>
              <w:pBdr>
                <w:top w:val="nil"/>
                <w:left w:val="nil"/>
                <w:bottom w:val="nil"/>
                <w:right w:val="nil"/>
                <w:between w:val="nil"/>
              </w:pBdr>
              <w:spacing w:before="240" w:after="240" w:line="240" w:lineRule="auto"/>
              <w:ind w:left="-20"/>
              <w:jc w:val="center"/>
              <w:rPr>
                <w:rFonts w:ascii="Times New Roman" w:eastAsia="Garamond" w:hAnsi="Times New Roman" w:cs="Times New Roman"/>
                <w:color w:val="000000"/>
              </w:rPr>
            </w:pPr>
            <w:r w:rsidRPr="00AA5B98">
              <w:rPr>
                <w:rFonts w:ascii="Times New Roman" w:eastAsia="Garamond" w:hAnsi="Times New Roman" w:cs="Times New Roman"/>
              </w:rPr>
              <w:t>Y</w:t>
            </w:r>
          </w:p>
        </w:tc>
      </w:tr>
    </w:tbl>
    <w:p w14:paraId="697196C1" w14:textId="77777777" w:rsidR="00EC7A58" w:rsidRPr="00AA5B98" w:rsidRDefault="00EC7A58">
      <w:pPr>
        <w:pStyle w:val="Heading2"/>
        <w:rPr>
          <w:rFonts w:ascii="Times New Roman" w:eastAsia="Garamond" w:hAnsi="Times New Roman" w:cs="Times New Roman"/>
          <w:color w:val="000000"/>
        </w:rPr>
      </w:pPr>
      <w:bookmarkStart w:id="16" w:name="_heading=h.4z94f49z5vq5" w:colFirst="0" w:colLast="0"/>
      <w:bookmarkEnd w:id="16"/>
    </w:p>
    <w:p w14:paraId="3CF5F466" w14:textId="77777777" w:rsidR="00EC7A58" w:rsidRPr="00AA5B98" w:rsidRDefault="00EC7A58">
      <w:pPr>
        <w:pStyle w:val="Heading2"/>
        <w:rPr>
          <w:rFonts w:ascii="Times New Roman" w:eastAsia="Garamond" w:hAnsi="Times New Roman" w:cs="Times New Roman"/>
          <w:color w:val="000000"/>
        </w:rPr>
      </w:pPr>
    </w:p>
    <w:p w14:paraId="1F2A1713" w14:textId="77777777" w:rsidR="00EC7A58" w:rsidRPr="00AA5B98" w:rsidRDefault="00EC7A58">
      <w:pPr>
        <w:pStyle w:val="Heading2"/>
        <w:rPr>
          <w:rFonts w:ascii="Times New Roman" w:eastAsia="Garamond" w:hAnsi="Times New Roman" w:cs="Times New Roman"/>
          <w:color w:val="000000"/>
        </w:rPr>
      </w:pPr>
    </w:p>
    <w:p w14:paraId="7364FC56" w14:textId="77777777" w:rsidR="00EC7A58" w:rsidRPr="00AA5B98" w:rsidRDefault="00EC7A58">
      <w:pPr>
        <w:pStyle w:val="Heading2"/>
        <w:rPr>
          <w:rFonts w:ascii="Times New Roman" w:eastAsia="Garamond" w:hAnsi="Times New Roman" w:cs="Times New Roman"/>
          <w:color w:val="000000"/>
        </w:rPr>
      </w:pPr>
    </w:p>
    <w:p w14:paraId="77C6B792" w14:textId="77777777" w:rsidR="00EC7A58" w:rsidRPr="00AA5B98" w:rsidRDefault="00EC7A58">
      <w:pPr>
        <w:pStyle w:val="Heading2"/>
        <w:rPr>
          <w:rFonts w:ascii="Times New Roman" w:eastAsia="Garamond" w:hAnsi="Times New Roman" w:cs="Times New Roman"/>
          <w:color w:val="000000"/>
        </w:rPr>
      </w:pPr>
    </w:p>
    <w:p w14:paraId="6D6826EC" w14:textId="77777777" w:rsidR="00EC7A58" w:rsidRPr="00AA5B98" w:rsidRDefault="00EC7A58">
      <w:pPr>
        <w:pStyle w:val="Heading2"/>
        <w:rPr>
          <w:rFonts w:ascii="Times New Roman" w:eastAsia="Garamond" w:hAnsi="Times New Roman" w:cs="Times New Roman"/>
          <w:color w:val="000000"/>
        </w:rPr>
      </w:pPr>
    </w:p>
    <w:p w14:paraId="499EBEF9" w14:textId="77777777" w:rsidR="00EC7A58" w:rsidRPr="00AA5B98" w:rsidRDefault="00EC7A58">
      <w:pPr>
        <w:pStyle w:val="Heading2"/>
        <w:rPr>
          <w:rFonts w:ascii="Times New Roman" w:eastAsia="Garamond" w:hAnsi="Times New Roman" w:cs="Times New Roman"/>
          <w:color w:val="000000"/>
        </w:rPr>
      </w:pPr>
    </w:p>
    <w:p w14:paraId="776DB079" w14:textId="6A113085" w:rsidR="00DA0D41" w:rsidRPr="00AA5B98" w:rsidRDefault="002E2FE5">
      <w:pPr>
        <w:pStyle w:val="Heading2"/>
        <w:rPr>
          <w:rFonts w:ascii="Times New Roman" w:eastAsia="Garamond" w:hAnsi="Times New Roman" w:cs="Times New Roman"/>
          <w:color w:val="000000"/>
        </w:rPr>
      </w:pPr>
      <w:r w:rsidRPr="00AA5B98">
        <w:rPr>
          <w:rFonts w:ascii="Times New Roman" w:eastAsia="Garamond" w:hAnsi="Times New Roman" w:cs="Times New Roman"/>
          <w:color w:val="000000"/>
        </w:rPr>
        <w:t>Healthcare Education &amp; Training Institutions</w:t>
      </w:r>
    </w:p>
    <w:p w14:paraId="4617F6C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This section tracks the educational infrastructure available, which is vital for human resource planning in the health sector.</w:t>
      </w:r>
    </w:p>
    <w:p w14:paraId="20644FEC"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1"/>
        <w:tblW w:w="916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4217"/>
        <w:gridCol w:w="1237"/>
        <w:gridCol w:w="1237"/>
        <w:gridCol w:w="1237"/>
        <w:gridCol w:w="1237"/>
      </w:tblGrid>
      <w:tr w:rsidR="00DA0D41" w:rsidRPr="00AA5B98" w14:paraId="1DD44526"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35AD9B7"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Category of Institution</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F5F182D"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Govt</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E2F2FE4"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Private</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34D2ADA"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AYUSH</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271ABB0"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Total</w:t>
            </w:r>
          </w:p>
        </w:tc>
      </w:tr>
      <w:tr w:rsidR="00DA0D41" w:rsidRPr="00AA5B98" w14:paraId="331297E5"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6D94D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Medical Colleges</w:t>
            </w:r>
          </w:p>
        </w:tc>
        <w:tc>
          <w:tcPr>
            <w:tcW w:w="1237"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DF4451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2F0A56F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3AB65D7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12CE9D1"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56F4AB49"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5A030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Nursing Colleges</w:t>
            </w:r>
          </w:p>
        </w:tc>
        <w:tc>
          <w:tcPr>
            <w:tcW w:w="1237"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733434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04A7E1B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378AFFE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6A86F86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5C18A03D"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5BF2E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Dental Colleges</w:t>
            </w:r>
          </w:p>
        </w:tc>
        <w:tc>
          <w:tcPr>
            <w:tcW w:w="1237"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9814FA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70DA3A3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7EF8742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1C8CAEB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518A05E3"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7C82F9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Para-medical / Allied Health</w:t>
            </w:r>
          </w:p>
        </w:tc>
        <w:tc>
          <w:tcPr>
            <w:tcW w:w="1237"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5D7394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7CBD4F2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05937141"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046C807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E353BD5"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710C46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Pharmacy Colleges</w:t>
            </w:r>
          </w:p>
        </w:tc>
        <w:tc>
          <w:tcPr>
            <w:tcW w:w="1237"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94CB08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2E1D6C4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39CFF14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237" w:type="dxa"/>
            <w:tcBorders>
              <w:top w:val="nil"/>
              <w:left w:val="nil"/>
              <w:bottom w:val="single" w:sz="5" w:space="0" w:color="DDDDDD"/>
              <w:right w:val="single" w:sz="5" w:space="0" w:color="DDDDDD"/>
            </w:tcBorders>
            <w:tcMar>
              <w:top w:w="120" w:type="dxa"/>
              <w:left w:w="120" w:type="dxa"/>
              <w:bottom w:w="120" w:type="dxa"/>
              <w:right w:w="120" w:type="dxa"/>
            </w:tcMar>
          </w:tcPr>
          <w:p w14:paraId="79690D6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bl>
    <w:p w14:paraId="6B45326B"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58AC1D1E" w14:textId="77777777" w:rsidR="00DA0D41" w:rsidRPr="00AA5B98" w:rsidRDefault="002E2FE5">
      <w:pPr>
        <w:pStyle w:val="Heading2"/>
        <w:spacing w:before="240" w:after="240"/>
        <w:rPr>
          <w:rFonts w:ascii="Times New Roman" w:eastAsia="Garamond" w:hAnsi="Times New Roman" w:cs="Times New Roman"/>
          <w:color w:val="000000"/>
        </w:rPr>
      </w:pPr>
      <w:bookmarkStart w:id="17" w:name="_heading=h.g8jlzmcatr96" w:colFirst="0" w:colLast="0"/>
      <w:bookmarkEnd w:id="17"/>
      <w:r w:rsidRPr="00AA5B98">
        <w:rPr>
          <w:rFonts w:ascii="Times New Roman" w:eastAsia="Garamond" w:hAnsi="Times New Roman" w:cs="Times New Roman"/>
          <w:color w:val="000000"/>
        </w:rPr>
        <w:t>Specialized Services &amp; Emergency Inventory</w:t>
      </w:r>
    </w:p>
    <w:p w14:paraId="5DE5F79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This section provides a detailed view of the specialized medical resources available to the community, focusing on emergency response and critical care capabilities. This table tracks the vital assets required for managing severe illnesses and emergencies across Government, Private, and AYUSH sectors.</w:t>
      </w:r>
    </w:p>
    <w:p w14:paraId="5A593B9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2"/>
        <w:tblW w:w="934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4575"/>
        <w:gridCol w:w="1185"/>
        <w:gridCol w:w="1200"/>
        <w:gridCol w:w="1200"/>
        <w:gridCol w:w="1185"/>
      </w:tblGrid>
      <w:tr w:rsidR="00DA0D41" w:rsidRPr="00AA5B98" w14:paraId="2E1CAC59"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C4F1B5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lastRenderedPageBreak/>
              <w:t>Item</w:t>
            </w:r>
          </w:p>
        </w:tc>
        <w:tc>
          <w:tcPr>
            <w:tcW w:w="11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1D8C77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Govt</w:t>
            </w:r>
          </w:p>
        </w:tc>
        <w:tc>
          <w:tcPr>
            <w:tcW w:w="12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46A4CB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Private</w:t>
            </w:r>
          </w:p>
        </w:tc>
        <w:tc>
          <w:tcPr>
            <w:tcW w:w="12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D0F0DB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AYUSH</w:t>
            </w:r>
          </w:p>
        </w:tc>
        <w:tc>
          <w:tcPr>
            <w:tcW w:w="11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58EB0A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Total</w:t>
            </w:r>
          </w:p>
        </w:tc>
      </w:tr>
      <w:tr w:rsidR="00DA0D41" w:rsidRPr="00AA5B98" w14:paraId="51504A1E"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0CA17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Hospital beds</w:t>
            </w:r>
          </w:p>
        </w:tc>
        <w:tc>
          <w:tcPr>
            <w:tcW w:w="118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9AD82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2</w:t>
            </w:r>
          </w:p>
        </w:tc>
        <w:tc>
          <w:tcPr>
            <w:tcW w:w="120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3763110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8</w:t>
            </w:r>
          </w:p>
        </w:tc>
        <w:tc>
          <w:tcPr>
            <w:tcW w:w="120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6E922B7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c>
          <w:tcPr>
            <w:tcW w:w="118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789A44D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14</w:t>
            </w:r>
          </w:p>
        </w:tc>
      </w:tr>
      <w:tr w:rsidR="00DA0D41" w:rsidRPr="00AA5B98" w14:paraId="7F8E503E"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038428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Oxygen-generating systems(Y/N)</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95D28E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Y</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65F638E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31F19E6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1D55CC6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66596808" w14:textId="77777777">
        <w:trPr>
          <w:cantSplit/>
          <w:trHeight w:val="495"/>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A964C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Oxygen-supported </w:t>
            </w:r>
            <w:proofErr w:type="gramStart"/>
            <w:r w:rsidRPr="00AA5B98">
              <w:rPr>
                <w:rFonts w:ascii="Times New Roman" w:eastAsia="Garamond" w:hAnsi="Times New Roman" w:cs="Times New Roman"/>
                <w:color w:val="000000"/>
              </w:rPr>
              <w:t>beds(</w:t>
            </w:r>
            <w:proofErr w:type="gramEnd"/>
            <w:r w:rsidRPr="00AA5B98">
              <w:rPr>
                <w:rFonts w:ascii="Times New Roman" w:eastAsia="Garamond" w:hAnsi="Times New Roman" w:cs="Times New Roman"/>
                <w:color w:val="000000"/>
              </w:rPr>
              <w:t>Numbers)</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A8B91F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476C682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24E3B64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4ED5423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5A135B89"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F8DC0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Ventilator-supported beds</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C1D488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0A73B93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1495FF2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596A322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7B6BAB53"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AB6E4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ICU beds</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2B2C65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2F7050C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02D6985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7D9FED9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BC6B8EA"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C9899B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Burns units</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54D15F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69503F2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4694A61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4FB5C80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4FB17D8"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1B0A7B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Blood centres</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11F3F5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36CD01D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71CC286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4038254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E431B4B"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FCE876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BLS ambulances</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12D03E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16FCC45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7A05E3C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4F00016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6F9DA627"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F7AF9A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ALS ambulances</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BC7E9E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2F6567B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60478ED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343EFDD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749E222E"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DFC201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Dialysis facilities</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C67672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45EBF18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079D4C5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3885807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07B2574"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922D7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Dispensaries</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FE6A6F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1EA013E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7E27FA9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5EC4D70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2BCA4E5"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58A62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Medical store</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6EB56A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5D6708E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8</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54CD320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5F05F60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8</w:t>
            </w:r>
          </w:p>
        </w:tc>
      </w:tr>
      <w:tr w:rsidR="00DA0D41" w:rsidRPr="00AA5B98" w14:paraId="3B9A4B02" w14:textId="77777777">
        <w:trPr>
          <w:cantSplit/>
          <w:trHeight w:val="20"/>
          <w:tblHeader/>
        </w:trPr>
        <w:tc>
          <w:tcPr>
            <w:tcW w:w="45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0E8EB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color w:val="000000"/>
              </w:rPr>
              <w:t xml:space="preserve">Industrial </w:t>
            </w:r>
            <w:proofErr w:type="gramStart"/>
            <w:r w:rsidRPr="00AA5B98">
              <w:rPr>
                <w:rFonts w:ascii="Times New Roman" w:eastAsia="Garamond" w:hAnsi="Times New Roman" w:cs="Times New Roman"/>
                <w:color w:val="000000"/>
              </w:rPr>
              <w:t>establishments(</w:t>
            </w:r>
            <w:proofErr w:type="gramEnd"/>
            <w:r w:rsidRPr="00AA5B98">
              <w:rPr>
                <w:rFonts w:ascii="Times New Roman" w:eastAsia="Garamond" w:hAnsi="Times New Roman" w:cs="Times New Roman"/>
                <w:b/>
                <w:bCs/>
                <w:color w:val="000000"/>
              </w:rPr>
              <w:t>Medium-scale industries/small-scale industries establishments to whom we can depend in a worst-case scenario)</w:t>
            </w:r>
          </w:p>
        </w:tc>
        <w:tc>
          <w:tcPr>
            <w:tcW w:w="118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B855AF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0600BDA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200" w:type="dxa"/>
            <w:tcBorders>
              <w:top w:val="nil"/>
              <w:left w:val="nil"/>
              <w:bottom w:val="single" w:sz="5" w:space="0" w:color="DDDDDD"/>
              <w:right w:val="single" w:sz="5" w:space="0" w:color="DDDDDD"/>
            </w:tcBorders>
            <w:tcMar>
              <w:top w:w="120" w:type="dxa"/>
              <w:left w:w="120" w:type="dxa"/>
              <w:bottom w:w="120" w:type="dxa"/>
              <w:right w:w="120" w:type="dxa"/>
            </w:tcMar>
          </w:tcPr>
          <w:p w14:paraId="65799C4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85" w:type="dxa"/>
            <w:tcBorders>
              <w:top w:val="nil"/>
              <w:left w:val="nil"/>
              <w:bottom w:val="single" w:sz="5" w:space="0" w:color="DDDDDD"/>
              <w:right w:val="single" w:sz="5" w:space="0" w:color="DDDDDD"/>
            </w:tcBorders>
            <w:tcMar>
              <w:top w:w="120" w:type="dxa"/>
              <w:left w:w="120" w:type="dxa"/>
              <w:bottom w:w="120" w:type="dxa"/>
              <w:right w:w="120" w:type="dxa"/>
            </w:tcMar>
          </w:tcPr>
          <w:p w14:paraId="056CD7A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bl>
    <w:p w14:paraId="293C52AF"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0A3CDDF1" w14:textId="77777777" w:rsidR="00DA0D41" w:rsidRPr="00AA5B98" w:rsidRDefault="002E2FE5">
      <w:pPr>
        <w:pStyle w:val="Heading2"/>
        <w:rPr>
          <w:rFonts w:ascii="Times New Roman" w:eastAsia="Garamond" w:hAnsi="Times New Roman" w:cs="Times New Roman"/>
          <w:color w:val="000000"/>
        </w:rPr>
      </w:pPr>
      <w:bookmarkStart w:id="18" w:name="_heading=h.g7glzh3bjlmf" w:colFirst="0" w:colLast="0"/>
      <w:bookmarkEnd w:id="18"/>
      <w:r w:rsidRPr="00AA5B98">
        <w:rPr>
          <w:rFonts w:ascii="Times New Roman" w:eastAsia="Garamond" w:hAnsi="Times New Roman" w:cs="Times New Roman"/>
          <w:color w:val="000000"/>
        </w:rPr>
        <w:t>Oxygen &amp; Diagnostic Capacity</w:t>
      </w:r>
    </w:p>
    <w:p w14:paraId="5C1B1C4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Monitoring </w:t>
      </w:r>
      <w:r w:rsidRPr="00AA5B98">
        <w:rPr>
          <w:rFonts w:ascii="Times New Roman" w:eastAsia="Garamond" w:hAnsi="Times New Roman" w:cs="Times New Roman"/>
          <w:b/>
          <w:bCs/>
          <w:color w:val="000000"/>
        </w:rPr>
        <w:t>oxygen and diagnostic capacity</w:t>
      </w:r>
      <w:r w:rsidRPr="00AA5B98">
        <w:rPr>
          <w:rFonts w:ascii="Times New Roman" w:eastAsia="Garamond" w:hAnsi="Times New Roman" w:cs="Times New Roman"/>
          <w:color w:val="000000"/>
        </w:rPr>
        <w:t xml:space="preserve"> is a critical component of public health preparedness, ensuring that the LSGD can handle both chronic care and sudden surges in respiratory or infectious diseases.</w:t>
      </w:r>
    </w:p>
    <w:tbl>
      <w:tblPr>
        <w:tblStyle w:val="afffff3"/>
        <w:tblW w:w="9945" w:type="dxa"/>
        <w:tblInd w:w="-15" w:type="dxa"/>
        <w:tblLayout w:type="fixed"/>
        <w:tblLook w:val="0400" w:firstRow="0" w:lastRow="0" w:firstColumn="0" w:lastColumn="0" w:noHBand="0" w:noVBand="1"/>
      </w:tblPr>
      <w:tblGrid>
        <w:gridCol w:w="1861"/>
        <w:gridCol w:w="1750"/>
        <w:gridCol w:w="1350"/>
        <w:gridCol w:w="812"/>
        <w:gridCol w:w="812"/>
        <w:gridCol w:w="936"/>
        <w:gridCol w:w="1212"/>
        <w:gridCol w:w="1212"/>
      </w:tblGrid>
      <w:tr w:rsidR="00DA0D41" w:rsidRPr="00AA5B98" w14:paraId="7D4E08C0" w14:textId="77777777">
        <w:trPr>
          <w:cantSplit/>
          <w:trHeight w:val="20"/>
          <w:tblHeader/>
        </w:trPr>
        <w:tc>
          <w:tcPr>
            <w:tcW w:w="1861" w:type="dxa"/>
            <w:vMerge w:val="restart"/>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17188C56"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lastRenderedPageBreak/>
              <w:t>Name of Health Facility</w:t>
            </w:r>
          </w:p>
        </w:tc>
        <w:tc>
          <w:tcPr>
            <w:tcW w:w="1750" w:type="dxa"/>
            <w:vMerge w:val="restart"/>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23CC9018"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Oxygen-generating System (Y/N)</w:t>
            </w:r>
          </w:p>
        </w:tc>
        <w:tc>
          <w:tcPr>
            <w:tcW w:w="1350" w:type="dxa"/>
            <w:vMerge w:val="restart"/>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79C09BD1"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Backup Oxygen Source (Y/N)</w:t>
            </w:r>
          </w:p>
        </w:tc>
        <w:tc>
          <w:tcPr>
            <w:tcW w:w="4984" w:type="dxa"/>
            <w:gridSpan w:val="5"/>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6D269C7B"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Diagnostic Facilities Available(Y/N)</w:t>
            </w:r>
          </w:p>
        </w:tc>
      </w:tr>
      <w:tr w:rsidR="00DA0D41" w:rsidRPr="00AA5B98" w14:paraId="1E7F5C8F" w14:textId="77777777">
        <w:trPr>
          <w:cantSplit/>
          <w:trHeight w:val="20"/>
          <w:tblHeader/>
        </w:trPr>
        <w:tc>
          <w:tcPr>
            <w:tcW w:w="1861" w:type="dxa"/>
            <w:vMerge/>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35B2A782"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b/>
                <w:bCs/>
                <w:color w:val="000000"/>
              </w:rPr>
            </w:pPr>
          </w:p>
        </w:tc>
        <w:tc>
          <w:tcPr>
            <w:tcW w:w="1750" w:type="dxa"/>
            <w:vMerge/>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21D10683"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b/>
                <w:bCs/>
                <w:color w:val="000000"/>
              </w:rPr>
            </w:pPr>
          </w:p>
        </w:tc>
        <w:tc>
          <w:tcPr>
            <w:tcW w:w="1350" w:type="dxa"/>
            <w:vMerge/>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6AF392B9"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b/>
                <w:bCs/>
                <w:color w:val="000000"/>
              </w:rPr>
            </w:pPr>
          </w:p>
        </w:tc>
        <w:tc>
          <w:tcPr>
            <w:tcW w:w="8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50B9D2"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Lab </w:t>
            </w:r>
          </w:p>
        </w:tc>
        <w:tc>
          <w:tcPr>
            <w:tcW w:w="8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F57572"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USG</w:t>
            </w:r>
          </w:p>
        </w:tc>
        <w:tc>
          <w:tcPr>
            <w:tcW w:w="93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A76D2F"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X-ray</w:t>
            </w:r>
          </w:p>
        </w:tc>
        <w:tc>
          <w:tcPr>
            <w:tcW w:w="121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5146496"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CT/MRI</w:t>
            </w:r>
          </w:p>
        </w:tc>
        <w:tc>
          <w:tcPr>
            <w:tcW w:w="121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A63B764"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RT-PCR</w:t>
            </w:r>
          </w:p>
        </w:tc>
      </w:tr>
      <w:tr w:rsidR="00DA0D41" w:rsidRPr="00AA5B98" w14:paraId="269BE605" w14:textId="77777777">
        <w:trPr>
          <w:cantSplit/>
          <w:trHeight w:val="20"/>
          <w:tblHeader/>
        </w:trPr>
        <w:tc>
          <w:tcPr>
            <w:tcW w:w="9945" w:type="dxa"/>
            <w:gridSpan w:val="8"/>
            <w:tcBorders>
              <w:top w:val="single" w:sz="6" w:space="0" w:color="DDDDDD"/>
              <w:left w:val="single" w:sz="6" w:space="0" w:color="DDDDDD"/>
              <w:bottom w:val="single" w:sz="6" w:space="0" w:color="DDDDDD"/>
              <w:right w:val="single" w:sz="6" w:space="0" w:color="DDDDDD"/>
            </w:tcBorders>
            <w:shd w:val="clear" w:color="auto" w:fill="FCE5CD"/>
            <w:tcMar>
              <w:top w:w="120" w:type="dxa"/>
              <w:left w:w="120" w:type="dxa"/>
              <w:bottom w:w="120" w:type="dxa"/>
              <w:right w:w="120" w:type="dxa"/>
            </w:tcMar>
            <w:vAlign w:val="center"/>
          </w:tcPr>
          <w:p w14:paraId="170E9CA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Government Healthcare Facilities</w:t>
            </w:r>
          </w:p>
        </w:tc>
      </w:tr>
      <w:tr w:rsidR="00DA0D41" w:rsidRPr="00AA5B98" w14:paraId="2C15DDAE" w14:textId="77777777">
        <w:trPr>
          <w:cantSplit/>
          <w:trHeight w:val="20"/>
          <w:tblHeader/>
        </w:trPr>
        <w:tc>
          <w:tcPr>
            <w:tcW w:w="1861"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5D4084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 xml:space="preserve">FHC </w:t>
            </w:r>
            <w:proofErr w:type="spellStart"/>
            <w:r w:rsidRPr="00AA5B98">
              <w:rPr>
                <w:rFonts w:ascii="Times New Roman" w:eastAsia="Garamond" w:hAnsi="Times New Roman" w:cs="Times New Roman"/>
              </w:rPr>
              <w:t>Cheppad</w:t>
            </w:r>
            <w:proofErr w:type="spellEnd"/>
          </w:p>
        </w:tc>
        <w:tc>
          <w:tcPr>
            <w:tcW w:w="175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724DBFE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Y</w:t>
            </w:r>
          </w:p>
        </w:tc>
        <w:tc>
          <w:tcPr>
            <w:tcW w:w="135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2BC7679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Y</w:t>
            </w:r>
          </w:p>
        </w:tc>
        <w:tc>
          <w:tcPr>
            <w:tcW w:w="812"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1BDDFD1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Y</w:t>
            </w:r>
          </w:p>
        </w:tc>
        <w:tc>
          <w:tcPr>
            <w:tcW w:w="812"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2E4286F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N</w:t>
            </w:r>
          </w:p>
        </w:tc>
        <w:tc>
          <w:tcPr>
            <w:tcW w:w="936"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49415D8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N</w:t>
            </w:r>
          </w:p>
        </w:tc>
        <w:tc>
          <w:tcPr>
            <w:tcW w:w="1212"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6BAD875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N</w:t>
            </w:r>
          </w:p>
        </w:tc>
        <w:tc>
          <w:tcPr>
            <w:tcW w:w="1212"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7B2DEE2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N</w:t>
            </w:r>
          </w:p>
        </w:tc>
      </w:tr>
      <w:tr w:rsidR="00DA0D41" w:rsidRPr="00AA5B98" w14:paraId="0DCD887E" w14:textId="77777777">
        <w:trPr>
          <w:cantSplit/>
          <w:trHeight w:val="20"/>
          <w:tblHeader/>
        </w:trPr>
        <w:tc>
          <w:tcPr>
            <w:tcW w:w="7521" w:type="dxa"/>
            <w:gridSpan w:val="6"/>
            <w:tcBorders>
              <w:top w:val="single" w:sz="6" w:space="0" w:color="DDDDDD"/>
              <w:left w:val="single" w:sz="6" w:space="0" w:color="DDDDDD"/>
              <w:bottom w:val="single" w:sz="6" w:space="0" w:color="DDDDDD"/>
              <w:right w:val="single" w:sz="6" w:space="0" w:color="DDDDDD"/>
            </w:tcBorders>
            <w:shd w:val="clear" w:color="auto" w:fill="FCE5CD"/>
            <w:tcMar>
              <w:top w:w="120" w:type="dxa"/>
              <w:left w:w="120" w:type="dxa"/>
              <w:bottom w:w="120" w:type="dxa"/>
              <w:right w:w="120" w:type="dxa"/>
            </w:tcMar>
            <w:vAlign w:val="center"/>
          </w:tcPr>
          <w:p w14:paraId="5DE626C3"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c>
          <w:tcPr>
            <w:tcW w:w="1212" w:type="dxa"/>
            <w:tcBorders>
              <w:top w:val="single" w:sz="6" w:space="0" w:color="DDDDDD"/>
              <w:left w:val="single" w:sz="6" w:space="0" w:color="DDDDDD"/>
              <w:bottom w:val="single" w:sz="6" w:space="0" w:color="DDDDDD"/>
              <w:right w:val="single" w:sz="6" w:space="0" w:color="DDDDDD"/>
            </w:tcBorders>
            <w:shd w:val="clear" w:color="auto" w:fill="FCE5CD"/>
            <w:tcMar>
              <w:top w:w="120" w:type="dxa"/>
              <w:left w:w="120" w:type="dxa"/>
              <w:bottom w:w="120" w:type="dxa"/>
              <w:right w:w="120" w:type="dxa"/>
            </w:tcMar>
            <w:vAlign w:val="center"/>
          </w:tcPr>
          <w:p w14:paraId="6169FCC6"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c>
          <w:tcPr>
            <w:tcW w:w="1212" w:type="dxa"/>
            <w:tcBorders>
              <w:top w:val="single" w:sz="6" w:space="0" w:color="DDDDDD"/>
              <w:left w:val="single" w:sz="6" w:space="0" w:color="DDDDDD"/>
              <w:bottom w:val="single" w:sz="6" w:space="0" w:color="DDDDDD"/>
              <w:right w:val="single" w:sz="6" w:space="0" w:color="DDDDDD"/>
            </w:tcBorders>
            <w:shd w:val="clear" w:color="auto" w:fill="FCE5CD"/>
            <w:tcMar>
              <w:top w:w="120" w:type="dxa"/>
              <w:left w:w="120" w:type="dxa"/>
              <w:bottom w:w="120" w:type="dxa"/>
              <w:right w:w="120" w:type="dxa"/>
            </w:tcMar>
            <w:vAlign w:val="center"/>
          </w:tcPr>
          <w:p w14:paraId="3A133463"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r>
      <w:tr w:rsidR="00DA0D41" w:rsidRPr="00AA5B98" w14:paraId="66F63479" w14:textId="77777777">
        <w:trPr>
          <w:cantSplit/>
          <w:trHeight w:val="20"/>
          <w:tblHeader/>
        </w:trPr>
        <w:tc>
          <w:tcPr>
            <w:tcW w:w="1861"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FA0B0A"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tc>
        <w:tc>
          <w:tcPr>
            <w:tcW w:w="175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33863A21"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tc>
        <w:tc>
          <w:tcPr>
            <w:tcW w:w="135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3F70C002"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tc>
        <w:tc>
          <w:tcPr>
            <w:tcW w:w="812"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6382D328"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tc>
        <w:tc>
          <w:tcPr>
            <w:tcW w:w="812"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2CEB9BD8"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tc>
        <w:tc>
          <w:tcPr>
            <w:tcW w:w="936"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65C6800A"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tc>
        <w:tc>
          <w:tcPr>
            <w:tcW w:w="1212"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B2ADFEB"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tc>
        <w:tc>
          <w:tcPr>
            <w:tcW w:w="1212"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6DCFD83"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tc>
      </w:tr>
    </w:tbl>
    <w:p w14:paraId="0E47F468" w14:textId="77777777" w:rsidR="00DA0D41" w:rsidRPr="00AA5B98" w:rsidRDefault="002E2FE5">
      <w:pPr>
        <w:pStyle w:val="Heading2"/>
        <w:rPr>
          <w:rFonts w:ascii="Times New Roman" w:eastAsia="Garamond" w:hAnsi="Times New Roman" w:cs="Times New Roman"/>
          <w:color w:val="000000"/>
        </w:rPr>
      </w:pPr>
      <w:bookmarkStart w:id="19" w:name="_heading=h.cpfd46a5wk1w" w:colFirst="0" w:colLast="0"/>
      <w:bookmarkEnd w:id="19"/>
      <w:r w:rsidRPr="00AA5B98">
        <w:rPr>
          <w:rFonts w:ascii="Times New Roman" w:eastAsia="Garamond" w:hAnsi="Times New Roman" w:cs="Times New Roman"/>
          <w:color w:val="000000"/>
        </w:rPr>
        <w:t>Diagnostics facility mapping at the LSGI level</w:t>
      </w:r>
    </w:p>
    <w:p w14:paraId="7977E33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The diagnostic capacity of </w:t>
      </w:r>
      <w:proofErr w:type="spellStart"/>
      <w:r w:rsidRPr="00AA5B98">
        <w:rPr>
          <w:rFonts w:ascii="Times New Roman" w:eastAsia="Garamond" w:hAnsi="Times New Roman" w:cs="Times New Roman"/>
          <w:color w:val="000000"/>
        </w:rPr>
        <w:t>Cheppad</w:t>
      </w:r>
      <w:proofErr w:type="spellEnd"/>
      <w:r w:rsidRPr="00AA5B98">
        <w:rPr>
          <w:rFonts w:ascii="Times New Roman" w:eastAsia="Garamond" w:hAnsi="Times New Roman" w:cs="Times New Roman"/>
          <w:b/>
          <w:bCs/>
        </w:rPr>
        <w:t xml:space="preserve"> </w:t>
      </w:r>
      <w:r w:rsidRPr="00AA5B98">
        <w:rPr>
          <w:rFonts w:ascii="Times New Roman" w:eastAsia="Garamond" w:hAnsi="Times New Roman" w:cs="Times New Roman"/>
          <w:b/>
          <w:bCs/>
          <w:color w:val="000000"/>
        </w:rPr>
        <w:t>G.P</w:t>
      </w:r>
      <w:r w:rsidRPr="00AA5B98">
        <w:rPr>
          <w:rFonts w:ascii="Times New Roman" w:eastAsia="Garamond" w:hAnsi="Times New Roman" w:cs="Times New Roman"/>
          <w:color w:val="000000"/>
        </w:rPr>
        <w:t xml:space="preserve"> represents the "intelligence network" of our healthcare system. The speed and accuracy of disease identification depend entirely on the distribution and technical level of these facilities.</w:t>
      </w:r>
    </w:p>
    <w:p w14:paraId="07549FFB"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4"/>
        <w:tblW w:w="86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4005"/>
        <w:gridCol w:w="1215"/>
        <w:gridCol w:w="1110"/>
        <w:gridCol w:w="1335"/>
        <w:gridCol w:w="1005"/>
      </w:tblGrid>
      <w:tr w:rsidR="00DA0D41" w:rsidRPr="00AA5B98" w14:paraId="3BC97E21"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48A225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Item</w:t>
            </w:r>
          </w:p>
        </w:tc>
        <w:tc>
          <w:tcPr>
            <w:tcW w:w="12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25472B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Govt</w:t>
            </w:r>
          </w:p>
        </w:tc>
        <w:tc>
          <w:tcPr>
            <w:tcW w:w="11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CC1D42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Private</w:t>
            </w:r>
          </w:p>
        </w:tc>
        <w:tc>
          <w:tcPr>
            <w:tcW w:w="13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2F40DA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AYUSH</w:t>
            </w:r>
          </w:p>
        </w:tc>
        <w:tc>
          <w:tcPr>
            <w:tcW w:w="100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7BC3EF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Total</w:t>
            </w:r>
          </w:p>
        </w:tc>
      </w:tr>
      <w:tr w:rsidR="00DA0D41" w:rsidRPr="00AA5B98" w14:paraId="4372243D"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F8790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General labs</w:t>
            </w:r>
          </w:p>
        </w:tc>
        <w:tc>
          <w:tcPr>
            <w:tcW w:w="121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647CE7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111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4BC9A68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8</w:t>
            </w:r>
          </w:p>
        </w:tc>
        <w:tc>
          <w:tcPr>
            <w:tcW w:w="133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120601A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00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B7931A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9</w:t>
            </w:r>
          </w:p>
        </w:tc>
      </w:tr>
      <w:tr w:rsidR="00DA0D41" w:rsidRPr="00AA5B98" w14:paraId="5F0A7EF9"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E512D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Microbiology labs</w:t>
            </w:r>
          </w:p>
        </w:tc>
        <w:tc>
          <w:tcPr>
            <w:tcW w:w="121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B0FFA4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10" w:type="dxa"/>
            <w:tcBorders>
              <w:top w:val="nil"/>
              <w:left w:val="nil"/>
              <w:bottom w:val="single" w:sz="5" w:space="0" w:color="DDDDDD"/>
              <w:right w:val="single" w:sz="5" w:space="0" w:color="DDDDDD"/>
            </w:tcBorders>
            <w:tcMar>
              <w:top w:w="120" w:type="dxa"/>
              <w:left w:w="120" w:type="dxa"/>
              <w:bottom w:w="120" w:type="dxa"/>
              <w:right w:w="120" w:type="dxa"/>
            </w:tcMar>
          </w:tcPr>
          <w:p w14:paraId="3F003BA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335" w:type="dxa"/>
            <w:tcBorders>
              <w:top w:val="nil"/>
              <w:left w:val="nil"/>
              <w:bottom w:val="single" w:sz="5" w:space="0" w:color="DDDDDD"/>
              <w:right w:val="single" w:sz="5" w:space="0" w:color="DDDDDD"/>
            </w:tcBorders>
            <w:tcMar>
              <w:top w:w="120" w:type="dxa"/>
              <w:left w:w="120" w:type="dxa"/>
              <w:bottom w:w="120" w:type="dxa"/>
              <w:right w:w="120" w:type="dxa"/>
            </w:tcMar>
          </w:tcPr>
          <w:p w14:paraId="06FE07D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005" w:type="dxa"/>
            <w:tcBorders>
              <w:top w:val="nil"/>
              <w:left w:val="nil"/>
              <w:bottom w:val="single" w:sz="5" w:space="0" w:color="DDDDDD"/>
              <w:right w:val="single" w:sz="5" w:space="0" w:color="DDDDDD"/>
            </w:tcBorders>
            <w:tcMar>
              <w:top w:w="120" w:type="dxa"/>
              <w:left w:w="120" w:type="dxa"/>
              <w:bottom w:w="120" w:type="dxa"/>
              <w:right w:w="120" w:type="dxa"/>
            </w:tcMar>
          </w:tcPr>
          <w:p w14:paraId="5A7F41C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D51ABD8"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B60BF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RT-PCR labs</w:t>
            </w:r>
          </w:p>
        </w:tc>
        <w:tc>
          <w:tcPr>
            <w:tcW w:w="121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2F5158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10" w:type="dxa"/>
            <w:tcBorders>
              <w:top w:val="nil"/>
              <w:left w:val="nil"/>
              <w:bottom w:val="single" w:sz="5" w:space="0" w:color="DDDDDD"/>
              <w:right w:val="single" w:sz="5" w:space="0" w:color="DDDDDD"/>
            </w:tcBorders>
            <w:tcMar>
              <w:top w:w="120" w:type="dxa"/>
              <w:left w:w="120" w:type="dxa"/>
              <w:bottom w:w="120" w:type="dxa"/>
              <w:right w:w="120" w:type="dxa"/>
            </w:tcMar>
          </w:tcPr>
          <w:p w14:paraId="1F48F63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335" w:type="dxa"/>
            <w:tcBorders>
              <w:top w:val="nil"/>
              <w:left w:val="nil"/>
              <w:bottom w:val="single" w:sz="5" w:space="0" w:color="DDDDDD"/>
              <w:right w:val="single" w:sz="5" w:space="0" w:color="DDDDDD"/>
            </w:tcBorders>
            <w:tcMar>
              <w:top w:w="120" w:type="dxa"/>
              <w:left w:w="120" w:type="dxa"/>
              <w:bottom w:w="120" w:type="dxa"/>
              <w:right w:w="120" w:type="dxa"/>
            </w:tcMar>
          </w:tcPr>
          <w:p w14:paraId="4D19E7E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005" w:type="dxa"/>
            <w:tcBorders>
              <w:top w:val="nil"/>
              <w:left w:val="nil"/>
              <w:bottom w:val="single" w:sz="5" w:space="0" w:color="DDDDDD"/>
              <w:right w:val="single" w:sz="5" w:space="0" w:color="DDDDDD"/>
            </w:tcBorders>
            <w:tcMar>
              <w:top w:w="120" w:type="dxa"/>
              <w:left w:w="120" w:type="dxa"/>
              <w:bottom w:w="120" w:type="dxa"/>
              <w:right w:w="120" w:type="dxa"/>
            </w:tcMar>
          </w:tcPr>
          <w:p w14:paraId="75E27FE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2DEBF787"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3A38B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USG units</w:t>
            </w:r>
          </w:p>
        </w:tc>
        <w:tc>
          <w:tcPr>
            <w:tcW w:w="121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19F782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10" w:type="dxa"/>
            <w:tcBorders>
              <w:top w:val="nil"/>
              <w:left w:val="nil"/>
              <w:bottom w:val="single" w:sz="5" w:space="0" w:color="DDDDDD"/>
              <w:right w:val="single" w:sz="5" w:space="0" w:color="DDDDDD"/>
            </w:tcBorders>
            <w:tcMar>
              <w:top w:w="120" w:type="dxa"/>
              <w:left w:w="120" w:type="dxa"/>
              <w:bottom w:w="120" w:type="dxa"/>
              <w:right w:w="120" w:type="dxa"/>
            </w:tcMar>
          </w:tcPr>
          <w:p w14:paraId="5DD0A98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335" w:type="dxa"/>
            <w:tcBorders>
              <w:top w:val="nil"/>
              <w:left w:val="nil"/>
              <w:bottom w:val="single" w:sz="5" w:space="0" w:color="DDDDDD"/>
              <w:right w:val="single" w:sz="5" w:space="0" w:color="DDDDDD"/>
            </w:tcBorders>
            <w:tcMar>
              <w:top w:w="120" w:type="dxa"/>
              <w:left w:w="120" w:type="dxa"/>
              <w:bottom w:w="120" w:type="dxa"/>
              <w:right w:w="120" w:type="dxa"/>
            </w:tcMar>
          </w:tcPr>
          <w:p w14:paraId="2903D56B"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005" w:type="dxa"/>
            <w:tcBorders>
              <w:top w:val="nil"/>
              <w:left w:val="nil"/>
              <w:bottom w:val="single" w:sz="5" w:space="0" w:color="DDDDDD"/>
              <w:right w:val="single" w:sz="5" w:space="0" w:color="DDDDDD"/>
            </w:tcBorders>
            <w:tcMar>
              <w:top w:w="120" w:type="dxa"/>
              <w:left w:w="120" w:type="dxa"/>
              <w:bottom w:w="120" w:type="dxa"/>
              <w:right w:w="120" w:type="dxa"/>
            </w:tcMar>
          </w:tcPr>
          <w:p w14:paraId="131F2C1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61C1E8F"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83C93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CT/MRI units</w:t>
            </w:r>
          </w:p>
        </w:tc>
        <w:tc>
          <w:tcPr>
            <w:tcW w:w="121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ACB0E4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10" w:type="dxa"/>
            <w:tcBorders>
              <w:top w:val="nil"/>
              <w:left w:val="nil"/>
              <w:bottom w:val="single" w:sz="5" w:space="0" w:color="DDDDDD"/>
              <w:right w:val="single" w:sz="5" w:space="0" w:color="DDDDDD"/>
            </w:tcBorders>
            <w:tcMar>
              <w:top w:w="120" w:type="dxa"/>
              <w:left w:w="120" w:type="dxa"/>
              <w:bottom w:w="120" w:type="dxa"/>
              <w:right w:w="120" w:type="dxa"/>
            </w:tcMar>
          </w:tcPr>
          <w:p w14:paraId="0AEFCF0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335" w:type="dxa"/>
            <w:tcBorders>
              <w:top w:val="nil"/>
              <w:left w:val="nil"/>
              <w:bottom w:val="single" w:sz="5" w:space="0" w:color="DDDDDD"/>
              <w:right w:val="single" w:sz="5" w:space="0" w:color="DDDDDD"/>
            </w:tcBorders>
            <w:tcMar>
              <w:top w:w="120" w:type="dxa"/>
              <w:left w:w="120" w:type="dxa"/>
              <w:bottom w:w="120" w:type="dxa"/>
              <w:right w:w="120" w:type="dxa"/>
            </w:tcMar>
          </w:tcPr>
          <w:p w14:paraId="2CE6F8F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005" w:type="dxa"/>
            <w:tcBorders>
              <w:top w:val="nil"/>
              <w:left w:val="nil"/>
              <w:bottom w:val="single" w:sz="5" w:space="0" w:color="DDDDDD"/>
              <w:right w:val="single" w:sz="5" w:space="0" w:color="DDDDDD"/>
            </w:tcBorders>
            <w:tcMar>
              <w:top w:w="120" w:type="dxa"/>
              <w:left w:w="120" w:type="dxa"/>
              <w:bottom w:w="120" w:type="dxa"/>
              <w:right w:w="120" w:type="dxa"/>
            </w:tcMar>
          </w:tcPr>
          <w:p w14:paraId="33EA145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7F660FCB"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FCD279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sz w:val="21"/>
                <w:szCs w:val="21"/>
              </w:rPr>
            </w:pPr>
            <w:r w:rsidRPr="00AA5B98">
              <w:rPr>
                <w:rFonts w:ascii="Times New Roman" w:eastAsia="Garamond" w:hAnsi="Times New Roman" w:cs="Times New Roman"/>
                <w:color w:val="000000"/>
                <w:sz w:val="21"/>
                <w:szCs w:val="21"/>
              </w:rPr>
              <w:t>Research labs</w:t>
            </w:r>
          </w:p>
        </w:tc>
        <w:tc>
          <w:tcPr>
            <w:tcW w:w="121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C73DAC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10" w:type="dxa"/>
            <w:tcBorders>
              <w:top w:val="nil"/>
              <w:left w:val="nil"/>
              <w:bottom w:val="single" w:sz="5" w:space="0" w:color="DDDDDD"/>
              <w:right w:val="single" w:sz="5" w:space="0" w:color="DDDDDD"/>
            </w:tcBorders>
            <w:tcMar>
              <w:top w:w="120" w:type="dxa"/>
              <w:left w:w="120" w:type="dxa"/>
              <w:bottom w:w="120" w:type="dxa"/>
              <w:right w:w="120" w:type="dxa"/>
            </w:tcMar>
          </w:tcPr>
          <w:p w14:paraId="739D4D9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335" w:type="dxa"/>
            <w:tcBorders>
              <w:top w:val="nil"/>
              <w:left w:val="nil"/>
              <w:bottom w:val="single" w:sz="5" w:space="0" w:color="DDDDDD"/>
              <w:right w:val="single" w:sz="5" w:space="0" w:color="DDDDDD"/>
            </w:tcBorders>
            <w:tcMar>
              <w:top w:w="120" w:type="dxa"/>
              <w:left w:w="120" w:type="dxa"/>
              <w:bottom w:w="120" w:type="dxa"/>
              <w:right w:w="120" w:type="dxa"/>
            </w:tcMar>
          </w:tcPr>
          <w:p w14:paraId="74B7CF9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005" w:type="dxa"/>
            <w:tcBorders>
              <w:top w:val="nil"/>
              <w:left w:val="nil"/>
              <w:bottom w:val="single" w:sz="5" w:space="0" w:color="DDDDDD"/>
              <w:right w:val="single" w:sz="5" w:space="0" w:color="DDDDDD"/>
            </w:tcBorders>
            <w:tcMar>
              <w:top w:w="120" w:type="dxa"/>
              <w:left w:w="120" w:type="dxa"/>
              <w:bottom w:w="120" w:type="dxa"/>
              <w:right w:w="120" w:type="dxa"/>
            </w:tcMar>
          </w:tcPr>
          <w:p w14:paraId="4AA38D0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65281B35"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78DF2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sz w:val="21"/>
                <w:szCs w:val="21"/>
              </w:rPr>
            </w:pPr>
            <w:r w:rsidRPr="00AA5B98">
              <w:rPr>
                <w:rFonts w:ascii="Times New Roman" w:eastAsia="Garamond" w:hAnsi="Times New Roman" w:cs="Times New Roman"/>
                <w:color w:val="000000"/>
                <w:sz w:val="21"/>
                <w:szCs w:val="21"/>
              </w:rPr>
              <w:t>Labs of other departments that can be repurposed</w:t>
            </w:r>
          </w:p>
        </w:tc>
        <w:tc>
          <w:tcPr>
            <w:tcW w:w="121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D1681B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110" w:type="dxa"/>
            <w:tcBorders>
              <w:top w:val="nil"/>
              <w:left w:val="nil"/>
              <w:bottom w:val="single" w:sz="5" w:space="0" w:color="DDDDDD"/>
              <w:right w:val="single" w:sz="5" w:space="0" w:color="DDDDDD"/>
            </w:tcBorders>
            <w:tcMar>
              <w:top w:w="120" w:type="dxa"/>
              <w:left w:w="120" w:type="dxa"/>
              <w:bottom w:w="120" w:type="dxa"/>
              <w:right w:w="120" w:type="dxa"/>
            </w:tcMar>
          </w:tcPr>
          <w:p w14:paraId="637AFE1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335" w:type="dxa"/>
            <w:tcBorders>
              <w:top w:val="nil"/>
              <w:left w:val="nil"/>
              <w:bottom w:val="single" w:sz="5" w:space="0" w:color="DDDDDD"/>
              <w:right w:val="single" w:sz="5" w:space="0" w:color="DDDDDD"/>
            </w:tcBorders>
            <w:tcMar>
              <w:top w:w="120" w:type="dxa"/>
              <w:left w:w="120" w:type="dxa"/>
              <w:bottom w:w="120" w:type="dxa"/>
              <w:right w:w="120" w:type="dxa"/>
            </w:tcMar>
          </w:tcPr>
          <w:p w14:paraId="007232E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005" w:type="dxa"/>
            <w:tcBorders>
              <w:top w:val="nil"/>
              <w:left w:val="nil"/>
              <w:bottom w:val="single" w:sz="5" w:space="0" w:color="DDDDDD"/>
              <w:right w:val="single" w:sz="5" w:space="0" w:color="DDDDDD"/>
            </w:tcBorders>
            <w:tcMar>
              <w:top w:w="120" w:type="dxa"/>
              <w:left w:w="120" w:type="dxa"/>
              <w:bottom w:w="120" w:type="dxa"/>
              <w:right w:w="120" w:type="dxa"/>
            </w:tcMar>
          </w:tcPr>
          <w:p w14:paraId="3816FE5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bl>
    <w:p w14:paraId="4EA8B01F"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3879765F" w14:textId="77777777" w:rsidR="00DA0D41" w:rsidRPr="00AA5B98" w:rsidRDefault="002E2FE5">
      <w:pPr>
        <w:pStyle w:val="Heading2"/>
        <w:spacing w:before="240" w:after="240"/>
        <w:rPr>
          <w:rFonts w:ascii="Times New Roman" w:eastAsia="Garamond" w:hAnsi="Times New Roman" w:cs="Times New Roman"/>
          <w:color w:val="000000"/>
        </w:rPr>
      </w:pPr>
      <w:bookmarkStart w:id="20" w:name="_heading=h.iv32xhstyu22" w:colFirst="0" w:colLast="0"/>
      <w:bookmarkEnd w:id="20"/>
      <w:r w:rsidRPr="00AA5B98">
        <w:rPr>
          <w:rFonts w:ascii="Times New Roman" w:eastAsia="Garamond" w:hAnsi="Times New Roman" w:cs="Times New Roman"/>
          <w:color w:val="000000"/>
        </w:rPr>
        <w:lastRenderedPageBreak/>
        <w:t>Laboratory Identification &amp; Basic Details</w:t>
      </w:r>
    </w:p>
    <w:tbl>
      <w:tblPr>
        <w:tblStyle w:val="afffff5"/>
        <w:tblW w:w="925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630"/>
        <w:gridCol w:w="1770"/>
        <w:gridCol w:w="1605"/>
        <w:gridCol w:w="1110"/>
        <w:gridCol w:w="1260"/>
        <w:gridCol w:w="1425"/>
        <w:gridCol w:w="1455"/>
      </w:tblGrid>
      <w:tr w:rsidR="00DA0D41" w:rsidRPr="00AA5B98" w14:paraId="3A75A859" w14:textId="77777777">
        <w:trPr>
          <w:cantSplit/>
          <w:trHeight w:val="20"/>
          <w:tblHeader/>
        </w:trPr>
        <w:tc>
          <w:tcPr>
            <w:tcW w:w="630" w:type="dxa"/>
            <w:tcBorders>
              <w:top w:val="single" w:sz="8" w:space="0" w:color="BFBFBF"/>
              <w:left w:val="single" w:sz="8" w:space="0" w:color="BFBFBF"/>
              <w:bottom w:val="single" w:sz="8" w:space="0" w:color="BFBFBF"/>
              <w:right w:val="single" w:sz="8" w:space="0" w:color="BFBFBF"/>
            </w:tcBorders>
            <w:shd w:val="clear" w:color="auto" w:fill="F2F2F2"/>
            <w:tcMar>
              <w:top w:w="0" w:type="dxa"/>
              <w:left w:w="100" w:type="dxa"/>
              <w:bottom w:w="0" w:type="dxa"/>
              <w:right w:w="100" w:type="dxa"/>
            </w:tcMar>
          </w:tcPr>
          <w:p w14:paraId="26BEDD93"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Sl. No.</w:t>
            </w:r>
          </w:p>
        </w:tc>
        <w:tc>
          <w:tcPr>
            <w:tcW w:w="177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034719B0"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Name of Laboratory</w:t>
            </w:r>
          </w:p>
        </w:tc>
        <w:tc>
          <w:tcPr>
            <w:tcW w:w="160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59B11AC6"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Ownership (Govt / Private / Academic)</w:t>
            </w:r>
          </w:p>
        </w:tc>
        <w:tc>
          <w:tcPr>
            <w:tcW w:w="111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7A5D13B7"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Address</w:t>
            </w:r>
          </w:p>
        </w:tc>
        <w:tc>
          <w:tcPr>
            <w:tcW w:w="126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5FCA5900"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Contact No. </w:t>
            </w:r>
          </w:p>
        </w:tc>
        <w:tc>
          <w:tcPr>
            <w:tcW w:w="142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70C54936"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24×7 Services (Yes/No)</w:t>
            </w:r>
          </w:p>
        </w:tc>
        <w:tc>
          <w:tcPr>
            <w:tcW w:w="145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5B969241"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NABL / Govt Approved (Yes/No)</w:t>
            </w:r>
          </w:p>
        </w:tc>
      </w:tr>
      <w:tr w:rsidR="00DA0D41" w:rsidRPr="00AA5B98" w14:paraId="60F5C3C7"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4EC824E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1770" w:type="dxa"/>
            <w:tcBorders>
              <w:top w:val="nil"/>
              <w:left w:val="nil"/>
              <w:bottom w:val="single" w:sz="5" w:space="0" w:color="BFBFBF"/>
              <w:right w:val="single" w:sz="5" w:space="0" w:color="BFBFBF"/>
            </w:tcBorders>
            <w:tcMar>
              <w:top w:w="0" w:type="dxa"/>
              <w:left w:w="100" w:type="dxa"/>
              <w:bottom w:w="0" w:type="dxa"/>
              <w:right w:w="100" w:type="dxa"/>
            </w:tcMar>
          </w:tcPr>
          <w:p w14:paraId="6F3D02E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We Care Diagnostic centre</w:t>
            </w:r>
          </w:p>
        </w:tc>
        <w:tc>
          <w:tcPr>
            <w:tcW w:w="1605" w:type="dxa"/>
            <w:tcBorders>
              <w:top w:val="nil"/>
              <w:left w:val="nil"/>
              <w:bottom w:val="single" w:sz="5" w:space="0" w:color="BFBFBF"/>
              <w:right w:val="single" w:sz="5" w:space="0" w:color="BFBFBF"/>
            </w:tcBorders>
            <w:tcMar>
              <w:top w:w="0" w:type="dxa"/>
              <w:left w:w="100" w:type="dxa"/>
              <w:bottom w:w="0" w:type="dxa"/>
              <w:right w:w="100" w:type="dxa"/>
            </w:tcMar>
          </w:tcPr>
          <w:p w14:paraId="12A4D58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Private</w:t>
            </w:r>
          </w:p>
        </w:tc>
        <w:tc>
          <w:tcPr>
            <w:tcW w:w="1110" w:type="dxa"/>
            <w:tcBorders>
              <w:top w:val="nil"/>
              <w:left w:val="nil"/>
              <w:bottom w:val="single" w:sz="5" w:space="0" w:color="BFBFBF"/>
              <w:right w:val="single" w:sz="5" w:space="0" w:color="BFBFBF"/>
            </w:tcBorders>
            <w:tcMar>
              <w:top w:w="0" w:type="dxa"/>
              <w:left w:w="100" w:type="dxa"/>
              <w:bottom w:w="0" w:type="dxa"/>
              <w:right w:w="100" w:type="dxa"/>
            </w:tcMar>
          </w:tcPr>
          <w:p w14:paraId="58A0305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 xml:space="preserve">We Care diagnostic </w:t>
            </w:r>
            <w:proofErr w:type="gramStart"/>
            <w:r w:rsidRPr="00AA5B98">
              <w:rPr>
                <w:rFonts w:ascii="Times New Roman" w:eastAsia="Garamond" w:hAnsi="Times New Roman" w:cs="Times New Roman"/>
              </w:rPr>
              <w:t>centre ,</w:t>
            </w:r>
            <w:proofErr w:type="spellStart"/>
            <w:r w:rsidRPr="00AA5B98">
              <w:rPr>
                <w:rFonts w:ascii="Times New Roman" w:eastAsia="Garamond" w:hAnsi="Times New Roman" w:cs="Times New Roman"/>
              </w:rPr>
              <w:t>Evoor</w:t>
            </w:r>
            <w:proofErr w:type="spellEnd"/>
            <w:r w:rsidRPr="00AA5B98">
              <w:rPr>
                <w:rFonts w:ascii="Times New Roman" w:eastAsia="Garamond" w:hAnsi="Times New Roman" w:cs="Times New Roman"/>
              </w:rPr>
              <w:t xml:space="preserve"> ,</w:t>
            </w:r>
            <w:proofErr w:type="spellStart"/>
            <w:r w:rsidRPr="00AA5B98">
              <w:rPr>
                <w:rFonts w:ascii="Times New Roman" w:eastAsia="Garamond" w:hAnsi="Times New Roman" w:cs="Times New Roman"/>
              </w:rPr>
              <w:t>Muttom</w:t>
            </w:r>
            <w:proofErr w:type="spellEnd"/>
            <w:proofErr w:type="gramEnd"/>
          </w:p>
        </w:tc>
        <w:tc>
          <w:tcPr>
            <w:tcW w:w="1260" w:type="dxa"/>
            <w:tcBorders>
              <w:top w:val="nil"/>
              <w:left w:val="nil"/>
              <w:bottom w:val="single" w:sz="5" w:space="0" w:color="BFBFBF"/>
              <w:right w:val="single" w:sz="5" w:space="0" w:color="BFBFBF"/>
            </w:tcBorders>
            <w:tcMar>
              <w:top w:w="0" w:type="dxa"/>
              <w:left w:w="100" w:type="dxa"/>
              <w:bottom w:w="0" w:type="dxa"/>
              <w:right w:w="100" w:type="dxa"/>
            </w:tcMar>
          </w:tcPr>
          <w:p w14:paraId="146BA8C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9745576505</w:t>
            </w:r>
          </w:p>
        </w:tc>
        <w:tc>
          <w:tcPr>
            <w:tcW w:w="1425" w:type="dxa"/>
            <w:tcBorders>
              <w:top w:val="nil"/>
              <w:left w:val="nil"/>
              <w:bottom w:val="single" w:sz="5" w:space="0" w:color="BFBFBF"/>
              <w:right w:val="single" w:sz="5" w:space="0" w:color="BFBFBF"/>
            </w:tcBorders>
            <w:tcMar>
              <w:top w:w="0" w:type="dxa"/>
              <w:left w:w="100" w:type="dxa"/>
              <w:bottom w:w="0" w:type="dxa"/>
              <w:right w:w="100" w:type="dxa"/>
            </w:tcMar>
          </w:tcPr>
          <w:p w14:paraId="01371AC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No</w:t>
            </w:r>
          </w:p>
        </w:tc>
        <w:tc>
          <w:tcPr>
            <w:tcW w:w="1455" w:type="dxa"/>
            <w:tcBorders>
              <w:top w:val="nil"/>
              <w:left w:val="nil"/>
              <w:bottom w:val="single" w:sz="5" w:space="0" w:color="BFBFBF"/>
              <w:right w:val="single" w:sz="5" w:space="0" w:color="BFBFBF"/>
            </w:tcBorders>
            <w:tcMar>
              <w:top w:w="0" w:type="dxa"/>
              <w:left w:w="100" w:type="dxa"/>
              <w:bottom w:w="0" w:type="dxa"/>
              <w:right w:w="100" w:type="dxa"/>
            </w:tcMar>
          </w:tcPr>
          <w:p w14:paraId="3A0B5CD9" w14:textId="062DD6DB" w:rsidR="00DA0D41" w:rsidRPr="00AA5B98" w:rsidRDefault="00EC7A58">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Y</w:t>
            </w:r>
          </w:p>
        </w:tc>
      </w:tr>
      <w:tr w:rsidR="00DA0D41" w:rsidRPr="00AA5B98" w14:paraId="30682C12"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4F64918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1770" w:type="dxa"/>
            <w:tcBorders>
              <w:top w:val="nil"/>
              <w:left w:val="nil"/>
              <w:bottom w:val="single" w:sz="5" w:space="0" w:color="BFBFBF"/>
              <w:right w:val="single" w:sz="5" w:space="0" w:color="BFBFBF"/>
            </w:tcBorders>
            <w:tcMar>
              <w:top w:w="0" w:type="dxa"/>
              <w:left w:w="100" w:type="dxa"/>
              <w:bottom w:w="0" w:type="dxa"/>
              <w:right w:w="100" w:type="dxa"/>
            </w:tcMar>
          </w:tcPr>
          <w:p w14:paraId="602F683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 xml:space="preserve">Hi-Tech Diagnostic </w:t>
            </w:r>
            <w:proofErr w:type="spellStart"/>
            <w:r w:rsidRPr="00AA5B98">
              <w:rPr>
                <w:rFonts w:ascii="Times New Roman" w:eastAsia="Garamond" w:hAnsi="Times New Roman" w:cs="Times New Roman"/>
              </w:rPr>
              <w:t>center</w:t>
            </w:r>
            <w:proofErr w:type="spellEnd"/>
          </w:p>
        </w:tc>
        <w:tc>
          <w:tcPr>
            <w:tcW w:w="1605" w:type="dxa"/>
            <w:tcBorders>
              <w:top w:val="nil"/>
              <w:left w:val="nil"/>
              <w:bottom w:val="single" w:sz="5" w:space="0" w:color="BFBFBF"/>
              <w:right w:val="single" w:sz="5" w:space="0" w:color="BFBFBF"/>
            </w:tcBorders>
            <w:tcMar>
              <w:top w:w="0" w:type="dxa"/>
              <w:left w:w="100" w:type="dxa"/>
              <w:bottom w:w="0" w:type="dxa"/>
              <w:right w:w="100" w:type="dxa"/>
            </w:tcMar>
          </w:tcPr>
          <w:p w14:paraId="15BD079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Private</w:t>
            </w:r>
          </w:p>
        </w:tc>
        <w:tc>
          <w:tcPr>
            <w:tcW w:w="1110" w:type="dxa"/>
            <w:tcBorders>
              <w:top w:val="nil"/>
              <w:left w:val="nil"/>
              <w:bottom w:val="single" w:sz="5" w:space="0" w:color="BFBFBF"/>
              <w:right w:val="single" w:sz="5" w:space="0" w:color="BFBFBF"/>
            </w:tcBorders>
            <w:tcMar>
              <w:top w:w="0" w:type="dxa"/>
              <w:left w:w="100" w:type="dxa"/>
              <w:bottom w:w="0" w:type="dxa"/>
              <w:right w:w="100" w:type="dxa"/>
            </w:tcMar>
          </w:tcPr>
          <w:p w14:paraId="0FD8823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 xml:space="preserve">Hi-Tech diagnostic </w:t>
            </w:r>
            <w:proofErr w:type="spellStart"/>
            <w:proofErr w:type="gramStart"/>
            <w:r w:rsidRPr="00AA5B98">
              <w:rPr>
                <w:rFonts w:ascii="Times New Roman" w:eastAsia="Garamond" w:hAnsi="Times New Roman" w:cs="Times New Roman"/>
              </w:rPr>
              <w:t>Centre,Muttom</w:t>
            </w:r>
            <w:proofErr w:type="spellEnd"/>
            <w:proofErr w:type="gramEnd"/>
          </w:p>
        </w:tc>
        <w:tc>
          <w:tcPr>
            <w:tcW w:w="1260" w:type="dxa"/>
            <w:tcBorders>
              <w:top w:val="nil"/>
              <w:left w:val="nil"/>
              <w:bottom w:val="single" w:sz="5" w:space="0" w:color="BFBFBF"/>
              <w:right w:val="single" w:sz="5" w:space="0" w:color="BFBFBF"/>
            </w:tcBorders>
            <w:tcMar>
              <w:top w:w="0" w:type="dxa"/>
              <w:left w:w="100" w:type="dxa"/>
              <w:bottom w:w="0" w:type="dxa"/>
              <w:right w:w="100" w:type="dxa"/>
            </w:tcMar>
          </w:tcPr>
          <w:p w14:paraId="0007924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9562790317</w:t>
            </w:r>
          </w:p>
        </w:tc>
        <w:tc>
          <w:tcPr>
            <w:tcW w:w="1425" w:type="dxa"/>
            <w:tcBorders>
              <w:top w:val="nil"/>
              <w:left w:val="nil"/>
              <w:bottom w:val="single" w:sz="5" w:space="0" w:color="BFBFBF"/>
              <w:right w:val="single" w:sz="5" w:space="0" w:color="BFBFBF"/>
            </w:tcBorders>
            <w:tcMar>
              <w:top w:w="0" w:type="dxa"/>
              <w:left w:w="100" w:type="dxa"/>
              <w:bottom w:w="0" w:type="dxa"/>
              <w:right w:w="100" w:type="dxa"/>
            </w:tcMar>
          </w:tcPr>
          <w:p w14:paraId="3D84818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No</w:t>
            </w:r>
          </w:p>
        </w:tc>
        <w:tc>
          <w:tcPr>
            <w:tcW w:w="1455" w:type="dxa"/>
            <w:tcBorders>
              <w:top w:val="nil"/>
              <w:left w:val="nil"/>
              <w:bottom w:val="single" w:sz="5" w:space="0" w:color="BFBFBF"/>
              <w:right w:val="single" w:sz="5" w:space="0" w:color="BFBFBF"/>
            </w:tcBorders>
            <w:tcMar>
              <w:top w:w="0" w:type="dxa"/>
              <w:left w:w="100" w:type="dxa"/>
              <w:bottom w:w="0" w:type="dxa"/>
              <w:right w:w="100" w:type="dxa"/>
            </w:tcMar>
          </w:tcPr>
          <w:p w14:paraId="1F69943A" w14:textId="27984416" w:rsidR="00DA0D41" w:rsidRPr="00AA5B98" w:rsidRDefault="00EC7A58">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Y</w:t>
            </w:r>
          </w:p>
        </w:tc>
      </w:tr>
      <w:tr w:rsidR="00DA0D41" w:rsidRPr="00AA5B98" w14:paraId="4E1D6C56"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276F6E7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1770" w:type="dxa"/>
            <w:tcBorders>
              <w:top w:val="nil"/>
              <w:left w:val="nil"/>
              <w:bottom w:val="single" w:sz="5" w:space="0" w:color="BFBFBF"/>
              <w:right w:val="single" w:sz="5" w:space="0" w:color="BFBFBF"/>
            </w:tcBorders>
            <w:tcMar>
              <w:top w:w="0" w:type="dxa"/>
              <w:left w:w="100" w:type="dxa"/>
              <w:bottom w:w="0" w:type="dxa"/>
              <w:right w:w="100" w:type="dxa"/>
            </w:tcMar>
          </w:tcPr>
          <w:p w14:paraId="78ED2FA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New Tech Health care lab</w:t>
            </w:r>
          </w:p>
        </w:tc>
        <w:tc>
          <w:tcPr>
            <w:tcW w:w="1605" w:type="dxa"/>
            <w:tcBorders>
              <w:top w:val="nil"/>
              <w:left w:val="nil"/>
              <w:bottom w:val="single" w:sz="5" w:space="0" w:color="BFBFBF"/>
              <w:right w:val="single" w:sz="5" w:space="0" w:color="BFBFBF"/>
            </w:tcBorders>
            <w:tcMar>
              <w:top w:w="0" w:type="dxa"/>
              <w:left w:w="100" w:type="dxa"/>
              <w:bottom w:w="0" w:type="dxa"/>
              <w:right w:w="100" w:type="dxa"/>
            </w:tcMar>
          </w:tcPr>
          <w:p w14:paraId="3E4A1FD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Private</w:t>
            </w:r>
          </w:p>
        </w:tc>
        <w:tc>
          <w:tcPr>
            <w:tcW w:w="1110" w:type="dxa"/>
            <w:tcBorders>
              <w:top w:val="nil"/>
              <w:left w:val="nil"/>
              <w:bottom w:val="single" w:sz="5" w:space="0" w:color="BFBFBF"/>
              <w:right w:val="single" w:sz="5" w:space="0" w:color="BFBFBF"/>
            </w:tcBorders>
            <w:tcMar>
              <w:top w:w="0" w:type="dxa"/>
              <w:left w:w="100" w:type="dxa"/>
              <w:bottom w:w="0" w:type="dxa"/>
              <w:right w:w="100" w:type="dxa"/>
            </w:tcMar>
          </w:tcPr>
          <w:p w14:paraId="3CB5476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 xml:space="preserve">New Tech Health Care </w:t>
            </w:r>
            <w:proofErr w:type="gramStart"/>
            <w:r w:rsidRPr="00AA5B98">
              <w:rPr>
                <w:rFonts w:ascii="Times New Roman" w:eastAsia="Garamond" w:hAnsi="Times New Roman" w:cs="Times New Roman"/>
              </w:rPr>
              <w:t>Lab ,</w:t>
            </w:r>
            <w:proofErr w:type="spellStart"/>
            <w:r w:rsidRPr="00AA5B98">
              <w:rPr>
                <w:rFonts w:ascii="Times New Roman" w:eastAsia="Garamond" w:hAnsi="Times New Roman" w:cs="Times New Roman"/>
              </w:rPr>
              <w:t>Muttom</w:t>
            </w:r>
            <w:proofErr w:type="spellEnd"/>
            <w:proofErr w:type="gramEnd"/>
          </w:p>
        </w:tc>
        <w:tc>
          <w:tcPr>
            <w:tcW w:w="1260" w:type="dxa"/>
            <w:tcBorders>
              <w:top w:val="nil"/>
              <w:left w:val="nil"/>
              <w:bottom w:val="single" w:sz="5" w:space="0" w:color="BFBFBF"/>
              <w:right w:val="single" w:sz="5" w:space="0" w:color="BFBFBF"/>
            </w:tcBorders>
            <w:tcMar>
              <w:top w:w="0" w:type="dxa"/>
              <w:left w:w="100" w:type="dxa"/>
              <w:bottom w:w="0" w:type="dxa"/>
              <w:right w:w="100" w:type="dxa"/>
            </w:tcMar>
          </w:tcPr>
          <w:p w14:paraId="1181771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9447565265</w:t>
            </w:r>
          </w:p>
        </w:tc>
        <w:tc>
          <w:tcPr>
            <w:tcW w:w="1425" w:type="dxa"/>
            <w:tcBorders>
              <w:top w:val="nil"/>
              <w:left w:val="nil"/>
              <w:bottom w:val="single" w:sz="5" w:space="0" w:color="BFBFBF"/>
              <w:right w:val="single" w:sz="5" w:space="0" w:color="BFBFBF"/>
            </w:tcBorders>
            <w:tcMar>
              <w:top w:w="0" w:type="dxa"/>
              <w:left w:w="100" w:type="dxa"/>
              <w:bottom w:w="0" w:type="dxa"/>
              <w:right w:w="100" w:type="dxa"/>
            </w:tcMar>
          </w:tcPr>
          <w:p w14:paraId="2EC26F1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No</w:t>
            </w:r>
          </w:p>
        </w:tc>
        <w:tc>
          <w:tcPr>
            <w:tcW w:w="1455" w:type="dxa"/>
            <w:tcBorders>
              <w:top w:val="nil"/>
              <w:left w:val="nil"/>
              <w:bottom w:val="single" w:sz="5" w:space="0" w:color="BFBFBF"/>
              <w:right w:val="single" w:sz="5" w:space="0" w:color="BFBFBF"/>
            </w:tcBorders>
            <w:tcMar>
              <w:top w:w="0" w:type="dxa"/>
              <w:left w:w="100" w:type="dxa"/>
              <w:bottom w:w="0" w:type="dxa"/>
              <w:right w:w="100" w:type="dxa"/>
            </w:tcMar>
          </w:tcPr>
          <w:p w14:paraId="742BC47A" w14:textId="51076F36" w:rsidR="00DA0D41" w:rsidRPr="00AA5B98" w:rsidRDefault="00EC7A58">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Y</w:t>
            </w:r>
          </w:p>
        </w:tc>
      </w:tr>
      <w:tr w:rsidR="00DA0D41" w:rsidRPr="00AA5B98" w14:paraId="30F0AD08"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59D20E5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1770" w:type="dxa"/>
            <w:tcBorders>
              <w:top w:val="nil"/>
              <w:left w:val="nil"/>
              <w:bottom w:val="single" w:sz="5" w:space="0" w:color="BFBFBF"/>
              <w:right w:val="single" w:sz="5" w:space="0" w:color="BFBFBF"/>
            </w:tcBorders>
            <w:tcMar>
              <w:top w:w="0" w:type="dxa"/>
              <w:left w:w="100" w:type="dxa"/>
              <w:bottom w:w="0" w:type="dxa"/>
              <w:right w:w="100" w:type="dxa"/>
            </w:tcMar>
          </w:tcPr>
          <w:p w14:paraId="6A7DC79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Twins Pathological Laboratory</w:t>
            </w:r>
          </w:p>
        </w:tc>
        <w:tc>
          <w:tcPr>
            <w:tcW w:w="1605" w:type="dxa"/>
            <w:tcBorders>
              <w:top w:val="nil"/>
              <w:left w:val="nil"/>
              <w:bottom w:val="single" w:sz="5" w:space="0" w:color="BFBFBF"/>
              <w:right w:val="single" w:sz="5" w:space="0" w:color="BFBFBF"/>
            </w:tcBorders>
            <w:tcMar>
              <w:top w:w="0" w:type="dxa"/>
              <w:left w:w="100" w:type="dxa"/>
              <w:bottom w:w="0" w:type="dxa"/>
              <w:right w:w="100" w:type="dxa"/>
            </w:tcMar>
          </w:tcPr>
          <w:p w14:paraId="765E184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Private</w:t>
            </w:r>
          </w:p>
        </w:tc>
        <w:tc>
          <w:tcPr>
            <w:tcW w:w="1110" w:type="dxa"/>
            <w:tcBorders>
              <w:top w:val="nil"/>
              <w:left w:val="nil"/>
              <w:bottom w:val="single" w:sz="5" w:space="0" w:color="BFBFBF"/>
              <w:right w:val="single" w:sz="5" w:space="0" w:color="BFBFBF"/>
            </w:tcBorders>
            <w:tcMar>
              <w:top w:w="0" w:type="dxa"/>
              <w:left w:w="100" w:type="dxa"/>
              <w:bottom w:w="0" w:type="dxa"/>
              <w:right w:w="100" w:type="dxa"/>
            </w:tcMar>
          </w:tcPr>
          <w:p w14:paraId="12D77A9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proofErr w:type="gramStart"/>
            <w:r w:rsidRPr="00AA5B98">
              <w:rPr>
                <w:rFonts w:ascii="Times New Roman" w:eastAsia="Garamond" w:hAnsi="Times New Roman" w:cs="Times New Roman"/>
              </w:rPr>
              <w:t>Twins</w:t>
            </w:r>
            <w:proofErr w:type="gramEnd"/>
            <w:r w:rsidRPr="00AA5B98">
              <w:rPr>
                <w:rFonts w:ascii="Times New Roman" w:eastAsia="Garamond" w:hAnsi="Times New Roman" w:cs="Times New Roman"/>
              </w:rPr>
              <w:t xml:space="preserve"> pathological </w:t>
            </w:r>
            <w:proofErr w:type="spellStart"/>
            <w:proofErr w:type="gramStart"/>
            <w:r w:rsidRPr="00AA5B98">
              <w:rPr>
                <w:rFonts w:ascii="Times New Roman" w:eastAsia="Garamond" w:hAnsi="Times New Roman" w:cs="Times New Roman"/>
              </w:rPr>
              <w:t>lab,Muttom</w:t>
            </w:r>
            <w:proofErr w:type="spellEnd"/>
            <w:proofErr w:type="gramEnd"/>
          </w:p>
        </w:tc>
        <w:tc>
          <w:tcPr>
            <w:tcW w:w="1260" w:type="dxa"/>
            <w:tcBorders>
              <w:top w:val="nil"/>
              <w:left w:val="nil"/>
              <w:bottom w:val="single" w:sz="5" w:space="0" w:color="BFBFBF"/>
              <w:right w:val="single" w:sz="5" w:space="0" w:color="BFBFBF"/>
            </w:tcBorders>
            <w:tcMar>
              <w:top w:w="0" w:type="dxa"/>
              <w:left w:w="100" w:type="dxa"/>
              <w:bottom w:w="0" w:type="dxa"/>
              <w:right w:w="100" w:type="dxa"/>
            </w:tcMar>
          </w:tcPr>
          <w:p w14:paraId="6F8708A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9995269249</w:t>
            </w:r>
          </w:p>
        </w:tc>
        <w:tc>
          <w:tcPr>
            <w:tcW w:w="1425" w:type="dxa"/>
            <w:tcBorders>
              <w:top w:val="nil"/>
              <w:left w:val="nil"/>
              <w:bottom w:val="single" w:sz="5" w:space="0" w:color="BFBFBF"/>
              <w:right w:val="single" w:sz="5" w:space="0" w:color="BFBFBF"/>
            </w:tcBorders>
            <w:tcMar>
              <w:top w:w="0" w:type="dxa"/>
              <w:left w:w="100" w:type="dxa"/>
              <w:bottom w:w="0" w:type="dxa"/>
              <w:right w:w="100" w:type="dxa"/>
            </w:tcMar>
          </w:tcPr>
          <w:p w14:paraId="2A6332E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No</w:t>
            </w:r>
          </w:p>
        </w:tc>
        <w:tc>
          <w:tcPr>
            <w:tcW w:w="1455" w:type="dxa"/>
            <w:tcBorders>
              <w:top w:val="nil"/>
              <w:left w:val="nil"/>
              <w:bottom w:val="single" w:sz="5" w:space="0" w:color="BFBFBF"/>
              <w:right w:val="single" w:sz="5" w:space="0" w:color="BFBFBF"/>
            </w:tcBorders>
            <w:tcMar>
              <w:top w:w="0" w:type="dxa"/>
              <w:left w:w="100" w:type="dxa"/>
              <w:bottom w:w="0" w:type="dxa"/>
              <w:right w:w="100" w:type="dxa"/>
            </w:tcMar>
          </w:tcPr>
          <w:p w14:paraId="3AA39750" w14:textId="6B1CF59D" w:rsidR="00DA0D41" w:rsidRPr="00AA5B98" w:rsidRDefault="00EC7A58">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Y</w:t>
            </w:r>
          </w:p>
        </w:tc>
      </w:tr>
    </w:tbl>
    <w:p w14:paraId="70E61E4D" w14:textId="77777777" w:rsidR="00DA0D41" w:rsidRPr="00AA5B98" w:rsidRDefault="002E2FE5">
      <w:pPr>
        <w:pStyle w:val="Heading2"/>
        <w:spacing w:before="360"/>
        <w:rPr>
          <w:rFonts w:ascii="Times New Roman" w:eastAsia="Garamond" w:hAnsi="Times New Roman" w:cs="Times New Roman"/>
          <w:color w:val="000000"/>
          <w:sz w:val="34"/>
          <w:szCs w:val="34"/>
        </w:rPr>
      </w:pPr>
      <w:bookmarkStart w:id="21" w:name="_heading=h.pnwkzei0okj9" w:colFirst="0" w:colLast="0"/>
      <w:bookmarkEnd w:id="21"/>
      <w:r w:rsidRPr="00AA5B98">
        <w:rPr>
          <w:rFonts w:ascii="Times New Roman" w:eastAsia="Garamond" w:hAnsi="Times New Roman" w:cs="Times New Roman"/>
          <w:color w:val="000000"/>
          <w:sz w:val="34"/>
          <w:szCs w:val="34"/>
        </w:rPr>
        <w:t>Social and Community Infrastructure for surge plan</w:t>
      </w:r>
    </w:p>
    <w:p w14:paraId="4725741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This table serves as our </w:t>
      </w:r>
      <w:r w:rsidRPr="00AA5B98">
        <w:rPr>
          <w:rFonts w:ascii="Times New Roman" w:eastAsia="Garamond" w:hAnsi="Times New Roman" w:cs="Times New Roman"/>
          <w:b/>
          <w:bCs/>
          <w:color w:val="000000"/>
        </w:rPr>
        <w:t>logistics and shelter inventory.</w:t>
      </w:r>
      <w:r w:rsidRPr="00AA5B98">
        <w:rPr>
          <w:rFonts w:ascii="Times New Roman" w:eastAsia="Garamond" w:hAnsi="Times New Roman" w:cs="Times New Roman"/>
          <w:color w:val="000000"/>
        </w:rPr>
        <w:t xml:space="preserve"> By mapping these locations, quickly we can identify where to house displaced citizens, where to set up temporary medical clinics, and how to manage the deceased with dignity during a crisis.</w:t>
      </w:r>
    </w:p>
    <w:p w14:paraId="02E2B960"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6"/>
        <w:tblW w:w="925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384"/>
        <w:gridCol w:w="1207"/>
        <w:gridCol w:w="908"/>
        <w:gridCol w:w="1878"/>
        <w:gridCol w:w="1878"/>
      </w:tblGrid>
      <w:tr w:rsidR="00DA0D41" w:rsidRPr="00AA5B98" w14:paraId="37EE123F"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EEE3B64"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lastRenderedPageBreak/>
              <w:t>Category</w:t>
            </w:r>
          </w:p>
        </w:tc>
        <w:tc>
          <w:tcPr>
            <w:tcW w:w="120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46948EB"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Total Count</w:t>
            </w:r>
          </w:p>
        </w:tc>
        <w:tc>
          <w:tcPr>
            <w:tcW w:w="90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61F24D4"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Ward</w:t>
            </w:r>
          </w:p>
        </w:tc>
        <w:tc>
          <w:tcPr>
            <w:tcW w:w="187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3D4C178"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Est. Capacity (Persons)</w:t>
            </w:r>
          </w:p>
        </w:tc>
        <w:tc>
          <w:tcPr>
            <w:tcW w:w="187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40ED42A"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Contact details</w:t>
            </w:r>
          </w:p>
        </w:tc>
      </w:tr>
      <w:tr w:rsidR="00DA0D41" w:rsidRPr="00AA5B98" w14:paraId="1B9F033F"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433EBD3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Educational Institutions</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58ED1DD9"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r>
      <w:tr w:rsidR="00DA0D41" w:rsidRPr="00AA5B98" w14:paraId="54C3A0E2"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4C539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Anganwadis</w:t>
            </w:r>
            <w:proofErr w:type="spellEnd"/>
          </w:p>
        </w:tc>
        <w:tc>
          <w:tcPr>
            <w:tcW w:w="1207"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12EA6B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22</w:t>
            </w:r>
          </w:p>
        </w:tc>
        <w:tc>
          <w:tcPr>
            <w:tcW w:w="90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45BD6C9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22</w:t>
            </w:r>
          </w:p>
        </w:tc>
        <w:tc>
          <w:tcPr>
            <w:tcW w:w="187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EFB3DE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7</w:t>
            </w:r>
          </w:p>
        </w:tc>
        <w:tc>
          <w:tcPr>
            <w:tcW w:w="187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5782ECC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7736879011</w:t>
            </w:r>
          </w:p>
        </w:tc>
      </w:tr>
      <w:tr w:rsidR="00DA0D41" w:rsidRPr="00AA5B98" w14:paraId="68B62878"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FFFD63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Schools</w:t>
            </w:r>
          </w:p>
        </w:tc>
        <w:tc>
          <w:tcPr>
            <w:tcW w:w="1207"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4C9ED3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15</w:t>
            </w:r>
          </w:p>
        </w:tc>
        <w:tc>
          <w:tcPr>
            <w:tcW w:w="908" w:type="dxa"/>
            <w:tcBorders>
              <w:top w:val="nil"/>
              <w:left w:val="nil"/>
              <w:bottom w:val="single" w:sz="5" w:space="0" w:color="DDDDDD"/>
              <w:right w:val="single" w:sz="5" w:space="0" w:color="DDDDDD"/>
            </w:tcBorders>
            <w:tcMar>
              <w:top w:w="120" w:type="dxa"/>
              <w:left w:w="120" w:type="dxa"/>
              <w:bottom w:w="120" w:type="dxa"/>
              <w:right w:w="120" w:type="dxa"/>
            </w:tcMar>
          </w:tcPr>
          <w:p w14:paraId="119D82B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30</w:t>
            </w:r>
          </w:p>
        </w:tc>
        <w:tc>
          <w:tcPr>
            <w:tcW w:w="1878" w:type="dxa"/>
            <w:tcBorders>
              <w:top w:val="nil"/>
              <w:left w:val="nil"/>
              <w:bottom w:val="single" w:sz="5" w:space="0" w:color="DDDDDD"/>
              <w:right w:val="single" w:sz="5" w:space="0" w:color="DDDDDD"/>
            </w:tcBorders>
            <w:tcMar>
              <w:top w:w="120" w:type="dxa"/>
              <w:left w:w="120" w:type="dxa"/>
              <w:bottom w:w="120" w:type="dxa"/>
              <w:right w:w="120" w:type="dxa"/>
            </w:tcMar>
          </w:tcPr>
          <w:p w14:paraId="62AB668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750</w:t>
            </w:r>
          </w:p>
        </w:tc>
        <w:tc>
          <w:tcPr>
            <w:tcW w:w="1878" w:type="dxa"/>
            <w:tcBorders>
              <w:top w:val="nil"/>
              <w:left w:val="nil"/>
              <w:bottom w:val="single" w:sz="5" w:space="0" w:color="DDDDDD"/>
              <w:right w:val="single" w:sz="5" w:space="0" w:color="DDDDDD"/>
            </w:tcBorders>
            <w:tcMar>
              <w:top w:w="120" w:type="dxa"/>
              <w:left w:w="120" w:type="dxa"/>
              <w:bottom w:w="120" w:type="dxa"/>
              <w:right w:w="120" w:type="dxa"/>
            </w:tcMar>
          </w:tcPr>
          <w:p w14:paraId="6488A1DB" w14:textId="0CA27FBC" w:rsidR="00DA0D41" w:rsidRPr="00AA5B98" w:rsidRDefault="00015541">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9847387782</w:t>
            </w:r>
          </w:p>
        </w:tc>
      </w:tr>
      <w:tr w:rsidR="00DA0D41" w:rsidRPr="00AA5B98" w14:paraId="26829A5D"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3B829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Colleges</w:t>
            </w:r>
          </w:p>
        </w:tc>
        <w:tc>
          <w:tcPr>
            <w:tcW w:w="1207"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90DFCD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908" w:type="dxa"/>
            <w:tcBorders>
              <w:top w:val="nil"/>
              <w:left w:val="nil"/>
              <w:bottom w:val="single" w:sz="5" w:space="0" w:color="DDDDDD"/>
              <w:right w:val="single" w:sz="5" w:space="0" w:color="DDDDDD"/>
            </w:tcBorders>
            <w:tcMar>
              <w:top w:w="120" w:type="dxa"/>
              <w:left w:w="120" w:type="dxa"/>
              <w:bottom w:w="120" w:type="dxa"/>
              <w:right w:w="120" w:type="dxa"/>
            </w:tcMar>
          </w:tcPr>
          <w:p w14:paraId="48AA05CB" w14:textId="4BAF63C8" w:rsidR="00DA0D41" w:rsidRPr="00AA5B98" w:rsidRDefault="000D7F9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0</w:t>
            </w:r>
          </w:p>
        </w:tc>
        <w:tc>
          <w:tcPr>
            <w:tcW w:w="1878" w:type="dxa"/>
            <w:tcBorders>
              <w:top w:val="nil"/>
              <w:left w:val="nil"/>
              <w:bottom w:val="single" w:sz="5" w:space="0" w:color="DDDDDD"/>
              <w:right w:val="single" w:sz="5" w:space="0" w:color="DDDDDD"/>
            </w:tcBorders>
            <w:tcMar>
              <w:top w:w="120" w:type="dxa"/>
              <w:left w:w="120" w:type="dxa"/>
              <w:bottom w:w="120" w:type="dxa"/>
              <w:right w:w="120" w:type="dxa"/>
            </w:tcMar>
          </w:tcPr>
          <w:p w14:paraId="3DAD2B57" w14:textId="2293DC14" w:rsidR="00DA0D41" w:rsidRPr="00AA5B98" w:rsidRDefault="000D7F9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0</w:t>
            </w:r>
          </w:p>
        </w:tc>
        <w:tc>
          <w:tcPr>
            <w:tcW w:w="1878" w:type="dxa"/>
            <w:tcBorders>
              <w:top w:val="nil"/>
              <w:left w:val="nil"/>
              <w:bottom w:val="single" w:sz="5" w:space="0" w:color="DDDDDD"/>
              <w:right w:val="single" w:sz="5" w:space="0" w:color="DDDDDD"/>
            </w:tcBorders>
            <w:tcMar>
              <w:top w:w="120" w:type="dxa"/>
              <w:left w:w="120" w:type="dxa"/>
              <w:bottom w:w="120" w:type="dxa"/>
              <w:right w:w="120" w:type="dxa"/>
            </w:tcMar>
          </w:tcPr>
          <w:p w14:paraId="37648657" w14:textId="1D6EBEBD" w:rsidR="00DA0D41" w:rsidRPr="00AA5B98" w:rsidRDefault="000D7F9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0</w:t>
            </w:r>
          </w:p>
        </w:tc>
      </w:tr>
      <w:tr w:rsidR="00DA0D41" w:rsidRPr="00AA5B98" w14:paraId="59CA6AF4"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7B68A4B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Healthcare Educational Institutions</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7883225E"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r>
      <w:tr w:rsidR="00DA0D41" w:rsidRPr="00AA5B98" w14:paraId="2D3358D2"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57607C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Medical colleges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144D4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E598A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1DFBD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52166F" w14:textId="3C981979" w:rsidR="00DA0D41" w:rsidRPr="00AA5B98" w:rsidRDefault="000D7F9C">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0</w:t>
            </w:r>
          </w:p>
        </w:tc>
      </w:tr>
      <w:tr w:rsidR="00DA0D41" w:rsidRPr="00AA5B98" w14:paraId="65DC119D"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5E3487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Nursing colleges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60688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96043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2B91C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849885" w14:textId="3216155E" w:rsidR="00DA0D41" w:rsidRPr="00AA5B98" w:rsidRDefault="000D7F9C">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0</w:t>
            </w:r>
          </w:p>
        </w:tc>
      </w:tr>
      <w:tr w:rsidR="00DA0D41" w:rsidRPr="00AA5B98" w14:paraId="2F2F24B7"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9CA91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Dental colleges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0F0D1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76780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E8BA9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4ABC85" w14:textId="143E8BE5" w:rsidR="00DA0D41" w:rsidRPr="00AA5B98" w:rsidRDefault="000D7F9C">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0</w:t>
            </w:r>
          </w:p>
        </w:tc>
      </w:tr>
      <w:tr w:rsidR="00DA0D41" w:rsidRPr="00AA5B98" w14:paraId="217E624A"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A0579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Paramedical institutes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84E521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FB11D3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4</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8B9C7E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125</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36C05B" w14:textId="510B0EC3" w:rsidR="00DA0D41" w:rsidRPr="00AA5B98" w:rsidRDefault="00015541">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9847387782</w:t>
            </w:r>
          </w:p>
        </w:tc>
      </w:tr>
      <w:tr w:rsidR="00DA0D41" w:rsidRPr="00AA5B98" w14:paraId="6117450D"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088D74D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Community Gathering Spaces</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35C852A5"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r>
      <w:tr w:rsidR="00DA0D41" w:rsidRPr="00AA5B98" w14:paraId="1375FDCF" w14:textId="77777777">
        <w:trPr>
          <w:cantSplit/>
          <w:trHeight w:val="45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4C0FE0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Community halls</w:t>
            </w:r>
          </w:p>
        </w:tc>
        <w:tc>
          <w:tcPr>
            <w:tcW w:w="1207"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ADD56F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90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685EED9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187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1CCDB73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Pr="00AA5B98">
              <w:rPr>
                <w:rFonts w:ascii="Times New Roman" w:eastAsia="Garamond" w:hAnsi="Times New Roman" w:cs="Times New Roman"/>
              </w:rPr>
              <w:t>125</w:t>
            </w:r>
          </w:p>
        </w:tc>
        <w:tc>
          <w:tcPr>
            <w:tcW w:w="187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1AFA680A" w14:textId="2E794EED" w:rsidR="00DA0D41" w:rsidRPr="00AA5B98" w:rsidRDefault="00DD1F23">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9847387782</w:t>
            </w:r>
          </w:p>
        </w:tc>
      </w:tr>
      <w:tr w:rsidR="00DA0D41" w:rsidRPr="00AA5B98" w14:paraId="02D653B2"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96AE3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Auditoriums</w:t>
            </w:r>
          </w:p>
        </w:tc>
        <w:tc>
          <w:tcPr>
            <w:tcW w:w="1207"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FA545E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908" w:type="dxa"/>
            <w:tcBorders>
              <w:top w:val="nil"/>
              <w:left w:val="nil"/>
              <w:bottom w:val="single" w:sz="5" w:space="0" w:color="DDDDDD"/>
              <w:right w:val="single" w:sz="5" w:space="0" w:color="DDDDDD"/>
            </w:tcBorders>
            <w:tcMar>
              <w:top w:w="120" w:type="dxa"/>
              <w:left w:w="120" w:type="dxa"/>
              <w:bottom w:w="120" w:type="dxa"/>
              <w:right w:w="120" w:type="dxa"/>
            </w:tcMar>
          </w:tcPr>
          <w:p w14:paraId="22784A7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1878" w:type="dxa"/>
            <w:tcBorders>
              <w:top w:val="nil"/>
              <w:left w:val="nil"/>
              <w:bottom w:val="single" w:sz="5" w:space="0" w:color="DDDDDD"/>
              <w:right w:val="single" w:sz="5" w:space="0" w:color="DDDDDD"/>
            </w:tcBorders>
            <w:tcMar>
              <w:top w:w="120" w:type="dxa"/>
              <w:left w:w="120" w:type="dxa"/>
              <w:bottom w:w="120" w:type="dxa"/>
              <w:right w:w="120" w:type="dxa"/>
            </w:tcMar>
          </w:tcPr>
          <w:p w14:paraId="7BCCDDD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750</w:t>
            </w:r>
          </w:p>
        </w:tc>
        <w:tc>
          <w:tcPr>
            <w:tcW w:w="1878" w:type="dxa"/>
            <w:tcBorders>
              <w:top w:val="nil"/>
              <w:left w:val="nil"/>
              <w:bottom w:val="single" w:sz="5" w:space="0" w:color="DDDDDD"/>
              <w:right w:val="single" w:sz="5" w:space="0" w:color="DDDDDD"/>
            </w:tcBorders>
            <w:tcMar>
              <w:top w:w="120" w:type="dxa"/>
              <w:left w:w="120" w:type="dxa"/>
              <w:bottom w:w="120" w:type="dxa"/>
              <w:right w:w="120" w:type="dxa"/>
            </w:tcMar>
          </w:tcPr>
          <w:p w14:paraId="7D67668E" w14:textId="7ED5A4DF" w:rsidR="00DA0D41" w:rsidRPr="00AA5B98" w:rsidRDefault="00DD1F23">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9847387782</w:t>
            </w:r>
          </w:p>
        </w:tc>
      </w:tr>
      <w:tr w:rsidR="00DA0D41" w:rsidRPr="00AA5B98" w14:paraId="6C594601"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557BB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Religious buildings</w:t>
            </w:r>
          </w:p>
        </w:tc>
        <w:tc>
          <w:tcPr>
            <w:tcW w:w="1207"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179556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908" w:type="dxa"/>
            <w:tcBorders>
              <w:top w:val="nil"/>
              <w:left w:val="nil"/>
              <w:bottom w:val="single" w:sz="5" w:space="0" w:color="DDDDDD"/>
              <w:right w:val="single" w:sz="5" w:space="0" w:color="DDDDDD"/>
            </w:tcBorders>
            <w:tcMar>
              <w:top w:w="120" w:type="dxa"/>
              <w:left w:w="120" w:type="dxa"/>
              <w:bottom w:w="120" w:type="dxa"/>
              <w:right w:w="120" w:type="dxa"/>
            </w:tcMar>
          </w:tcPr>
          <w:p w14:paraId="16CE73D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1878" w:type="dxa"/>
            <w:tcBorders>
              <w:top w:val="nil"/>
              <w:left w:val="nil"/>
              <w:bottom w:val="single" w:sz="5" w:space="0" w:color="DDDDDD"/>
              <w:right w:val="single" w:sz="5" w:space="0" w:color="DDDDDD"/>
            </w:tcBorders>
            <w:tcMar>
              <w:top w:w="120" w:type="dxa"/>
              <w:left w:w="120" w:type="dxa"/>
              <w:bottom w:w="120" w:type="dxa"/>
              <w:right w:w="120" w:type="dxa"/>
            </w:tcMar>
          </w:tcPr>
          <w:p w14:paraId="093EB8A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250</w:t>
            </w:r>
          </w:p>
        </w:tc>
        <w:tc>
          <w:tcPr>
            <w:tcW w:w="1878" w:type="dxa"/>
            <w:tcBorders>
              <w:top w:val="nil"/>
              <w:left w:val="nil"/>
              <w:bottom w:val="single" w:sz="5" w:space="0" w:color="DDDDDD"/>
              <w:right w:val="single" w:sz="5" w:space="0" w:color="DDDDDD"/>
            </w:tcBorders>
            <w:tcMar>
              <w:top w:w="120" w:type="dxa"/>
              <w:left w:w="120" w:type="dxa"/>
              <w:bottom w:w="120" w:type="dxa"/>
              <w:right w:w="120" w:type="dxa"/>
            </w:tcMar>
          </w:tcPr>
          <w:p w14:paraId="463EA553" w14:textId="652309DA" w:rsidR="00DA0D41" w:rsidRPr="00AA5B98" w:rsidRDefault="00DD1F23">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9847387782</w:t>
            </w:r>
          </w:p>
        </w:tc>
      </w:tr>
      <w:tr w:rsidR="00DA0D41" w:rsidRPr="00AA5B98" w14:paraId="1630C03E"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37DF80E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Vulnerable Group Support Facility</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1462324F" w14:textId="67254328"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r>
      <w:tr w:rsidR="00DA0D41" w:rsidRPr="00AA5B98" w14:paraId="48672083"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74BBF3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Destitute homes</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FF2D59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F9592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DCF4D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8A9E29B" w14:textId="0C3DE05E" w:rsidR="00DA0D41" w:rsidRPr="00AA5B98" w:rsidRDefault="00DD1F23">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9847387782</w:t>
            </w:r>
          </w:p>
        </w:tc>
      </w:tr>
      <w:tr w:rsidR="00DA0D41" w:rsidRPr="00AA5B98" w14:paraId="5462CDD8"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757110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Elderly homes</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348E9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4FCD7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89289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E60537" w14:textId="3CD52667" w:rsidR="00DA0D41" w:rsidRPr="00AA5B98" w:rsidRDefault="00DD1F23">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9847387782</w:t>
            </w:r>
          </w:p>
        </w:tc>
      </w:tr>
      <w:tr w:rsidR="00DA0D41" w:rsidRPr="00AA5B98" w14:paraId="01DE7D5B"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7FC08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LSGD owned other buildings</w:t>
            </w:r>
          </w:p>
        </w:tc>
        <w:tc>
          <w:tcPr>
            <w:tcW w:w="1207"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097B1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90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5BC50EC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D4E32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50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1C0AFD" w14:textId="582F165B" w:rsidR="00DA0D41" w:rsidRPr="00AA5B98" w:rsidRDefault="00DD1F23">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9847387782</w:t>
            </w:r>
          </w:p>
        </w:tc>
      </w:tr>
      <w:tr w:rsidR="00DA0D41" w:rsidRPr="00AA5B98" w14:paraId="653119FA"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4F7BBFAF" w14:textId="77777777" w:rsidR="00DA0D41" w:rsidRPr="00AA5B98" w:rsidRDefault="00DA0D41">
            <w:pPr>
              <w:pBdr>
                <w:top w:val="nil"/>
                <w:left w:val="nil"/>
                <w:bottom w:val="nil"/>
                <w:right w:val="nil"/>
                <w:between w:val="nil"/>
              </w:pBdr>
              <w:rPr>
                <w:rFonts w:ascii="Times New Roman" w:eastAsia="Garamond" w:hAnsi="Times New Roman" w:cs="Times New Roman"/>
                <w:b/>
                <w:bCs/>
                <w:color w:val="000000"/>
              </w:rPr>
            </w:pPr>
          </w:p>
          <w:p w14:paraId="59757C2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Mass Fatality Management (MFM) Infrastructure</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0B29FF3A"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r>
      <w:tr w:rsidR="00DA0D41" w:rsidRPr="00AA5B98" w14:paraId="256B2AEA"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7BE77B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Mortuary</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0396E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C0D338" w14:textId="21799234" w:rsidR="00DA0D41" w:rsidRPr="00AA5B98" w:rsidRDefault="00DD1F23">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D73C0C5" w14:textId="4FEA9301" w:rsidR="00DA0D41" w:rsidRPr="00AA5B98" w:rsidRDefault="00DD1F23">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CB70C99" w14:textId="3A87A281" w:rsidR="00DA0D41" w:rsidRPr="00AA5B98" w:rsidRDefault="00DD1F23">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t>
            </w:r>
          </w:p>
        </w:tc>
      </w:tr>
      <w:tr w:rsidR="00DA0D41" w:rsidRPr="00AA5B98" w14:paraId="6B484D3C"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5A2AF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Crematorium</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2F75B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C4A0FC" w14:textId="3CCE7DCC" w:rsidR="00DA0D41" w:rsidRPr="00AA5B98" w:rsidRDefault="009B7EAE">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60CEC5" w14:textId="538BFF50" w:rsidR="00DA0D41" w:rsidRPr="00AA5B98" w:rsidRDefault="009B7EAE">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6E932A1" w14:textId="0072099B" w:rsidR="00DA0D41" w:rsidRPr="00AA5B98" w:rsidRDefault="00DD1F23">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t>
            </w:r>
          </w:p>
        </w:tc>
      </w:tr>
    </w:tbl>
    <w:p w14:paraId="4FC7F5A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t>
      </w:r>
      <w:proofErr w:type="gramStart"/>
      <w:r w:rsidRPr="00AA5B98">
        <w:rPr>
          <w:rFonts w:ascii="Times New Roman" w:eastAsia="Garamond" w:hAnsi="Times New Roman" w:cs="Times New Roman"/>
          <w:color w:val="000000"/>
        </w:rPr>
        <w:t>refer</w:t>
      </w:r>
      <w:proofErr w:type="gramEnd"/>
      <w:r w:rsidRPr="00AA5B98">
        <w:rPr>
          <w:rFonts w:ascii="Times New Roman" w:eastAsia="Garamond" w:hAnsi="Times New Roman" w:cs="Times New Roman"/>
          <w:color w:val="000000"/>
        </w:rPr>
        <w:t xml:space="preserve"> annexure 1 for contact details</w:t>
      </w:r>
    </w:p>
    <w:p w14:paraId="4527CF13"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233FE9B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hAnsi="Times New Roman" w:cs="Times New Roman"/>
        </w:rPr>
        <w:br w:type="page"/>
      </w:r>
    </w:p>
    <w:p w14:paraId="65F5D4D7" w14:textId="77777777" w:rsidR="00DA0D41" w:rsidRPr="00AA5B98" w:rsidRDefault="002E2FE5">
      <w:pPr>
        <w:pStyle w:val="Heading1"/>
        <w:rPr>
          <w:rFonts w:ascii="Times New Roman" w:eastAsia="Garamond" w:hAnsi="Times New Roman" w:cs="Times New Roman"/>
          <w:color w:val="000000"/>
        </w:rPr>
      </w:pPr>
      <w:bookmarkStart w:id="22" w:name="_heading=h.95fw2ssjkvtu" w:colFirst="0" w:colLast="0"/>
      <w:bookmarkEnd w:id="22"/>
      <w:r w:rsidRPr="00AA5B98">
        <w:rPr>
          <w:rFonts w:ascii="Times New Roman" w:eastAsia="Garamond" w:hAnsi="Times New Roman" w:cs="Times New Roman"/>
          <w:color w:val="000000"/>
        </w:rPr>
        <w:lastRenderedPageBreak/>
        <w:t>Human resources</w:t>
      </w:r>
    </w:p>
    <w:p w14:paraId="22F32143" w14:textId="08FD847B"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This section focuses on the </w:t>
      </w:r>
      <w:r w:rsidRPr="00AA5B98">
        <w:rPr>
          <w:rFonts w:ascii="Times New Roman" w:eastAsia="Garamond" w:hAnsi="Times New Roman" w:cs="Times New Roman"/>
          <w:b/>
          <w:bCs/>
          <w:color w:val="000000"/>
        </w:rPr>
        <w:t>human capital</w:t>
      </w:r>
      <w:r w:rsidRPr="00AA5B98">
        <w:rPr>
          <w:rFonts w:ascii="Times New Roman" w:eastAsia="Garamond" w:hAnsi="Times New Roman" w:cs="Times New Roman"/>
          <w:color w:val="000000"/>
        </w:rPr>
        <w:t xml:space="preserve"> available within the LSGI. In any emergency</w:t>
      </w:r>
      <w:r w:rsidR="009B7EAE" w:rsidRPr="00AA5B98">
        <w:rPr>
          <w:rFonts w:ascii="Times New Roman" w:eastAsia="Garamond" w:hAnsi="Times New Roman" w:cs="Times New Roman"/>
          <w:color w:val="000000"/>
        </w:rPr>
        <w:t xml:space="preserve"> </w:t>
      </w:r>
      <w:r w:rsidRPr="00AA5B98">
        <w:rPr>
          <w:rFonts w:ascii="Times New Roman" w:eastAsia="Garamond" w:hAnsi="Times New Roman" w:cs="Times New Roman"/>
          <w:color w:val="000000"/>
        </w:rPr>
        <w:t>be it a pandemic, flood, or industrial accident</w:t>
      </w:r>
      <w:r w:rsidR="009B7EAE" w:rsidRPr="00AA5B98">
        <w:rPr>
          <w:rFonts w:ascii="Times New Roman" w:eastAsia="Garamond" w:hAnsi="Times New Roman" w:cs="Times New Roman"/>
          <w:color w:val="000000"/>
        </w:rPr>
        <w:t xml:space="preserve"> </w:t>
      </w:r>
      <w:r w:rsidRPr="00AA5B98">
        <w:rPr>
          <w:rFonts w:ascii="Times New Roman" w:eastAsia="Garamond" w:hAnsi="Times New Roman" w:cs="Times New Roman"/>
          <w:color w:val="000000"/>
        </w:rPr>
        <w:t>infrastructure is only as effective as the people operating it.</w:t>
      </w:r>
    </w:p>
    <w:p w14:paraId="644FC30E" w14:textId="77777777" w:rsidR="00DA0D41" w:rsidRPr="00AA5B98" w:rsidRDefault="002E2FE5">
      <w:pPr>
        <w:pStyle w:val="Heading3"/>
        <w:rPr>
          <w:rFonts w:ascii="Times New Roman" w:eastAsia="Garamond" w:hAnsi="Times New Roman" w:cs="Times New Roman"/>
          <w:b/>
          <w:bCs/>
          <w:color w:val="000000"/>
        </w:rPr>
      </w:pPr>
      <w:bookmarkStart w:id="23" w:name="_heading=h.ae4akf457aqz" w:colFirst="0" w:colLast="0"/>
      <w:bookmarkEnd w:id="23"/>
      <w:r w:rsidRPr="00AA5B98">
        <w:rPr>
          <w:rFonts w:ascii="Times New Roman" w:eastAsia="Garamond" w:hAnsi="Times New Roman" w:cs="Times New Roman"/>
          <w:b/>
          <w:bCs/>
          <w:color w:val="000000"/>
        </w:rPr>
        <w:t>Medical &amp; Clinical Personnel</w:t>
      </w:r>
    </w:p>
    <w:p w14:paraId="62FAE75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This table tracks the "Frontline" providers responsible for diagnosis, treatment, and clinical management. Narrative sentence: </w:t>
      </w:r>
      <w:proofErr w:type="spellStart"/>
      <w:r w:rsidRPr="00AA5B98">
        <w:rPr>
          <w:rFonts w:ascii="Times New Roman" w:eastAsia="Garamond" w:hAnsi="Times New Roman" w:cs="Times New Roman"/>
          <w:color w:val="000000"/>
        </w:rPr>
        <w:t>eg.</w:t>
      </w:r>
      <w:proofErr w:type="spellEnd"/>
      <w:r w:rsidRPr="00AA5B98">
        <w:rPr>
          <w:rFonts w:ascii="Times New Roman" w:eastAsia="Garamond" w:hAnsi="Times New Roman" w:cs="Times New Roman"/>
          <w:color w:val="000000"/>
        </w:rPr>
        <w:t>, "Total health workforce: 450 personnel, with 60% in government facilities serving as primary surge capacity." A detailed directory with the contact numbers of all workers is maintained (</w:t>
      </w:r>
      <w:r w:rsidRPr="00AA5B98">
        <w:rPr>
          <w:rFonts w:ascii="Times New Roman" w:eastAsia="Garamond" w:hAnsi="Times New Roman" w:cs="Times New Roman"/>
          <w:b/>
          <w:bCs/>
          <w:color w:val="000000"/>
        </w:rPr>
        <w:t>Annexure in 1</w:t>
      </w:r>
      <w:r w:rsidRPr="00AA5B98">
        <w:rPr>
          <w:rFonts w:ascii="Times New Roman" w:eastAsia="Garamond" w:hAnsi="Times New Roman" w:cs="Times New Roman"/>
          <w:color w:val="000000"/>
        </w:rPr>
        <w:t>).</w:t>
      </w:r>
    </w:p>
    <w:p w14:paraId="4E8B07F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7"/>
        <w:tblW w:w="9191"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4109"/>
        <w:gridCol w:w="1586"/>
        <w:gridCol w:w="1748"/>
        <w:gridCol w:w="1748"/>
      </w:tblGrid>
      <w:tr w:rsidR="00DA0D41" w:rsidRPr="00AA5B98" w14:paraId="515D4D2A"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6BC9FF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b/>
                <w:bCs/>
                <w:color w:val="000000"/>
              </w:rPr>
              <w:t>Cadre</w:t>
            </w:r>
          </w:p>
        </w:tc>
        <w:tc>
          <w:tcPr>
            <w:tcW w:w="1586"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D5274E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b/>
                <w:bCs/>
                <w:color w:val="000000"/>
              </w:rPr>
              <w:t>Govt (No.)</w:t>
            </w:r>
          </w:p>
        </w:tc>
        <w:tc>
          <w:tcPr>
            <w:tcW w:w="174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F5C243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b/>
                <w:bCs/>
                <w:color w:val="000000"/>
              </w:rPr>
              <w:t>Private (No.)</w:t>
            </w:r>
          </w:p>
        </w:tc>
        <w:tc>
          <w:tcPr>
            <w:tcW w:w="174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CE5A7A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Total</w:t>
            </w:r>
          </w:p>
        </w:tc>
      </w:tr>
      <w:tr w:rsidR="00DA0D41" w:rsidRPr="00AA5B98" w14:paraId="6B6C2232"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66378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Doctors—Modern Medicine</w:t>
            </w:r>
          </w:p>
        </w:tc>
        <w:tc>
          <w:tcPr>
            <w:tcW w:w="1586"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36BEAEB"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174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5E1FDC7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3</w:t>
            </w:r>
          </w:p>
        </w:tc>
        <w:tc>
          <w:tcPr>
            <w:tcW w:w="174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7588ED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r>
      <w:tr w:rsidR="00DA0D41" w:rsidRPr="00AA5B98" w14:paraId="6708F43F"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E68C76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Doctors – AYUSH</w:t>
            </w:r>
          </w:p>
        </w:tc>
        <w:tc>
          <w:tcPr>
            <w:tcW w:w="1586"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4B7BD2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2</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17DF394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3</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69A4818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5</w:t>
            </w:r>
          </w:p>
        </w:tc>
      </w:tr>
      <w:tr w:rsidR="00DA0D41" w:rsidRPr="00AA5B98" w14:paraId="08A42D15"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8F128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Doctors – Veterinary</w:t>
            </w:r>
          </w:p>
        </w:tc>
        <w:tc>
          <w:tcPr>
            <w:tcW w:w="1586"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4C7296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778D06A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7844F62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7DFA7DEC"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623C4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Doctors – Dental</w:t>
            </w:r>
          </w:p>
        </w:tc>
        <w:tc>
          <w:tcPr>
            <w:tcW w:w="1586"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CAFF5E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6579143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3</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7108E9B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29EB9C17"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DBDB75B"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Nursing officers</w:t>
            </w:r>
          </w:p>
        </w:tc>
        <w:tc>
          <w:tcPr>
            <w:tcW w:w="1586"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22FD1D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2</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3F91C5E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2</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5662DE0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r>
      <w:tr w:rsidR="00DA0D41" w:rsidRPr="00AA5B98" w14:paraId="37FDBAC7"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CFDC0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Lab technicians</w:t>
            </w:r>
          </w:p>
        </w:tc>
        <w:tc>
          <w:tcPr>
            <w:tcW w:w="1586"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738987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713DCF3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8</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6B44585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9</w:t>
            </w:r>
          </w:p>
        </w:tc>
      </w:tr>
      <w:tr w:rsidR="00DA0D41" w:rsidRPr="00AA5B98" w14:paraId="727AB9B4"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F32E8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Optometrist</w:t>
            </w:r>
          </w:p>
        </w:tc>
        <w:tc>
          <w:tcPr>
            <w:tcW w:w="1586"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B4D8AE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48D7665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0A7CD81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7BC058CB"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93315F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Pharmacists</w:t>
            </w:r>
          </w:p>
        </w:tc>
        <w:tc>
          <w:tcPr>
            <w:tcW w:w="1586"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7DD999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3B5A03E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3</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0755A5A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r>
      <w:tr w:rsidR="00DA0D41" w:rsidRPr="00AA5B98" w14:paraId="58DAA848"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1B6A3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Psychologists</w:t>
            </w:r>
          </w:p>
        </w:tc>
        <w:tc>
          <w:tcPr>
            <w:tcW w:w="1586"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FC7A82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698B0C5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1665C24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6103738F"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776BC7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Counsellors</w:t>
            </w:r>
          </w:p>
        </w:tc>
        <w:tc>
          <w:tcPr>
            <w:tcW w:w="1586"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1298AD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31C0DB0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748" w:type="dxa"/>
            <w:tcBorders>
              <w:top w:val="nil"/>
              <w:left w:val="nil"/>
              <w:bottom w:val="single" w:sz="5" w:space="0" w:color="DDDDDD"/>
              <w:right w:val="single" w:sz="5" w:space="0" w:color="DDDDDD"/>
            </w:tcBorders>
            <w:tcMar>
              <w:top w:w="120" w:type="dxa"/>
              <w:left w:w="120" w:type="dxa"/>
              <w:bottom w:w="120" w:type="dxa"/>
              <w:right w:w="120" w:type="dxa"/>
            </w:tcMar>
          </w:tcPr>
          <w:p w14:paraId="4E9FBC3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bl>
    <w:p w14:paraId="5C752FAE"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16B31449" w14:textId="77777777" w:rsidR="00DA0D41" w:rsidRPr="00AA5B98" w:rsidRDefault="002E2FE5">
      <w:pPr>
        <w:pStyle w:val="Heading3"/>
        <w:rPr>
          <w:rFonts w:ascii="Times New Roman" w:eastAsia="Garamond" w:hAnsi="Times New Roman" w:cs="Times New Roman"/>
          <w:b/>
          <w:bCs/>
          <w:color w:val="000000"/>
        </w:rPr>
      </w:pPr>
      <w:bookmarkStart w:id="24" w:name="_heading=h.u1iew9vpjkf7" w:colFirst="0" w:colLast="0"/>
      <w:bookmarkEnd w:id="24"/>
      <w:r w:rsidRPr="00AA5B98">
        <w:rPr>
          <w:rFonts w:ascii="Times New Roman" w:eastAsia="Garamond" w:hAnsi="Times New Roman" w:cs="Times New Roman"/>
          <w:b/>
          <w:bCs/>
          <w:color w:val="000000"/>
        </w:rPr>
        <w:t>Public Health &amp; Field-Level Workforce</w:t>
      </w:r>
    </w:p>
    <w:p w14:paraId="6F1DE17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These individuals are the backbone of surveillance, maternal-child health, and decentralized care.</w:t>
      </w:r>
    </w:p>
    <w:p w14:paraId="685FDE8F"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0E9FAAD"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8"/>
        <w:tblW w:w="919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675"/>
        <w:gridCol w:w="1455"/>
        <w:gridCol w:w="1965"/>
        <w:gridCol w:w="2100"/>
      </w:tblGrid>
      <w:tr w:rsidR="00DA0D41" w:rsidRPr="00AA5B98" w14:paraId="3CD7AEAF"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B4299C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Cadre</w:t>
            </w:r>
          </w:p>
        </w:tc>
        <w:tc>
          <w:tcPr>
            <w:tcW w:w="14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51387AB"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b/>
                <w:bCs/>
                <w:color w:val="000000"/>
              </w:rPr>
              <w:t>Health services</w:t>
            </w:r>
          </w:p>
        </w:tc>
        <w:tc>
          <w:tcPr>
            <w:tcW w:w="196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948938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b/>
                <w:bCs/>
                <w:color w:val="000000"/>
              </w:rPr>
            </w:pPr>
            <w:r w:rsidRPr="00AA5B98">
              <w:rPr>
                <w:rFonts w:ascii="Times New Roman" w:eastAsia="Garamond" w:hAnsi="Times New Roman" w:cs="Times New Roman"/>
                <w:b/>
                <w:bCs/>
                <w:color w:val="000000"/>
              </w:rPr>
              <w:t>Municipal common services</w:t>
            </w:r>
          </w:p>
        </w:tc>
        <w:tc>
          <w:tcPr>
            <w:tcW w:w="21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04F4A0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b/>
                <w:bCs/>
                <w:color w:val="000000"/>
              </w:rPr>
              <w:t>Total</w:t>
            </w:r>
          </w:p>
        </w:tc>
      </w:tr>
      <w:tr w:rsidR="00DA0D41" w:rsidRPr="00AA5B98" w14:paraId="3BE0CAD3"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5535A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HS (Health Supervisors)</w:t>
            </w:r>
          </w:p>
        </w:tc>
        <w:tc>
          <w:tcPr>
            <w:tcW w:w="145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4F75B53"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0773FF6"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210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29DDC524"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26BD3FED"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D1C4D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HI (Health Inspectors)</w:t>
            </w:r>
          </w:p>
        </w:tc>
        <w:tc>
          <w:tcPr>
            <w:tcW w:w="145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F792AD2"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96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66C9567"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2100" w:type="dxa"/>
            <w:tcBorders>
              <w:top w:val="nil"/>
              <w:left w:val="nil"/>
              <w:bottom w:val="single" w:sz="5" w:space="0" w:color="DDDDDD"/>
              <w:right w:val="single" w:sz="5" w:space="0" w:color="DDDDDD"/>
            </w:tcBorders>
            <w:tcMar>
              <w:top w:w="120" w:type="dxa"/>
              <w:left w:w="120" w:type="dxa"/>
              <w:bottom w:w="120" w:type="dxa"/>
              <w:right w:w="120" w:type="dxa"/>
            </w:tcMar>
          </w:tcPr>
          <w:p w14:paraId="2EAC6577"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5818FECE"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54A3BB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LHS (Lady Health Supervisor)</w:t>
            </w:r>
          </w:p>
        </w:tc>
        <w:tc>
          <w:tcPr>
            <w:tcW w:w="145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BE0D1E9"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96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AE1C4F8"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2100" w:type="dxa"/>
            <w:tcBorders>
              <w:top w:val="nil"/>
              <w:left w:val="nil"/>
              <w:bottom w:val="single" w:sz="5" w:space="0" w:color="DDDDDD"/>
              <w:right w:val="single" w:sz="5" w:space="0" w:color="DDDDDD"/>
            </w:tcBorders>
            <w:tcMar>
              <w:top w:w="120" w:type="dxa"/>
              <w:left w:w="120" w:type="dxa"/>
              <w:bottom w:w="120" w:type="dxa"/>
              <w:right w:w="120" w:type="dxa"/>
            </w:tcMar>
          </w:tcPr>
          <w:p w14:paraId="124E1219"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A24A096"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F407B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LHI (Lady Health Inspectors)</w:t>
            </w:r>
          </w:p>
        </w:tc>
        <w:tc>
          <w:tcPr>
            <w:tcW w:w="145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9D9D4E0"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196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4C8487A"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2100" w:type="dxa"/>
            <w:tcBorders>
              <w:top w:val="nil"/>
              <w:left w:val="nil"/>
              <w:bottom w:val="single" w:sz="5" w:space="0" w:color="DDDDDD"/>
              <w:right w:val="single" w:sz="5" w:space="0" w:color="DDDDDD"/>
            </w:tcBorders>
            <w:tcMar>
              <w:top w:w="120" w:type="dxa"/>
              <w:left w:w="120" w:type="dxa"/>
              <w:bottom w:w="120" w:type="dxa"/>
              <w:right w:w="120" w:type="dxa"/>
            </w:tcMar>
          </w:tcPr>
          <w:p w14:paraId="22914584"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7C8B0CAB"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A3166D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JPHN (Jr Public Health Nurses)</w:t>
            </w:r>
          </w:p>
        </w:tc>
        <w:tc>
          <w:tcPr>
            <w:tcW w:w="145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44349D4"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c>
          <w:tcPr>
            <w:tcW w:w="196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474304A"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c>
          <w:tcPr>
            <w:tcW w:w="2100" w:type="dxa"/>
            <w:tcBorders>
              <w:top w:val="nil"/>
              <w:left w:val="nil"/>
              <w:bottom w:val="single" w:sz="5" w:space="0" w:color="DDDDDD"/>
              <w:right w:val="single" w:sz="5" w:space="0" w:color="DDDDDD"/>
            </w:tcBorders>
            <w:tcMar>
              <w:top w:w="120" w:type="dxa"/>
              <w:left w:w="120" w:type="dxa"/>
              <w:bottom w:w="120" w:type="dxa"/>
              <w:right w:w="120" w:type="dxa"/>
            </w:tcMar>
          </w:tcPr>
          <w:p w14:paraId="586D84C3"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r>
      <w:tr w:rsidR="00DA0D41" w:rsidRPr="00AA5B98" w14:paraId="1010DEE8"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D72088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JHI (Jr Health Inspectors)</w:t>
            </w:r>
          </w:p>
        </w:tc>
        <w:tc>
          <w:tcPr>
            <w:tcW w:w="145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ABE58E6"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2</w:t>
            </w:r>
          </w:p>
        </w:tc>
        <w:tc>
          <w:tcPr>
            <w:tcW w:w="196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3651D0A"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2</w:t>
            </w:r>
          </w:p>
        </w:tc>
        <w:tc>
          <w:tcPr>
            <w:tcW w:w="2100" w:type="dxa"/>
            <w:tcBorders>
              <w:top w:val="nil"/>
              <w:left w:val="nil"/>
              <w:bottom w:val="single" w:sz="5" w:space="0" w:color="DDDDDD"/>
              <w:right w:val="single" w:sz="5" w:space="0" w:color="DDDDDD"/>
            </w:tcBorders>
            <w:tcMar>
              <w:top w:w="120" w:type="dxa"/>
              <w:left w:w="120" w:type="dxa"/>
              <w:bottom w:w="120" w:type="dxa"/>
              <w:right w:w="120" w:type="dxa"/>
            </w:tcMar>
          </w:tcPr>
          <w:p w14:paraId="2917C5ED"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2</w:t>
            </w:r>
          </w:p>
        </w:tc>
      </w:tr>
      <w:tr w:rsidR="00DA0D41" w:rsidRPr="00AA5B98" w14:paraId="6C6BE51A"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441A8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MLSP (Mid-Level Service Providers)</w:t>
            </w:r>
          </w:p>
        </w:tc>
        <w:tc>
          <w:tcPr>
            <w:tcW w:w="145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9BAD2B6"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c>
          <w:tcPr>
            <w:tcW w:w="196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F325AF8"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c>
          <w:tcPr>
            <w:tcW w:w="2100" w:type="dxa"/>
            <w:tcBorders>
              <w:top w:val="nil"/>
              <w:left w:val="nil"/>
              <w:bottom w:val="single" w:sz="5" w:space="0" w:color="DDDDDD"/>
              <w:right w:val="single" w:sz="5" w:space="0" w:color="DDDDDD"/>
            </w:tcBorders>
            <w:tcMar>
              <w:top w:w="120" w:type="dxa"/>
              <w:left w:w="120" w:type="dxa"/>
              <w:bottom w:w="120" w:type="dxa"/>
              <w:right w:w="120" w:type="dxa"/>
            </w:tcMar>
          </w:tcPr>
          <w:p w14:paraId="59D8C78A"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r>
      <w:tr w:rsidR="00DA0D41" w:rsidRPr="00AA5B98" w14:paraId="7E78D92D"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410CD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Palliative Nurses</w:t>
            </w:r>
          </w:p>
        </w:tc>
        <w:tc>
          <w:tcPr>
            <w:tcW w:w="145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49620EC"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196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E79B389"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2100" w:type="dxa"/>
            <w:tcBorders>
              <w:top w:val="nil"/>
              <w:left w:val="nil"/>
              <w:bottom w:val="single" w:sz="5" w:space="0" w:color="DDDDDD"/>
              <w:right w:val="single" w:sz="5" w:space="0" w:color="DDDDDD"/>
            </w:tcBorders>
            <w:tcMar>
              <w:top w:w="120" w:type="dxa"/>
              <w:left w:w="120" w:type="dxa"/>
              <w:bottom w:w="120" w:type="dxa"/>
              <w:right w:w="120" w:type="dxa"/>
            </w:tcMar>
          </w:tcPr>
          <w:p w14:paraId="7DE96948"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11975256"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D30947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RBSK Nurses</w:t>
            </w:r>
          </w:p>
        </w:tc>
        <w:tc>
          <w:tcPr>
            <w:tcW w:w="145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BBBD86B"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196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06A5638"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c>
          <w:tcPr>
            <w:tcW w:w="2100" w:type="dxa"/>
            <w:tcBorders>
              <w:top w:val="nil"/>
              <w:left w:val="nil"/>
              <w:bottom w:val="single" w:sz="5" w:space="0" w:color="DDDDDD"/>
              <w:right w:val="single" w:sz="5" w:space="0" w:color="DDDDDD"/>
            </w:tcBorders>
            <w:tcMar>
              <w:top w:w="120" w:type="dxa"/>
              <w:left w:w="120" w:type="dxa"/>
              <w:bottom w:w="120" w:type="dxa"/>
              <w:right w:w="120" w:type="dxa"/>
            </w:tcMar>
          </w:tcPr>
          <w:p w14:paraId="0A7A518D"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3CD8E2CC"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3E707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PRO</w:t>
            </w:r>
          </w:p>
        </w:tc>
        <w:tc>
          <w:tcPr>
            <w:tcW w:w="145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76E594A"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96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F646770"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2100" w:type="dxa"/>
            <w:tcBorders>
              <w:top w:val="nil"/>
              <w:left w:val="nil"/>
              <w:bottom w:val="single" w:sz="5" w:space="0" w:color="DDDDDD"/>
              <w:right w:val="single" w:sz="5" w:space="0" w:color="DDDDDD"/>
            </w:tcBorders>
            <w:tcMar>
              <w:top w:w="120" w:type="dxa"/>
              <w:left w:w="120" w:type="dxa"/>
              <w:bottom w:w="120" w:type="dxa"/>
              <w:right w:w="120" w:type="dxa"/>
            </w:tcMar>
          </w:tcPr>
          <w:p w14:paraId="29E121C2"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8D39415"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781855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Epidemiologist</w:t>
            </w:r>
          </w:p>
        </w:tc>
        <w:tc>
          <w:tcPr>
            <w:tcW w:w="145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EE58DFB"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96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784D08A"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2100" w:type="dxa"/>
            <w:tcBorders>
              <w:top w:val="nil"/>
              <w:left w:val="nil"/>
              <w:bottom w:val="single" w:sz="5" w:space="0" w:color="DDDDDD"/>
              <w:right w:val="single" w:sz="5" w:space="0" w:color="DDDDDD"/>
            </w:tcBorders>
            <w:tcMar>
              <w:top w:w="120" w:type="dxa"/>
              <w:left w:w="120" w:type="dxa"/>
              <w:bottom w:w="120" w:type="dxa"/>
              <w:right w:w="120" w:type="dxa"/>
            </w:tcMar>
          </w:tcPr>
          <w:p w14:paraId="3D412FCD"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1732A397"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7E49D7B"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Data Manager</w:t>
            </w:r>
          </w:p>
        </w:tc>
        <w:tc>
          <w:tcPr>
            <w:tcW w:w="145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87A45D5"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19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5D5E786"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c>
          <w:tcPr>
            <w:tcW w:w="210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5A1FF624"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0</w:t>
            </w:r>
          </w:p>
        </w:tc>
      </w:tr>
    </w:tbl>
    <w:p w14:paraId="0CBA8989" w14:textId="77777777" w:rsidR="00DA0D41" w:rsidRPr="00AA5B98" w:rsidRDefault="00DA0D41">
      <w:pPr>
        <w:pStyle w:val="Heading2"/>
        <w:rPr>
          <w:rFonts w:ascii="Times New Roman" w:eastAsia="Garamond" w:hAnsi="Times New Roman" w:cs="Times New Roman"/>
          <w:color w:val="000000"/>
        </w:rPr>
      </w:pPr>
      <w:bookmarkStart w:id="25" w:name="_heading=h.bhu0sisljtwb" w:colFirst="0" w:colLast="0"/>
      <w:bookmarkEnd w:id="25"/>
    </w:p>
    <w:p w14:paraId="6B3B10A7" w14:textId="77777777" w:rsidR="00DA0D41" w:rsidRPr="00AA5B98" w:rsidRDefault="002E2FE5">
      <w:pPr>
        <w:pStyle w:val="Heading2"/>
        <w:spacing w:before="360"/>
        <w:rPr>
          <w:rFonts w:ascii="Times New Roman" w:eastAsia="Garamond" w:hAnsi="Times New Roman" w:cs="Times New Roman"/>
          <w:color w:val="000000"/>
          <w:sz w:val="34"/>
          <w:szCs w:val="34"/>
        </w:rPr>
      </w:pPr>
      <w:bookmarkStart w:id="26" w:name="_heading=h.tdmynrc1pjmk" w:colFirst="0" w:colLast="0"/>
      <w:bookmarkEnd w:id="26"/>
      <w:r w:rsidRPr="00AA5B98">
        <w:rPr>
          <w:rFonts w:ascii="Times New Roman" w:eastAsia="Garamond" w:hAnsi="Times New Roman" w:cs="Times New Roman"/>
          <w:color w:val="000000"/>
          <w:sz w:val="34"/>
          <w:szCs w:val="34"/>
        </w:rPr>
        <w:t>Community &amp; Support Cadre</w:t>
      </w:r>
    </w:p>
    <w:p w14:paraId="53FAC63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This group represents the surge capacity of the LSGI—people who can be called upon for logistics, rescue, and specialized support.</w:t>
      </w:r>
    </w:p>
    <w:p w14:paraId="5693D778"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9"/>
        <w:tblW w:w="879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4755"/>
        <w:gridCol w:w="4035"/>
      </w:tblGrid>
      <w:tr w:rsidR="00DA0D41" w:rsidRPr="00AA5B98" w14:paraId="13C3000C"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0BDF11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Cadre</w:t>
            </w:r>
          </w:p>
        </w:tc>
        <w:tc>
          <w:tcPr>
            <w:tcW w:w="40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1D782D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Number</w:t>
            </w:r>
          </w:p>
        </w:tc>
      </w:tr>
      <w:tr w:rsidR="00DA0D41" w:rsidRPr="00AA5B98" w14:paraId="4F07E81A"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AE5831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ASHA Workers</w:t>
            </w:r>
          </w:p>
        </w:tc>
        <w:tc>
          <w:tcPr>
            <w:tcW w:w="403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1E310C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22</w:t>
            </w:r>
          </w:p>
        </w:tc>
      </w:tr>
      <w:tr w:rsidR="00DA0D41" w:rsidRPr="00AA5B98" w14:paraId="32E2AC9A"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D601BA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AWW (Anganwadi Workers)</w:t>
            </w:r>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B122A0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22</w:t>
            </w:r>
          </w:p>
        </w:tc>
      </w:tr>
      <w:tr w:rsidR="00DA0D41" w:rsidRPr="00AA5B98" w14:paraId="52C0706F"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045EF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Emergency Medical Volunteers (Trained)</w:t>
            </w:r>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BBD285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22</w:t>
            </w:r>
          </w:p>
        </w:tc>
      </w:tr>
      <w:tr w:rsidR="00DA0D41" w:rsidRPr="00AA5B98" w14:paraId="3C804773"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A63767"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Kudumbashree</w:t>
            </w:r>
            <w:proofErr w:type="spellEnd"/>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2A8458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225</w:t>
            </w:r>
          </w:p>
        </w:tc>
      </w:tr>
      <w:tr w:rsidR="00DA0D41" w:rsidRPr="00AA5B98" w14:paraId="275F4DBF"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041E6E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MNREGS</w:t>
            </w:r>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B44543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1256</w:t>
            </w:r>
          </w:p>
        </w:tc>
      </w:tr>
      <w:tr w:rsidR="00DA0D41" w:rsidRPr="00AA5B98" w14:paraId="263EE36C"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365FB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Purusha Swayam Sahaya Sangham</w:t>
            </w:r>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702ECA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5</w:t>
            </w:r>
          </w:p>
        </w:tc>
      </w:tr>
      <w:tr w:rsidR="00DA0D41" w:rsidRPr="00AA5B98" w14:paraId="0467BED0"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A764A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Ex-Servicemen</w:t>
            </w:r>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1CD19E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432</w:t>
            </w:r>
          </w:p>
        </w:tc>
      </w:tr>
      <w:tr w:rsidR="00DA0D41" w:rsidRPr="00AA5B98" w14:paraId="0931D2D7"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0FE9C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Retired Police Officers</w:t>
            </w:r>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C879A2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6</w:t>
            </w:r>
          </w:p>
        </w:tc>
      </w:tr>
      <w:tr w:rsidR="00DA0D41" w:rsidRPr="00AA5B98" w14:paraId="1F3CCE5F"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772419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NCC/NSS Volunteers</w:t>
            </w:r>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54A521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123</w:t>
            </w:r>
          </w:p>
        </w:tc>
      </w:tr>
      <w:tr w:rsidR="00DA0D41" w:rsidRPr="00AA5B98" w14:paraId="31A0CD0D"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C5CFF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Red Cross volunteers</w:t>
            </w:r>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1C79B6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33D1EFD"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E74C6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One Health Community Volunteers</w:t>
            </w:r>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46A0B3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784</w:t>
            </w:r>
          </w:p>
        </w:tc>
      </w:tr>
      <w:tr w:rsidR="00DA0D41" w:rsidRPr="00AA5B98" w14:paraId="06DC2D14"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DAA55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One Health Community Mentors</w:t>
            </w:r>
          </w:p>
        </w:tc>
        <w:tc>
          <w:tcPr>
            <w:tcW w:w="403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105640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98</w:t>
            </w:r>
          </w:p>
        </w:tc>
      </w:tr>
    </w:tbl>
    <w:p w14:paraId="47BA1063"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81381AD" w14:textId="77777777" w:rsidR="00DA0D41" w:rsidRPr="00AA5B98" w:rsidRDefault="002E2FE5">
      <w:pPr>
        <w:pStyle w:val="Heading2"/>
        <w:rPr>
          <w:rFonts w:ascii="Times New Roman" w:eastAsia="Garamond" w:hAnsi="Times New Roman" w:cs="Times New Roman"/>
          <w:color w:val="000000"/>
        </w:rPr>
      </w:pPr>
      <w:bookmarkStart w:id="27" w:name="_heading=h.w6jhamq9y276" w:colFirst="0" w:colLast="0"/>
      <w:bookmarkEnd w:id="27"/>
      <w:r w:rsidRPr="00AA5B98">
        <w:rPr>
          <w:rFonts w:ascii="Times New Roman" w:eastAsia="Garamond" w:hAnsi="Times New Roman" w:cs="Times New Roman"/>
          <w:color w:val="000000"/>
        </w:rPr>
        <w:t>Community Organizations</w:t>
      </w:r>
    </w:p>
    <w:p w14:paraId="2F62B04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This section details the presence of community-based organisations (CBOs), non-governmental organisations (NGOs), faith-based organisations (FBOs), </w:t>
      </w:r>
      <w:proofErr w:type="spellStart"/>
      <w:r w:rsidRPr="00AA5B98">
        <w:rPr>
          <w:rFonts w:ascii="Times New Roman" w:eastAsia="Garamond" w:hAnsi="Times New Roman" w:cs="Times New Roman"/>
          <w:color w:val="000000"/>
        </w:rPr>
        <w:t>Kudumbashree</w:t>
      </w:r>
      <w:proofErr w:type="spellEnd"/>
      <w:r w:rsidRPr="00AA5B98">
        <w:rPr>
          <w:rFonts w:ascii="Times New Roman" w:eastAsia="Garamond" w:hAnsi="Times New Roman" w:cs="Times New Roman"/>
          <w:color w:val="000000"/>
        </w:rPr>
        <w:t xml:space="preserve"> Self-Help Groups (SHGs), and </w:t>
      </w:r>
      <w:proofErr w:type="spellStart"/>
      <w:r w:rsidRPr="00AA5B98">
        <w:rPr>
          <w:rFonts w:ascii="Times New Roman" w:eastAsia="Garamond" w:hAnsi="Times New Roman" w:cs="Times New Roman"/>
          <w:color w:val="000000"/>
        </w:rPr>
        <w:t>Ayalkootams</w:t>
      </w:r>
      <w:proofErr w:type="spellEnd"/>
      <w:r w:rsidRPr="00AA5B98">
        <w:rPr>
          <w:rFonts w:ascii="Times New Roman" w:eastAsia="Garamond" w:hAnsi="Times New Roman" w:cs="Times New Roman"/>
          <w:color w:val="000000"/>
        </w:rPr>
        <w:t xml:space="preserve"> within the Local Self-Government Institution (LSGI). These groups enhance grassroots mobilization, resource distribution, and support networks crucial for pandemic response and community resilience.</w:t>
      </w:r>
    </w:p>
    <w:p w14:paraId="781152E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a"/>
        <w:tblW w:w="71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4200"/>
        <w:gridCol w:w="2970"/>
      </w:tblGrid>
      <w:tr w:rsidR="00DA0D41" w:rsidRPr="00AA5B98" w14:paraId="2747F740"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BA57FB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b/>
                <w:bCs/>
                <w:color w:val="000000"/>
              </w:rPr>
              <w:t>Category</w:t>
            </w:r>
          </w:p>
        </w:tc>
        <w:tc>
          <w:tcPr>
            <w:tcW w:w="29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720902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b/>
                <w:bCs/>
                <w:color w:val="000000"/>
              </w:rPr>
              <w:t>Total Count</w:t>
            </w:r>
          </w:p>
        </w:tc>
      </w:tr>
      <w:tr w:rsidR="00DA0D41" w:rsidRPr="00AA5B98" w14:paraId="7E753D4A"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E5111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NGOs</w:t>
            </w:r>
          </w:p>
        </w:tc>
        <w:tc>
          <w:tcPr>
            <w:tcW w:w="29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CE6E97"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72BA940D"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BD470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Religious based organizations</w:t>
            </w:r>
          </w:p>
        </w:tc>
        <w:tc>
          <w:tcPr>
            <w:tcW w:w="29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25BB1A3"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4</w:t>
            </w:r>
          </w:p>
        </w:tc>
      </w:tr>
      <w:tr w:rsidR="00DA0D41" w:rsidRPr="00AA5B98" w14:paraId="070CCFB2"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CEAEC1"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Foreign based organizations</w:t>
            </w:r>
          </w:p>
        </w:tc>
        <w:tc>
          <w:tcPr>
            <w:tcW w:w="29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6132204"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1C2ADC8E"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8883C8"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Sports Club/youth clubs</w:t>
            </w:r>
          </w:p>
        </w:tc>
        <w:tc>
          <w:tcPr>
            <w:tcW w:w="29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D345843"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2</w:t>
            </w:r>
          </w:p>
        </w:tc>
      </w:tr>
      <w:tr w:rsidR="00DA0D41" w:rsidRPr="00AA5B98" w14:paraId="116F0984"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5C01B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Kudumbashree</w:t>
            </w:r>
            <w:proofErr w:type="spellEnd"/>
            <w:r w:rsidRPr="00AA5B98">
              <w:rPr>
                <w:rFonts w:ascii="Times New Roman" w:eastAsia="Garamond" w:hAnsi="Times New Roman" w:cs="Times New Roman"/>
                <w:color w:val="000000"/>
              </w:rPr>
              <w:t xml:space="preserve"> SHGs</w:t>
            </w:r>
          </w:p>
        </w:tc>
        <w:tc>
          <w:tcPr>
            <w:tcW w:w="29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BBB7471" w14:textId="77777777" w:rsidR="00DA0D41" w:rsidRPr="00AA5B98" w:rsidRDefault="002E2FE5">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rPr>
              <w:t>225</w:t>
            </w:r>
          </w:p>
        </w:tc>
      </w:tr>
      <w:tr w:rsidR="00DA0D41" w:rsidRPr="00AA5B98" w14:paraId="207C1367"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CCC72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Ayalkootams</w:t>
            </w:r>
            <w:proofErr w:type="spellEnd"/>
          </w:p>
        </w:tc>
        <w:tc>
          <w:tcPr>
            <w:tcW w:w="29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A01C1F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123</w:t>
            </w:r>
          </w:p>
        </w:tc>
      </w:tr>
      <w:tr w:rsidR="00DA0D41" w:rsidRPr="00AA5B98" w14:paraId="33F2686C"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3011FF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Political organizations</w:t>
            </w:r>
          </w:p>
        </w:tc>
        <w:tc>
          <w:tcPr>
            <w:tcW w:w="29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3561B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3</w:t>
            </w:r>
          </w:p>
        </w:tc>
      </w:tr>
      <w:tr w:rsidR="00DA0D41" w:rsidRPr="00AA5B98" w14:paraId="4513638F"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9CC0E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Residential organizations</w:t>
            </w:r>
          </w:p>
        </w:tc>
        <w:tc>
          <w:tcPr>
            <w:tcW w:w="29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A0B38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2</w:t>
            </w:r>
          </w:p>
        </w:tc>
      </w:tr>
    </w:tbl>
    <w:p w14:paraId="13DF3CE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b/>
      </w:r>
    </w:p>
    <w:p w14:paraId="7630C049" w14:textId="77777777" w:rsidR="00DA0D41" w:rsidRPr="00AA5B98" w:rsidRDefault="002E2FE5">
      <w:pPr>
        <w:pStyle w:val="Heading2"/>
        <w:rPr>
          <w:rFonts w:ascii="Times New Roman" w:eastAsia="Garamond" w:hAnsi="Times New Roman" w:cs="Times New Roman"/>
          <w:color w:val="000000"/>
        </w:rPr>
      </w:pPr>
      <w:bookmarkStart w:id="28" w:name="_heading=h.sztob7e44va" w:colFirst="0" w:colLast="0"/>
      <w:bookmarkEnd w:id="28"/>
      <w:r w:rsidRPr="00AA5B98">
        <w:rPr>
          <w:rFonts w:ascii="Times New Roman" w:eastAsia="Garamond" w:hAnsi="Times New Roman" w:cs="Times New Roman"/>
          <w:color w:val="000000"/>
        </w:rPr>
        <w:t>Administrative &amp; Emergency Services</w:t>
      </w:r>
    </w:p>
    <w:p w14:paraId="474DA43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This section outlines the availability of key non-health emergency support services and infrastructure within the LSGI, which are essential for effective pandemic preparedness and </w:t>
      </w:r>
      <w:r w:rsidRPr="00AA5B98">
        <w:rPr>
          <w:rFonts w:ascii="Times New Roman" w:eastAsia="Garamond" w:hAnsi="Times New Roman" w:cs="Times New Roman"/>
          <w:color w:val="000000"/>
        </w:rPr>
        <w:lastRenderedPageBreak/>
        <w:t xml:space="preserve">response. These facilities support law enforcement, disaster response, water supply, logistics, mobility, and community-level interventions during public health emergencies. </w:t>
      </w:r>
    </w:p>
    <w:p w14:paraId="08A1707B"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b"/>
        <w:tblW w:w="9208"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540"/>
        <w:gridCol w:w="2834"/>
        <w:gridCol w:w="2834"/>
      </w:tblGrid>
      <w:tr w:rsidR="00DA0D41" w:rsidRPr="00AA5B98" w14:paraId="4A18C6E6"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464CF6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Category</w:t>
            </w:r>
          </w:p>
        </w:tc>
        <w:tc>
          <w:tcPr>
            <w:tcW w:w="2834"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A74E55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Total Count</w:t>
            </w:r>
          </w:p>
        </w:tc>
        <w:tc>
          <w:tcPr>
            <w:tcW w:w="2834"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18F861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Contact details </w:t>
            </w:r>
          </w:p>
        </w:tc>
      </w:tr>
      <w:tr w:rsidR="00DA0D41" w:rsidRPr="00AA5B98" w14:paraId="0F4C139E"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93408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Police Stations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1EF56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5BA188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0479240461</w:t>
            </w:r>
          </w:p>
        </w:tc>
      </w:tr>
      <w:tr w:rsidR="00DA0D41" w:rsidRPr="00AA5B98" w14:paraId="4B028D68"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9951B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Fire &amp; Rescue Stations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DFBD1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668B7F" w14:textId="503EA1A1" w:rsidR="00DA0D41" w:rsidRPr="00AA5B98" w:rsidRDefault="00FB5C1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t>
            </w:r>
          </w:p>
        </w:tc>
      </w:tr>
      <w:tr w:rsidR="00DA0D41" w:rsidRPr="00AA5B98" w14:paraId="391CF29D"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F7BBC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Water Pumping Points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9EC8C5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D038B8" w14:textId="0DCB8FD5" w:rsidR="00DA0D41" w:rsidRPr="00AA5B98" w:rsidRDefault="00FB5C1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t>
            </w:r>
          </w:p>
        </w:tc>
      </w:tr>
      <w:tr w:rsidR="00DA0D41" w:rsidRPr="00AA5B98" w14:paraId="0876FFC4"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6944FF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Public Distribution System (PDS)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CCBC4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35ED751" w14:textId="555998E6" w:rsidR="00DA0D41" w:rsidRPr="00AA5B98" w:rsidRDefault="00FB5C1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t>
            </w:r>
          </w:p>
        </w:tc>
      </w:tr>
    </w:tbl>
    <w:p w14:paraId="583EC4AA" w14:textId="77777777" w:rsidR="00DA0D41" w:rsidRPr="00AA5B98" w:rsidRDefault="002E2FE5">
      <w:pPr>
        <w:pStyle w:val="Heading2"/>
        <w:rPr>
          <w:rFonts w:ascii="Times New Roman" w:eastAsia="Garamond" w:hAnsi="Times New Roman" w:cs="Times New Roman"/>
          <w:color w:val="000000"/>
        </w:rPr>
      </w:pPr>
      <w:bookmarkStart w:id="29" w:name="_heading=h.ofazdysiemn0" w:colFirst="0" w:colLast="0"/>
      <w:bookmarkEnd w:id="29"/>
      <w:r w:rsidRPr="00AA5B98">
        <w:rPr>
          <w:rFonts w:ascii="Times New Roman" w:eastAsia="Garamond" w:hAnsi="Times New Roman" w:cs="Times New Roman"/>
          <w:color w:val="000000"/>
        </w:rPr>
        <w:t xml:space="preserve">Information regarding resources </w:t>
      </w:r>
    </w:p>
    <w:p w14:paraId="7B0B8C0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The availability of essential transport and support resources plays a quiet but critical role in saving lives. Equipment such as ambulances, mobile mortuaries, amphibian ambulances, and motorized boats ensures that patients, samples, and healthcare teams can move swiftly—even in flooded, remote, or difficult terrains. Heavy vehicles like JCBs, cranes, tractors, and torus lorries support logistics, waste management, emergency infrastructure, and rapid conversion of spaces into care or isolation facilities. Taxis, four-wheel-drive vehicles, and trucks help maintain continuity of essential services, reach vulnerable populations, and support home-based care and supply delivery. </w:t>
      </w:r>
    </w:p>
    <w:p w14:paraId="050762A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c"/>
        <w:tblW w:w="9150" w:type="dxa"/>
        <w:tblInd w:w="-10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600" w:firstRow="0" w:lastRow="0" w:firstColumn="0" w:lastColumn="0" w:noHBand="1" w:noVBand="1"/>
      </w:tblPr>
      <w:tblGrid>
        <w:gridCol w:w="5985"/>
        <w:gridCol w:w="3165"/>
      </w:tblGrid>
      <w:tr w:rsidR="00DA0D41" w:rsidRPr="00AA5B98" w14:paraId="45449E45" w14:textId="77777777">
        <w:trPr>
          <w:cantSplit/>
          <w:trHeight w:val="20"/>
          <w:tblHeader/>
        </w:trPr>
        <w:tc>
          <w:tcPr>
            <w:tcW w:w="5985" w:type="dxa"/>
            <w:shd w:val="clear" w:color="auto" w:fill="DDDDDD"/>
            <w:tcMar>
              <w:top w:w="100" w:type="dxa"/>
              <w:left w:w="100" w:type="dxa"/>
              <w:bottom w:w="100" w:type="dxa"/>
              <w:right w:w="100" w:type="dxa"/>
            </w:tcMar>
          </w:tcPr>
          <w:p w14:paraId="075F60A1"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Means of transportation</w:t>
            </w:r>
          </w:p>
        </w:tc>
        <w:tc>
          <w:tcPr>
            <w:tcW w:w="3165" w:type="dxa"/>
            <w:shd w:val="clear" w:color="auto" w:fill="DDDDDD"/>
            <w:tcMar>
              <w:top w:w="100" w:type="dxa"/>
              <w:left w:w="100" w:type="dxa"/>
              <w:bottom w:w="100" w:type="dxa"/>
              <w:right w:w="100" w:type="dxa"/>
            </w:tcMar>
          </w:tcPr>
          <w:p w14:paraId="710AC56B"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Total Count</w:t>
            </w:r>
          </w:p>
        </w:tc>
      </w:tr>
      <w:tr w:rsidR="00DA0D41" w:rsidRPr="00AA5B98" w14:paraId="51840B5E" w14:textId="77777777">
        <w:trPr>
          <w:cantSplit/>
          <w:trHeight w:val="20"/>
          <w:tblHeader/>
        </w:trPr>
        <w:tc>
          <w:tcPr>
            <w:tcW w:w="5985" w:type="dxa"/>
            <w:tcMar>
              <w:top w:w="100" w:type="dxa"/>
              <w:left w:w="100" w:type="dxa"/>
              <w:bottom w:w="100" w:type="dxa"/>
              <w:right w:w="100" w:type="dxa"/>
            </w:tcMar>
          </w:tcPr>
          <w:p w14:paraId="74789567"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JCB</w:t>
            </w:r>
          </w:p>
        </w:tc>
        <w:tc>
          <w:tcPr>
            <w:tcW w:w="3165" w:type="dxa"/>
            <w:tcBorders>
              <w:top w:val="single" w:sz="5" w:space="0" w:color="BFBFBF"/>
              <w:left w:val="single" w:sz="5" w:space="0" w:color="BFBFBF"/>
              <w:bottom w:val="single" w:sz="5" w:space="0" w:color="BFBFBF"/>
              <w:right w:val="single" w:sz="5" w:space="0" w:color="BFBFBF"/>
            </w:tcBorders>
            <w:tcMar>
              <w:top w:w="100" w:type="dxa"/>
              <w:left w:w="100" w:type="dxa"/>
              <w:bottom w:w="100" w:type="dxa"/>
              <w:right w:w="100" w:type="dxa"/>
            </w:tcMar>
          </w:tcPr>
          <w:p w14:paraId="5108968A"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2</w:t>
            </w:r>
          </w:p>
        </w:tc>
      </w:tr>
      <w:tr w:rsidR="00DA0D41" w:rsidRPr="00AA5B98" w14:paraId="181D7011" w14:textId="77777777">
        <w:trPr>
          <w:cantSplit/>
          <w:trHeight w:val="20"/>
          <w:tblHeader/>
        </w:trPr>
        <w:tc>
          <w:tcPr>
            <w:tcW w:w="5985" w:type="dxa"/>
            <w:tcMar>
              <w:top w:w="100" w:type="dxa"/>
              <w:left w:w="100" w:type="dxa"/>
              <w:bottom w:w="100" w:type="dxa"/>
              <w:right w:w="100" w:type="dxa"/>
            </w:tcMar>
          </w:tcPr>
          <w:p w14:paraId="51B4E9D1"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Crane</w:t>
            </w:r>
          </w:p>
        </w:tc>
        <w:tc>
          <w:tcPr>
            <w:tcW w:w="3165" w:type="dxa"/>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247ADA82"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0AC4F8B0" w14:textId="77777777">
        <w:trPr>
          <w:cantSplit/>
          <w:trHeight w:val="20"/>
          <w:tblHeader/>
        </w:trPr>
        <w:tc>
          <w:tcPr>
            <w:tcW w:w="5985" w:type="dxa"/>
            <w:tcMar>
              <w:top w:w="100" w:type="dxa"/>
              <w:left w:w="100" w:type="dxa"/>
              <w:bottom w:w="100" w:type="dxa"/>
              <w:right w:w="100" w:type="dxa"/>
            </w:tcMar>
          </w:tcPr>
          <w:p w14:paraId="3C60F08D"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Heavy Trucks</w:t>
            </w:r>
          </w:p>
        </w:tc>
        <w:tc>
          <w:tcPr>
            <w:tcW w:w="3165" w:type="dxa"/>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6DF929C9"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10AC0362" w14:textId="77777777">
        <w:trPr>
          <w:cantSplit/>
          <w:trHeight w:val="20"/>
          <w:tblHeader/>
        </w:trPr>
        <w:tc>
          <w:tcPr>
            <w:tcW w:w="5985" w:type="dxa"/>
            <w:tcMar>
              <w:top w:w="100" w:type="dxa"/>
              <w:left w:w="100" w:type="dxa"/>
              <w:bottom w:w="100" w:type="dxa"/>
              <w:right w:w="100" w:type="dxa"/>
            </w:tcMar>
          </w:tcPr>
          <w:p w14:paraId="4185245F"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Tractor</w:t>
            </w:r>
          </w:p>
        </w:tc>
        <w:tc>
          <w:tcPr>
            <w:tcW w:w="3165" w:type="dxa"/>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2BD11F56"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28066CEF" w14:textId="77777777">
        <w:trPr>
          <w:cantSplit/>
          <w:trHeight w:val="20"/>
          <w:tblHeader/>
        </w:trPr>
        <w:tc>
          <w:tcPr>
            <w:tcW w:w="5985" w:type="dxa"/>
            <w:tcMar>
              <w:top w:w="100" w:type="dxa"/>
              <w:left w:w="100" w:type="dxa"/>
              <w:bottom w:w="100" w:type="dxa"/>
              <w:right w:w="100" w:type="dxa"/>
            </w:tcMar>
          </w:tcPr>
          <w:p w14:paraId="320A719D"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Ambulances</w:t>
            </w:r>
          </w:p>
        </w:tc>
        <w:tc>
          <w:tcPr>
            <w:tcW w:w="3165" w:type="dxa"/>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55B5518D"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7B2A2117" w14:textId="77777777">
        <w:trPr>
          <w:cantSplit/>
          <w:trHeight w:val="20"/>
          <w:tblHeader/>
        </w:trPr>
        <w:tc>
          <w:tcPr>
            <w:tcW w:w="5985" w:type="dxa"/>
            <w:tcMar>
              <w:top w:w="100" w:type="dxa"/>
              <w:left w:w="100" w:type="dxa"/>
              <w:bottom w:w="100" w:type="dxa"/>
              <w:right w:w="100" w:type="dxa"/>
            </w:tcMar>
          </w:tcPr>
          <w:p w14:paraId="198DD715"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Mobile mortuaries</w:t>
            </w:r>
          </w:p>
        </w:tc>
        <w:tc>
          <w:tcPr>
            <w:tcW w:w="3165" w:type="dxa"/>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7180F454"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47DE459C" w14:textId="77777777">
        <w:trPr>
          <w:cantSplit/>
          <w:trHeight w:val="20"/>
          <w:tblHeader/>
        </w:trPr>
        <w:tc>
          <w:tcPr>
            <w:tcW w:w="5985" w:type="dxa"/>
            <w:tcMar>
              <w:top w:w="100" w:type="dxa"/>
              <w:left w:w="100" w:type="dxa"/>
              <w:bottom w:w="100" w:type="dxa"/>
              <w:right w:w="100" w:type="dxa"/>
            </w:tcMar>
          </w:tcPr>
          <w:p w14:paraId="1A4462D3"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Boats</w:t>
            </w:r>
          </w:p>
        </w:tc>
        <w:tc>
          <w:tcPr>
            <w:tcW w:w="3165" w:type="dxa"/>
            <w:tcMar>
              <w:top w:w="100" w:type="dxa"/>
              <w:left w:w="100" w:type="dxa"/>
              <w:bottom w:w="100" w:type="dxa"/>
              <w:right w:w="100" w:type="dxa"/>
            </w:tcMar>
          </w:tcPr>
          <w:p w14:paraId="4C8FE8AE"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58EA9AB" w14:textId="77777777">
        <w:trPr>
          <w:cantSplit/>
          <w:trHeight w:val="20"/>
          <w:tblHeader/>
        </w:trPr>
        <w:tc>
          <w:tcPr>
            <w:tcW w:w="5985" w:type="dxa"/>
            <w:tcMar>
              <w:top w:w="100" w:type="dxa"/>
              <w:left w:w="100" w:type="dxa"/>
              <w:bottom w:w="100" w:type="dxa"/>
              <w:right w:w="100" w:type="dxa"/>
            </w:tcMar>
          </w:tcPr>
          <w:p w14:paraId="352148D1"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Taxi service</w:t>
            </w:r>
          </w:p>
        </w:tc>
        <w:tc>
          <w:tcPr>
            <w:tcW w:w="3165" w:type="dxa"/>
            <w:tcMar>
              <w:top w:w="100" w:type="dxa"/>
              <w:left w:w="100" w:type="dxa"/>
              <w:bottom w:w="100" w:type="dxa"/>
              <w:right w:w="100" w:type="dxa"/>
            </w:tcMar>
          </w:tcPr>
          <w:p w14:paraId="58F336EB"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rPr>
              <w:t>4</w:t>
            </w:r>
          </w:p>
        </w:tc>
      </w:tr>
    </w:tbl>
    <w:p w14:paraId="4D0FC5DC" w14:textId="77777777" w:rsidR="00DA0D41" w:rsidRPr="00AA5B98" w:rsidRDefault="002E2FE5">
      <w:pPr>
        <w:pBdr>
          <w:top w:val="nil"/>
          <w:left w:val="nil"/>
          <w:bottom w:val="nil"/>
          <w:right w:val="nil"/>
          <w:between w:val="nil"/>
        </w:pBdr>
        <w:spacing w:before="240" w:after="240"/>
        <w:ind w:right="600"/>
        <w:rPr>
          <w:rFonts w:ascii="Times New Roman" w:eastAsia="Garamond" w:hAnsi="Times New Roman" w:cs="Times New Roman"/>
          <w:color w:val="000000"/>
        </w:rPr>
      </w:pPr>
      <w:r w:rsidRPr="00AA5B98">
        <w:rPr>
          <w:rFonts w:ascii="Times New Roman" w:eastAsia="Garamond" w:hAnsi="Times New Roman" w:cs="Times New Roman"/>
          <w:b/>
          <w:bCs/>
          <w:color w:val="000000"/>
        </w:rPr>
        <w:t>Note:</w:t>
      </w:r>
      <w:r w:rsidRPr="00AA5B98">
        <w:rPr>
          <w:rFonts w:ascii="Times New Roman" w:eastAsia="Garamond" w:hAnsi="Times New Roman" w:cs="Times New Roman"/>
          <w:color w:val="000000"/>
        </w:rPr>
        <w:t xml:space="preserve"> For specific details regarding vehicle owners </w:t>
      </w:r>
      <w:proofErr w:type="gramStart"/>
      <w:r w:rsidRPr="00AA5B98">
        <w:rPr>
          <w:rFonts w:ascii="Times New Roman" w:eastAsia="Garamond" w:hAnsi="Times New Roman" w:cs="Times New Roman"/>
          <w:color w:val="000000"/>
        </w:rPr>
        <w:t>and  contact</w:t>
      </w:r>
      <w:proofErr w:type="gramEnd"/>
      <w:r w:rsidRPr="00AA5B98">
        <w:rPr>
          <w:rFonts w:ascii="Times New Roman" w:eastAsia="Garamond" w:hAnsi="Times New Roman" w:cs="Times New Roman"/>
          <w:color w:val="000000"/>
        </w:rPr>
        <w:t xml:space="preserve"> information, please refer to </w:t>
      </w:r>
      <w:r w:rsidRPr="00AA5B98">
        <w:rPr>
          <w:rFonts w:ascii="Times New Roman" w:eastAsia="Garamond" w:hAnsi="Times New Roman" w:cs="Times New Roman"/>
          <w:b/>
          <w:bCs/>
          <w:color w:val="000000"/>
        </w:rPr>
        <w:t>Annexure [X]</w:t>
      </w:r>
      <w:r w:rsidRPr="00AA5B98">
        <w:rPr>
          <w:rFonts w:ascii="Times New Roman" w:eastAsia="Garamond" w:hAnsi="Times New Roman" w:cs="Times New Roman"/>
          <w:color w:val="000000"/>
        </w:rPr>
        <w:t>.</w:t>
      </w:r>
    </w:p>
    <w:p w14:paraId="7126605C" w14:textId="77777777" w:rsidR="00DA0D41" w:rsidRPr="00AA5B98" w:rsidRDefault="002E2FE5">
      <w:pPr>
        <w:pStyle w:val="Heading1"/>
        <w:spacing w:before="240" w:after="240" w:line="360" w:lineRule="auto"/>
        <w:ind w:left="360"/>
        <w:jc w:val="center"/>
        <w:rPr>
          <w:rFonts w:ascii="Times New Roman" w:eastAsia="Garamond" w:hAnsi="Times New Roman" w:cs="Times New Roman"/>
          <w:color w:val="000000"/>
          <w:sz w:val="28"/>
          <w:szCs w:val="28"/>
        </w:rPr>
      </w:pPr>
      <w:bookmarkStart w:id="30" w:name="_heading=h.l6daxphmwc2t" w:colFirst="0" w:colLast="0"/>
      <w:bookmarkEnd w:id="30"/>
      <w:r w:rsidRPr="00AA5B98">
        <w:rPr>
          <w:rFonts w:ascii="Times New Roman" w:eastAsia="Garamond" w:hAnsi="Times New Roman" w:cs="Times New Roman"/>
          <w:color w:val="000000"/>
          <w:sz w:val="14"/>
          <w:szCs w:val="14"/>
        </w:rPr>
        <w:t xml:space="preserve"> </w:t>
      </w:r>
      <w:r w:rsidRPr="00AA5B98">
        <w:rPr>
          <w:rFonts w:ascii="Times New Roman" w:eastAsia="Garamond" w:hAnsi="Times New Roman" w:cs="Times New Roman"/>
          <w:color w:val="000000"/>
          <w:sz w:val="28"/>
          <w:szCs w:val="28"/>
        </w:rPr>
        <w:t>ONE HEALTH &amp; ENVIRONMENTAL SURVEILLANCE</w:t>
      </w:r>
    </w:p>
    <w:p w14:paraId="684BA8A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The One Health method integrates environmental, animal, and human health to enable proactive pandemic preparedness. Panchayat-level surveillance needs to be improved </w:t>
      </w:r>
      <w:proofErr w:type="gramStart"/>
      <w:r w:rsidRPr="00AA5B98">
        <w:rPr>
          <w:rFonts w:ascii="Times New Roman" w:eastAsia="Garamond" w:hAnsi="Times New Roman" w:cs="Times New Roman"/>
          <w:color w:val="000000"/>
        </w:rPr>
        <w:t>in order to</w:t>
      </w:r>
      <w:proofErr w:type="gramEnd"/>
      <w:r w:rsidRPr="00AA5B98">
        <w:rPr>
          <w:rFonts w:ascii="Times New Roman" w:eastAsia="Garamond" w:hAnsi="Times New Roman" w:cs="Times New Roman"/>
          <w:color w:val="000000"/>
        </w:rPr>
        <w:t xml:space="preserve"> detect and treat zoonotic and environmentally generated diseases early. Surveillance is strengthened through systematic assessment of animal populations, veterinary infrastructure, poultry and slaughter facilities, inter-sectoral coordination, and specialised tools like avian influenza seasonality mapping using GIS in previous outbreaks to enable predictive alerts and ward-specific sampling to support effective pandemic preparedness in high-risk areas </w:t>
      </w:r>
      <w:proofErr w:type="gramStart"/>
      <w:r w:rsidRPr="00AA5B98">
        <w:rPr>
          <w:rFonts w:ascii="Times New Roman" w:eastAsia="Garamond" w:hAnsi="Times New Roman" w:cs="Times New Roman"/>
          <w:color w:val="000000"/>
        </w:rPr>
        <w:t xml:space="preserve">like </w:t>
      </w:r>
      <w:r w:rsidRPr="00AA5B98">
        <w:rPr>
          <w:rFonts w:ascii="Times New Roman" w:eastAsia="Garamond" w:hAnsi="Times New Roman" w:cs="Times New Roman"/>
        </w:rPr>
        <w:t xml:space="preserve"> migratory</w:t>
      </w:r>
      <w:proofErr w:type="gramEnd"/>
      <w:r w:rsidRPr="00AA5B98">
        <w:rPr>
          <w:rFonts w:ascii="Times New Roman" w:eastAsia="Garamond" w:hAnsi="Times New Roman" w:cs="Times New Roman"/>
        </w:rPr>
        <w:t xml:space="preserve"> birds inhabiting swamp area in ward 1.</w:t>
      </w:r>
    </w:p>
    <w:p w14:paraId="3991D2A1" w14:textId="77777777" w:rsidR="00DA0D41" w:rsidRPr="00AA5B98" w:rsidRDefault="002E2FE5">
      <w:pPr>
        <w:pStyle w:val="Heading2"/>
        <w:rPr>
          <w:rFonts w:ascii="Times New Roman" w:eastAsia="Garamond" w:hAnsi="Times New Roman" w:cs="Times New Roman"/>
          <w:color w:val="000000"/>
        </w:rPr>
      </w:pPr>
      <w:bookmarkStart w:id="31" w:name="_heading=h.nackrsgsrytx" w:colFirst="0" w:colLast="0"/>
      <w:bookmarkEnd w:id="31"/>
      <w:r w:rsidRPr="00AA5B98">
        <w:rPr>
          <w:rFonts w:ascii="Times New Roman" w:eastAsia="Garamond" w:hAnsi="Times New Roman" w:cs="Times New Roman"/>
          <w:color w:val="000000"/>
        </w:rPr>
        <w:lastRenderedPageBreak/>
        <w:t>Animal &amp; Bird Population</w:t>
      </w:r>
    </w:p>
    <w:p w14:paraId="2A4A3AA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Mapping animal and bird populations at the Panchayat level is essential for identifying and prioritising zoonotic disease hazards like rabies, avian influenza (H5N1), leptospirosis, anthrax, and Nipah-like spillover occurrences. Risk classification, targeted surveillance, vaccination planning, and early epidemic detection made feasible by comprehensive population mapping all enhance One Health-based pandemic preparedness.</w:t>
      </w:r>
    </w:p>
    <w:p w14:paraId="7CB94CDE"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d"/>
        <w:tblW w:w="94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055"/>
        <w:gridCol w:w="2745"/>
        <w:gridCol w:w="2145"/>
        <w:gridCol w:w="2460"/>
      </w:tblGrid>
      <w:tr w:rsidR="00DA0D41" w:rsidRPr="00AA5B98" w14:paraId="7D0D8A69" w14:textId="77777777">
        <w:trPr>
          <w:cantSplit/>
          <w:trHeight w:val="20"/>
          <w:tblHeader/>
        </w:trPr>
        <w:tc>
          <w:tcPr>
            <w:tcW w:w="20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BC6DAE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Category</w:t>
            </w:r>
          </w:p>
        </w:tc>
        <w:tc>
          <w:tcPr>
            <w:tcW w:w="27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6C9C71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Item</w:t>
            </w:r>
          </w:p>
        </w:tc>
        <w:tc>
          <w:tcPr>
            <w:tcW w:w="21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5E75CC0"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Estimated Population</w:t>
            </w:r>
          </w:p>
        </w:tc>
        <w:tc>
          <w:tcPr>
            <w:tcW w:w="246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7DE0FB5"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Wards</w:t>
            </w:r>
          </w:p>
        </w:tc>
      </w:tr>
      <w:tr w:rsidR="00DA0D41" w:rsidRPr="00AA5B98" w14:paraId="74D5227C" w14:textId="77777777">
        <w:trPr>
          <w:cantSplit/>
          <w:trHeight w:val="20"/>
          <w:tblHeader/>
        </w:trPr>
        <w:tc>
          <w:tcPr>
            <w:tcW w:w="2055" w:type="dxa"/>
            <w:vMerge w:val="restart"/>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83E16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Animal Population</w:t>
            </w: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6BA8B3"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Livestock (Cattle/Goats/Buffalo)</w:t>
            </w:r>
          </w:p>
        </w:tc>
        <w:tc>
          <w:tcPr>
            <w:tcW w:w="214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33CB4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1632</w:t>
            </w:r>
          </w:p>
        </w:tc>
        <w:tc>
          <w:tcPr>
            <w:tcW w:w="246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C09F3A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All wards</w:t>
            </w:r>
          </w:p>
        </w:tc>
      </w:tr>
      <w:tr w:rsidR="00DA0D41" w:rsidRPr="00AA5B98" w14:paraId="7C99CDE6"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98E091"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EBD559"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Pet Animals (Dogs/Cats)</w:t>
            </w:r>
          </w:p>
        </w:tc>
        <w:tc>
          <w:tcPr>
            <w:tcW w:w="214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064736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254</w:t>
            </w:r>
          </w:p>
        </w:tc>
        <w:tc>
          <w:tcPr>
            <w:tcW w:w="2460" w:type="dxa"/>
            <w:tcBorders>
              <w:top w:val="nil"/>
              <w:left w:val="nil"/>
              <w:bottom w:val="single" w:sz="5" w:space="0" w:color="DDDDDD"/>
              <w:right w:val="single" w:sz="5" w:space="0" w:color="DDDDDD"/>
            </w:tcBorders>
            <w:tcMar>
              <w:top w:w="120" w:type="dxa"/>
              <w:left w:w="120" w:type="dxa"/>
              <w:bottom w:w="120" w:type="dxa"/>
              <w:right w:w="120" w:type="dxa"/>
            </w:tcMar>
          </w:tcPr>
          <w:p w14:paraId="58ACE9FF" w14:textId="5E66F433" w:rsidR="00DA0D41" w:rsidRPr="00AA5B98" w:rsidRDefault="008529CB">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All wards</w:t>
            </w:r>
          </w:p>
        </w:tc>
      </w:tr>
      <w:tr w:rsidR="00DA0D41" w:rsidRPr="00AA5B98" w14:paraId="1E13C274"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7CF0D5"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B2FF405"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Stray Dog Population</w:t>
            </w:r>
          </w:p>
        </w:tc>
        <w:tc>
          <w:tcPr>
            <w:tcW w:w="2145"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9B1391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86</w:t>
            </w:r>
          </w:p>
        </w:tc>
        <w:tc>
          <w:tcPr>
            <w:tcW w:w="2460" w:type="dxa"/>
            <w:tcBorders>
              <w:top w:val="nil"/>
              <w:left w:val="nil"/>
              <w:bottom w:val="single" w:sz="5" w:space="0" w:color="DDDDDD"/>
              <w:right w:val="single" w:sz="5" w:space="0" w:color="DDDDDD"/>
            </w:tcBorders>
            <w:tcMar>
              <w:top w:w="120" w:type="dxa"/>
              <w:left w:w="120" w:type="dxa"/>
              <w:bottom w:w="120" w:type="dxa"/>
              <w:right w:w="120" w:type="dxa"/>
            </w:tcMar>
          </w:tcPr>
          <w:p w14:paraId="7EE7CF97" w14:textId="1B713C10" w:rsidR="00DA0D41" w:rsidRPr="00AA5B98" w:rsidRDefault="00D253E4">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All wards</w:t>
            </w:r>
          </w:p>
        </w:tc>
      </w:tr>
      <w:tr w:rsidR="00DA0D41" w:rsidRPr="00AA5B98" w14:paraId="1D51B3A9"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179382"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82EB58"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6"/>
                <w:szCs w:val="26"/>
              </w:rPr>
            </w:pPr>
            <w:r w:rsidRPr="00AA5B98">
              <w:rPr>
                <w:rFonts w:ascii="Times New Roman" w:eastAsia="Garamond" w:hAnsi="Times New Roman" w:cs="Times New Roman"/>
                <w:color w:val="000000"/>
              </w:rPr>
              <w:t xml:space="preserve">Pig Farms </w:t>
            </w:r>
            <w:r w:rsidRPr="00AA5B98">
              <w:rPr>
                <w:rFonts w:ascii="Times New Roman" w:eastAsia="Garamond" w:hAnsi="Times New Roman" w:cs="Times New Roman"/>
                <w:color w:val="000000"/>
                <w:sz w:val="23"/>
                <w:szCs w:val="23"/>
              </w:rPr>
              <w:t>(</w:t>
            </w:r>
            <w:r w:rsidRPr="00AA5B98">
              <w:rPr>
                <w:rFonts w:ascii="Times New Roman" w:eastAsia="Garamond" w:hAnsi="Times New Roman" w:cs="Times New Roman"/>
                <w:color w:val="000000"/>
              </w:rPr>
              <w:t>Number of heads</w:t>
            </w:r>
            <w:r w:rsidRPr="00AA5B98">
              <w:rPr>
                <w:rFonts w:ascii="Times New Roman" w:eastAsia="Garamond" w:hAnsi="Times New Roman" w:cs="Times New Roman"/>
                <w:color w:val="000000"/>
                <w:sz w:val="23"/>
                <w:szCs w:val="23"/>
              </w:rPr>
              <w:t>)</w:t>
            </w:r>
          </w:p>
        </w:tc>
        <w:tc>
          <w:tcPr>
            <w:tcW w:w="214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8B786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246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49683FA" w14:textId="4979C4DC" w:rsidR="00DA0D41" w:rsidRPr="00AA5B98" w:rsidRDefault="00D253E4">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0</w:t>
            </w:r>
          </w:p>
        </w:tc>
      </w:tr>
      <w:tr w:rsidR="00DA0D41" w:rsidRPr="00AA5B98" w14:paraId="40F42764" w14:textId="77777777">
        <w:trPr>
          <w:cantSplit/>
          <w:trHeight w:val="20"/>
          <w:tblHeader/>
        </w:trPr>
        <w:tc>
          <w:tcPr>
            <w:tcW w:w="20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26629D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5F2573"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6"/>
                <w:szCs w:val="26"/>
              </w:rPr>
            </w:pPr>
            <w:r w:rsidRPr="00AA5B98">
              <w:rPr>
                <w:rFonts w:ascii="Times New Roman" w:eastAsia="Garamond" w:hAnsi="Times New Roman" w:cs="Times New Roman"/>
                <w:color w:val="000000"/>
              </w:rPr>
              <w:t>Small Units (Sheep / Goats – clustered)</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2C5D2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24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DFF9497" w14:textId="129DC420" w:rsidR="00DA0D41" w:rsidRPr="00AA5B98" w:rsidRDefault="00D253E4">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0</w:t>
            </w:r>
          </w:p>
        </w:tc>
      </w:tr>
      <w:tr w:rsidR="00DA0D41" w:rsidRPr="00AA5B98" w14:paraId="14D5239F" w14:textId="77777777">
        <w:trPr>
          <w:cantSplit/>
          <w:trHeight w:val="20"/>
          <w:tblHeader/>
        </w:trPr>
        <w:tc>
          <w:tcPr>
            <w:tcW w:w="2055" w:type="dxa"/>
            <w:vMerge w:val="restart"/>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980C8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Bird Population</w:t>
            </w: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268CA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Poultry Units </w:t>
            </w:r>
            <w:r w:rsidRPr="00AA5B98">
              <w:rPr>
                <w:rFonts w:ascii="Times New Roman" w:eastAsia="Garamond" w:hAnsi="Times New Roman" w:cs="Times New Roman"/>
                <w:color w:val="000000"/>
                <w:sz w:val="21"/>
                <w:szCs w:val="21"/>
              </w:rPr>
              <w:t>(Birds)</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EE162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2632</w:t>
            </w:r>
          </w:p>
        </w:tc>
        <w:tc>
          <w:tcPr>
            <w:tcW w:w="24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D53814" w14:textId="6219F805" w:rsidR="00DA0D41" w:rsidRPr="00AA5B98" w:rsidRDefault="00D253E4">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All wards</w:t>
            </w:r>
          </w:p>
        </w:tc>
      </w:tr>
      <w:tr w:rsidR="00DA0D41" w:rsidRPr="00AA5B98" w14:paraId="0A3D33D8"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C441C2"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71B95C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Poultry- (FOWL)</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4CE4A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550</w:t>
            </w:r>
          </w:p>
        </w:tc>
        <w:tc>
          <w:tcPr>
            <w:tcW w:w="24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EBD452" w14:textId="4FE801E6" w:rsidR="00DA0D41" w:rsidRPr="00AA5B98" w:rsidRDefault="00D253E4">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7E3097D"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FAA83A"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14B33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Wild/Migratory Birds (Observed)</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2BAE9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24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D531C4" w14:textId="2F6A9EA4" w:rsidR="00DA0D41" w:rsidRPr="00AA5B98" w:rsidRDefault="00D253E4">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0</w:t>
            </w:r>
          </w:p>
        </w:tc>
      </w:tr>
      <w:tr w:rsidR="00DA0D41" w:rsidRPr="00AA5B98" w14:paraId="3BD2A6E3"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EFDFB9"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66717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Crow Mortality Events (Reported)</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11C5B2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Not reported</w:t>
            </w:r>
          </w:p>
        </w:tc>
        <w:tc>
          <w:tcPr>
            <w:tcW w:w="24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E15DA8" w14:textId="2854D8BD" w:rsidR="00DA0D41" w:rsidRPr="00AA5B98" w:rsidRDefault="00D253E4">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0</w:t>
            </w:r>
          </w:p>
        </w:tc>
      </w:tr>
    </w:tbl>
    <w:p w14:paraId="1B59166D"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3BE23C5"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706F240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highlight w:val="white"/>
        </w:rPr>
      </w:pPr>
      <w:r w:rsidRPr="00AA5B98">
        <w:rPr>
          <w:rFonts w:ascii="Times New Roman" w:eastAsia="Garamond" w:hAnsi="Times New Roman" w:cs="Times New Roman"/>
          <w:color w:val="000000"/>
          <w:highlight w:val="white"/>
        </w:rPr>
        <w:lastRenderedPageBreak/>
        <w:t xml:space="preserve">The main risk of zoonotic diseases </w:t>
      </w:r>
      <w:proofErr w:type="gramStart"/>
      <w:r w:rsidRPr="00AA5B98">
        <w:rPr>
          <w:rFonts w:ascii="Times New Roman" w:eastAsia="Garamond" w:hAnsi="Times New Roman" w:cs="Times New Roman"/>
          <w:color w:val="000000"/>
          <w:highlight w:val="white"/>
        </w:rPr>
        <w:t xml:space="preserve">in </w:t>
      </w:r>
      <w:r w:rsidRPr="00AA5B98">
        <w:rPr>
          <w:rFonts w:ascii="Times New Roman" w:eastAsia="Garamond" w:hAnsi="Times New Roman" w:cs="Times New Roman"/>
          <w:b/>
          <w:bCs/>
          <w:highlight w:val="white"/>
        </w:rPr>
        <w:t xml:space="preserve"> </w:t>
      </w:r>
      <w:proofErr w:type="spellStart"/>
      <w:r w:rsidRPr="00AA5B98">
        <w:rPr>
          <w:rFonts w:ascii="Times New Roman" w:eastAsia="Garamond" w:hAnsi="Times New Roman" w:cs="Times New Roman"/>
          <w:b/>
          <w:bCs/>
          <w:color w:val="000000"/>
          <w:highlight w:val="white"/>
        </w:rPr>
        <w:t>Cheppad</w:t>
      </w:r>
      <w:proofErr w:type="spellEnd"/>
      <w:proofErr w:type="gramEnd"/>
      <w:r w:rsidRPr="00AA5B98">
        <w:rPr>
          <w:rFonts w:ascii="Times New Roman" w:eastAsia="Garamond" w:hAnsi="Times New Roman" w:cs="Times New Roman"/>
          <w:color w:val="000000"/>
          <w:highlight w:val="white"/>
        </w:rPr>
        <w:t xml:space="preserve"> is concentrated in </w:t>
      </w:r>
      <w:r w:rsidRPr="00AA5B98">
        <w:rPr>
          <w:rFonts w:ascii="Times New Roman" w:eastAsia="Garamond" w:hAnsi="Times New Roman" w:cs="Times New Roman"/>
          <w:b/>
          <w:bCs/>
          <w:color w:val="000000"/>
          <w:highlight w:val="white"/>
        </w:rPr>
        <w:t>Wards</w:t>
      </w:r>
      <w:r w:rsidRPr="00AA5B98">
        <w:rPr>
          <w:rFonts w:ascii="Times New Roman" w:eastAsia="Garamond" w:hAnsi="Times New Roman" w:cs="Times New Roman"/>
          <w:b/>
          <w:bCs/>
          <w:highlight w:val="white"/>
        </w:rPr>
        <w:t xml:space="preserve"> 4,7(</w:t>
      </w:r>
      <w:proofErr w:type="spellStart"/>
      <w:r w:rsidRPr="00AA5B98">
        <w:rPr>
          <w:rFonts w:ascii="Times New Roman" w:eastAsia="Garamond" w:hAnsi="Times New Roman" w:cs="Times New Roman"/>
          <w:b/>
          <w:bCs/>
          <w:highlight w:val="white"/>
        </w:rPr>
        <w:t>lepto</w:t>
      </w:r>
      <w:proofErr w:type="spellEnd"/>
      <w:r w:rsidRPr="00AA5B98">
        <w:rPr>
          <w:rFonts w:ascii="Times New Roman" w:eastAsia="Garamond" w:hAnsi="Times New Roman" w:cs="Times New Roman"/>
          <w:b/>
          <w:bCs/>
          <w:highlight w:val="white"/>
        </w:rPr>
        <w:t>)</w:t>
      </w:r>
      <w:r w:rsidRPr="00AA5B98">
        <w:rPr>
          <w:rFonts w:ascii="Times New Roman" w:eastAsia="Garamond" w:hAnsi="Times New Roman" w:cs="Times New Roman"/>
          <w:color w:val="000000"/>
          <w:highlight w:val="white"/>
        </w:rPr>
        <w:t xml:space="preserve">which is explained by the high density of pig farms, cattle congregation areas, and poultry units. The stray dog population in </w:t>
      </w:r>
      <w:r w:rsidRPr="00AA5B98">
        <w:rPr>
          <w:rFonts w:ascii="Times New Roman" w:eastAsia="Garamond" w:hAnsi="Times New Roman" w:cs="Times New Roman"/>
          <w:b/>
          <w:bCs/>
          <w:color w:val="000000"/>
          <w:highlight w:val="white"/>
        </w:rPr>
        <w:t xml:space="preserve">market areas, fish landing sites, bus stations </w:t>
      </w:r>
      <w:proofErr w:type="gramStart"/>
      <w:r w:rsidRPr="00AA5B98">
        <w:rPr>
          <w:rFonts w:ascii="Times New Roman" w:eastAsia="Garamond" w:hAnsi="Times New Roman" w:cs="Times New Roman"/>
          <w:color w:val="000000"/>
          <w:highlight w:val="white"/>
        </w:rPr>
        <w:t>continues</w:t>
      </w:r>
      <w:proofErr w:type="gramEnd"/>
      <w:r w:rsidRPr="00AA5B98">
        <w:rPr>
          <w:rFonts w:ascii="Times New Roman" w:eastAsia="Garamond" w:hAnsi="Times New Roman" w:cs="Times New Roman"/>
          <w:color w:val="000000"/>
          <w:highlight w:val="white"/>
        </w:rPr>
        <w:t xml:space="preserve"> to be a substantial problem for rabies surveillance and bite prevention. There is a considerable risk of avian influenza introduction and amplification during </w:t>
      </w:r>
      <w:r w:rsidRPr="00AA5B98">
        <w:rPr>
          <w:rFonts w:ascii="Times New Roman" w:eastAsia="Garamond" w:hAnsi="Times New Roman" w:cs="Times New Roman"/>
          <w:b/>
          <w:bCs/>
          <w:color w:val="000000"/>
          <w:highlight w:val="white"/>
        </w:rPr>
        <w:t xml:space="preserve">November - December </w:t>
      </w:r>
      <w:r w:rsidRPr="00AA5B98">
        <w:rPr>
          <w:rFonts w:ascii="Times New Roman" w:eastAsia="Garamond" w:hAnsi="Times New Roman" w:cs="Times New Roman"/>
          <w:color w:val="000000"/>
          <w:highlight w:val="white"/>
        </w:rPr>
        <w:t>due to the seasonal presence of migratory and resident water birds near</w:t>
      </w:r>
      <w:r w:rsidRPr="00AA5B98">
        <w:rPr>
          <w:rFonts w:ascii="Times New Roman" w:eastAsia="Garamond" w:hAnsi="Times New Roman" w:cs="Times New Roman"/>
          <w:b/>
          <w:bCs/>
          <w:color w:val="000000"/>
          <w:highlight w:val="white"/>
        </w:rPr>
        <w:t xml:space="preserve"> ponds/ canal / river / backwater / paddy field</w:t>
      </w:r>
      <w:r w:rsidRPr="00AA5B98">
        <w:rPr>
          <w:rFonts w:ascii="Times New Roman" w:eastAsia="Garamond" w:hAnsi="Times New Roman" w:cs="Times New Roman"/>
          <w:color w:val="000000"/>
          <w:highlight w:val="white"/>
        </w:rPr>
        <w:t>. Clusters of pig farms and animal shelters vulnerable to flooding further raise the risk of leptospirosis and other zoonoses mediated by the environment, especially during monsoon floods.</w:t>
      </w:r>
    </w:p>
    <w:p w14:paraId="72C68DEA" w14:textId="77777777" w:rsidR="00DA0D41" w:rsidRPr="00AA5B98" w:rsidRDefault="002E2FE5">
      <w:pPr>
        <w:pStyle w:val="Heading2"/>
        <w:rPr>
          <w:rFonts w:ascii="Times New Roman" w:eastAsia="Garamond" w:hAnsi="Times New Roman" w:cs="Times New Roman"/>
          <w:color w:val="000000"/>
        </w:rPr>
      </w:pPr>
      <w:bookmarkStart w:id="32" w:name="_heading=h.ajdt8rd2yezz" w:colFirst="0" w:colLast="0"/>
      <w:bookmarkEnd w:id="32"/>
      <w:r w:rsidRPr="00AA5B98">
        <w:rPr>
          <w:rFonts w:ascii="Times New Roman" w:eastAsia="Garamond" w:hAnsi="Times New Roman" w:cs="Times New Roman"/>
          <w:color w:val="000000"/>
        </w:rPr>
        <w:t xml:space="preserve">Veterinary Infrastructure </w:t>
      </w:r>
    </w:p>
    <w:p w14:paraId="463F34A1"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Veterinary institutions are a core pillar of One Health surveillance, enabling early zoonotic disease detection through vaccination, investigation of unusual animal illness or deaths, sample collection, and timely outbreak reporting. A well-mapped and responsive veterinary network strengthens coordination with human health and LSGI systems, ensuring rapid response during zoonotic events and pandemics.</w:t>
      </w:r>
    </w:p>
    <w:tbl>
      <w:tblPr>
        <w:tblStyle w:val="afffffe"/>
        <w:tblW w:w="982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490"/>
        <w:gridCol w:w="2040"/>
        <w:gridCol w:w="2085"/>
        <w:gridCol w:w="1410"/>
        <w:gridCol w:w="1800"/>
      </w:tblGrid>
      <w:tr w:rsidR="00DA0D41" w:rsidRPr="00AA5B98" w14:paraId="19DA3A87"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01D2F09D"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Facility Type</w:t>
            </w:r>
          </w:p>
        </w:tc>
        <w:tc>
          <w:tcPr>
            <w:tcW w:w="204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14656EA3"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Name of Facility</w:t>
            </w:r>
          </w:p>
        </w:tc>
        <w:tc>
          <w:tcPr>
            <w:tcW w:w="20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12520E27"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Ownership Govt / Pvt</w:t>
            </w:r>
          </w:p>
        </w:tc>
        <w:tc>
          <w:tcPr>
            <w:tcW w:w="14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70F5BBB7"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proofErr w:type="gramStart"/>
            <w:r w:rsidRPr="00AA5B98">
              <w:rPr>
                <w:rFonts w:ascii="Times New Roman" w:eastAsia="Garamond" w:hAnsi="Times New Roman" w:cs="Times New Roman"/>
                <w:b/>
                <w:bCs/>
                <w:color w:val="000000"/>
              </w:rPr>
              <w:t>Location(</w:t>
            </w:r>
            <w:proofErr w:type="gramEnd"/>
            <w:r w:rsidRPr="00AA5B98">
              <w:rPr>
                <w:rFonts w:ascii="Times New Roman" w:eastAsia="Garamond" w:hAnsi="Times New Roman" w:cs="Times New Roman"/>
                <w:b/>
                <w:bCs/>
                <w:color w:val="000000"/>
              </w:rPr>
              <w:t>Ward No)</w:t>
            </w:r>
          </w:p>
        </w:tc>
        <w:tc>
          <w:tcPr>
            <w:tcW w:w="18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1E2F5B9C"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Contact number</w:t>
            </w:r>
          </w:p>
        </w:tc>
      </w:tr>
      <w:tr w:rsidR="00DA0D41" w:rsidRPr="00AA5B98" w14:paraId="7AB78725"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041220"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Veterinary Dispensary</w:t>
            </w:r>
          </w:p>
        </w:tc>
        <w:tc>
          <w:tcPr>
            <w:tcW w:w="20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38419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208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8395A9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41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1B55C5D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80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4493F1F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1D3B2B56"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C88987"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Veterinary Hospital / Polyclinic</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151003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B8342A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Govt</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A0213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 xml:space="preserve"> 9</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B26DEB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8547449056</w:t>
            </w:r>
          </w:p>
        </w:tc>
      </w:tr>
      <w:tr w:rsidR="00DA0D41" w:rsidRPr="00AA5B98" w14:paraId="1ACCFA97"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FA4AB4"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Private Veterinary Clinics</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10814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3D63B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27D7F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F95398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735A869E"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B620C9"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Mobile / Emergency Vet Service (incl. night services)</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14A62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535CAB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AE344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5178BC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73C82BB"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EB4B1D"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Pet Homes / Animal Shelters</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AD912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A60AC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F8B2C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3EEB25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6DE4C2B2"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701294"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Slaughterhouse-linked Veterinary Inspection Unit</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859F0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E3241F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 xml:space="preserve">0                                                                                                                                                                                                                                                                                     </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1A18B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93413B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0</w:t>
            </w:r>
          </w:p>
        </w:tc>
      </w:tr>
    </w:tbl>
    <w:p w14:paraId="7C0E0C7D"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20211EB" w14:textId="77777777" w:rsidR="00DA0D41" w:rsidRPr="00AA5B98" w:rsidRDefault="002E2FE5">
      <w:pPr>
        <w:pStyle w:val="Heading2"/>
        <w:rPr>
          <w:rFonts w:ascii="Times New Roman" w:eastAsia="Garamond" w:hAnsi="Times New Roman" w:cs="Times New Roman"/>
          <w:color w:val="000000"/>
        </w:rPr>
      </w:pPr>
      <w:bookmarkStart w:id="33" w:name="_heading=h.2erw9gjui36q" w:colFirst="0" w:colLast="0"/>
      <w:bookmarkEnd w:id="33"/>
      <w:r w:rsidRPr="00AA5B98">
        <w:rPr>
          <w:rFonts w:ascii="Times New Roman" w:eastAsia="Garamond" w:hAnsi="Times New Roman" w:cs="Times New Roman"/>
          <w:color w:val="000000"/>
        </w:rPr>
        <w:lastRenderedPageBreak/>
        <w:t>Veterinary Doctors &amp; Workforce</w:t>
      </w:r>
    </w:p>
    <w:p w14:paraId="64763D9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Early detection, diagnosis, reporting, and reaction to animal illness epidemics depend on the availability and accessibility of qualified veterinary specialists. By identifying unusual animal morbidity or mortality promptly, collecting samples promptly, and coordinating efficiently with human health and LSGI systems—especially during zoonotic outbreaks and pandemic-prone situations—a clearly defined veterinary workforce enhances One Health surveillance.</w:t>
      </w:r>
    </w:p>
    <w:p w14:paraId="27267053"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
        <w:tblW w:w="898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410"/>
        <w:gridCol w:w="2160"/>
        <w:gridCol w:w="1440"/>
        <w:gridCol w:w="1975"/>
      </w:tblGrid>
      <w:tr w:rsidR="00DA0D41" w:rsidRPr="00AA5B98" w14:paraId="0F52FA70"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8AFF42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Category</w:t>
            </w:r>
          </w:p>
        </w:tc>
        <w:tc>
          <w:tcPr>
            <w:tcW w:w="216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136210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Number Available</w:t>
            </w:r>
          </w:p>
        </w:tc>
        <w:tc>
          <w:tcPr>
            <w:tcW w:w="144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49E17D4"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Type (Govt/Pvt)</w:t>
            </w:r>
          </w:p>
        </w:tc>
        <w:tc>
          <w:tcPr>
            <w:tcW w:w="19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0051DBE"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Contact number</w:t>
            </w:r>
          </w:p>
        </w:tc>
      </w:tr>
      <w:tr w:rsidR="00DA0D41" w:rsidRPr="00AA5B98" w14:paraId="39E61995"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D5E4A4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Government Veterinary Doctors</w:t>
            </w:r>
          </w:p>
        </w:tc>
        <w:tc>
          <w:tcPr>
            <w:tcW w:w="216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53F9A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144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219D6BB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GOVT</w:t>
            </w:r>
          </w:p>
        </w:tc>
        <w:tc>
          <w:tcPr>
            <w:tcW w:w="197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2F39079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8547449056</w:t>
            </w:r>
          </w:p>
        </w:tc>
      </w:tr>
      <w:tr w:rsidR="00DA0D41" w:rsidRPr="00AA5B98" w14:paraId="065B4050"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B70332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Private Veterinary Doctors</w:t>
            </w:r>
          </w:p>
        </w:tc>
        <w:tc>
          <w:tcPr>
            <w:tcW w:w="21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A67710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440" w:type="dxa"/>
            <w:tcBorders>
              <w:top w:val="nil"/>
              <w:left w:val="nil"/>
              <w:bottom w:val="single" w:sz="5" w:space="0" w:color="DDDDDD"/>
              <w:right w:val="single" w:sz="5" w:space="0" w:color="DDDDDD"/>
            </w:tcBorders>
            <w:tcMar>
              <w:top w:w="120" w:type="dxa"/>
              <w:left w:w="120" w:type="dxa"/>
              <w:bottom w:w="120" w:type="dxa"/>
              <w:right w:w="120" w:type="dxa"/>
            </w:tcMar>
          </w:tcPr>
          <w:p w14:paraId="5D68F2A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975" w:type="dxa"/>
            <w:tcBorders>
              <w:top w:val="nil"/>
              <w:left w:val="nil"/>
              <w:bottom w:val="single" w:sz="5" w:space="0" w:color="DDDDDD"/>
              <w:right w:val="single" w:sz="5" w:space="0" w:color="DDDDDD"/>
            </w:tcBorders>
            <w:tcMar>
              <w:top w:w="120" w:type="dxa"/>
              <w:left w:w="120" w:type="dxa"/>
              <w:bottom w:w="120" w:type="dxa"/>
              <w:right w:w="120" w:type="dxa"/>
            </w:tcMar>
          </w:tcPr>
          <w:p w14:paraId="1E322FA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9B59DD" w:rsidRPr="00AA5B98" w14:paraId="4CBD933D"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BEEF56" w14:textId="77777777" w:rsidR="009B59DD" w:rsidRPr="00AA5B98" w:rsidRDefault="009B59DD" w:rsidP="009B59DD">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Livestock Inspectors</w:t>
            </w:r>
          </w:p>
        </w:tc>
        <w:tc>
          <w:tcPr>
            <w:tcW w:w="21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8F0B1E0" w14:textId="77777777" w:rsidR="009B59DD" w:rsidRPr="00AA5B98" w:rsidRDefault="009B59DD" w:rsidP="009B59DD">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1440" w:type="dxa"/>
            <w:tcBorders>
              <w:top w:val="nil"/>
              <w:left w:val="nil"/>
              <w:bottom w:val="single" w:sz="5" w:space="0" w:color="DDDDDD"/>
              <w:right w:val="single" w:sz="5" w:space="0" w:color="DDDDDD"/>
            </w:tcBorders>
            <w:tcMar>
              <w:top w:w="120" w:type="dxa"/>
              <w:left w:w="120" w:type="dxa"/>
              <w:bottom w:w="120" w:type="dxa"/>
              <w:right w:w="120" w:type="dxa"/>
            </w:tcMar>
          </w:tcPr>
          <w:p w14:paraId="04E4AD21" w14:textId="77777777" w:rsidR="009B59DD" w:rsidRPr="00AA5B98" w:rsidRDefault="009B59DD" w:rsidP="009B59DD">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Govt</w:t>
            </w:r>
          </w:p>
        </w:tc>
        <w:tc>
          <w:tcPr>
            <w:tcW w:w="1975" w:type="dxa"/>
            <w:tcBorders>
              <w:top w:val="nil"/>
              <w:left w:val="nil"/>
              <w:bottom w:val="single" w:sz="5" w:space="0" w:color="DDDDDD"/>
              <w:right w:val="single" w:sz="5" w:space="0" w:color="DDDDDD"/>
            </w:tcBorders>
            <w:tcMar>
              <w:top w:w="120" w:type="dxa"/>
              <w:left w:w="120" w:type="dxa"/>
              <w:bottom w:w="120" w:type="dxa"/>
              <w:right w:w="120" w:type="dxa"/>
            </w:tcMar>
          </w:tcPr>
          <w:p w14:paraId="53D27ACB" w14:textId="365F1C90" w:rsidR="009B59DD" w:rsidRPr="00AA5B98" w:rsidRDefault="009B59DD" w:rsidP="009B59DD">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8547449056</w:t>
            </w:r>
          </w:p>
        </w:tc>
      </w:tr>
      <w:tr w:rsidR="009B59DD" w:rsidRPr="00AA5B98" w14:paraId="5AFC4A4C"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FC66EAB" w14:textId="77777777" w:rsidR="009B59DD" w:rsidRPr="00AA5B98" w:rsidRDefault="009B59DD" w:rsidP="009B59DD">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Para-veterinary Staff / Attenders</w:t>
            </w:r>
          </w:p>
        </w:tc>
        <w:tc>
          <w:tcPr>
            <w:tcW w:w="21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A9051FE" w14:textId="77777777" w:rsidR="009B59DD" w:rsidRPr="00AA5B98" w:rsidRDefault="009B59DD" w:rsidP="009B59DD">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1440" w:type="dxa"/>
            <w:tcBorders>
              <w:top w:val="nil"/>
              <w:left w:val="nil"/>
              <w:bottom w:val="single" w:sz="5" w:space="0" w:color="DDDDDD"/>
              <w:right w:val="single" w:sz="5" w:space="0" w:color="DDDDDD"/>
            </w:tcBorders>
            <w:tcMar>
              <w:top w:w="120" w:type="dxa"/>
              <w:left w:w="120" w:type="dxa"/>
              <w:bottom w:w="120" w:type="dxa"/>
              <w:right w:w="120" w:type="dxa"/>
            </w:tcMar>
          </w:tcPr>
          <w:p w14:paraId="2DA635C5" w14:textId="77777777" w:rsidR="009B59DD" w:rsidRPr="00AA5B98" w:rsidRDefault="009B59DD" w:rsidP="009B59DD">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Govt</w:t>
            </w:r>
          </w:p>
        </w:tc>
        <w:tc>
          <w:tcPr>
            <w:tcW w:w="1975" w:type="dxa"/>
            <w:tcBorders>
              <w:top w:val="nil"/>
              <w:left w:val="nil"/>
              <w:bottom w:val="single" w:sz="5" w:space="0" w:color="DDDDDD"/>
              <w:right w:val="single" w:sz="5" w:space="0" w:color="DDDDDD"/>
            </w:tcBorders>
            <w:tcMar>
              <w:top w:w="120" w:type="dxa"/>
              <w:left w:w="120" w:type="dxa"/>
              <w:bottom w:w="120" w:type="dxa"/>
              <w:right w:w="120" w:type="dxa"/>
            </w:tcMar>
          </w:tcPr>
          <w:p w14:paraId="5C699EC1" w14:textId="77777777" w:rsidR="009B59DD" w:rsidRPr="00AA5B98" w:rsidRDefault="009B59DD" w:rsidP="009B59DD">
            <w:pPr>
              <w:pBdr>
                <w:top w:val="nil"/>
                <w:left w:val="nil"/>
                <w:bottom w:val="nil"/>
                <w:right w:val="nil"/>
                <w:between w:val="nil"/>
              </w:pBdr>
              <w:spacing w:before="240" w:after="240"/>
              <w:rPr>
                <w:rFonts w:ascii="Times New Roman" w:eastAsia="Garamond" w:hAnsi="Times New Roman" w:cs="Times New Roman"/>
                <w:color w:val="000000"/>
              </w:rPr>
            </w:pPr>
          </w:p>
        </w:tc>
      </w:tr>
      <w:tr w:rsidR="009B59DD" w:rsidRPr="00AA5B98" w14:paraId="26BA8EE1"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BB2CF0" w14:textId="77777777" w:rsidR="009B59DD" w:rsidRPr="00AA5B98" w:rsidRDefault="009B59DD" w:rsidP="009B59DD">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Contract / On-call Veterinary Support (if any)</w:t>
            </w:r>
          </w:p>
        </w:tc>
        <w:tc>
          <w:tcPr>
            <w:tcW w:w="216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6B7B92B" w14:textId="77777777" w:rsidR="009B59DD" w:rsidRPr="00AA5B98" w:rsidRDefault="009B59DD" w:rsidP="009B59DD">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440" w:type="dxa"/>
            <w:tcBorders>
              <w:top w:val="nil"/>
              <w:left w:val="nil"/>
              <w:bottom w:val="single" w:sz="5" w:space="0" w:color="DDDDDD"/>
              <w:right w:val="single" w:sz="5" w:space="0" w:color="DDDDDD"/>
            </w:tcBorders>
            <w:tcMar>
              <w:top w:w="120" w:type="dxa"/>
              <w:left w:w="120" w:type="dxa"/>
              <w:bottom w:w="120" w:type="dxa"/>
              <w:right w:w="120" w:type="dxa"/>
            </w:tcMar>
          </w:tcPr>
          <w:p w14:paraId="0147997E" w14:textId="77777777" w:rsidR="009B59DD" w:rsidRPr="00AA5B98" w:rsidRDefault="009B59DD" w:rsidP="009B59DD">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975" w:type="dxa"/>
            <w:tcBorders>
              <w:top w:val="nil"/>
              <w:left w:val="nil"/>
              <w:bottom w:val="single" w:sz="5" w:space="0" w:color="DDDDDD"/>
              <w:right w:val="single" w:sz="5" w:space="0" w:color="DDDDDD"/>
            </w:tcBorders>
            <w:tcMar>
              <w:top w:w="120" w:type="dxa"/>
              <w:left w:w="120" w:type="dxa"/>
              <w:bottom w:w="120" w:type="dxa"/>
              <w:right w:w="120" w:type="dxa"/>
            </w:tcMar>
          </w:tcPr>
          <w:p w14:paraId="32D8156C" w14:textId="70BB50F4" w:rsidR="009B59DD" w:rsidRPr="00AA5B98" w:rsidRDefault="00F736A1" w:rsidP="009B59DD">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0</w:t>
            </w:r>
          </w:p>
        </w:tc>
      </w:tr>
    </w:tbl>
    <w:p w14:paraId="5E080705" w14:textId="77777777" w:rsidR="00DA0D41" w:rsidRPr="00AA5B98" w:rsidRDefault="00DA0D41">
      <w:pPr>
        <w:pStyle w:val="Heading2"/>
        <w:rPr>
          <w:rFonts w:ascii="Times New Roman" w:eastAsia="Garamond" w:hAnsi="Times New Roman" w:cs="Times New Roman"/>
          <w:color w:val="000000"/>
        </w:rPr>
      </w:pPr>
      <w:bookmarkStart w:id="34" w:name="_heading=h.4kdmday1mcxi" w:colFirst="0" w:colLast="0"/>
      <w:bookmarkEnd w:id="34"/>
    </w:p>
    <w:p w14:paraId="750232A0" w14:textId="77777777" w:rsidR="00DA0D41" w:rsidRPr="00AA5B98" w:rsidRDefault="002E2FE5">
      <w:pPr>
        <w:pStyle w:val="Heading2"/>
        <w:rPr>
          <w:rFonts w:ascii="Times New Roman" w:eastAsia="Garamond" w:hAnsi="Times New Roman" w:cs="Times New Roman"/>
          <w:color w:val="000000"/>
        </w:rPr>
      </w:pPr>
      <w:bookmarkStart w:id="35" w:name="_heading=h.pchthacpyp5f" w:colFirst="0" w:colLast="0"/>
      <w:bookmarkEnd w:id="35"/>
      <w:r w:rsidRPr="00AA5B98">
        <w:rPr>
          <w:rFonts w:ascii="Times New Roman" w:eastAsia="Garamond" w:hAnsi="Times New Roman" w:cs="Times New Roman"/>
          <w:color w:val="000000"/>
        </w:rPr>
        <w:t>High-Risk Interface Points (Surveillance Sites)</w:t>
      </w:r>
    </w:p>
    <w:p w14:paraId="705D2A8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High-risk interface points for zoonotic disease surveillance in</w:t>
      </w:r>
      <w:r w:rsidRPr="00AA5B98">
        <w:rPr>
          <w:rFonts w:ascii="Times New Roman" w:eastAsia="Garamond" w:hAnsi="Times New Roman" w:cs="Times New Roman"/>
        </w:rPr>
        <w:t xml:space="preserve"> </w:t>
      </w:r>
      <w:r w:rsidRPr="00AA5B98">
        <w:rPr>
          <w:rFonts w:ascii="Times New Roman" w:eastAsia="Garamond" w:hAnsi="Times New Roman" w:cs="Times New Roman"/>
          <w:color w:val="000000"/>
        </w:rPr>
        <w:t>_</w:t>
      </w:r>
      <w:proofErr w:type="spellStart"/>
      <w:r w:rsidRPr="00AA5B98">
        <w:rPr>
          <w:rFonts w:ascii="Times New Roman" w:eastAsia="Garamond" w:hAnsi="Times New Roman" w:cs="Times New Roman"/>
          <w:color w:val="000000"/>
        </w:rPr>
        <w:t>Cheppad</w:t>
      </w:r>
      <w:proofErr w:type="spellEnd"/>
      <w:r w:rsidRPr="00AA5B98">
        <w:rPr>
          <w:rFonts w:ascii="Times New Roman" w:eastAsia="Garamond" w:hAnsi="Times New Roman" w:cs="Times New Roman"/>
        </w:rPr>
        <w:t xml:space="preserve"> </w:t>
      </w:r>
      <w:r w:rsidRPr="00AA5B98">
        <w:rPr>
          <w:rFonts w:ascii="Times New Roman" w:eastAsia="Garamond" w:hAnsi="Times New Roman" w:cs="Times New Roman"/>
          <w:color w:val="000000"/>
        </w:rPr>
        <w:t xml:space="preserve">Grama Panchayath include </w:t>
      </w:r>
      <w:r w:rsidRPr="00AA5B98">
        <w:rPr>
          <w:rFonts w:ascii="Times New Roman" w:eastAsia="Garamond" w:hAnsi="Times New Roman" w:cs="Times New Roman"/>
          <w:i/>
          <w:iCs/>
          <w:color w:val="000000"/>
        </w:rPr>
        <w:t>wetland–livestock–human contact zones, backyard poultry farms, cattle sheds near water bodies, fish markets, and areas of high human–animal interaction such as community slaughter points and migratory bird congregation sites</w:t>
      </w:r>
      <w:r w:rsidRPr="00AA5B98">
        <w:rPr>
          <w:rFonts w:ascii="Times New Roman" w:eastAsia="Garamond" w:hAnsi="Times New Roman" w:cs="Times New Roman"/>
          <w:color w:val="000000"/>
        </w:rPr>
        <w:t>. These are the primary surveillance sites where zoonotic spillover risks are elevated.</w:t>
      </w:r>
    </w:p>
    <w:p w14:paraId="4136119B"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0"/>
        <w:tblW w:w="9191" w:type="dxa"/>
        <w:tblInd w:w="-108" w:type="dxa"/>
        <w:tblBorders>
          <w:top w:val="nil"/>
          <w:left w:val="nil"/>
          <w:bottom w:val="nil"/>
          <w:right w:val="nil"/>
          <w:insideH w:val="nil"/>
          <w:insideV w:val="nil"/>
        </w:tblBorders>
        <w:tblLayout w:type="fixed"/>
        <w:tblLook w:val="0600" w:firstRow="0" w:lastRow="0" w:firstColumn="0" w:lastColumn="0" w:noHBand="1" w:noVBand="1"/>
      </w:tblPr>
      <w:tblGrid>
        <w:gridCol w:w="3084"/>
        <w:gridCol w:w="3068"/>
        <w:gridCol w:w="3039"/>
      </w:tblGrid>
      <w:tr w:rsidR="00DA0D41" w:rsidRPr="00AA5B98" w14:paraId="5911F6F2" w14:textId="77777777">
        <w:trPr>
          <w:cantSplit/>
          <w:trHeight w:val="20"/>
          <w:tblHeader/>
        </w:trPr>
        <w:tc>
          <w:tcPr>
            <w:tcW w:w="308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4E2B9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Type of Habitat</w:t>
            </w:r>
          </w:p>
        </w:tc>
        <w:tc>
          <w:tcPr>
            <w:tcW w:w="306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EA45B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Type of </w:t>
            </w:r>
            <w:proofErr w:type="gramStart"/>
            <w:r w:rsidRPr="00AA5B98">
              <w:rPr>
                <w:rFonts w:ascii="Times New Roman" w:eastAsia="Garamond" w:hAnsi="Times New Roman" w:cs="Times New Roman"/>
                <w:color w:val="000000"/>
              </w:rPr>
              <w:t>High risk</w:t>
            </w:r>
            <w:proofErr w:type="gramEnd"/>
            <w:r w:rsidRPr="00AA5B98">
              <w:rPr>
                <w:rFonts w:ascii="Times New Roman" w:eastAsia="Garamond" w:hAnsi="Times New Roman" w:cs="Times New Roman"/>
                <w:color w:val="000000"/>
              </w:rPr>
              <w:t xml:space="preserve"> interface</w:t>
            </w:r>
          </w:p>
        </w:tc>
        <w:tc>
          <w:tcPr>
            <w:tcW w:w="303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581A13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Geographical vulnerability</w:t>
            </w:r>
          </w:p>
        </w:tc>
      </w:tr>
      <w:tr w:rsidR="00DA0D41" w:rsidRPr="00AA5B98" w14:paraId="77D3B5AB" w14:textId="77777777">
        <w:trPr>
          <w:cantSplit/>
          <w:trHeight w:val="20"/>
          <w:tblHeader/>
        </w:trPr>
        <w:tc>
          <w:tcPr>
            <w:tcW w:w="308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3B7E74"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Wetlands &amp; Backwaters</w:t>
            </w:r>
          </w:p>
        </w:tc>
        <w:tc>
          <w:tcPr>
            <w:tcW w:w="306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6EE822"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1</w:t>
            </w:r>
          </w:p>
        </w:tc>
        <w:tc>
          <w:tcPr>
            <w:tcW w:w="303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3CC1878"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Flood</w:t>
            </w:r>
          </w:p>
        </w:tc>
      </w:tr>
      <w:tr w:rsidR="00DA0D41" w:rsidRPr="00AA5B98" w14:paraId="2CCD1CD0" w14:textId="77777777">
        <w:trPr>
          <w:cantSplit/>
          <w:trHeight w:val="20"/>
          <w:tblHeader/>
        </w:trPr>
        <w:tc>
          <w:tcPr>
            <w:tcW w:w="308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ED5EA1"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Backyard Poultry Farms</w:t>
            </w:r>
          </w:p>
        </w:tc>
        <w:tc>
          <w:tcPr>
            <w:tcW w:w="3068" w:type="dxa"/>
            <w:tcBorders>
              <w:top w:val="nil"/>
              <w:left w:val="nil"/>
              <w:bottom w:val="single" w:sz="5" w:space="0" w:color="000000"/>
              <w:right w:val="single" w:sz="5" w:space="0" w:color="000000"/>
            </w:tcBorders>
            <w:tcMar>
              <w:top w:w="0" w:type="dxa"/>
              <w:left w:w="100" w:type="dxa"/>
              <w:bottom w:w="0" w:type="dxa"/>
              <w:right w:w="100" w:type="dxa"/>
            </w:tcMar>
          </w:tcPr>
          <w:p w14:paraId="2054038F"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550</w:t>
            </w:r>
          </w:p>
        </w:tc>
        <w:tc>
          <w:tcPr>
            <w:tcW w:w="3039" w:type="dxa"/>
            <w:tcBorders>
              <w:top w:val="nil"/>
              <w:left w:val="nil"/>
              <w:bottom w:val="single" w:sz="5" w:space="0" w:color="000000"/>
              <w:right w:val="single" w:sz="5" w:space="0" w:color="000000"/>
            </w:tcBorders>
            <w:tcMar>
              <w:top w:w="0" w:type="dxa"/>
              <w:left w:w="100" w:type="dxa"/>
              <w:bottom w:w="0" w:type="dxa"/>
              <w:right w:w="100" w:type="dxa"/>
            </w:tcMar>
          </w:tcPr>
          <w:p w14:paraId="521939D9"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Nil</w:t>
            </w:r>
          </w:p>
        </w:tc>
      </w:tr>
      <w:tr w:rsidR="00DA0D41" w:rsidRPr="00AA5B98" w14:paraId="4AD23523" w14:textId="77777777">
        <w:trPr>
          <w:cantSplit/>
          <w:trHeight w:val="20"/>
          <w:tblHeader/>
        </w:trPr>
        <w:tc>
          <w:tcPr>
            <w:tcW w:w="308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D72F61"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Cattle Sheds near Water Bodies</w:t>
            </w:r>
          </w:p>
        </w:tc>
        <w:tc>
          <w:tcPr>
            <w:tcW w:w="3068" w:type="dxa"/>
            <w:tcBorders>
              <w:top w:val="nil"/>
              <w:left w:val="nil"/>
              <w:bottom w:val="single" w:sz="5" w:space="0" w:color="000000"/>
              <w:right w:val="single" w:sz="5" w:space="0" w:color="000000"/>
            </w:tcBorders>
            <w:tcMar>
              <w:top w:w="0" w:type="dxa"/>
              <w:left w:w="100" w:type="dxa"/>
              <w:bottom w:w="0" w:type="dxa"/>
              <w:right w:w="100" w:type="dxa"/>
            </w:tcMar>
          </w:tcPr>
          <w:p w14:paraId="01417196"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Nil</w:t>
            </w:r>
          </w:p>
        </w:tc>
        <w:tc>
          <w:tcPr>
            <w:tcW w:w="3039" w:type="dxa"/>
            <w:tcBorders>
              <w:top w:val="nil"/>
              <w:left w:val="nil"/>
              <w:bottom w:val="single" w:sz="5" w:space="0" w:color="000000"/>
              <w:right w:val="single" w:sz="5" w:space="0" w:color="000000"/>
            </w:tcBorders>
            <w:tcMar>
              <w:top w:w="0" w:type="dxa"/>
              <w:left w:w="100" w:type="dxa"/>
              <w:bottom w:w="0" w:type="dxa"/>
              <w:right w:w="100" w:type="dxa"/>
            </w:tcMar>
          </w:tcPr>
          <w:p w14:paraId="46AF36B2"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Nil</w:t>
            </w:r>
          </w:p>
        </w:tc>
      </w:tr>
      <w:tr w:rsidR="00DA0D41" w:rsidRPr="00AA5B98" w14:paraId="634AB5F4" w14:textId="77777777">
        <w:trPr>
          <w:cantSplit/>
          <w:trHeight w:val="20"/>
          <w:tblHeader/>
        </w:trPr>
        <w:tc>
          <w:tcPr>
            <w:tcW w:w="308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4D6949"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Fish &amp; Meat Markets</w:t>
            </w:r>
          </w:p>
        </w:tc>
        <w:tc>
          <w:tcPr>
            <w:tcW w:w="3068" w:type="dxa"/>
            <w:tcBorders>
              <w:top w:val="nil"/>
              <w:left w:val="nil"/>
              <w:bottom w:val="single" w:sz="5" w:space="0" w:color="000000"/>
              <w:right w:val="single" w:sz="5" w:space="0" w:color="000000"/>
            </w:tcBorders>
            <w:tcMar>
              <w:top w:w="0" w:type="dxa"/>
              <w:left w:w="100" w:type="dxa"/>
              <w:bottom w:w="0" w:type="dxa"/>
              <w:right w:w="100" w:type="dxa"/>
            </w:tcMar>
          </w:tcPr>
          <w:p w14:paraId="1DCD131A"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Nil</w:t>
            </w:r>
          </w:p>
        </w:tc>
        <w:tc>
          <w:tcPr>
            <w:tcW w:w="3039" w:type="dxa"/>
            <w:tcBorders>
              <w:top w:val="nil"/>
              <w:left w:val="nil"/>
              <w:bottom w:val="single" w:sz="5" w:space="0" w:color="000000"/>
              <w:right w:val="single" w:sz="5" w:space="0" w:color="000000"/>
            </w:tcBorders>
            <w:tcMar>
              <w:top w:w="0" w:type="dxa"/>
              <w:left w:w="100" w:type="dxa"/>
              <w:bottom w:w="0" w:type="dxa"/>
              <w:right w:w="100" w:type="dxa"/>
            </w:tcMar>
          </w:tcPr>
          <w:p w14:paraId="5F629067"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Nil</w:t>
            </w:r>
          </w:p>
        </w:tc>
      </w:tr>
      <w:tr w:rsidR="00DA0D41" w:rsidRPr="00AA5B98" w14:paraId="17C731FC" w14:textId="77777777">
        <w:trPr>
          <w:cantSplit/>
          <w:trHeight w:val="20"/>
          <w:tblHeader/>
        </w:trPr>
        <w:tc>
          <w:tcPr>
            <w:tcW w:w="308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33391E"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Community Slaughter Sites</w:t>
            </w:r>
          </w:p>
        </w:tc>
        <w:tc>
          <w:tcPr>
            <w:tcW w:w="3068" w:type="dxa"/>
            <w:tcBorders>
              <w:top w:val="nil"/>
              <w:left w:val="nil"/>
              <w:bottom w:val="single" w:sz="5" w:space="0" w:color="000000"/>
              <w:right w:val="single" w:sz="5" w:space="0" w:color="000000"/>
            </w:tcBorders>
            <w:tcMar>
              <w:top w:w="0" w:type="dxa"/>
              <w:left w:w="100" w:type="dxa"/>
              <w:bottom w:w="0" w:type="dxa"/>
              <w:right w:w="100" w:type="dxa"/>
            </w:tcMar>
          </w:tcPr>
          <w:p w14:paraId="7C2307D1"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Nil</w:t>
            </w:r>
          </w:p>
        </w:tc>
        <w:tc>
          <w:tcPr>
            <w:tcW w:w="3039" w:type="dxa"/>
            <w:tcBorders>
              <w:top w:val="nil"/>
              <w:left w:val="nil"/>
              <w:bottom w:val="single" w:sz="5" w:space="0" w:color="000000"/>
              <w:right w:val="single" w:sz="5" w:space="0" w:color="000000"/>
            </w:tcBorders>
            <w:tcMar>
              <w:top w:w="0" w:type="dxa"/>
              <w:left w:w="100" w:type="dxa"/>
              <w:bottom w:w="0" w:type="dxa"/>
              <w:right w:w="100" w:type="dxa"/>
            </w:tcMar>
          </w:tcPr>
          <w:p w14:paraId="66EFC78C"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Nil</w:t>
            </w:r>
          </w:p>
        </w:tc>
      </w:tr>
      <w:tr w:rsidR="00DA0D41" w:rsidRPr="00AA5B98" w14:paraId="10D37ADF" w14:textId="77777777">
        <w:trPr>
          <w:cantSplit/>
          <w:trHeight w:val="20"/>
          <w:tblHeader/>
        </w:trPr>
        <w:tc>
          <w:tcPr>
            <w:tcW w:w="308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D54825"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Migratory Bird Congregation Areas</w:t>
            </w:r>
          </w:p>
        </w:tc>
        <w:tc>
          <w:tcPr>
            <w:tcW w:w="3068" w:type="dxa"/>
            <w:tcBorders>
              <w:top w:val="nil"/>
              <w:left w:val="nil"/>
              <w:bottom w:val="single" w:sz="5" w:space="0" w:color="000000"/>
              <w:right w:val="single" w:sz="5" w:space="0" w:color="000000"/>
            </w:tcBorders>
            <w:tcMar>
              <w:top w:w="0" w:type="dxa"/>
              <w:left w:w="100" w:type="dxa"/>
              <w:bottom w:w="0" w:type="dxa"/>
              <w:right w:w="100" w:type="dxa"/>
            </w:tcMar>
          </w:tcPr>
          <w:p w14:paraId="443D84BD"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nil</w:t>
            </w:r>
          </w:p>
        </w:tc>
        <w:tc>
          <w:tcPr>
            <w:tcW w:w="3039" w:type="dxa"/>
            <w:tcBorders>
              <w:top w:val="nil"/>
              <w:left w:val="nil"/>
              <w:bottom w:val="single" w:sz="5" w:space="0" w:color="000000"/>
              <w:right w:val="single" w:sz="5" w:space="0" w:color="000000"/>
            </w:tcBorders>
            <w:tcMar>
              <w:top w:w="0" w:type="dxa"/>
              <w:left w:w="100" w:type="dxa"/>
              <w:bottom w:w="0" w:type="dxa"/>
              <w:right w:w="100" w:type="dxa"/>
            </w:tcMar>
          </w:tcPr>
          <w:p w14:paraId="071A2393"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Nil</w:t>
            </w:r>
          </w:p>
        </w:tc>
      </w:tr>
      <w:tr w:rsidR="00DA0D41" w:rsidRPr="00AA5B98" w14:paraId="4FCAC2AB" w14:textId="77777777">
        <w:trPr>
          <w:cantSplit/>
          <w:trHeight w:val="20"/>
          <w:tblHeader/>
        </w:trPr>
        <w:tc>
          <w:tcPr>
            <w:tcW w:w="308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1D86E5"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Rodent-Infested Grain Storage</w:t>
            </w:r>
          </w:p>
        </w:tc>
        <w:tc>
          <w:tcPr>
            <w:tcW w:w="3068" w:type="dxa"/>
            <w:tcBorders>
              <w:top w:val="nil"/>
              <w:left w:val="nil"/>
              <w:bottom w:val="single" w:sz="5" w:space="0" w:color="000000"/>
              <w:right w:val="single" w:sz="5" w:space="0" w:color="000000"/>
            </w:tcBorders>
            <w:tcMar>
              <w:top w:w="0" w:type="dxa"/>
              <w:left w:w="100" w:type="dxa"/>
              <w:bottom w:w="0" w:type="dxa"/>
              <w:right w:w="100" w:type="dxa"/>
            </w:tcMar>
          </w:tcPr>
          <w:p w14:paraId="33CCB66A"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3039" w:type="dxa"/>
            <w:tcBorders>
              <w:top w:val="nil"/>
              <w:left w:val="nil"/>
              <w:bottom w:val="single" w:sz="5" w:space="0" w:color="000000"/>
              <w:right w:val="single" w:sz="5" w:space="0" w:color="000000"/>
            </w:tcBorders>
            <w:tcMar>
              <w:top w:w="0" w:type="dxa"/>
              <w:left w:w="100" w:type="dxa"/>
              <w:bottom w:w="0" w:type="dxa"/>
              <w:right w:w="100" w:type="dxa"/>
            </w:tcMar>
          </w:tcPr>
          <w:p w14:paraId="4F7ED553"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Nil</w:t>
            </w:r>
          </w:p>
        </w:tc>
      </w:tr>
    </w:tbl>
    <w:p w14:paraId="309AFB14"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49F09C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1"/>
        <w:tblW w:w="909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4130"/>
        <w:gridCol w:w="2480"/>
        <w:gridCol w:w="2480"/>
      </w:tblGrid>
      <w:tr w:rsidR="00DA0D41" w:rsidRPr="00AA5B98" w14:paraId="4D1F4BDC"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44602A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Category</w:t>
            </w:r>
          </w:p>
        </w:tc>
        <w:tc>
          <w:tcPr>
            <w:tcW w:w="24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CDFF2A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Total Count</w:t>
            </w:r>
          </w:p>
        </w:tc>
        <w:tc>
          <w:tcPr>
            <w:tcW w:w="24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66D6097"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Key Locations (wards)</w:t>
            </w:r>
          </w:p>
        </w:tc>
      </w:tr>
      <w:tr w:rsidR="00DA0D41" w:rsidRPr="00AA5B98" w14:paraId="734464F4"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AE09F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Poultry Farms </w:t>
            </w:r>
          </w:p>
        </w:tc>
        <w:tc>
          <w:tcPr>
            <w:tcW w:w="24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3C0464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5</w:t>
            </w:r>
          </w:p>
        </w:tc>
        <w:tc>
          <w:tcPr>
            <w:tcW w:w="248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625508E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10,4</w:t>
            </w:r>
          </w:p>
        </w:tc>
      </w:tr>
      <w:tr w:rsidR="00DA0D41" w:rsidRPr="00AA5B98" w14:paraId="4572E733"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E1E45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Backyard / Clustered Poultry Units</w:t>
            </w:r>
          </w:p>
        </w:tc>
        <w:tc>
          <w:tcPr>
            <w:tcW w:w="24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200E50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2480" w:type="dxa"/>
            <w:tcBorders>
              <w:top w:val="nil"/>
              <w:left w:val="nil"/>
              <w:bottom w:val="single" w:sz="5" w:space="0" w:color="DDDDDD"/>
              <w:right w:val="single" w:sz="5" w:space="0" w:color="DDDDDD"/>
            </w:tcBorders>
            <w:tcMar>
              <w:top w:w="120" w:type="dxa"/>
              <w:left w:w="120" w:type="dxa"/>
              <w:bottom w:w="120" w:type="dxa"/>
              <w:right w:w="120" w:type="dxa"/>
            </w:tcMar>
          </w:tcPr>
          <w:p w14:paraId="275FCD3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rPr>
            </w:pPr>
            <w:proofErr w:type="spellStart"/>
            <w:r w:rsidRPr="00AA5B98">
              <w:rPr>
                <w:rFonts w:ascii="Times New Roman" w:eastAsia="Garamond" w:hAnsi="Times New Roman" w:cs="Times New Roman"/>
              </w:rPr>
              <w:t>Muttom</w:t>
            </w:r>
            <w:proofErr w:type="spellEnd"/>
            <w:r w:rsidRPr="00AA5B98">
              <w:rPr>
                <w:rFonts w:ascii="Times New Roman" w:eastAsia="Garamond" w:hAnsi="Times New Roman" w:cs="Times New Roman"/>
              </w:rPr>
              <w:t xml:space="preserve"> north ward 4</w:t>
            </w:r>
          </w:p>
          <w:p w14:paraId="2151428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rPr>
            </w:pPr>
            <w:proofErr w:type="spellStart"/>
            <w:r w:rsidRPr="00AA5B98">
              <w:rPr>
                <w:rFonts w:ascii="Times New Roman" w:eastAsia="Garamond" w:hAnsi="Times New Roman" w:cs="Times New Roman"/>
              </w:rPr>
              <w:t>Karippuzha</w:t>
            </w:r>
            <w:proofErr w:type="spellEnd"/>
            <w:r w:rsidRPr="00AA5B98">
              <w:rPr>
                <w:rFonts w:ascii="Times New Roman" w:eastAsia="Garamond" w:hAnsi="Times New Roman" w:cs="Times New Roman"/>
              </w:rPr>
              <w:t xml:space="preserve"> ward 10</w:t>
            </w:r>
          </w:p>
        </w:tc>
      </w:tr>
      <w:tr w:rsidR="00DA0D41" w:rsidRPr="00AA5B98" w14:paraId="738C2D7E"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1C706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Duck Rearing Units (open water access)</w:t>
            </w:r>
          </w:p>
        </w:tc>
        <w:tc>
          <w:tcPr>
            <w:tcW w:w="24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21140A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2480" w:type="dxa"/>
            <w:tcBorders>
              <w:top w:val="nil"/>
              <w:left w:val="nil"/>
              <w:bottom w:val="single" w:sz="5" w:space="0" w:color="DDDDDD"/>
              <w:right w:val="single" w:sz="5" w:space="0" w:color="DDDDDD"/>
            </w:tcBorders>
            <w:tcMar>
              <w:top w:w="120" w:type="dxa"/>
              <w:left w:w="120" w:type="dxa"/>
              <w:bottom w:w="120" w:type="dxa"/>
              <w:right w:w="120" w:type="dxa"/>
            </w:tcMar>
          </w:tcPr>
          <w:p w14:paraId="5AEA8F6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10</w:t>
            </w:r>
          </w:p>
        </w:tc>
      </w:tr>
      <w:tr w:rsidR="00DA0D41" w:rsidRPr="00AA5B98" w14:paraId="0FD0BCC8"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3BA3B2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Slaughterhouses/ Slaughter Points</w:t>
            </w:r>
          </w:p>
        </w:tc>
        <w:tc>
          <w:tcPr>
            <w:tcW w:w="24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A7B1A4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2480" w:type="dxa"/>
            <w:tcBorders>
              <w:top w:val="nil"/>
              <w:left w:val="nil"/>
              <w:bottom w:val="single" w:sz="5" w:space="0" w:color="DDDDDD"/>
              <w:right w:val="single" w:sz="5" w:space="0" w:color="DDDDDD"/>
            </w:tcBorders>
            <w:tcMar>
              <w:top w:w="120" w:type="dxa"/>
              <w:left w:w="120" w:type="dxa"/>
              <w:bottom w:w="120" w:type="dxa"/>
              <w:right w:w="120" w:type="dxa"/>
            </w:tcMar>
          </w:tcPr>
          <w:p w14:paraId="5FAD20D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189E43EB"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E709B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Meat/Fish Markets</w:t>
            </w:r>
          </w:p>
        </w:tc>
        <w:tc>
          <w:tcPr>
            <w:tcW w:w="24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B6D83A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 xml:space="preserve">4 fish </w:t>
            </w:r>
            <w:proofErr w:type="gramStart"/>
            <w:r w:rsidRPr="00AA5B98">
              <w:rPr>
                <w:rFonts w:ascii="Times New Roman" w:eastAsia="Garamond" w:hAnsi="Times New Roman" w:cs="Times New Roman"/>
              </w:rPr>
              <w:t>stall</w:t>
            </w:r>
            <w:proofErr w:type="gramEnd"/>
          </w:p>
        </w:tc>
        <w:tc>
          <w:tcPr>
            <w:tcW w:w="2480" w:type="dxa"/>
            <w:tcBorders>
              <w:top w:val="nil"/>
              <w:left w:val="nil"/>
              <w:bottom w:val="single" w:sz="5" w:space="0" w:color="DDDDDD"/>
              <w:right w:val="single" w:sz="5" w:space="0" w:color="DDDDDD"/>
            </w:tcBorders>
            <w:tcMar>
              <w:top w:w="120" w:type="dxa"/>
              <w:left w:w="120" w:type="dxa"/>
              <w:bottom w:w="120" w:type="dxa"/>
              <w:right w:w="120" w:type="dxa"/>
            </w:tcMar>
          </w:tcPr>
          <w:p w14:paraId="535FADE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 xml:space="preserve"> 0</w:t>
            </w:r>
          </w:p>
        </w:tc>
      </w:tr>
      <w:tr w:rsidR="00DA0D41" w:rsidRPr="00AA5B98" w14:paraId="16D8C321"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A0442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Live Bird Sale Points</w:t>
            </w:r>
          </w:p>
        </w:tc>
        <w:tc>
          <w:tcPr>
            <w:tcW w:w="24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1640F7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 xml:space="preserve">0 </w:t>
            </w:r>
          </w:p>
        </w:tc>
        <w:tc>
          <w:tcPr>
            <w:tcW w:w="2480" w:type="dxa"/>
            <w:tcBorders>
              <w:top w:val="nil"/>
              <w:left w:val="nil"/>
              <w:bottom w:val="single" w:sz="5" w:space="0" w:color="DDDDDD"/>
              <w:right w:val="single" w:sz="5" w:space="0" w:color="DDDDDD"/>
            </w:tcBorders>
            <w:tcMar>
              <w:top w:w="120" w:type="dxa"/>
              <w:left w:w="120" w:type="dxa"/>
              <w:bottom w:w="120" w:type="dxa"/>
              <w:right w:w="120" w:type="dxa"/>
            </w:tcMar>
          </w:tcPr>
          <w:p w14:paraId="36B347D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 xml:space="preserve">       0</w:t>
            </w:r>
          </w:p>
        </w:tc>
      </w:tr>
      <w:tr w:rsidR="00DA0D41" w:rsidRPr="00AA5B98" w14:paraId="71CD7BD3"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4C2744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Cattle Markets / Weekly Animal Fairs</w:t>
            </w:r>
          </w:p>
        </w:tc>
        <w:tc>
          <w:tcPr>
            <w:tcW w:w="24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2F46101"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 xml:space="preserve"> 0</w:t>
            </w:r>
          </w:p>
        </w:tc>
        <w:tc>
          <w:tcPr>
            <w:tcW w:w="2480" w:type="dxa"/>
            <w:tcBorders>
              <w:top w:val="nil"/>
              <w:left w:val="nil"/>
              <w:bottom w:val="single" w:sz="5" w:space="0" w:color="DDDDDD"/>
              <w:right w:val="single" w:sz="5" w:space="0" w:color="DDDDDD"/>
            </w:tcBorders>
            <w:tcMar>
              <w:top w:w="120" w:type="dxa"/>
              <w:left w:w="120" w:type="dxa"/>
              <w:bottom w:w="120" w:type="dxa"/>
              <w:right w:w="120" w:type="dxa"/>
            </w:tcMar>
          </w:tcPr>
          <w:p w14:paraId="743A0B3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9EDF38F"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1430A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Pet Shops / Breeders</w:t>
            </w:r>
          </w:p>
        </w:tc>
        <w:tc>
          <w:tcPr>
            <w:tcW w:w="24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89A8EB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 xml:space="preserve">1     </w:t>
            </w:r>
          </w:p>
        </w:tc>
        <w:tc>
          <w:tcPr>
            <w:tcW w:w="2480" w:type="dxa"/>
            <w:tcBorders>
              <w:top w:val="nil"/>
              <w:left w:val="nil"/>
              <w:bottom w:val="single" w:sz="5" w:space="0" w:color="DDDDDD"/>
              <w:right w:val="single" w:sz="5" w:space="0" w:color="DDDDDD"/>
            </w:tcBorders>
            <w:tcMar>
              <w:top w:w="120" w:type="dxa"/>
              <w:left w:w="120" w:type="dxa"/>
              <w:bottom w:w="120" w:type="dxa"/>
              <w:right w:w="120" w:type="dxa"/>
            </w:tcMar>
          </w:tcPr>
          <w:p w14:paraId="0C62EB6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 xml:space="preserve">0                                                                            </w:t>
            </w:r>
          </w:p>
        </w:tc>
      </w:tr>
      <w:tr w:rsidR="00DA0D41" w:rsidRPr="00AA5B98" w14:paraId="78BAB86B"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8A59BA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Animal Shelters / Pet Homes</w:t>
            </w:r>
          </w:p>
        </w:tc>
        <w:tc>
          <w:tcPr>
            <w:tcW w:w="24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45216D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2480" w:type="dxa"/>
            <w:tcBorders>
              <w:top w:val="nil"/>
              <w:left w:val="nil"/>
              <w:bottom w:val="single" w:sz="5" w:space="0" w:color="DDDDDD"/>
              <w:right w:val="single" w:sz="5" w:space="0" w:color="DDDDDD"/>
            </w:tcBorders>
            <w:tcMar>
              <w:top w:w="120" w:type="dxa"/>
              <w:left w:w="120" w:type="dxa"/>
              <w:bottom w:w="120" w:type="dxa"/>
              <w:right w:w="120" w:type="dxa"/>
            </w:tcMar>
          </w:tcPr>
          <w:p w14:paraId="2C41F0A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ward 10</w:t>
            </w:r>
          </w:p>
        </w:tc>
      </w:tr>
      <w:tr w:rsidR="00DA0D41" w:rsidRPr="00AA5B98" w14:paraId="0263D2A5"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E41DB1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Waste Disposal Sites near Animal Units</w:t>
            </w:r>
          </w:p>
        </w:tc>
        <w:tc>
          <w:tcPr>
            <w:tcW w:w="248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F7E71F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2480" w:type="dxa"/>
            <w:tcBorders>
              <w:top w:val="nil"/>
              <w:left w:val="nil"/>
              <w:bottom w:val="single" w:sz="5" w:space="0" w:color="DDDDDD"/>
              <w:right w:val="single" w:sz="5" w:space="0" w:color="DDDDDD"/>
            </w:tcBorders>
            <w:tcMar>
              <w:top w:w="120" w:type="dxa"/>
              <w:left w:w="120" w:type="dxa"/>
              <w:bottom w:w="120" w:type="dxa"/>
              <w:right w:w="120" w:type="dxa"/>
            </w:tcMar>
          </w:tcPr>
          <w:p w14:paraId="20E8146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bl>
    <w:p w14:paraId="4A94B6E4" w14:textId="77777777" w:rsidR="00DA0D41" w:rsidRPr="00AA5B98" w:rsidRDefault="00DA0D41">
      <w:pPr>
        <w:pStyle w:val="Heading2"/>
        <w:rPr>
          <w:rFonts w:ascii="Times New Roman" w:eastAsia="Garamond" w:hAnsi="Times New Roman" w:cs="Times New Roman"/>
          <w:color w:val="000000"/>
        </w:rPr>
      </w:pPr>
      <w:bookmarkStart w:id="36" w:name="_heading=h.z2aa9aojf3a1" w:colFirst="0" w:colLast="0"/>
      <w:bookmarkEnd w:id="36"/>
    </w:p>
    <w:p w14:paraId="46393673" w14:textId="77777777" w:rsidR="00DA0D41" w:rsidRPr="00AA5B98" w:rsidRDefault="002E2FE5">
      <w:pPr>
        <w:pStyle w:val="Heading2"/>
        <w:rPr>
          <w:rFonts w:ascii="Times New Roman" w:eastAsia="Garamond" w:hAnsi="Times New Roman" w:cs="Times New Roman"/>
          <w:color w:val="000000"/>
        </w:rPr>
      </w:pPr>
      <w:bookmarkStart w:id="37" w:name="_heading=h.fdm6ram81g01" w:colFirst="0" w:colLast="0"/>
      <w:bookmarkEnd w:id="37"/>
      <w:r w:rsidRPr="00AA5B98">
        <w:rPr>
          <w:rFonts w:ascii="Times New Roman" w:eastAsia="Garamond" w:hAnsi="Times New Roman" w:cs="Times New Roman"/>
          <w:color w:val="000000"/>
        </w:rPr>
        <w:t>Environmental Risk Mapping</w:t>
      </w:r>
    </w:p>
    <w:p w14:paraId="1BEAC0A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Environmental risk mapping identifies monsoon/flood hotspots for vector-borne (dengue, chikungunya), water-borne (leptospirosis, diarrhoea), and zoonotic diseases in Kerala's wetlands. Systematic surveillance supports early warnings, targeted interventions, and Panchayat pandemic preparedness.</w:t>
      </w:r>
    </w:p>
    <w:p w14:paraId="17EDAF9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Waterborne exposure</w:t>
      </w:r>
      <w:r w:rsidRPr="00AA5B98">
        <w:rPr>
          <w:rFonts w:ascii="Times New Roman" w:eastAsia="Garamond" w:hAnsi="Times New Roman" w:cs="Times New Roman"/>
          <w:color w:val="000000"/>
        </w:rPr>
        <w:t xml:space="preserve">: Flood-prone areas and stagnant water bodies facilitate </w:t>
      </w:r>
      <w:proofErr w:type="spellStart"/>
      <w:r w:rsidRPr="00AA5B98">
        <w:rPr>
          <w:rFonts w:ascii="Times New Roman" w:eastAsia="Garamond" w:hAnsi="Times New Roman" w:cs="Times New Roman"/>
          <w:i/>
          <w:iCs/>
          <w:color w:val="000000"/>
        </w:rPr>
        <w:t>leptospira</w:t>
      </w:r>
      <w:proofErr w:type="spellEnd"/>
      <w:r w:rsidRPr="00AA5B98">
        <w:rPr>
          <w:rFonts w:ascii="Times New Roman" w:eastAsia="Garamond" w:hAnsi="Times New Roman" w:cs="Times New Roman"/>
          <w:i/>
          <w:iCs/>
          <w:color w:val="000000"/>
        </w:rPr>
        <w:t xml:space="preserve"> survival</w:t>
      </w:r>
      <w:r w:rsidRPr="00AA5B98">
        <w:rPr>
          <w:rFonts w:ascii="Times New Roman" w:eastAsia="Garamond" w:hAnsi="Times New Roman" w:cs="Times New Roman"/>
          <w:color w:val="000000"/>
        </w:rPr>
        <w:t>, raising leptospirosis risk.</w:t>
      </w:r>
    </w:p>
    <w:p w14:paraId="147532E8"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F2EB0F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Traditional practices</w:t>
      </w:r>
      <w:r w:rsidRPr="00AA5B98">
        <w:rPr>
          <w:rFonts w:ascii="Times New Roman" w:eastAsia="Garamond" w:hAnsi="Times New Roman" w:cs="Times New Roman"/>
          <w:color w:val="000000"/>
        </w:rPr>
        <w:t xml:space="preserve">: Informal slaughter and fish markets lack standardized hygiene, creating </w:t>
      </w:r>
      <w:r w:rsidRPr="00AA5B98">
        <w:rPr>
          <w:rFonts w:ascii="Times New Roman" w:eastAsia="Garamond" w:hAnsi="Times New Roman" w:cs="Times New Roman"/>
          <w:i/>
          <w:iCs/>
          <w:color w:val="000000"/>
        </w:rPr>
        <w:t>spillover opportunities</w:t>
      </w:r>
      <w:r w:rsidRPr="00AA5B98">
        <w:rPr>
          <w:rFonts w:ascii="Times New Roman" w:eastAsia="Garamond" w:hAnsi="Times New Roman" w:cs="Times New Roman"/>
          <w:color w:val="000000"/>
        </w:rPr>
        <w:t>.</w:t>
      </w:r>
    </w:p>
    <w:p w14:paraId="6D47E6E5"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tbl>
      <w:tblPr>
        <w:tblStyle w:val="affffff2"/>
        <w:tblW w:w="882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655"/>
        <w:gridCol w:w="1635"/>
        <w:gridCol w:w="1845"/>
        <w:gridCol w:w="2685"/>
      </w:tblGrid>
      <w:tr w:rsidR="00DA0D41" w:rsidRPr="00AA5B98" w14:paraId="1E4344E2"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A71C01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Risk Factor</w:t>
            </w:r>
          </w:p>
        </w:tc>
        <w:tc>
          <w:tcPr>
            <w:tcW w:w="16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8E26D7E"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High-Risk Wards</w:t>
            </w:r>
          </w:p>
        </w:tc>
        <w:tc>
          <w:tcPr>
            <w:tcW w:w="18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18F7DD3"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Key Locations</w:t>
            </w:r>
          </w:p>
        </w:tc>
        <w:tc>
          <w:tcPr>
            <w:tcW w:w="26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8DAD5A8"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sz w:val="21"/>
                <w:szCs w:val="21"/>
              </w:rPr>
              <w:t>Risk Level (High/Med/Low)</w:t>
            </w:r>
          </w:p>
        </w:tc>
      </w:tr>
      <w:tr w:rsidR="00DA0D41" w:rsidRPr="00AA5B98" w14:paraId="5B6D109C"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5B64415"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2"/>
                <w:szCs w:val="22"/>
              </w:rPr>
            </w:pPr>
            <w:r w:rsidRPr="00AA5B98">
              <w:rPr>
                <w:rFonts w:ascii="Times New Roman" w:eastAsia="Garamond" w:hAnsi="Times New Roman" w:cs="Times New Roman"/>
                <w:color w:val="000000"/>
                <w:sz w:val="22"/>
                <w:szCs w:val="22"/>
              </w:rPr>
              <w:t xml:space="preserve">Flood-prone areas </w:t>
            </w:r>
          </w:p>
        </w:tc>
        <w:tc>
          <w:tcPr>
            <w:tcW w:w="163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C5E930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10,8,7</w:t>
            </w:r>
          </w:p>
        </w:tc>
        <w:tc>
          <w:tcPr>
            <w:tcW w:w="184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233B2C4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rPr>
            </w:pPr>
            <w:proofErr w:type="spellStart"/>
            <w:r w:rsidRPr="00AA5B98">
              <w:rPr>
                <w:rFonts w:ascii="Times New Roman" w:eastAsia="Garamond" w:hAnsi="Times New Roman" w:cs="Times New Roman"/>
              </w:rPr>
              <w:t>Muttoom</w:t>
            </w:r>
            <w:proofErr w:type="spellEnd"/>
            <w:r w:rsidRPr="00AA5B98">
              <w:rPr>
                <w:rFonts w:ascii="Times New Roman" w:eastAsia="Garamond" w:hAnsi="Times New Roman" w:cs="Times New Roman"/>
              </w:rPr>
              <w:t xml:space="preserve"> north</w:t>
            </w:r>
          </w:p>
          <w:p w14:paraId="301DF37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rPr>
            </w:pPr>
            <w:proofErr w:type="spellStart"/>
            <w:r w:rsidRPr="00AA5B98">
              <w:rPr>
                <w:rFonts w:ascii="Times New Roman" w:eastAsia="Garamond" w:hAnsi="Times New Roman" w:cs="Times New Roman"/>
              </w:rPr>
              <w:t>Karippuzha</w:t>
            </w:r>
            <w:proofErr w:type="spellEnd"/>
          </w:p>
          <w:p w14:paraId="0810D52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rPr>
            </w:pPr>
            <w:proofErr w:type="spellStart"/>
            <w:proofErr w:type="gramStart"/>
            <w:r w:rsidRPr="00AA5B98">
              <w:rPr>
                <w:rFonts w:ascii="Times New Roman" w:eastAsia="Garamond" w:hAnsi="Times New Roman" w:cs="Times New Roman"/>
              </w:rPr>
              <w:t>kanichanalloor,palamoode</w:t>
            </w:r>
            <w:proofErr w:type="spellEnd"/>
            <w:proofErr w:type="gramEnd"/>
          </w:p>
        </w:tc>
        <w:tc>
          <w:tcPr>
            <w:tcW w:w="268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8CDD4E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Med</w:t>
            </w:r>
          </w:p>
        </w:tc>
      </w:tr>
      <w:tr w:rsidR="00DA0D41" w:rsidRPr="00AA5B98" w14:paraId="60AEBBB1"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230C17"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2"/>
                <w:szCs w:val="22"/>
              </w:rPr>
            </w:pPr>
            <w:r w:rsidRPr="00AA5B98">
              <w:rPr>
                <w:rFonts w:ascii="Times New Roman" w:eastAsia="Garamond" w:hAnsi="Times New Roman" w:cs="Times New Roman"/>
                <w:color w:val="000000"/>
                <w:sz w:val="22"/>
                <w:szCs w:val="22"/>
              </w:rPr>
              <w:t xml:space="preserve">Water bodies/wetlands </w:t>
            </w:r>
          </w:p>
        </w:tc>
        <w:tc>
          <w:tcPr>
            <w:tcW w:w="1635" w:type="dxa"/>
            <w:tcBorders>
              <w:top w:val="nil"/>
              <w:left w:val="nil"/>
              <w:bottom w:val="single" w:sz="5" w:space="0" w:color="DDDDDD"/>
              <w:right w:val="single" w:sz="5" w:space="0" w:color="DDDDDD"/>
            </w:tcBorders>
            <w:tcMar>
              <w:top w:w="120" w:type="dxa"/>
              <w:left w:w="120" w:type="dxa"/>
              <w:bottom w:w="120" w:type="dxa"/>
              <w:right w:w="120" w:type="dxa"/>
            </w:tcMar>
          </w:tcPr>
          <w:p w14:paraId="1593728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10,8,7</w:t>
            </w:r>
          </w:p>
        </w:tc>
        <w:tc>
          <w:tcPr>
            <w:tcW w:w="1845" w:type="dxa"/>
            <w:tcBorders>
              <w:top w:val="nil"/>
              <w:left w:val="nil"/>
              <w:bottom w:val="single" w:sz="5" w:space="0" w:color="DDDDDD"/>
              <w:right w:val="single" w:sz="5" w:space="0" w:color="DDDDDD"/>
            </w:tcBorders>
            <w:tcMar>
              <w:top w:w="120" w:type="dxa"/>
              <w:left w:w="120" w:type="dxa"/>
              <w:bottom w:w="120" w:type="dxa"/>
              <w:right w:w="120" w:type="dxa"/>
            </w:tcMar>
          </w:tcPr>
          <w:p w14:paraId="549E346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proofErr w:type="spellStart"/>
            <w:r w:rsidRPr="00AA5B98">
              <w:rPr>
                <w:rFonts w:ascii="Times New Roman" w:eastAsia="Garamond" w:hAnsi="Times New Roman" w:cs="Times New Roman"/>
              </w:rPr>
              <w:t>palamood</w:t>
            </w:r>
            <w:proofErr w:type="spellEnd"/>
          </w:p>
        </w:tc>
        <w:tc>
          <w:tcPr>
            <w:tcW w:w="2685" w:type="dxa"/>
            <w:tcBorders>
              <w:top w:val="nil"/>
              <w:left w:val="nil"/>
              <w:bottom w:val="single" w:sz="5" w:space="0" w:color="DDDDDD"/>
              <w:right w:val="single" w:sz="5" w:space="0" w:color="DDDDDD"/>
            </w:tcBorders>
            <w:tcMar>
              <w:top w:w="120" w:type="dxa"/>
              <w:left w:w="120" w:type="dxa"/>
              <w:bottom w:w="120" w:type="dxa"/>
              <w:right w:w="120" w:type="dxa"/>
            </w:tcMar>
          </w:tcPr>
          <w:p w14:paraId="544E736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med</w:t>
            </w:r>
          </w:p>
        </w:tc>
      </w:tr>
      <w:tr w:rsidR="00DA0D41" w:rsidRPr="00AA5B98" w14:paraId="1343740C"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A635DC1"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2"/>
                <w:szCs w:val="22"/>
              </w:rPr>
            </w:pPr>
            <w:r w:rsidRPr="00AA5B98">
              <w:rPr>
                <w:rFonts w:ascii="Times New Roman" w:eastAsia="Garamond" w:hAnsi="Times New Roman" w:cs="Times New Roman"/>
                <w:color w:val="000000"/>
                <w:sz w:val="22"/>
                <w:szCs w:val="22"/>
              </w:rPr>
              <w:t>Solid waste accumulation</w:t>
            </w:r>
          </w:p>
        </w:tc>
        <w:tc>
          <w:tcPr>
            <w:tcW w:w="1635" w:type="dxa"/>
            <w:tcBorders>
              <w:top w:val="nil"/>
              <w:left w:val="nil"/>
              <w:bottom w:val="single" w:sz="5" w:space="0" w:color="DDDDDD"/>
              <w:right w:val="single" w:sz="5" w:space="0" w:color="DDDDDD"/>
            </w:tcBorders>
            <w:tcMar>
              <w:top w:w="120" w:type="dxa"/>
              <w:left w:w="120" w:type="dxa"/>
              <w:bottom w:w="120" w:type="dxa"/>
              <w:right w:w="120" w:type="dxa"/>
            </w:tcMar>
          </w:tcPr>
          <w:p w14:paraId="4110708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c>
          <w:tcPr>
            <w:tcW w:w="1845" w:type="dxa"/>
            <w:tcBorders>
              <w:top w:val="nil"/>
              <w:left w:val="nil"/>
              <w:bottom w:val="single" w:sz="5" w:space="0" w:color="DDDDDD"/>
              <w:right w:val="single" w:sz="5" w:space="0" w:color="DDDDDD"/>
            </w:tcBorders>
            <w:tcMar>
              <w:top w:w="120" w:type="dxa"/>
              <w:left w:w="120" w:type="dxa"/>
              <w:bottom w:w="120" w:type="dxa"/>
              <w:right w:w="120" w:type="dxa"/>
            </w:tcMar>
          </w:tcPr>
          <w:p w14:paraId="2EB9ECD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c>
          <w:tcPr>
            <w:tcW w:w="2685" w:type="dxa"/>
            <w:tcBorders>
              <w:top w:val="nil"/>
              <w:left w:val="nil"/>
              <w:bottom w:val="single" w:sz="5" w:space="0" w:color="DDDDDD"/>
              <w:right w:val="single" w:sz="5" w:space="0" w:color="DDDDDD"/>
            </w:tcBorders>
            <w:tcMar>
              <w:top w:w="120" w:type="dxa"/>
              <w:left w:w="120" w:type="dxa"/>
              <w:bottom w:w="120" w:type="dxa"/>
              <w:right w:w="120" w:type="dxa"/>
            </w:tcMar>
          </w:tcPr>
          <w:p w14:paraId="2DBEFED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DA0D41" w:rsidRPr="00AA5B98" w14:paraId="6D921A1B"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C7A017"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2"/>
                <w:szCs w:val="22"/>
              </w:rPr>
            </w:pPr>
            <w:r w:rsidRPr="00AA5B98">
              <w:rPr>
                <w:rFonts w:ascii="Times New Roman" w:eastAsia="Garamond" w:hAnsi="Times New Roman" w:cs="Times New Roman"/>
                <w:color w:val="000000"/>
                <w:sz w:val="22"/>
                <w:szCs w:val="22"/>
              </w:rPr>
              <w:t>Animal waste disposal issues</w:t>
            </w:r>
          </w:p>
        </w:tc>
        <w:tc>
          <w:tcPr>
            <w:tcW w:w="1635" w:type="dxa"/>
            <w:tcBorders>
              <w:top w:val="nil"/>
              <w:left w:val="nil"/>
              <w:bottom w:val="single" w:sz="5" w:space="0" w:color="DDDDDD"/>
              <w:right w:val="single" w:sz="5" w:space="0" w:color="DDDDDD"/>
            </w:tcBorders>
            <w:tcMar>
              <w:top w:w="120" w:type="dxa"/>
              <w:left w:w="120" w:type="dxa"/>
              <w:bottom w:w="120" w:type="dxa"/>
              <w:right w:w="120" w:type="dxa"/>
            </w:tcMar>
          </w:tcPr>
          <w:p w14:paraId="0E5560E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c>
          <w:tcPr>
            <w:tcW w:w="1845" w:type="dxa"/>
            <w:tcBorders>
              <w:top w:val="nil"/>
              <w:left w:val="nil"/>
              <w:bottom w:val="single" w:sz="5" w:space="0" w:color="DDDDDD"/>
              <w:right w:val="single" w:sz="5" w:space="0" w:color="DDDDDD"/>
            </w:tcBorders>
            <w:tcMar>
              <w:top w:w="120" w:type="dxa"/>
              <w:left w:w="120" w:type="dxa"/>
              <w:bottom w:w="120" w:type="dxa"/>
              <w:right w:w="120" w:type="dxa"/>
            </w:tcMar>
          </w:tcPr>
          <w:p w14:paraId="7C727F5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c>
          <w:tcPr>
            <w:tcW w:w="2685" w:type="dxa"/>
            <w:tcBorders>
              <w:top w:val="nil"/>
              <w:left w:val="nil"/>
              <w:bottom w:val="single" w:sz="5" w:space="0" w:color="DDDDDD"/>
              <w:right w:val="single" w:sz="5" w:space="0" w:color="DDDDDD"/>
            </w:tcBorders>
            <w:tcMar>
              <w:top w:w="120" w:type="dxa"/>
              <w:left w:w="120" w:type="dxa"/>
              <w:bottom w:w="120" w:type="dxa"/>
              <w:right w:w="120" w:type="dxa"/>
            </w:tcMar>
          </w:tcPr>
          <w:p w14:paraId="4F8CF4A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DA0D41" w:rsidRPr="00AA5B98" w14:paraId="69099AB0"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00788B"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2"/>
                <w:szCs w:val="22"/>
              </w:rPr>
            </w:pPr>
            <w:r w:rsidRPr="00AA5B98">
              <w:rPr>
                <w:rFonts w:ascii="Times New Roman" w:eastAsia="Garamond" w:hAnsi="Times New Roman" w:cs="Times New Roman"/>
                <w:color w:val="000000"/>
                <w:sz w:val="22"/>
                <w:szCs w:val="22"/>
              </w:rPr>
              <w:t>Rodent infestation zones</w:t>
            </w:r>
          </w:p>
        </w:tc>
        <w:tc>
          <w:tcPr>
            <w:tcW w:w="1635" w:type="dxa"/>
            <w:tcBorders>
              <w:top w:val="nil"/>
              <w:left w:val="nil"/>
              <w:bottom w:val="single" w:sz="5" w:space="0" w:color="DDDDDD"/>
              <w:right w:val="single" w:sz="5" w:space="0" w:color="DDDDDD"/>
            </w:tcBorders>
            <w:tcMar>
              <w:top w:w="120" w:type="dxa"/>
              <w:left w:w="120" w:type="dxa"/>
              <w:bottom w:w="120" w:type="dxa"/>
              <w:right w:w="120" w:type="dxa"/>
            </w:tcMar>
          </w:tcPr>
          <w:p w14:paraId="421D345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c>
          <w:tcPr>
            <w:tcW w:w="1845" w:type="dxa"/>
            <w:tcBorders>
              <w:top w:val="nil"/>
              <w:left w:val="nil"/>
              <w:bottom w:val="single" w:sz="5" w:space="0" w:color="DDDDDD"/>
              <w:right w:val="single" w:sz="5" w:space="0" w:color="DDDDDD"/>
            </w:tcBorders>
            <w:tcMar>
              <w:top w:w="120" w:type="dxa"/>
              <w:left w:w="120" w:type="dxa"/>
              <w:bottom w:w="120" w:type="dxa"/>
              <w:right w:w="120" w:type="dxa"/>
            </w:tcMar>
          </w:tcPr>
          <w:p w14:paraId="756E41F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c>
          <w:tcPr>
            <w:tcW w:w="2685" w:type="dxa"/>
            <w:tcBorders>
              <w:top w:val="nil"/>
              <w:left w:val="nil"/>
              <w:bottom w:val="single" w:sz="5" w:space="0" w:color="DDDDDD"/>
              <w:right w:val="single" w:sz="5" w:space="0" w:color="DDDDDD"/>
            </w:tcBorders>
            <w:tcMar>
              <w:top w:w="120" w:type="dxa"/>
              <w:left w:w="120" w:type="dxa"/>
              <w:bottom w:w="120" w:type="dxa"/>
              <w:right w:w="120" w:type="dxa"/>
            </w:tcMar>
          </w:tcPr>
          <w:p w14:paraId="21E4FEA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r w:rsidRPr="00AA5B98">
              <w:rPr>
                <w:rFonts w:ascii="Times New Roman" w:eastAsia="Garamond" w:hAnsi="Times New Roman" w:cs="Times New Roman"/>
                <w:color w:val="000000"/>
              </w:rPr>
              <w:t xml:space="preserve"> </w:t>
            </w:r>
          </w:p>
        </w:tc>
      </w:tr>
      <w:tr w:rsidR="00DA0D41" w:rsidRPr="00AA5B98" w14:paraId="050163F1"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804C39"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2"/>
                <w:szCs w:val="22"/>
              </w:rPr>
            </w:pPr>
            <w:r w:rsidRPr="00AA5B98">
              <w:rPr>
                <w:rFonts w:ascii="Times New Roman" w:eastAsia="Garamond" w:hAnsi="Times New Roman" w:cs="Times New Roman"/>
                <w:color w:val="000000"/>
                <w:sz w:val="22"/>
                <w:szCs w:val="22"/>
              </w:rPr>
              <w:t>Industrial effluent discharge</w:t>
            </w:r>
          </w:p>
        </w:tc>
        <w:tc>
          <w:tcPr>
            <w:tcW w:w="1635" w:type="dxa"/>
            <w:tcBorders>
              <w:top w:val="nil"/>
              <w:left w:val="nil"/>
              <w:bottom w:val="single" w:sz="5" w:space="0" w:color="DDDDDD"/>
              <w:right w:val="single" w:sz="5" w:space="0" w:color="DDDDDD"/>
            </w:tcBorders>
            <w:tcMar>
              <w:top w:w="120" w:type="dxa"/>
              <w:left w:w="120" w:type="dxa"/>
              <w:bottom w:w="120" w:type="dxa"/>
              <w:right w:w="120" w:type="dxa"/>
            </w:tcMar>
          </w:tcPr>
          <w:p w14:paraId="44F8EAF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c>
          <w:tcPr>
            <w:tcW w:w="1845" w:type="dxa"/>
            <w:tcBorders>
              <w:top w:val="nil"/>
              <w:left w:val="nil"/>
              <w:bottom w:val="single" w:sz="5" w:space="0" w:color="DDDDDD"/>
              <w:right w:val="single" w:sz="5" w:space="0" w:color="DDDDDD"/>
            </w:tcBorders>
            <w:tcMar>
              <w:top w:w="120" w:type="dxa"/>
              <w:left w:w="120" w:type="dxa"/>
              <w:bottom w:w="120" w:type="dxa"/>
              <w:right w:w="120" w:type="dxa"/>
            </w:tcMar>
          </w:tcPr>
          <w:p w14:paraId="1C5AF1C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c>
          <w:tcPr>
            <w:tcW w:w="2685" w:type="dxa"/>
            <w:tcBorders>
              <w:top w:val="nil"/>
              <w:left w:val="nil"/>
              <w:bottom w:val="single" w:sz="5" w:space="0" w:color="DDDDDD"/>
              <w:right w:val="single" w:sz="5" w:space="0" w:color="DDDDDD"/>
            </w:tcBorders>
            <w:tcMar>
              <w:top w:w="120" w:type="dxa"/>
              <w:left w:w="120" w:type="dxa"/>
              <w:bottom w:w="120" w:type="dxa"/>
              <w:right w:w="120" w:type="dxa"/>
            </w:tcMar>
          </w:tcPr>
          <w:p w14:paraId="67FA364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sz w:val="21"/>
                <w:szCs w:val="21"/>
              </w:rPr>
            </w:pPr>
            <w:r w:rsidRPr="00AA5B98">
              <w:rPr>
                <w:rFonts w:ascii="Times New Roman" w:eastAsia="Garamond" w:hAnsi="Times New Roman" w:cs="Times New Roman"/>
                <w:color w:val="000000"/>
                <w:sz w:val="21"/>
                <w:szCs w:val="21"/>
              </w:rPr>
              <w:t xml:space="preserve"> 0</w:t>
            </w:r>
          </w:p>
        </w:tc>
      </w:tr>
      <w:tr w:rsidR="00DA0D41" w:rsidRPr="00AA5B98" w14:paraId="2343B6B3"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63CABA"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2"/>
                <w:szCs w:val="22"/>
              </w:rPr>
            </w:pPr>
            <w:r w:rsidRPr="00AA5B98">
              <w:rPr>
                <w:rFonts w:ascii="Times New Roman" w:eastAsia="Garamond" w:hAnsi="Times New Roman" w:cs="Times New Roman"/>
                <w:color w:val="000000"/>
                <w:sz w:val="22"/>
                <w:szCs w:val="22"/>
              </w:rPr>
              <w:t>Construction sites / abandoned buildings</w:t>
            </w:r>
          </w:p>
        </w:tc>
        <w:tc>
          <w:tcPr>
            <w:tcW w:w="1635" w:type="dxa"/>
            <w:tcBorders>
              <w:top w:val="nil"/>
              <w:left w:val="nil"/>
              <w:bottom w:val="single" w:sz="5" w:space="0" w:color="DDDDDD"/>
              <w:right w:val="single" w:sz="5" w:space="0" w:color="DDDDDD"/>
            </w:tcBorders>
            <w:tcMar>
              <w:top w:w="120" w:type="dxa"/>
              <w:left w:w="120" w:type="dxa"/>
              <w:bottom w:w="120" w:type="dxa"/>
              <w:right w:w="120" w:type="dxa"/>
            </w:tcMar>
          </w:tcPr>
          <w:p w14:paraId="0C65019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gramStart"/>
            <w:r w:rsidRPr="00AA5B98">
              <w:rPr>
                <w:rFonts w:ascii="Times New Roman" w:eastAsia="Garamond" w:hAnsi="Times New Roman" w:cs="Times New Roman"/>
              </w:rPr>
              <w:t>1( ward</w:t>
            </w:r>
            <w:proofErr w:type="gramEnd"/>
            <w:r w:rsidRPr="00AA5B98">
              <w:rPr>
                <w:rFonts w:ascii="Times New Roman" w:eastAsia="Garamond" w:hAnsi="Times New Roman" w:cs="Times New Roman"/>
              </w:rPr>
              <w:t xml:space="preserve"> 1)</w:t>
            </w:r>
          </w:p>
        </w:tc>
        <w:tc>
          <w:tcPr>
            <w:tcW w:w="1845" w:type="dxa"/>
            <w:tcBorders>
              <w:top w:val="nil"/>
              <w:left w:val="nil"/>
              <w:bottom w:val="single" w:sz="5" w:space="0" w:color="DDDDDD"/>
              <w:right w:val="single" w:sz="5" w:space="0" w:color="DDDDDD"/>
            </w:tcBorders>
            <w:tcMar>
              <w:top w:w="120" w:type="dxa"/>
              <w:left w:w="120" w:type="dxa"/>
              <w:bottom w:w="120" w:type="dxa"/>
              <w:right w:w="120" w:type="dxa"/>
            </w:tcMar>
          </w:tcPr>
          <w:p w14:paraId="19F9A97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sz w:val="21"/>
                <w:szCs w:val="21"/>
              </w:rPr>
            </w:pPr>
            <w:r w:rsidRPr="00AA5B98">
              <w:rPr>
                <w:rFonts w:ascii="Times New Roman" w:eastAsia="Garamond" w:hAnsi="Times New Roman" w:cs="Times New Roman"/>
                <w:color w:val="000000"/>
                <w:sz w:val="21"/>
                <w:szCs w:val="21"/>
              </w:rPr>
              <w:t xml:space="preserve"> 0</w:t>
            </w:r>
          </w:p>
        </w:tc>
        <w:tc>
          <w:tcPr>
            <w:tcW w:w="2685" w:type="dxa"/>
            <w:tcBorders>
              <w:top w:val="nil"/>
              <w:left w:val="nil"/>
              <w:bottom w:val="single" w:sz="5" w:space="0" w:color="DDDDDD"/>
              <w:right w:val="single" w:sz="5" w:space="0" w:color="DDDDDD"/>
            </w:tcBorders>
            <w:tcMar>
              <w:top w:w="120" w:type="dxa"/>
              <w:left w:w="120" w:type="dxa"/>
              <w:bottom w:w="120" w:type="dxa"/>
              <w:right w:w="120" w:type="dxa"/>
            </w:tcMar>
          </w:tcPr>
          <w:p w14:paraId="19E5E30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sz w:val="21"/>
                <w:szCs w:val="21"/>
              </w:rPr>
            </w:pPr>
            <w:r w:rsidRPr="00AA5B98">
              <w:rPr>
                <w:rFonts w:ascii="Times New Roman" w:eastAsia="Garamond" w:hAnsi="Times New Roman" w:cs="Times New Roman"/>
                <w:color w:val="000000"/>
                <w:sz w:val="21"/>
                <w:szCs w:val="21"/>
              </w:rPr>
              <w:t xml:space="preserve"> 0</w:t>
            </w:r>
          </w:p>
        </w:tc>
      </w:tr>
      <w:tr w:rsidR="00DA0D41" w:rsidRPr="00AA5B98" w14:paraId="60575319"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C4B01D"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2"/>
                <w:szCs w:val="22"/>
              </w:rPr>
            </w:pPr>
            <w:r w:rsidRPr="00AA5B98">
              <w:rPr>
                <w:rFonts w:ascii="Times New Roman" w:eastAsia="Garamond" w:hAnsi="Times New Roman" w:cs="Times New Roman"/>
                <w:color w:val="000000"/>
                <w:sz w:val="22"/>
                <w:szCs w:val="22"/>
              </w:rPr>
              <w:t>Poor drainage/blocked canals</w:t>
            </w:r>
          </w:p>
        </w:tc>
        <w:tc>
          <w:tcPr>
            <w:tcW w:w="1635" w:type="dxa"/>
            <w:tcBorders>
              <w:top w:val="nil"/>
              <w:left w:val="nil"/>
              <w:bottom w:val="single" w:sz="5" w:space="0" w:color="DDDDDD"/>
              <w:right w:val="single" w:sz="5" w:space="0" w:color="DDDDDD"/>
            </w:tcBorders>
            <w:tcMar>
              <w:top w:w="120" w:type="dxa"/>
              <w:left w:w="120" w:type="dxa"/>
              <w:bottom w:w="120" w:type="dxa"/>
              <w:right w:w="120" w:type="dxa"/>
            </w:tcMar>
          </w:tcPr>
          <w:p w14:paraId="4FA5467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4</w:t>
            </w:r>
          </w:p>
        </w:tc>
        <w:tc>
          <w:tcPr>
            <w:tcW w:w="1845" w:type="dxa"/>
            <w:tcBorders>
              <w:top w:val="nil"/>
              <w:left w:val="nil"/>
              <w:bottom w:val="single" w:sz="5" w:space="0" w:color="DDDDDD"/>
              <w:right w:val="single" w:sz="5" w:space="0" w:color="DDDDDD"/>
            </w:tcBorders>
            <w:tcMar>
              <w:top w:w="120" w:type="dxa"/>
              <w:left w:w="120" w:type="dxa"/>
              <w:bottom w:w="120" w:type="dxa"/>
              <w:right w:w="120" w:type="dxa"/>
            </w:tcMar>
          </w:tcPr>
          <w:p w14:paraId="128E104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sz w:val="21"/>
                <w:szCs w:val="21"/>
              </w:rPr>
            </w:pPr>
            <w:r w:rsidRPr="00AA5B98">
              <w:rPr>
                <w:rFonts w:ascii="Times New Roman" w:eastAsia="Garamond" w:hAnsi="Times New Roman" w:cs="Times New Roman"/>
                <w:color w:val="000000"/>
                <w:sz w:val="21"/>
                <w:szCs w:val="21"/>
              </w:rPr>
              <w:t xml:space="preserve"> MUTTOM</w:t>
            </w:r>
          </w:p>
        </w:tc>
        <w:tc>
          <w:tcPr>
            <w:tcW w:w="2685" w:type="dxa"/>
            <w:tcBorders>
              <w:top w:val="nil"/>
              <w:left w:val="nil"/>
              <w:bottom w:val="single" w:sz="5" w:space="0" w:color="DDDDDD"/>
              <w:right w:val="single" w:sz="5" w:space="0" w:color="DDDDDD"/>
            </w:tcBorders>
            <w:tcMar>
              <w:top w:w="120" w:type="dxa"/>
              <w:left w:w="120" w:type="dxa"/>
              <w:bottom w:w="120" w:type="dxa"/>
              <w:right w:w="120" w:type="dxa"/>
            </w:tcMar>
          </w:tcPr>
          <w:p w14:paraId="6F13A96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sz w:val="21"/>
                <w:szCs w:val="21"/>
              </w:rPr>
            </w:pPr>
            <w:r w:rsidRPr="00AA5B98">
              <w:rPr>
                <w:rFonts w:ascii="Times New Roman" w:eastAsia="Garamond" w:hAnsi="Times New Roman" w:cs="Times New Roman"/>
                <w:color w:val="000000"/>
                <w:sz w:val="21"/>
                <w:szCs w:val="21"/>
              </w:rPr>
              <w:t xml:space="preserve"> High</w:t>
            </w:r>
          </w:p>
        </w:tc>
      </w:tr>
      <w:tr w:rsidR="00DA0D41" w:rsidRPr="00AA5B98" w14:paraId="1DE27198"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1BCF36"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sz w:val="22"/>
                <w:szCs w:val="22"/>
              </w:rPr>
            </w:pPr>
            <w:r w:rsidRPr="00AA5B98">
              <w:rPr>
                <w:rFonts w:ascii="Times New Roman" w:eastAsia="Garamond" w:hAnsi="Times New Roman" w:cs="Times New Roman"/>
                <w:color w:val="000000"/>
                <w:sz w:val="22"/>
                <w:szCs w:val="22"/>
              </w:rPr>
              <w:t>Drinking water source contamination risk</w:t>
            </w:r>
          </w:p>
        </w:tc>
        <w:tc>
          <w:tcPr>
            <w:tcW w:w="163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72E8F80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84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6E7FDAD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sz w:val="21"/>
                <w:szCs w:val="21"/>
              </w:rPr>
            </w:pPr>
            <w:r w:rsidRPr="00AA5B98">
              <w:rPr>
                <w:rFonts w:ascii="Times New Roman" w:eastAsia="Garamond" w:hAnsi="Times New Roman" w:cs="Times New Roman"/>
                <w:sz w:val="21"/>
                <w:szCs w:val="21"/>
              </w:rPr>
              <w:t>0</w:t>
            </w:r>
          </w:p>
        </w:tc>
        <w:tc>
          <w:tcPr>
            <w:tcW w:w="2685"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39FC44A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sz w:val="21"/>
                <w:szCs w:val="21"/>
              </w:rPr>
            </w:pPr>
            <w:r w:rsidRPr="00AA5B98">
              <w:rPr>
                <w:rFonts w:ascii="Times New Roman" w:eastAsia="Garamond" w:hAnsi="Times New Roman" w:cs="Times New Roman"/>
                <w:sz w:val="21"/>
                <w:szCs w:val="21"/>
              </w:rPr>
              <w:t>0</w:t>
            </w:r>
          </w:p>
        </w:tc>
      </w:tr>
    </w:tbl>
    <w:p w14:paraId="132C8D2B"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p w14:paraId="2F305FE5" w14:textId="77777777" w:rsidR="00DA0D41" w:rsidRPr="00AA5B98" w:rsidRDefault="002E2FE5">
      <w:pPr>
        <w:pStyle w:val="Heading2"/>
        <w:spacing w:before="240" w:after="240"/>
        <w:rPr>
          <w:rFonts w:ascii="Times New Roman" w:eastAsia="Garamond" w:hAnsi="Times New Roman" w:cs="Times New Roman"/>
          <w:color w:val="000000"/>
        </w:rPr>
      </w:pPr>
      <w:bookmarkStart w:id="38" w:name="_heading=h.8ngddwbgpi7t" w:colFirst="0" w:colLast="0"/>
      <w:bookmarkEnd w:id="38"/>
      <w:r w:rsidRPr="00AA5B98">
        <w:rPr>
          <w:rFonts w:ascii="Times New Roman" w:eastAsia="Garamond" w:hAnsi="Times New Roman" w:cs="Times New Roman"/>
          <w:color w:val="000000"/>
        </w:rPr>
        <w:lastRenderedPageBreak/>
        <w:t>Disease Seasonality Mapping</w:t>
      </w:r>
    </w:p>
    <w:p w14:paraId="6DDBB3A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proofErr w:type="gramStart"/>
      <w:r w:rsidRPr="00AA5B98">
        <w:rPr>
          <w:rFonts w:ascii="Times New Roman" w:eastAsia="Garamond" w:hAnsi="Times New Roman" w:cs="Times New Roman"/>
          <w:color w:val="000000"/>
          <w:sz w:val="20"/>
          <w:szCs w:val="20"/>
        </w:rPr>
        <w:t xml:space="preserve">1, </w:t>
      </w:r>
      <w:r w:rsidRPr="00AA5B98">
        <w:rPr>
          <w:rFonts w:ascii="Times New Roman" w:eastAsia="Garamond" w:hAnsi="Times New Roman" w:cs="Times New Roman"/>
          <w:color w:val="000000"/>
          <w:sz w:val="14"/>
          <w:szCs w:val="14"/>
        </w:rPr>
        <w:t xml:space="preserve"> </w:t>
      </w:r>
      <w:r w:rsidRPr="00AA5B98">
        <w:rPr>
          <w:rFonts w:ascii="Times New Roman" w:eastAsia="Garamond" w:hAnsi="Times New Roman" w:cs="Times New Roman"/>
          <w:b/>
          <w:bCs/>
          <w:color w:val="000000"/>
        </w:rPr>
        <w:t>Flooding</w:t>
      </w:r>
      <w:proofErr w:type="gramEnd"/>
      <w:r w:rsidRPr="00AA5B98">
        <w:rPr>
          <w:rFonts w:ascii="Times New Roman" w:eastAsia="Garamond" w:hAnsi="Times New Roman" w:cs="Times New Roman"/>
          <w:b/>
          <w:bCs/>
          <w:color w:val="000000"/>
        </w:rPr>
        <w:t xml:space="preserve"> &amp; waterlogging</w:t>
      </w:r>
      <w:sdt>
        <w:sdtPr>
          <w:rPr>
            <w:rFonts w:ascii="Times New Roman" w:hAnsi="Times New Roman" w:cs="Times New Roman"/>
          </w:rPr>
          <w:tag w:val="goog_rdk_0"/>
          <w:id w:val="-276273321"/>
        </w:sdtPr>
        <w:sdtEndPr/>
        <w:sdtContent>
          <w:r w:rsidRPr="00AA5B98">
            <w:rPr>
              <w:rFonts w:ascii="Times New Roman" w:eastAsia="Cardo" w:hAnsi="Times New Roman" w:cs="Times New Roman"/>
              <w:color w:val="000000"/>
            </w:rPr>
            <w:t xml:space="preserve"> → amplifies leptospirosis, malaria, diarrheal diseases.</w:t>
          </w:r>
        </w:sdtContent>
      </w:sdt>
    </w:p>
    <w:p w14:paraId="2087D0E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sz w:val="14"/>
          <w:szCs w:val="14"/>
        </w:rPr>
      </w:pPr>
      <w:r w:rsidRPr="00AA5B98">
        <w:rPr>
          <w:rFonts w:ascii="Times New Roman" w:eastAsia="Garamond" w:hAnsi="Times New Roman" w:cs="Times New Roman"/>
          <w:color w:val="000000"/>
          <w:sz w:val="20"/>
          <w:szCs w:val="20"/>
        </w:rPr>
        <w:t>·</w:t>
      </w:r>
      <w:r w:rsidRPr="00AA5B98">
        <w:rPr>
          <w:rFonts w:ascii="Times New Roman" w:eastAsia="Garamond" w:hAnsi="Times New Roman" w:cs="Times New Roman"/>
          <w:color w:val="000000"/>
          <w:sz w:val="14"/>
          <w:szCs w:val="14"/>
        </w:rPr>
        <w:t xml:space="preserve">   </w:t>
      </w:r>
    </w:p>
    <w:p w14:paraId="15651F0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b/>
          <w:bCs/>
          <w:color w:val="000000"/>
        </w:rPr>
        <w:t>2, Migratory bird influx (Nov–Feb)</w:t>
      </w:r>
      <w:sdt>
        <w:sdtPr>
          <w:rPr>
            <w:rFonts w:ascii="Times New Roman" w:hAnsi="Times New Roman" w:cs="Times New Roman"/>
          </w:rPr>
          <w:tag w:val="goog_rdk_1"/>
          <w:id w:val="820554864"/>
        </w:sdtPr>
        <w:sdtEndPr/>
        <w:sdtContent>
          <w:r w:rsidRPr="00AA5B98">
            <w:rPr>
              <w:rFonts w:ascii="Times New Roman" w:eastAsia="Cardo" w:hAnsi="Times New Roman" w:cs="Times New Roman"/>
              <w:color w:val="000000"/>
            </w:rPr>
            <w:t xml:space="preserve"> → avian influenza risk.</w:t>
          </w:r>
        </w:sdtContent>
      </w:sdt>
    </w:p>
    <w:p w14:paraId="636440D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sz w:val="14"/>
          <w:szCs w:val="14"/>
        </w:rPr>
      </w:pPr>
      <w:r w:rsidRPr="00AA5B98">
        <w:rPr>
          <w:rFonts w:ascii="Times New Roman" w:eastAsia="Garamond" w:hAnsi="Times New Roman" w:cs="Times New Roman"/>
          <w:color w:val="000000"/>
          <w:sz w:val="14"/>
          <w:szCs w:val="14"/>
        </w:rPr>
        <w:t xml:space="preserve">      </w:t>
      </w:r>
    </w:p>
    <w:p w14:paraId="18181DC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b/>
          <w:bCs/>
          <w:color w:val="000000"/>
        </w:rPr>
        <w:t>3, Mosquito breeding cycles</w:t>
      </w:r>
      <w:sdt>
        <w:sdtPr>
          <w:rPr>
            <w:rFonts w:ascii="Times New Roman" w:hAnsi="Times New Roman" w:cs="Times New Roman"/>
          </w:rPr>
          <w:tag w:val="goog_rdk_2"/>
          <w:id w:val="630906318"/>
        </w:sdtPr>
        <w:sdtEndPr/>
        <w:sdtContent>
          <w:r w:rsidRPr="00AA5B98">
            <w:rPr>
              <w:rFonts w:ascii="Times New Roman" w:eastAsia="Cardo" w:hAnsi="Times New Roman" w:cs="Times New Roman"/>
              <w:color w:val="000000"/>
            </w:rPr>
            <w:t xml:space="preserve"> → vector-borne disease peaks in monsoon.</w:t>
          </w:r>
        </w:sdtContent>
      </w:sdt>
    </w:p>
    <w:p w14:paraId="703BDC9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sz w:val="14"/>
          <w:szCs w:val="14"/>
        </w:rPr>
      </w:pPr>
      <w:r w:rsidRPr="00AA5B98">
        <w:rPr>
          <w:rFonts w:ascii="Times New Roman" w:eastAsia="Garamond" w:hAnsi="Times New Roman" w:cs="Times New Roman"/>
          <w:color w:val="000000"/>
          <w:sz w:val="14"/>
          <w:szCs w:val="14"/>
        </w:rPr>
        <w:t xml:space="preserve">       </w:t>
      </w:r>
    </w:p>
    <w:p w14:paraId="438AA9F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b/>
          <w:bCs/>
          <w:color w:val="000000"/>
        </w:rPr>
        <w:t>4, Agricultural practices</w:t>
      </w:r>
      <w:sdt>
        <w:sdtPr>
          <w:rPr>
            <w:rFonts w:ascii="Times New Roman" w:hAnsi="Times New Roman" w:cs="Times New Roman"/>
          </w:rPr>
          <w:tag w:val="goog_rdk_3"/>
          <w:id w:val="-189262320"/>
        </w:sdtPr>
        <w:sdtEndPr/>
        <w:sdtContent>
          <w:r w:rsidRPr="00AA5B98">
            <w:rPr>
              <w:rFonts w:ascii="Times New Roman" w:eastAsia="Cardo" w:hAnsi="Times New Roman" w:cs="Times New Roman"/>
              <w:color w:val="000000"/>
            </w:rPr>
            <w:t xml:space="preserve"> → close human–animal contact in paddy fields.</w:t>
          </w:r>
        </w:sdtContent>
      </w:sdt>
    </w:p>
    <w:p w14:paraId="39A7D847"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tbl>
      <w:tblPr>
        <w:tblStyle w:val="affffff3"/>
        <w:tblW w:w="796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655"/>
        <w:gridCol w:w="1770"/>
        <w:gridCol w:w="1770"/>
        <w:gridCol w:w="1770"/>
      </w:tblGrid>
      <w:tr w:rsidR="00EE0E6D" w:rsidRPr="00AA5B98" w14:paraId="40592D50" w14:textId="77777777" w:rsidTr="00EE0E6D">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720EA51" w14:textId="77777777" w:rsidR="00EE0E6D" w:rsidRPr="00AA5B98" w:rsidRDefault="00EE0E6D">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Disease</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4CA0D0D" w14:textId="77777777" w:rsidR="00EE0E6D" w:rsidRPr="00AA5B98" w:rsidRDefault="00EE0E6D">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Peak Risk Season</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6638DA8" w14:textId="77777777" w:rsidR="00EE0E6D" w:rsidRPr="00AA5B98" w:rsidRDefault="00EE0E6D">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Key Drivers</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43E2905" w14:textId="77777777" w:rsidR="00EE0E6D" w:rsidRPr="00AA5B98" w:rsidRDefault="00EE0E6D">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High-Risk Locations</w:t>
            </w:r>
          </w:p>
        </w:tc>
      </w:tr>
      <w:tr w:rsidR="00EE0E6D" w:rsidRPr="00AA5B98" w14:paraId="4DEE4F55" w14:textId="77777777" w:rsidTr="00EE0E6D">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2C251D" w14:textId="77777777" w:rsidR="00EE0E6D" w:rsidRPr="00AA5B98" w:rsidRDefault="00EE0E6D">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Avian Influenza</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0989537" w14:textId="77777777" w:rsidR="00EE0E6D" w:rsidRPr="00AA5B98" w:rsidRDefault="00EE0E6D">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rPr>
              <w:t>Dec-May</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8A123FD" w14:textId="77777777" w:rsidR="00EE0E6D" w:rsidRPr="00AA5B98" w:rsidRDefault="00EE0E6D">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rPr>
              <w:t>Marshlands</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EE85E9" w14:textId="77777777" w:rsidR="00EE0E6D" w:rsidRPr="00AA5B98" w:rsidRDefault="00EE0E6D">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rPr>
              <w:t>ward 1</w:t>
            </w:r>
          </w:p>
        </w:tc>
      </w:tr>
      <w:tr w:rsidR="00EE0E6D" w:rsidRPr="00AA5B98" w14:paraId="3E6F76CB" w14:textId="77777777" w:rsidTr="00EE0E6D">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664F90" w14:textId="77777777" w:rsidR="00EE0E6D" w:rsidRPr="00AA5B98" w:rsidRDefault="00EE0E6D">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Leptospirosis</w:t>
            </w:r>
          </w:p>
        </w:tc>
        <w:tc>
          <w:tcPr>
            <w:tcW w:w="17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2071F6D"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June-December</w:t>
            </w:r>
          </w:p>
        </w:tc>
        <w:tc>
          <w:tcPr>
            <w:tcW w:w="177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764D89D0"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Water logging</w:t>
            </w:r>
          </w:p>
        </w:tc>
        <w:tc>
          <w:tcPr>
            <w:tcW w:w="177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17ACDC03"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10,8,7</w:t>
            </w:r>
          </w:p>
        </w:tc>
      </w:tr>
      <w:tr w:rsidR="00EE0E6D" w:rsidRPr="00AA5B98" w14:paraId="66B24389" w14:textId="77777777" w:rsidTr="00EE0E6D">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2D1B0B" w14:textId="77777777" w:rsidR="00EE0E6D" w:rsidRPr="00AA5B98" w:rsidRDefault="00EE0E6D">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Dengue/Chikungunya</w:t>
            </w:r>
          </w:p>
        </w:tc>
        <w:tc>
          <w:tcPr>
            <w:tcW w:w="17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E7351E8"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April-December</w:t>
            </w:r>
          </w:p>
        </w:tc>
        <w:tc>
          <w:tcPr>
            <w:tcW w:w="1770" w:type="dxa"/>
            <w:tcBorders>
              <w:top w:val="nil"/>
              <w:left w:val="nil"/>
              <w:bottom w:val="single" w:sz="5" w:space="0" w:color="DDDDDD"/>
              <w:right w:val="single" w:sz="5" w:space="0" w:color="DDDDDD"/>
            </w:tcBorders>
            <w:tcMar>
              <w:top w:w="120" w:type="dxa"/>
              <w:left w:w="120" w:type="dxa"/>
              <w:bottom w:w="120" w:type="dxa"/>
              <w:right w:w="120" w:type="dxa"/>
            </w:tcMar>
          </w:tcPr>
          <w:p w14:paraId="691A141C"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 xml:space="preserve">Water </w:t>
            </w:r>
            <w:proofErr w:type="spellStart"/>
            <w:proofErr w:type="gramStart"/>
            <w:r w:rsidRPr="00AA5B98">
              <w:rPr>
                <w:rFonts w:ascii="Times New Roman" w:eastAsia="Garamond" w:hAnsi="Times New Roman" w:cs="Times New Roman"/>
              </w:rPr>
              <w:t>logging,Mosquito</w:t>
            </w:r>
            <w:proofErr w:type="spellEnd"/>
            <w:proofErr w:type="gramEnd"/>
            <w:r w:rsidRPr="00AA5B98">
              <w:rPr>
                <w:rFonts w:ascii="Times New Roman" w:eastAsia="Garamond" w:hAnsi="Times New Roman" w:cs="Times New Roman"/>
              </w:rPr>
              <w:t xml:space="preserve"> breeding</w:t>
            </w:r>
          </w:p>
        </w:tc>
        <w:tc>
          <w:tcPr>
            <w:tcW w:w="1770" w:type="dxa"/>
            <w:tcBorders>
              <w:top w:val="nil"/>
              <w:left w:val="nil"/>
              <w:bottom w:val="single" w:sz="5" w:space="0" w:color="DDDDDD"/>
              <w:right w:val="single" w:sz="5" w:space="0" w:color="DDDDDD"/>
            </w:tcBorders>
            <w:tcMar>
              <w:top w:w="120" w:type="dxa"/>
              <w:left w:w="120" w:type="dxa"/>
              <w:bottom w:w="120" w:type="dxa"/>
              <w:right w:w="120" w:type="dxa"/>
            </w:tcMar>
          </w:tcPr>
          <w:p w14:paraId="2882666B"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10,13</w:t>
            </w:r>
          </w:p>
        </w:tc>
      </w:tr>
      <w:tr w:rsidR="00EE0E6D" w:rsidRPr="00AA5B98" w14:paraId="7E0D03DC" w14:textId="77777777" w:rsidTr="00EE0E6D">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FD5D049" w14:textId="77777777" w:rsidR="00EE0E6D" w:rsidRPr="00AA5B98" w:rsidRDefault="00EE0E6D">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Acute Diarrheal Diseases</w:t>
            </w:r>
          </w:p>
        </w:tc>
        <w:tc>
          <w:tcPr>
            <w:tcW w:w="177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8A4617A"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July-September</w:t>
            </w:r>
          </w:p>
        </w:tc>
        <w:tc>
          <w:tcPr>
            <w:tcW w:w="1770" w:type="dxa"/>
            <w:tcBorders>
              <w:top w:val="nil"/>
              <w:left w:val="nil"/>
              <w:bottom w:val="single" w:sz="5" w:space="0" w:color="DDDDDD"/>
              <w:right w:val="single" w:sz="5" w:space="0" w:color="DDDDDD"/>
            </w:tcBorders>
            <w:tcMar>
              <w:top w:w="120" w:type="dxa"/>
              <w:left w:w="120" w:type="dxa"/>
              <w:bottom w:w="120" w:type="dxa"/>
              <w:right w:w="120" w:type="dxa"/>
            </w:tcMar>
          </w:tcPr>
          <w:p w14:paraId="453C60CF"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flood prone area</w:t>
            </w:r>
          </w:p>
        </w:tc>
        <w:tc>
          <w:tcPr>
            <w:tcW w:w="1770" w:type="dxa"/>
            <w:tcBorders>
              <w:top w:val="nil"/>
              <w:left w:val="nil"/>
              <w:bottom w:val="single" w:sz="5" w:space="0" w:color="DDDDDD"/>
              <w:right w:val="single" w:sz="5" w:space="0" w:color="DDDDDD"/>
            </w:tcBorders>
            <w:tcMar>
              <w:top w:w="120" w:type="dxa"/>
              <w:left w:w="120" w:type="dxa"/>
              <w:bottom w:w="120" w:type="dxa"/>
              <w:right w:w="120" w:type="dxa"/>
            </w:tcMar>
          </w:tcPr>
          <w:p w14:paraId="385AB6B9"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3,4,5</w:t>
            </w:r>
          </w:p>
        </w:tc>
      </w:tr>
      <w:tr w:rsidR="00EE0E6D" w:rsidRPr="00AA5B98" w14:paraId="07208D87" w14:textId="77777777" w:rsidTr="00EE0E6D">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45A004A" w14:textId="77777777" w:rsidR="00EE0E6D" w:rsidRPr="00AA5B98" w:rsidRDefault="00EE0E6D">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Rabies</w:t>
            </w:r>
          </w:p>
        </w:tc>
        <w:tc>
          <w:tcPr>
            <w:tcW w:w="177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BC9E9FB"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77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2C220685"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770"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3060E8F8" w14:textId="77777777" w:rsidR="00EE0E6D" w:rsidRPr="00AA5B98" w:rsidRDefault="00EE0E6D">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EE0E6D" w:rsidRPr="00AA5B98" w14:paraId="56C15729" w14:textId="77777777" w:rsidTr="00EE0E6D">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6E226B3" w14:textId="77777777" w:rsidR="00EE0E6D" w:rsidRPr="00AA5B98" w:rsidRDefault="00EE0E6D">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Anthrax (rare)</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CF34C6A" w14:textId="77777777" w:rsidR="00EE0E6D" w:rsidRPr="00AA5B98" w:rsidRDefault="00EE0E6D">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C73881" w14:textId="77777777" w:rsidR="00EE0E6D" w:rsidRPr="00AA5B98" w:rsidRDefault="00EE0E6D">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CF76F7" w14:textId="77777777" w:rsidR="00EE0E6D" w:rsidRPr="00AA5B98" w:rsidRDefault="00EE0E6D">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rPr>
              <w:t>0</w:t>
            </w:r>
          </w:p>
        </w:tc>
      </w:tr>
    </w:tbl>
    <w:p w14:paraId="5239B289" w14:textId="77777777" w:rsidR="00DA0D41" w:rsidRPr="00AA5B98" w:rsidRDefault="002E2FE5">
      <w:pPr>
        <w:pStyle w:val="Heading2"/>
        <w:spacing w:before="240" w:after="240"/>
        <w:rPr>
          <w:rFonts w:ascii="Times New Roman" w:eastAsia="Garamond" w:hAnsi="Times New Roman" w:cs="Times New Roman"/>
          <w:color w:val="000000"/>
        </w:rPr>
      </w:pPr>
      <w:bookmarkStart w:id="39" w:name="_heading=h.7y32ck7f4xwl" w:colFirst="0" w:colLast="0"/>
      <w:bookmarkEnd w:id="39"/>
      <w:r w:rsidRPr="00AA5B98">
        <w:rPr>
          <w:rFonts w:ascii="Times New Roman" w:eastAsia="Garamond" w:hAnsi="Times New Roman" w:cs="Times New Roman"/>
          <w:color w:val="000000"/>
        </w:rPr>
        <w:lastRenderedPageBreak/>
        <w:t>Vulnerability Mapping</w:t>
      </w:r>
    </w:p>
    <w:p w14:paraId="0A83082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Vulnerability mapping pinpoints high-risk populations, occupations, and areas exposed via environment, livelihoods, </w:t>
      </w:r>
      <w:proofErr w:type="gramStart"/>
      <w:r w:rsidRPr="00AA5B98">
        <w:rPr>
          <w:rFonts w:ascii="Times New Roman" w:eastAsia="Garamond" w:hAnsi="Times New Roman" w:cs="Times New Roman"/>
          <w:color w:val="000000"/>
        </w:rPr>
        <w:t>socio-economics</w:t>
      </w:r>
      <w:proofErr w:type="gramEnd"/>
      <w:r w:rsidRPr="00AA5B98">
        <w:rPr>
          <w:rFonts w:ascii="Times New Roman" w:eastAsia="Garamond" w:hAnsi="Times New Roman" w:cs="Times New Roman"/>
          <w:color w:val="000000"/>
        </w:rPr>
        <w:t>, and poor service access. Paired with environmental/seasonality mapping, it enables risk-based surveillance, targeted actions, and optimal resource use in One Health and pandemic planning.</w:t>
      </w:r>
    </w:p>
    <w:tbl>
      <w:tblPr>
        <w:tblStyle w:val="affffff4"/>
        <w:tblW w:w="8789"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319"/>
        <w:gridCol w:w="1823"/>
        <w:gridCol w:w="1823"/>
        <w:gridCol w:w="1824"/>
      </w:tblGrid>
      <w:tr w:rsidR="00DA0D41" w:rsidRPr="00AA5B98" w14:paraId="52DC3EBB" w14:textId="77777777">
        <w:trPr>
          <w:cantSplit/>
          <w:trHeight w:val="20"/>
          <w:tblHeader/>
        </w:trPr>
        <w:tc>
          <w:tcPr>
            <w:tcW w:w="33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DCF74B"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Vulnerability Factor</w:t>
            </w:r>
          </w:p>
        </w:tc>
        <w:tc>
          <w:tcPr>
            <w:tcW w:w="18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B07CF63"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High-Risk Wards</w:t>
            </w:r>
          </w:p>
        </w:tc>
        <w:tc>
          <w:tcPr>
            <w:tcW w:w="18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5ABEC52"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Key Groups / Locations</w:t>
            </w:r>
          </w:p>
        </w:tc>
        <w:tc>
          <w:tcPr>
            <w:tcW w:w="1824"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F95DA16"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Risk Level</w:t>
            </w:r>
          </w:p>
        </w:tc>
      </w:tr>
      <w:tr w:rsidR="00DA0D41" w:rsidRPr="00AA5B98" w14:paraId="067CA233"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5F635F"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Flood-prone households</w:t>
            </w:r>
          </w:p>
        </w:tc>
        <w:tc>
          <w:tcPr>
            <w:tcW w:w="1823" w:type="dxa"/>
            <w:tcBorders>
              <w:top w:val="nil"/>
              <w:left w:val="nil"/>
              <w:bottom w:val="single" w:sz="5" w:space="0" w:color="000000"/>
              <w:right w:val="single" w:sz="5" w:space="0" w:color="000000"/>
            </w:tcBorders>
            <w:tcMar>
              <w:top w:w="0" w:type="dxa"/>
              <w:left w:w="100" w:type="dxa"/>
              <w:bottom w:w="0" w:type="dxa"/>
              <w:right w:w="100" w:type="dxa"/>
            </w:tcMar>
          </w:tcPr>
          <w:p w14:paraId="747432B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3,4,5,6,7,8,9,10</w:t>
            </w:r>
          </w:p>
        </w:tc>
        <w:tc>
          <w:tcPr>
            <w:tcW w:w="1823" w:type="dxa"/>
            <w:tcBorders>
              <w:top w:val="nil"/>
              <w:left w:val="nil"/>
              <w:bottom w:val="single" w:sz="5" w:space="0" w:color="000000"/>
              <w:right w:val="single" w:sz="5" w:space="0" w:color="000000"/>
            </w:tcBorders>
            <w:tcMar>
              <w:top w:w="0" w:type="dxa"/>
              <w:left w:w="100" w:type="dxa"/>
              <w:bottom w:w="0" w:type="dxa"/>
              <w:right w:w="100" w:type="dxa"/>
            </w:tcMar>
          </w:tcPr>
          <w:p w14:paraId="28CB66D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rPr>
            </w:pPr>
            <w:proofErr w:type="spellStart"/>
            <w:r w:rsidRPr="00AA5B98">
              <w:rPr>
                <w:rFonts w:ascii="Times New Roman" w:eastAsia="Garamond" w:hAnsi="Times New Roman" w:cs="Times New Roman"/>
              </w:rPr>
              <w:t>Muttom</w:t>
            </w:r>
            <w:proofErr w:type="spellEnd"/>
          </w:p>
          <w:p w14:paraId="1E34E20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rPr>
            </w:pPr>
            <w:proofErr w:type="spellStart"/>
            <w:r w:rsidRPr="00AA5B98">
              <w:rPr>
                <w:rFonts w:ascii="Times New Roman" w:eastAsia="Garamond" w:hAnsi="Times New Roman" w:cs="Times New Roman"/>
              </w:rPr>
              <w:t>Evoor</w:t>
            </w:r>
            <w:proofErr w:type="spellEnd"/>
          </w:p>
        </w:tc>
        <w:tc>
          <w:tcPr>
            <w:tcW w:w="1824" w:type="dxa"/>
            <w:tcBorders>
              <w:top w:val="nil"/>
              <w:left w:val="nil"/>
              <w:bottom w:val="single" w:sz="5" w:space="0" w:color="000000"/>
              <w:right w:val="single" w:sz="5" w:space="0" w:color="000000"/>
            </w:tcBorders>
            <w:tcMar>
              <w:top w:w="0" w:type="dxa"/>
              <w:left w:w="100" w:type="dxa"/>
              <w:bottom w:w="0" w:type="dxa"/>
              <w:right w:w="100" w:type="dxa"/>
            </w:tcMar>
          </w:tcPr>
          <w:p w14:paraId="6DD1036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High</w:t>
            </w:r>
          </w:p>
        </w:tc>
      </w:tr>
      <w:tr w:rsidR="00DA0D41" w:rsidRPr="00AA5B98" w14:paraId="26C412CC"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6723EA"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Wetland-adjacent communities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6DD9BA59"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rPr>
              <w:t>7,9,10</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54CEC95D"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proofErr w:type="spellStart"/>
            <w:proofErr w:type="gramStart"/>
            <w:r w:rsidRPr="00AA5B98">
              <w:rPr>
                <w:rFonts w:ascii="Times New Roman" w:eastAsia="Garamond" w:hAnsi="Times New Roman" w:cs="Times New Roman"/>
              </w:rPr>
              <w:t>muttom</w:t>
            </w:r>
            <w:proofErr w:type="spellEnd"/>
            <w:r w:rsidRPr="00AA5B98">
              <w:rPr>
                <w:rFonts w:ascii="Times New Roman" w:eastAsia="Garamond" w:hAnsi="Times New Roman" w:cs="Times New Roman"/>
              </w:rPr>
              <w:t xml:space="preserve"> ,</w:t>
            </w:r>
            <w:proofErr w:type="spellStart"/>
            <w:r w:rsidRPr="00AA5B98">
              <w:rPr>
                <w:rFonts w:ascii="Times New Roman" w:eastAsia="Garamond" w:hAnsi="Times New Roman" w:cs="Times New Roman"/>
              </w:rPr>
              <w:t>evoor</w:t>
            </w:r>
            <w:proofErr w:type="spellEnd"/>
            <w:proofErr w:type="gramEnd"/>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1C0FD752"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rPr>
              <w:t>High</w:t>
            </w:r>
          </w:p>
        </w:tc>
      </w:tr>
      <w:tr w:rsidR="00DA0D41" w:rsidRPr="00AA5B98" w14:paraId="5FC747C9"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11E3D1"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Backyard poultry / duck rearing households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085D9C40"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rPr>
              <w:t>550</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0A3FF621" w14:textId="153BABE2" w:rsidR="00DA0D41" w:rsidRPr="00AA5B98" w:rsidRDefault="00F90B53">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52D21047"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rPr>
              <w:t>med</w:t>
            </w:r>
          </w:p>
        </w:tc>
      </w:tr>
      <w:tr w:rsidR="00DA0D41" w:rsidRPr="00AA5B98" w14:paraId="2B1BD352"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B19DB9C"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Livestock-rearing households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2A0AD799"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rPr>
              <w:t>1256</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7CFDE005" w14:textId="2D3DB826" w:rsidR="00DA0D41" w:rsidRPr="00AA5B98" w:rsidRDefault="00F90B53">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32881F0C"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rPr>
              <w:t>med</w:t>
            </w:r>
          </w:p>
        </w:tc>
      </w:tr>
      <w:tr w:rsidR="00DA0D41" w:rsidRPr="00AA5B98" w14:paraId="2479FC8A"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586C0F6"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Slaughterhouse &amp; meat market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7DA584D7"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Pr="00AA5B98">
              <w:rPr>
                <w:rFonts w:ascii="Times New Roman" w:eastAsia="Garamond" w:hAnsi="Times New Roman" w:cs="Times New Roman"/>
              </w:rPr>
              <w:t>5</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51E62663" w14:textId="33CE4260"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00F90B53" w:rsidRPr="00AA5B98">
              <w:rPr>
                <w:rFonts w:ascii="Times New Roman" w:eastAsia="Garamond" w:hAnsi="Times New Roman" w:cs="Times New Roman"/>
                <w:color w:val="000000"/>
              </w:rPr>
              <w:t>-</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055B8E97"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med</w:t>
            </w:r>
          </w:p>
        </w:tc>
      </w:tr>
      <w:tr w:rsidR="00DA0D41" w:rsidRPr="00AA5B98" w14:paraId="3E27D3F6"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DA111F"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Fisherfolk &amp; fish market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26CFCE0C"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55</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0D205889" w14:textId="307CCC75"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008A70C0" w:rsidRPr="00AA5B98">
              <w:rPr>
                <w:rFonts w:ascii="Times New Roman" w:eastAsia="Garamond" w:hAnsi="Times New Roman" w:cs="Times New Roman"/>
                <w:color w:val="000000"/>
              </w:rPr>
              <w:t>All wards</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2CF13FC3"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med</w:t>
            </w:r>
          </w:p>
        </w:tc>
      </w:tr>
      <w:tr w:rsidR="00DA0D41" w:rsidRPr="00AA5B98" w14:paraId="274E52EF"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8FB6015"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Sanitation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7EA1C5B0"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1F29FCC2" w14:textId="30D9FB65"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00741877" w:rsidRPr="00AA5B98">
              <w:rPr>
                <w:rFonts w:ascii="Times New Roman" w:eastAsia="Garamond" w:hAnsi="Times New Roman" w:cs="Times New Roman"/>
                <w:color w:val="000000"/>
              </w:rPr>
              <w:t>-</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28D24FDB" w14:textId="358E2F6D" w:rsidR="00DA0D41" w:rsidRPr="00AA5B98" w:rsidRDefault="00741877">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w:t>
            </w:r>
            <w:r w:rsidR="002E2FE5" w:rsidRPr="00AA5B98">
              <w:rPr>
                <w:rFonts w:ascii="Times New Roman" w:eastAsia="Garamond" w:hAnsi="Times New Roman" w:cs="Times New Roman"/>
                <w:color w:val="000000"/>
              </w:rPr>
              <w:t xml:space="preserve"> </w:t>
            </w:r>
          </w:p>
        </w:tc>
      </w:tr>
      <w:tr w:rsidR="00DA0D41" w:rsidRPr="00AA5B98" w14:paraId="1BE4BD20"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D07484"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Daily wage / migrant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1212AFB1"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86</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71EAD492"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1,4,7,9,</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58E9C984"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med</w:t>
            </w:r>
          </w:p>
        </w:tc>
      </w:tr>
      <w:tr w:rsidR="00DA0D41" w:rsidRPr="00AA5B98" w14:paraId="4A8B550F"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13824E1"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Elderly &amp; chronically ill populations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51EBA4AD"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325</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581971FD" w14:textId="0AD53C0A"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00F90B53" w:rsidRPr="00AA5B98">
              <w:rPr>
                <w:rFonts w:ascii="Times New Roman" w:eastAsia="Garamond" w:hAnsi="Times New Roman" w:cs="Times New Roman"/>
                <w:color w:val="000000"/>
              </w:rPr>
              <w:t>-</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6336DB63" w14:textId="7265564C"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00F90B53" w:rsidRPr="00AA5B98">
              <w:rPr>
                <w:rFonts w:ascii="Times New Roman" w:eastAsia="Garamond" w:hAnsi="Times New Roman" w:cs="Times New Roman"/>
                <w:color w:val="000000"/>
              </w:rPr>
              <w:t>-</w:t>
            </w:r>
          </w:p>
        </w:tc>
      </w:tr>
      <w:tr w:rsidR="00DA0D41" w:rsidRPr="00AA5B98" w14:paraId="1F0EE0CD"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E4AF019"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Pregnant Women</w:t>
            </w:r>
          </w:p>
        </w:tc>
        <w:tc>
          <w:tcPr>
            <w:tcW w:w="1823" w:type="dxa"/>
            <w:tcBorders>
              <w:top w:val="nil"/>
              <w:left w:val="nil"/>
              <w:bottom w:val="single" w:sz="5" w:space="0" w:color="000000"/>
              <w:right w:val="single" w:sz="5" w:space="0" w:color="000000"/>
            </w:tcBorders>
            <w:tcMar>
              <w:top w:w="0" w:type="dxa"/>
              <w:left w:w="100" w:type="dxa"/>
              <w:bottom w:w="0" w:type="dxa"/>
              <w:right w:w="100" w:type="dxa"/>
            </w:tcMar>
          </w:tcPr>
          <w:p w14:paraId="7BE9CC2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66</w:t>
            </w:r>
          </w:p>
        </w:tc>
        <w:tc>
          <w:tcPr>
            <w:tcW w:w="1823" w:type="dxa"/>
            <w:tcBorders>
              <w:top w:val="nil"/>
              <w:left w:val="nil"/>
              <w:bottom w:val="single" w:sz="5" w:space="0" w:color="000000"/>
              <w:right w:val="single" w:sz="5" w:space="0" w:color="000000"/>
            </w:tcBorders>
            <w:tcMar>
              <w:top w:w="0" w:type="dxa"/>
              <w:left w:w="100" w:type="dxa"/>
              <w:bottom w:w="0" w:type="dxa"/>
              <w:right w:w="100" w:type="dxa"/>
            </w:tcMar>
          </w:tcPr>
          <w:p w14:paraId="534971D8" w14:textId="316CF2F9" w:rsidR="00DA0D41" w:rsidRPr="00AA5B98" w:rsidRDefault="00F90B53">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t>
            </w:r>
          </w:p>
        </w:tc>
        <w:tc>
          <w:tcPr>
            <w:tcW w:w="1824" w:type="dxa"/>
            <w:tcBorders>
              <w:top w:val="nil"/>
              <w:left w:val="nil"/>
              <w:bottom w:val="single" w:sz="5" w:space="0" w:color="000000"/>
              <w:right w:val="single" w:sz="5" w:space="0" w:color="000000"/>
            </w:tcBorders>
            <w:tcMar>
              <w:top w:w="0" w:type="dxa"/>
              <w:left w:w="100" w:type="dxa"/>
              <w:bottom w:w="0" w:type="dxa"/>
              <w:right w:w="100" w:type="dxa"/>
            </w:tcMar>
          </w:tcPr>
          <w:p w14:paraId="43A1538B" w14:textId="34AC8EC8" w:rsidR="00DA0D41" w:rsidRPr="00AA5B98" w:rsidRDefault="00F90B53">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t>
            </w:r>
          </w:p>
        </w:tc>
      </w:tr>
      <w:tr w:rsidR="00DA0D41" w:rsidRPr="00AA5B98" w14:paraId="1E577A2E"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8D2E221"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Children (schools, Anganwadi’s)</w:t>
            </w:r>
          </w:p>
        </w:tc>
        <w:tc>
          <w:tcPr>
            <w:tcW w:w="1823" w:type="dxa"/>
            <w:tcBorders>
              <w:top w:val="nil"/>
              <w:left w:val="nil"/>
              <w:bottom w:val="single" w:sz="5" w:space="0" w:color="000000"/>
              <w:right w:val="single" w:sz="5" w:space="0" w:color="000000"/>
            </w:tcBorders>
            <w:tcMar>
              <w:top w:w="0" w:type="dxa"/>
              <w:left w:w="100" w:type="dxa"/>
              <w:bottom w:w="0" w:type="dxa"/>
              <w:right w:w="100" w:type="dxa"/>
            </w:tcMar>
          </w:tcPr>
          <w:p w14:paraId="6D39D4A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2236</w:t>
            </w:r>
          </w:p>
        </w:tc>
        <w:tc>
          <w:tcPr>
            <w:tcW w:w="1823" w:type="dxa"/>
            <w:tcBorders>
              <w:top w:val="nil"/>
              <w:left w:val="nil"/>
              <w:bottom w:val="single" w:sz="5" w:space="0" w:color="000000"/>
              <w:right w:val="single" w:sz="5" w:space="0" w:color="000000"/>
            </w:tcBorders>
            <w:tcMar>
              <w:top w:w="0" w:type="dxa"/>
              <w:left w:w="100" w:type="dxa"/>
              <w:bottom w:w="0" w:type="dxa"/>
              <w:right w:w="100" w:type="dxa"/>
            </w:tcMar>
          </w:tcPr>
          <w:p w14:paraId="5EA0854D" w14:textId="3BB1FBCC" w:rsidR="00DA0D41" w:rsidRPr="00AA5B98" w:rsidRDefault="00F90B53">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t>
            </w:r>
          </w:p>
        </w:tc>
        <w:tc>
          <w:tcPr>
            <w:tcW w:w="1824" w:type="dxa"/>
            <w:tcBorders>
              <w:top w:val="nil"/>
              <w:left w:val="nil"/>
              <w:bottom w:val="single" w:sz="5" w:space="0" w:color="000000"/>
              <w:right w:val="single" w:sz="5" w:space="0" w:color="000000"/>
            </w:tcBorders>
            <w:tcMar>
              <w:top w:w="0" w:type="dxa"/>
              <w:left w:w="100" w:type="dxa"/>
              <w:bottom w:w="0" w:type="dxa"/>
              <w:right w:w="100" w:type="dxa"/>
            </w:tcMar>
          </w:tcPr>
          <w:p w14:paraId="4F26CB70" w14:textId="5AEE5B28" w:rsidR="00DA0D41" w:rsidRPr="00AA5B98" w:rsidRDefault="00F90B53">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t>
            </w:r>
          </w:p>
        </w:tc>
      </w:tr>
      <w:tr w:rsidR="00DA0D41" w:rsidRPr="00AA5B98" w14:paraId="3C0E5F34"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CF6FF2B"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Limited access to safe water &amp; sanitation</w:t>
            </w:r>
          </w:p>
        </w:tc>
        <w:tc>
          <w:tcPr>
            <w:tcW w:w="1823" w:type="dxa"/>
            <w:tcBorders>
              <w:top w:val="nil"/>
              <w:left w:val="nil"/>
              <w:bottom w:val="single" w:sz="5" w:space="0" w:color="000000"/>
              <w:right w:val="single" w:sz="5" w:space="0" w:color="000000"/>
            </w:tcBorders>
            <w:tcMar>
              <w:top w:w="0" w:type="dxa"/>
              <w:left w:w="100" w:type="dxa"/>
              <w:bottom w:w="0" w:type="dxa"/>
              <w:right w:w="100" w:type="dxa"/>
            </w:tcMar>
          </w:tcPr>
          <w:p w14:paraId="4AA7E0E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1823" w:type="dxa"/>
            <w:tcBorders>
              <w:top w:val="nil"/>
              <w:left w:val="nil"/>
              <w:bottom w:val="single" w:sz="5" w:space="0" w:color="000000"/>
              <w:right w:val="single" w:sz="5" w:space="0" w:color="000000"/>
            </w:tcBorders>
            <w:tcMar>
              <w:top w:w="0" w:type="dxa"/>
              <w:left w:w="100" w:type="dxa"/>
              <w:bottom w:w="0" w:type="dxa"/>
              <w:right w:w="100" w:type="dxa"/>
            </w:tcMar>
          </w:tcPr>
          <w:p w14:paraId="256BADF3" w14:textId="36158392" w:rsidR="00DA0D41" w:rsidRPr="00AA5B98" w:rsidRDefault="00F90B53">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t>
            </w:r>
          </w:p>
        </w:tc>
        <w:tc>
          <w:tcPr>
            <w:tcW w:w="1824" w:type="dxa"/>
            <w:tcBorders>
              <w:top w:val="nil"/>
              <w:left w:val="nil"/>
              <w:bottom w:val="single" w:sz="5" w:space="0" w:color="000000"/>
              <w:right w:val="single" w:sz="5" w:space="0" w:color="000000"/>
            </w:tcBorders>
            <w:tcMar>
              <w:top w:w="0" w:type="dxa"/>
              <w:left w:w="100" w:type="dxa"/>
              <w:bottom w:w="0" w:type="dxa"/>
              <w:right w:w="100" w:type="dxa"/>
            </w:tcMar>
          </w:tcPr>
          <w:p w14:paraId="2EFD0750" w14:textId="052BF8D5" w:rsidR="00DA0D41" w:rsidRPr="00AA5B98" w:rsidRDefault="00F90B53">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t>
            </w:r>
          </w:p>
        </w:tc>
      </w:tr>
    </w:tbl>
    <w:p w14:paraId="0E673140" w14:textId="77777777" w:rsidR="00DA0D41" w:rsidRPr="00AA5B98" w:rsidRDefault="00DA0D41">
      <w:pPr>
        <w:pStyle w:val="Heading1"/>
        <w:jc w:val="center"/>
        <w:rPr>
          <w:rFonts w:ascii="Times New Roman" w:eastAsia="Garamond" w:hAnsi="Times New Roman" w:cs="Times New Roman"/>
          <w:color w:val="000000"/>
        </w:rPr>
      </w:pPr>
    </w:p>
    <w:p w14:paraId="27D9122F" w14:textId="77777777" w:rsidR="00DA0D41" w:rsidRPr="00AA5B98" w:rsidRDefault="00DA0D41">
      <w:pPr>
        <w:pBdr>
          <w:top w:val="nil"/>
          <w:left w:val="nil"/>
          <w:bottom w:val="nil"/>
          <w:right w:val="nil"/>
          <w:between w:val="nil"/>
        </w:pBdr>
        <w:rPr>
          <w:rFonts w:ascii="Times New Roman" w:hAnsi="Times New Roman" w:cs="Times New Roman"/>
          <w:color w:val="000000"/>
        </w:rPr>
      </w:pPr>
    </w:p>
    <w:p w14:paraId="4D9B55D0" w14:textId="77777777" w:rsidR="00DA0D41" w:rsidRPr="00AA5B98" w:rsidRDefault="002E2FE5">
      <w:pPr>
        <w:pStyle w:val="Heading1"/>
        <w:spacing w:before="120" w:line="240" w:lineRule="auto"/>
        <w:jc w:val="center"/>
        <w:rPr>
          <w:rFonts w:ascii="Times New Roman" w:eastAsia="Garamond" w:hAnsi="Times New Roman" w:cs="Times New Roman"/>
          <w:color w:val="000000"/>
        </w:rPr>
      </w:pPr>
      <w:bookmarkStart w:id="40" w:name="_heading=h.uublm5x561xe" w:colFirst="0" w:colLast="0"/>
      <w:bookmarkEnd w:id="40"/>
      <w:r w:rsidRPr="00AA5B98">
        <w:rPr>
          <w:rFonts w:ascii="Times New Roman" w:eastAsia="Garamond" w:hAnsi="Times New Roman" w:cs="Times New Roman"/>
          <w:color w:val="000000"/>
        </w:rPr>
        <w:t xml:space="preserve">  EPIDEMIOLOGICAL TRENDS (2021–2025)</w:t>
      </w:r>
    </w:p>
    <w:p w14:paraId="5B37E40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0A32D33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Disease surveillance is the systematic collection, analysis, and interpretation of health data for planning, implementation, and evaluation of public health practice. This section presents the disease surveillance profile of the LSGI based on routine reporting systems and outbreak investigations to identify priority diseases, seasonal patterns, and emerging public health threats.</w:t>
      </w:r>
    </w:p>
    <w:p w14:paraId="5ADE423E" w14:textId="77777777" w:rsidR="00DA0D41" w:rsidRPr="00AA5B98" w:rsidRDefault="002E2FE5">
      <w:pPr>
        <w:pStyle w:val="Heading2"/>
        <w:rPr>
          <w:rFonts w:ascii="Times New Roman" w:eastAsia="Garamond" w:hAnsi="Times New Roman" w:cs="Times New Roman"/>
          <w:color w:val="000000"/>
        </w:rPr>
      </w:pPr>
      <w:bookmarkStart w:id="41" w:name="_heading=h.bpbk7jl1sfy1" w:colFirst="0" w:colLast="0"/>
      <w:bookmarkEnd w:id="41"/>
      <w:r w:rsidRPr="00AA5B98">
        <w:rPr>
          <w:rFonts w:ascii="Times New Roman" w:eastAsia="Garamond" w:hAnsi="Times New Roman" w:cs="Times New Roman"/>
          <w:color w:val="000000"/>
        </w:rPr>
        <w:t xml:space="preserve">Disease Burden among human </w:t>
      </w:r>
      <w:proofErr w:type="gramStart"/>
      <w:r w:rsidRPr="00AA5B98">
        <w:rPr>
          <w:rFonts w:ascii="Times New Roman" w:eastAsia="Garamond" w:hAnsi="Times New Roman" w:cs="Times New Roman"/>
          <w:color w:val="000000"/>
        </w:rPr>
        <w:t>beings(</w:t>
      </w:r>
      <w:proofErr w:type="gramEnd"/>
      <w:r w:rsidRPr="00AA5B98">
        <w:rPr>
          <w:rFonts w:ascii="Times New Roman" w:eastAsia="Garamond" w:hAnsi="Times New Roman" w:cs="Times New Roman"/>
          <w:color w:val="000000"/>
        </w:rPr>
        <w:t>Last 5 Years)</w:t>
      </w:r>
    </w:p>
    <w:p w14:paraId="1BA02D2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Analysis of disease-wise data for the last five years helps identify persistent public health problems, emerging diseases, and changes in disease burden. This information supports prioritisation of prevention, preparedness, and response activities at the Panchayat level.</w:t>
      </w:r>
    </w:p>
    <w:p w14:paraId="6AEFEDFA"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5"/>
        <w:tblW w:w="953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8"/>
        <w:gridCol w:w="718"/>
        <w:gridCol w:w="718"/>
        <w:gridCol w:w="718"/>
        <w:gridCol w:w="718"/>
        <w:gridCol w:w="4230"/>
      </w:tblGrid>
      <w:tr w:rsidR="00DA0D41" w:rsidRPr="00AA5B98" w14:paraId="14613A34"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189895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Disease</w:t>
            </w:r>
          </w:p>
        </w:tc>
        <w:tc>
          <w:tcPr>
            <w:tcW w:w="71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467338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2021</w:t>
            </w:r>
          </w:p>
        </w:tc>
        <w:tc>
          <w:tcPr>
            <w:tcW w:w="71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62FFF0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2022</w:t>
            </w:r>
          </w:p>
        </w:tc>
        <w:tc>
          <w:tcPr>
            <w:tcW w:w="71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A58AD7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2023</w:t>
            </w:r>
          </w:p>
        </w:tc>
        <w:tc>
          <w:tcPr>
            <w:tcW w:w="71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7030E2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2024</w:t>
            </w:r>
          </w:p>
        </w:tc>
        <w:tc>
          <w:tcPr>
            <w:tcW w:w="71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B431E9F"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2025</w:t>
            </w:r>
          </w:p>
        </w:tc>
        <w:tc>
          <w:tcPr>
            <w:tcW w:w="42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8FAB0E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proofErr w:type="gramStart"/>
            <w:r w:rsidRPr="00AA5B98">
              <w:rPr>
                <w:rFonts w:ascii="Times New Roman" w:eastAsia="Garamond" w:hAnsi="Times New Roman" w:cs="Times New Roman"/>
                <w:b/>
                <w:bCs/>
                <w:color w:val="000000"/>
              </w:rPr>
              <w:t>Trend(</w:t>
            </w:r>
            <w:proofErr w:type="gramEnd"/>
            <w:r w:rsidRPr="00AA5B98">
              <w:rPr>
                <w:rFonts w:ascii="Times New Roman" w:eastAsia="Garamond" w:hAnsi="Times New Roman" w:cs="Times New Roman"/>
                <w:b/>
                <w:bCs/>
                <w:color w:val="000000"/>
              </w:rPr>
              <w:t>Increasing/Stable/Decreasing)</w:t>
            </w:r>
          </w:p>
        </w:tc>
      </w:tr>
      <w:tr w:rsidR="00DA0D41" w:rsidRPr="00AA5B98" w14:paraId="6B0F3355"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029DC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Dengue</w:t>
            </w:r>
          </w:p>
        </w:tc>
        <w:tc>
          <w:tcPr>
            <w:tcW w:w="718"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6BC0A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71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1CCB572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14</w:t>
            </w:r>
          </w:p>
        </w:tc>
        <w:tc>
          <w:tcPr>
            <w:tcW w:w="71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3FDC719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8</w:t>
            </w:r>
          </w:p>
        </w:tc>
        <w:tc>
          <w:tcPr>
            <w:tcW w:w="71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06FEFE6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718" w:type="dxa"/>
            <w:tcBorders>
              <w:top w:val="single" w:sz="5" w:space="0" w:color="DDDDDD"/>
              <w:left w:val="nil"/>
              <w:bottom w:val="single" w:sz="5" w:space="0" w:color="DDDDDD"/>
              <w:right w:val="single" w:sz="5" w:space="0" w:color="DDDDDD"/>
            </w:tcBorders>
            <w:tcMar>
              <w:top w:w="120" w:type="dxa"/>
              <w:left w:w="120" w:type="dxa"/>
              <w:bottom w:w="120" w:type="dxa"/>
              <w:right w:w="120" w:type="dxa"/>
            </w:tcMar>
          </w:tcPr>
          <w:p w14:paraId="7F71BC7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42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958B471"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Decreasing (four cases of 2025 are Imported Cases)</w:t>
            </w:r>
          </w:p>
        </w:tc>
      </w:tr>
      <w:tr w:rsidR="00DA0D41" w:rsidRPr="00AA5B98" w14:paraId="76EF926D"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1312D6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Leptospirosis</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6A6B27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5</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141A2D7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3</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4B500A9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5</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58B26E0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503437C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E4D4F7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STABLE</w:t>
            </w:r>
          </w:p>
        </w:tc>
      </w:tr>
      <w:tr w:rsidR="00DA0D41" w:rsidRPr="00AA5B98" w14:paraId="7B224D99"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FD150F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Hepatitis A</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C1BE6D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5573175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3B53A45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12D4BD3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066B49B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CF69796"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r w:rsidR="00DA0D41" w:rsidRPr="00AA5B98" w14:paraId="2731AA6C"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07ED4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Malaria</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127939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2655E1F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47CBBAD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6DCAD331"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1914F4E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4038C7E"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r w:rsidR="00DA0D41" w:rsidRPr="00AA5B98" w14:paraId="07D1E56C"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763B33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Scrub Typhus</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6E052B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66D17C8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0DA46A7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779636D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58C3CD5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AA99BFB"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r w:rsidR="00DA0D41" w:rsidRPr="00AA5B98" w14:paraId="4A2F7B90"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5B0FA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Typhoid</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3274C5C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44D40EA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1643E33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4570325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7C48BF8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DE94CAF"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r w:rsidR="00DA0D41" w:rsidRPr="00AA5B98" w14:paraId="48C939DD"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A420A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H1N1</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5864CC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2C3BAC5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084FFEE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7FF256E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0EFBDEB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F9BD863"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r w:rsidR="00DA0D41" w:rsidRPr="00AA5B98" w14:paraId="263AB213"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BD9C5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H3N2</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0723934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7AD5737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69BC6FC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7D1A132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6C5E309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747ACDEB"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r w:rsidR="00DA0D41" w:rsidRPr="00AA5B98" w14:paraId="605C79C0"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CE469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ADD</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875DCF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54</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0CAB346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23</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1F06BF4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43</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60E57297"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34</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5D69FC9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44</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460C491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Stable</w:t>
            </w:r>
          </w:p>
        </w:tc>
      </w:tr>
      <w:tr w:rsidR="00DA0D41" w:rsidRPr="00AA5B98" w14:paraId="11D2F6E2"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B7B3C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Mumps</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07800B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76C0C4F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5C506EE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14BB587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723E21E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4</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4A67B3F"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r w:rsidR="00DA0D41" w:rsidRPr="00AA5B98" w14:paraId="604EA615"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55EB2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Measles</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C2B3A1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115F848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186C0D8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044FCFC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04E2058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6DFB6495"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r w:rsidR="00DA0D41" w:rsidRPr="00AA5B98" w14:paraId="24DCB947"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465A8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Hepatitis B</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A0AEFC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709CF111"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4FD9023A"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5337380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086D069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9A1879F"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r w:rsidR="00DA0D41" w:rsidRPr="00AA5B98" w14:paraId="076AE176"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2BC9C7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Hepatitis C</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58CAE8C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7B51F86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12B48CC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33884DB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0F1AF0A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78FEC59"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r w:rsidR="00DA0D41" w:rsidRPr="00AA5B98" w14:paraId="22F61A79"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A58182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Tuberculosis</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0A3510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11</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64696B7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9</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3B4C84D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5</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01918A1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8</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476C827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8</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8D5890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Stable</w:t>
            </w:r>
          </w:p>
        </w:tc>
      </w:tr>
      <w:tr w:rsidR="00DA0D41" w:rsidRPr="00AA5B98" w14:paraId="7109300E"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625A6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Leprosy</w:t>
            </w:r>
          </w:p>
        </w:tc>
        <w:tc>
          <w:tcPr>
            <w:tcW w:w="718"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16327E4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2A233C5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24CF9C1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4BA321AD"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718" w:type="dxa"/>
            <w:tcBorders>
              <w:top w:val="nil"/>
              <w:left w:val="nil"/>
              <w:bottom w:val="single" w:sz="5" w:space="0" w:color="DDDDDD"/>
              <w:right w:val="single" w:sz="5" w:space="0" w:color="DDDDDD"/>
            </w:tcBorders>
            <w:tcMar>
              <w:top w:w="120" w:type="dxa"/>
              <w:left w:w="120" w:type="dxa"/>
              <w:bottom w:w="120" w:type="dxa"/>
              <w:right w:w="120" w:type="dxa"/>
            </w:tcMar>
          </w:tcPr>
          <w:p w14:paraId="4C4FBA1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c>
          <w:tcPr>
            <w:tcW w:w="4230" w:type="dxa"/>
            <w:tcBorders>
              <w:top w:val="nil"/>
              <w:left w:val="single" w:sz="5" w:space="0" w:color="DDDDDD"/>
              <w:bottom w:val="single" w:sz="5" w:space="0" w:color="DDDDDD"/>
              <w:right w:val="single" w:sz="5" w:space="0" w:color="DDDDDD"/>
            </w:tcBorders>
            <w:tcMar>
              <w:top w:w="120" w:type="dxa"/>
              <w:left w:w="120" w:type="dxa"/>
              <w:bottom w:w="120" w:type="dxa"/>
              <w:right w:w="120" w:type="dxa"/>
            </w:tcMar>
          </w:tcPr>
          <w:p w14:paraId="29A3192A" w14:textId="77777777" w:rsidR="00DA0D41" w:rsidRPr="00AA5B98" w:rsidRDefault="002E2FE5">
            <w:pPr>
              <w:spacing w:before="240" w:after="240"/>
              <w:rPr>
                <w:rFonts w:ascii="Times New Roman" w:eastAsia="Garamond" w:hAnsi="Times New Roman" w:cs="Times New Roman"/>
              </w:rPr>
            </w:pPr>
            <w:r w:rsidRPr="00AA5B98">
              <w:rPr>
                <w:rFonts w:ascii="Times New Roman" w:eastAsia="Garamond" w:hAnsi="Times New Roman" w:cs="Times New Roman"/>
              </w:rPr>
              <w:t>STABLE</w:t>
            </w:r>
          </w:p>
        </w:tc>
      </w:tr>
    </w:tbl>
    <w:p w14:paraId="272B7F8C" w14:textId="751A2658" w:rsidR="00DA0D41" w:rsidRPr="00AA5B98" w:rsidRDefault="00002E33">
      <w:pPr>
        <w:pStyle w:val="Heading2"/>
        <w:rPr>
          <w:rFonts w:ascii="Times New Roman" w:eastAsia="Garamond" w:hAnsi="Times New Roman" w:cs="Times New Roman"/>
          <w:color w:val="000000"/>
        </w:rPr>
      </w:pPr>
      <w:bookmarkStart w:id="42" w:name="_heading=h.g2dlxno3tlca" w:colFirst="0" w:colLast="0"/>
      <w:bookmarkStart w:id="43" w:name="_heading=h.eoh4qoqebdjs" w:colFirst="0" w:colLast="0"/>
      <w:bookmarkEnd w:id="42"/>
      <w:bookmarkEnd w:id="43"/>
      <w:r w:rsidRPr="00AA5B98">
        <w:rPr>
          <w:rFonts w:ascii="Times New Roman" w:hAnsi="Times New Roman" w:cs="Times New Roman"/>
          <w:noProof/>
        </w:rPr>
        <w:lastRenderedPageBreak/>
        <w:drawing>
          <wp:inline distT="0" distB="0" distL="0" distR="0" wp14:anchorId="073DE5AC" wp14:editId="6CA0B9F2">
            <wp:extent cx="4572000" cy="2743200"/>
            <wp:effectExtent l="0" t="0" r="0" b="0"/>
            <wp:docPr id="553892503" name="Chart 1">
              <a:extLst xmlns:a="http://schemas.openxmlformats.org/drawingml/2006/main">
                <a:ext uri="{FF2B5EF4-FFF2-40B4-BE49-F238E27FC236}">
                  <a16:creationId xmlns:a16="http://schemas.microsoft.com/office/drawing/2014/main" id="{1962E579-CA28-1269-DD9C-C0CB971238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rsidR="002E2FE5" w:rsidRPr="00AA5B98">
        <w:rPr>
          <w:rFonts w:ascii="Times New Roman" w:hAnsi="Times New Roman" w:cs="Times New Roman"/>
        </w:rPr>
        <w:br w:type="page"/>
      </w:r>
    </w:p>
    <w:p w14:paraId="4AC8E2DE" w14:textId="77777777" w:rsidR="00DA0D41" w:rsidRPr="00AA5B98" w:rsidRDefault="002E2FE5">
      <w:pPr>
        <w:pStyle w:val="Heading2"/>
        <w:rPr>
          <w:rFonts w:ascii="Times New Roman" w:eastAsia="Garamond" w:hAnsi="Times New Roman" w:cs="Times New Roman"/>
          <w:color w:val="000000"/>
        </w:rPr>
      </w:pPr>
      <w:bookmarkStart w:id="44" w:name="_heading=h.dyusye5tcbbn" w:colFirst="0" w:colLast="0"/>
      <w:bookmarkEnd w:id="44"/>
      <w:r w:rsidRPr="00AA5B98">
        <w:rPr>
          <w:rFonts w:ascii="Times New Roman" w:eastAsia="Garamond" w:hAnsi="Times New Roman" w:cs="Times New Roman"/>
          <w:color w:val="000000"/>
        </w:rPr>
        <w:lastRenderedPageBreak/>
        <w:t>Seasonal Trend Analysis</w:t>
      </w:r>
    </w:p>
    <w:p w14:paraId="17B443A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Seasonal analysis helps anticipate surges (e.g. dengue in monsoon, leptospirosis after floods, influenza in cooler months) and plan pre</w:t>
      </w:r>
      <w:r w:rsidRPr="00AA5B98">
        <w:rPr>
          <w:rFonts w:ascii="Times New Roman" w:eastAsia="Cambria Math" w:hAnsi="Times New Roman" w:cs="Times New Roman"/>
          <w:color w:val="000000"/>
        </w:rPr>
        <w:t>‑</w:t>
      </w:r>
      <w:r w:rsidRPr="00AA5B98">
        <w:rPr>
          <w:rFonts w:ascii="Times New Roman" w:eastAsia="Garamond" w:hAnsi="Times New Roman" w:cs="Times New Roman"/>
          <w:color w:val="000000"/>
        </w:rPr>
        <w:t>emptive vector control, stockpiling of IV fluids, and awareness campaigns at Panchayat level.</w:t>
      </w:r>
    </w:p>
    <w:p w14:paraId="799431CF"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547D1BA" w14:textId="77777777" w:rsidR="00DA0D41" w:rsidRPr="00AA5B98" w:rsidRDefault="002E2FE5">
      <w:pPr>
        <w:pStyle w:val="Heading3"/>
        <w:rPr>
          <w:rFonts w:ascii="Times New Roman" w:eastAsia="Garamond" w:hAnsi="Times New Roman" w:cs="Times New Roman"/>
          <w:b/>
          <w:bCs/>
          <w:color w:val="000000"/>
          <w:sz w:val="26"/>
          <w:szCs w:val="26"/>
        </w:rPr>
      </w:pPr>
      <w:bookmarkStart w:id="45" w:name="_heading=h.aj3ekdcyqzch" w:colFirst="0" w:colLast="0"/>
      <w:bookmarkEnd w:id="45"/>
      <w:r w:rsidRPr="00AA5B98">
        <w:rPr>
          <w:rFonts w:ascii="Times New Roman" w:eastAsia="Garamond" w:hAnsi="Times New Roman" w:cs="Times New Roman"/>
          <w:b/>
          <w:bCs/>
          <w:color w:val="000000"/>
          <w:sz w:val="26"/>
          <w:szCs w:val="26"/>
        </w:rPr>
        <w:t>DENGUE</w:t>
      </w:r>
    </w:p>
    <w:p w14:paraId="6F45AC6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Dengue is a major seasonal vector-borne disease strongly associated with rainfall, water stagnation, and increased mosquito breeding during the monsoon period.</w:t>
      </w:r>
    </w:p>
    <w:p w14:paraId="5EF3D178"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AB7D1B8"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bookmarkStart w:id="46" w:name="_heading=h.lazq8ev4qceu" w:colFirst="0" w:colLast="0"/>
      <w:bookmarkEnd w:id="46"/>
      <w:r w:rsidRPr="00AA5B98">
        <w:rPr>
          <w:rFonts w:ascii="Times New Roman" w:eastAsia="Garamond" w:hAnsi="Times New Roman" w:cs="Times New Roman"/>
          <w:color w:val="000000"/>
        </w:rPr>
        <w:t>Peak: July–November</w:t>
      </w:r>
    </w:p>
    <w:p w14:paraId="08F5539E" w14:textId="77777777" w:rsidR="00DA0D41" w:rsidRPr="00AA5B98" w:rsidRDefault="002E2FE5">
      <w:pPr>
        <w:pStyle w:val="Heading3"/>
        <w:jc w:val="center"/>
        <w:rPr>
          <w:rFonts w:ascii="Times New Roman" w:eastAsia="Garamond" w:hAnsi="Times New Roman" w:cs="Times New Roman"/>
          <w:color w:val="000000"/>
        </w:rPr>
      </w:pPr>
      <w:bookmarkStart w:id="47" w:name="_heading=h.rbu5xhjcol8a" w:colFirst="0" w:colLast="0"/>
      <w:bookmarkEnd w:id="47"/>
      <w:r w:rsidRPr="00AA5B98">
        <w:rPr>
          <w:rFonts w:ascii="Times New Roman" w:eastAsia="Garamond" w:hAnsi="Times New Roman" w:cs="Times New Roman"/>
          <w:color w:val="000000"/>
        </w:rPr>
        <w:t>Dengue – Ward-wise Yearly Distribution (2021–2025)</w:t>
      </w:r>
    </w:p>
    <w:p w14:paraId="46958AB9"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tbl>
      <w:tblPr>
        <w:tblStyle w:val="affffff6"/>
        <w:tblW w:w="8370"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30"/>
        <w:gridCol w:w="1365"/>
        <w:gridCol w:w="1155"/>
        <w:gridCol w:w="1155"/>
        <w:gridCol w:w="1155"/>
        <w:gridCol w:w="1155"/>
        <w:gridCol w:w="1155"/>
      </w:tblGrid>
      <w:tr w:rsidR="00DA0D41" w:rsidRPr="00AA5B98" w14:paraId="0433CAC2" w14:textId="77777777">
        <w:trPr>
          <w:cantSplit/>
          <w:trHeight w:val="20"/>
          <w:tblHeader/>
        </w:trPr>
        <w:tc>
          <w:tcPr>
            <w:tcW w:w="1230" w:type="dxa"/>
            <w:vMerge w:val="restart"/>
            <w:tcMar>
              <w:top w:w="100" w:type="dxa"/>
              <w:left w:w="100" w:type="dxa"/>
              <w:bottom w:w="100" w:type="dxa"/>
              <w:right w:w="100" w:type="dxa"/>
            </w:tcMar>
          </w:tcPr>
          <w:p w14:paraId="71F7A921"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Ward</w:t>
            </w:r>
          </w:p>
        </w:tc>
        <w:tc>
          <w:tcPr>
            <w:tcW w:w="7140" w:type="dxa"/>
            <w:gridSpan w:val="6"/>
            <w:tcMar>
              <w:top w:w="100" w:type="dxa"/>
              <w:left w:w="100" w:type="dxa"/>
              <w:bottom w:w="100" w:type="dxa"/>
              <w:right w:w="100" w:type="dxa"/>
            </w:tcMar>
          </w:tcPr>
          <w:p w14:paraId="45205398"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Dengue – Ward-wise Yearly Distribution</w:t>
            </w:r>
          </w:p>
        </w:tc>
      </w:tr>
      <w:tr w:rsidR="00DA0D41" w:rsidRPr="00AA5B98" w14:paraId="11FBDEC9" w14:textId="77777777">
        <w:trPr>
          <w:cantSplit/>
          <w:trHeight w:val="20"/>
          <w:tblHeader/>
        </w:trPr>
        <w:tc>
          <w:tcPr>
            <w:tcW w:w="1230" w:type="dxa"/>
            <w:vMerge/>
            <w:tcMar>
              <w:top w:w="100" w:type="dxa"/>
              <w:left w:w="100" w:type="dxa"/>
              <w:bottom w:w="100" w:type="dxa"/>
              <w:right w:w="100" w:type="dxa"/>
            </w:tcMar>
          </w:tcPr>
          <w:p w14:paraId="51F63477"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b/>
                <w:bCs/>
                <w:color w:val="000000"/>
              </w:rPr>
            </w:pPr>
          </w:p>
        </w:tc>
        <w:tc>
          <w:tcPr>
            <w:tcW w:w="1365" w:type="dxa"/>
            <w:tcMar>
              <w:top w:w="100" w:type="dxa"/>
              <w:left w:w="100" w:type="dxa"/>
              <w:bottom w:w="100" w:type="dxa"/>
              <w:right w:w="100" w:type="dxa"/>
            </w:tcMar>
          </w:tcPr>
          <w:p w14:paraId="6D4797B6"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2021</w:t>
            </w:r>
          </w:p>
        </w:tc>
        <w:tc>
          <w:tcPr>
            <w:tcW w:w="1155" w:type="dxa"/>
            <w:tcMar>
              <w:top w:w="100" w:type="dxa"/>
              <w:left w:w="100" w:type="dxa"/>
              <w:bottom w:w="100" w:type="dxa"/>
              <w:right w:w="100" w:type="dxa"/>
            </w:tcMar>
          </w:tcPr>
          <w:p w14:paraId="6E942331"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2022</w:t>
            </w:r>
          </w:p>
        </w:tc>
        <w:tc>
          <w:tcPr>
            <w:tcW w:w="1155" w:type="dxa"/>
            <w:tcMar>
              <w:top w:w="100" w:type="dxa"/>
              <w:left w:w="100" w:type="dxa"/>
              <w:bottom w:w="100" w:type="dxa"/>
              <w:right w:w="100" w:type="dxa"/>
            </w:tcMar>
          </w:tcPr>
          <w:p w14:paraId="4416F53A"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2023</w:t>
            </w:r>
          </w:p>
        </w:tc>
        <w:tc>
          <w:tcPr>
            <w:tcW w:w="1155" w:type="dxa"/>
            <w:tcMar>
              <w:top w:w="100" w:type="dxa"/>
              <w:left w:w="100" w:type="dxa"/>
              <w:bottom w:w="100" w:type="dxa"/>
              <w:right w:w="100" w:type="dxa"/>
            </w:tcMar>
          </w:tcPr>
          <w:p w14:paraId="3FCA9799"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2024</w:t>
            </w:r>
          </w:p>
        </w:tc>
        <w:tc>
          <w:tcPr>
            <w:tcW w:w="1155" w:type="dxa"/>
            <w:tcMar>
              <w:top w:w="100" w:type="dxa"/>
              <w:left w:w="100" w:type="dxa"/>
              <w:bottom w:w="100" w:type="dxa"/>
              <w:right w:w="100" w:type="dxa"/>
            </w:tcMar>
          </w:tcPr>
          <w:p w14:paraId="5A26A724"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2025</w:t>
            </w:r>
          </w:p>
        </w:tc>
        <w:tc>
          <w:tcPr>
            <w:tcW w:w="1155" w:type="dxa"/>
            <w:tcMar>
              <w:top w:w="100" w:type="dxa"/>
              <w:left w:w="100" w:type="dxa"/>
              <w:bottom w:w="100" w:type="dxa"/>
              <w:right w:w="100" w:type="dxa"/>
            </w:tcMar>
          </w:tcPr>
          <w:p w14:paraId="17E6F2C3"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Total</w:t>
            </w:r>
          </w:p>
        </w:tc>
      </w:tr>
      <w:tr w:rsidR="00DA0D41" w:rsidRPr="00AA5B98" w14:paraId="4C6B5485" w14:textId="77777777">
        <w:trPr>
          <w:cantSplit/>
          <w:trHeight w:val="20"/>
          <w:tblHeader/>
        </w:trPr>
        <w:tc>
          <w:tcPr>
            <w:tcW w:w="1230" w:type="dxa"/>
            <w:tcMar>
              <w:top w:w="100" w:type="dxa"/>
              <w:left w:w="100" w:type="dxa"/>
              <w:bottom w:w="100" w:type="dxa"/>
              <w:right w:w="100" w:type="dxa"/>
            </w:tcMar>
          </w:tcPr>
          <w:p w14:paraId="069E847D"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1365" w:type="dxa"/>
            <w:tcMar>
              <w:top w:w="100" w:type="dxa"/>
              <w:left w:w="100" w:type="dxa"/>
              <w:bottom w:w="100" w:type="dxa"/>
              <w:right w:w="100" w:type="dxa"/>
            </w:tcMar>
          </w:tcPr>
          <w:p w14:paraId="0A4D5D1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54FA1A1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19C7EE8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1</w:t>
            </w:r>
          </w:p>
        </w:tc>
        <w:tc>
          <w:tcPr>
            <w:tcW w:w="1155" w:type="dxa"/>
            <w:tcMar>
              <w:top w:w="100" w:type="dxa"/>
              <w:left w:w="100" w:type="dxa"/>
              <w:bottom w:w="100" w:type="dxa"/>
              <w:right w:w="100" w:type="dxa"/>
            </w:tcMar>
          </w:tcPr>
          <w:p w14:paraId="2616626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1</w:t>
            </w:r>
          </w:p>
        </w:tc>
        <w:tc>
          <w:tcPr>
            <w:tcW w:w="1155" w:type="dxa"/>
            <w:tcMar>
              <w:top w:w="100" w:type="dxa"/>
              <w:left w:w="100" w:type="dxa"/>
              <w:bottom w:w="100" w:type="dxa"/>
              <w:right w:w="100" w:type="dxa"/>
            </w:tcMar>
          </w:tcPr>
          <w:p w14:paraId="43CA979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Mar>
              <w:top w:w="100" w:type="dxa"/>
              <w:left w:w="100" w:type="dxa"/>
              <w:bottom w:w="100" w:type="dxa"/>
              <w:right w:w="100" w:type="dxa"/>
            </w:tcMar>
          </w:tcPr>
          <w:p w14:paraId="4E27155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3</w:t>
            </w:r>
          </w:p>
        </w:tc>
      </w:tr>
      <w:tr w:rsidR="00DA0D41" w:rsidRPr="00AA5B98" w14:paraId="7E2304C3" w14:textId="77777777">
        <w:trPr>
          <w:cantSplit/>
          <w:trHeight w:val="20"/>
          <w:tblHeader/>
        </w:trPr>
        <w:tc>
          <w:tcPr>
            <w:tcW w:w="1230" w:type="dxa"/>
            <w:tcMar>
              <w:top w:w="100" w:type="dxa"/>
              <w:left w:w="100" w:type="dxa"/>
              <w:bottom w:w="100" w:type="dxa"/>
              <w:right w:w="100" w:type="dxa"/>
            </w:tcMar>
          </w:tcPr>
          <w:p w14:paraId="4C9653F3"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1365" w:type="dxa"/>
            <w:tcMar>
              <w:top w:w="100" w:type="dxa"/>
              <w:left w:w="100" w:type="dxa"/>
              <w:bottom w:w="100" w:type="dxa"/>
              <w:right w:w="100" w:type="dxa"/>
            </w:tcMar>
          </w:tcPr>
          <w:p w14:paraId="3E1F5EC1"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5482E4E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3C948D7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2A0411B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7929044D"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3597083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6FDC1626" w14:textId="77777777">
        <w:trPr>
          <w:cantSplit/>
          <w:trHeight w:val="20"/>
          <w:tblHeader/>
        </w:trPr>
        <w:tc>
          <w:tcPr>
            <w:tcW w:w="1230" w:type="dxa"/>
            <w:tcMar>
              <w:top w:w="100" w:type="dxa"/>
              <w:left w:w="100" w:type="dxa"/>
              <w:bottom w:w="100" w:type="dxa"/>
              <w:right w:w="100" w:type="dxa"/>
            </w:tcMar>
          </w:tcPr>
          <w:p w14:paraId="207AA46D"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1365" w:type="dxa"/>
            <w:tcMar>
              <w:top w:w="100" w:type="dxa"/>
              <w:left w:w="100" w:type="dxa"/>
              <w:bottom w:w="100" w:type="dxa"/>
              <w:right w:w="100" w:type="dxa"/>
            </w:tcMar>
          </w:tcPr>
          <w:p w14:paraId="1C02BF8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307AF816"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788C2D7E"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34BA423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688C2DF2"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Mar>
              <w:top w:w="100" w:type="dxa"/>
              <w:left w:w="100" w:type="dxa"/>
              <w:bottom w:w="100" w:type="dxa"/>
              <w:right w:w="100" w:type="dxa"/>
            </w:tcMar>
          </w:tcPr>
          <w:p w14:paraId="64CB8C8E"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28200600" w14:textId="77777777">
        <w:trPr>
          <w:cantSplit/>
          <w:trHeight w:val="20"/>
          <w:tblHeader/>
        </w:trPr>
        <w:tc>
          <w:tcPr>
            <w:tcW w:w="1230" w:type="dxa"/>
            <w:tcMar>
              <w:top w:w="100" w:type="dxa"/>
              <w:left w:w="100" w:type="dxa"/>
              <w:bottom w:w="100" w:type="dxa"/>
              <w:right w:w="100" w:type="dxa"/>
            </w:tcMar>
          </w:tcPr>
          <w:p w14:paraId="694AA597"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1365" w:type="dxa"/>
            <w:tcMar>
              <w:top w:w="100" w:type="dxa"/>
              <w:left w:w="100" w:type="dxa"/>
              <w:bottom w:w="100" w:type="dxa"/>
              <w:right w:w="100" w:type="dxa"/>
            </w:tcMar>
          </w:tcPr>
          <w:p w14:paraId="6FBF805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20ACB9A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1D5AAF9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3B0F9DC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6124DEA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5E7E2360"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AF69377" w14:textId="77777777">
        <w:trPr>
          <w:cantSplit/>
          <w:trHeight w:val="20"/>
          <w:tblHeader/>
        </w:trPr>
        <w:tc>
          <w:tcPr>
            <w:tcW w:w="1230" w:type="dxa"/>
            <w:tcMar>
              <w:top w:w="100" w:type="dxa"/>
              <w:left w:w="100" w:type="dxa"/>
              <w:bottom w:w="100" w:type="dxa"/>
              <w:right w:w="100" w:type="dxa"/>
            </w:tcMar>
          </w:tcPr>
          <w:p w14:paraId="6F92E598"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1365" w:type="dxa"/>
            <w:tcMar>
              <w:top w:w="100" w:type="dxa"/>
              <w:left w:w="100" w:type="dxa"/>
              <w:bottom w:w="100" w:type="dxa"/>
              <w:right w:w="100" w:type="dxa"/>
            </w:tcMar>
          </w:tcPr>
          <w:p w14:paraId="717EEFE0"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2DC567BA"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09290E16"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070E085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406364E6"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Mar>
              <w:top w:w="100" w:type="dxa"/>
              <w:left w:w="100" w:type="dxa"/>
              <w:bottom w:w="100" w:type="dxa"/>
              <w:right w:w="100" w:type="dxa"/>
            </w:tcMar>
          </w:tcPr>
          <w:p w14:paraId="40229D3A"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6250B944" w14:textId="77777777">
        <w:trPr>
          <w:cantSplit/>
          <w:trHeight w:val="20"/>
          <w:tblHeader/>
        </w:trPr>
        <w:tc>
          <w:tcPr>
            <w:tcW w:w="1230" w:type="dxa"/>
            <w:tcMar>
              <w:top w:w="100" w:type="dxa"/>
              <w:left w:w="100" w:type="dxa"/>
              <w:bottom w:w="100" w:type="dxa"/>
              <w:right w:w="100" w:type="dxa"/>
            </w:tcMar>
          </w:tcPr>
          <w:p w14:paraId="3083E418"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1365" w:type="dxa"/>
            <w:tcMar>
              <w:top w:w="100" w:type="dxa"/>
              <w:left w:w="100" w:type="dxa"/>
              <w:bottom w:w="100" w:type="dxa"/>
              <w:right w:w="100" w:type="dxa"/>
            </w:tcMar>
          </w:tcPr>
          <w:p w14:paraId="4ED2387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71CD45EE"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6B00C2B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173A6E5A"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37A8290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493A72BE"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C95ED1E" w14:textId="77777777">
        <w:trPr>
          <w:cantSplit/>
          <w:trHeight w:val="20"/>
          <w:tblHeader/>
        </w:trPr>
        <w:tc>
          <w:tcPr>
            <w:tcW w:w="1230" w:type="dxa"/>
            <w:tcMar>
              <w:top w:w="100" w:type="dxa"/>
              <w:left w:w="100" w:type="dxa"/>
              <w:bottom w:w="100" w:type="dxa"/>
              <w:right w:w="100" w:type="dxa"/>
            </w:tcMar>
          </w:tcPr>
          <w:p w14:paraId="4DE0422A"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1365" w:type="dxa"/>
            <w:tcMar>
              <w:top w:w="100" w:type="dxa"/>
              <w:left w:w="100" w:type="dxa"/>
              <w:bottom w:w="100" w:type="dxa"/>
              <w:right w:w="100" w:type="dxa"/>
            </w:tcMar>
          </w:tcPr>
          <w:p w14:paraId="2F5724A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Mar>
              <w:top w:w="100" w:type="dxa"/>
              <w:left w:w="100" w:type="dxa"/>
              <w:bottom w:w="100" w:type="dxa"/>
              <w:right w:w="100" w:type="dxa"/>
            </w:tcMar>
          </w:tcPr>
          <w:p w14:paraId="3D258A2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1</w:t>
            </w:r>
          </w:p>
        </w:tc>
        <w:tc>
          <w:tcPr>
            <w:tcW w:w="1155" w:type="dxa"/>
            <w:tcMar>
              <w:top w:w="100" w:type="dxa"/>
              <w:left w:w="100" w:type="dxa"/>
              <w:bottom w:w="100" w:type="dxa"/>
              <w:right w:w="100" w:type="dxa"/>
            </w:tcMar>
          </w:tcPr>
          <w:p w14:paraId="64330869"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14D68E19"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0616026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1567723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2</w:t>
            </w:r>
          </w:p>
        </w:tc>
      </w:tr>
      <w:tr w:rsidR="00DA0D41" w:rsidRPr="00AA5B98" w14:paraId="054207FD" w14:textId="77777777">
        <w:trPr>
          <w:cantSplit/>
          <w:trHeight w:val="20"/>
          <w:tblHeader/>
        </w:trPr>
        <w:tc>
          <w:tcPr>
            <w:tcW w:w="1230" w:type="dxa"/>
            <w:tcMar>
              <w:top w:w="100" w:type="dxa"/>
              <w:left w:w="100" w:type="dxa"/>
              <w:bottom w:w="100" w:type="dxa"/>
              <w:right w:w="100" w:type="dxa"/>
            </w:tcMar>
          </w:tcPr>
          <w:p w14:paraId="5EB66DC4"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1365" w:type="dxa"/>
            <w:tcMar>
              <w:top w:w="100" w:type="dxa"/>
              <w:left w:w="100" w:type="dxa"/>
              <w:bottom w:w="100" w:type="dxa"/>
              <w:right w:w="100" w:type="dxa"/>
            </w:tcMar>
          </w:tcPr>
          <w:p w14:paraId="179DD830"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1D7B7711"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2493818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49DD9E71"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561432E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5FF2EB8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8316C56" w14:textId="77777777">
        <w:trPr>
          <w:cantSplit/>
          <w:trHeight w:val="20"/>
          <w:tblHeader/>
        </w:trPr>
        <w:tc>
          <w:tcPr>
            <w:tcW w:w="1230" w:type="dxa"/>
            <w:tcMar>
              <w:top w:w="100" w:type="dxa"/>
              <w:left w:w="100" w:type="dxa"/>
              <w:bottom w:w="100" w:type="dxa"/>
              <w:right w:w="100" w:type="dxa"/>
            </w:tcMar>
          </w:tcPr>
          <w:p w14:paraId="51393100"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1365" w:type="dxa"/>
            <w:tcMar>
              <w:top w:w="100" w:type="dxa"/>
              <w:left w:w="100" w:type="dxa"/>
              <w:bottom w:w="100" w:type="dxa"/>
              <w:right w:w="100" w:type="dxa"/>
            </w:tcMar>
          </w:tcPr>
          <w:p w14:paraId="1A19C0C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6904EB0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13</w:t>
            </w:r>
          </w:p>
        </w:tc>
        <w:tc>
          <w:tcPr>
            <w:tcW w:w="1155" w:type="dxa"/>
            <w:tcMar>
              <w:top w:w="100" w:type="dxa"/>
              <w:left w:w="100" w:type="dxa"/>
              <w:bottom w:w="100" w:type="dxa"/>
              <w:right w:w="100" w:type="dxa"/>
            </w:tcMar>
          </w:tcPr>
          <w:p w14:paraId="7CB964D9"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6F5EDBF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2</w:t>
            </w:r>
          </w:p>
        </w:tc>
        <w:tc>
          <w:tcPr>
            <w:tcW w:w="1155" w:type="dxa"/>
            <w:tcMar>
              <w:top w:w="100" w:type="dxa"/>
              <w:left w:w="100" w:type="dxa"/>
              <w:bottom w:w="100" w:type="dxa"/>
              <w:right w:w="100" w:type="dxa"/>
            </w:tcMar>
          </w:tcPr>
          <w:p w14:paraId="25291B0D"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34FF7B7E"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15</w:t>
            </w:r>
          </w:p>
        </w:tc>
      </w:tr>
      <w:tr w:rsidR="00DA0D41" w:rsidRPr="00AA5B98" w14:paraId="7DCDDA23" w14:textId="77777777">
        <w:trPr>
          <w:cantSplit/>
          <w:trHeight w:val="20"/>
          <w:tblHeader/>
        </w:trPr>
        <w:tc>
          <w:tcPr>
            <w:tcW w:w="1230" w:type="dxa"/>
            <w:tcMar>
              <w:top w:w="100" w:type="dxa"/>
              <w:left w:w="100" w:type="dxa"/>
              <w:bottom w:w="100" w:type="dxa"/>
              <w:right w:w="100" w:type="dxa"/>
            </w:tcMar>
          </w:tcPr>
          <w:p w14:paraId="2B15F7BC"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10</w:t>
            </w:r>
          </w:p>
          <w:p w14:paraId="04CDAEA2" w14:textId="77777777" w:rsidR="00DA0D41" w:rsidRPr="00AA5B98" w:rsidRDefault="00DA0D41">
            <w:pPr>
              <w:pBdr>
                <w:top w:val="nil"/>
                <w:left w:val="nil"/>
                <w:bottom w:val="nil"/>
                <w:right w:val="nil"/>
                <w:between w:val="nil"/>
              </w:pBdr>
              <w:spacing w:line="240" w:lineRule="auto"/>
              <w:jc w:val="center"/>
              <w:rPr>
                <w:rFonts w:ascii="Times New Roman" w:eastAsia="Garamond" w:hAnsi="Times New Roman" w:cs="Times New Roman"/>
              </w:rPr>
            </w:pPr>
          </w:p>
        </w:tc>
        <w:tc>
          <w:tcPr>
            <w:tcW w:w="1365" w:type="dxa"/>
            <w:tcMar>
              <w:top w:w="100" w:type="dxa"/>
              <w:left w:w="100" w:type="dxa"/>
              <w:bottom w:w="100" w:type="dxa"/>
              <w:right w:w="100" w:type="dxa"/>
            </w:tcMar>
          </w:tcPr>
          <w:p w14:paraId="61B12D54" w14:textId="77777777" w:rsidR="00DA0D41" w:rsidRPr="00AA5B98" w:rsidRDefault="002E2FE5">
            <w:pPr>
              <w:pBdr>
                <w:top w:val="nil"/>
                <w:left w:val="nil"/>
                <w:bottom w:val="nil"/>
                <w:right w:val="nil"/>
                <w:between w:val="nil"/>
              </w:pBdr>
              <w:spacing w:before="240" w:after="240" w:line="240" w:lineRule="auto"/>
              <w:jc w:val="left"/>
              <w:rPr>
                <w:rFonts w:ascii="Times New Roman" w:eastAsia="Garamond" w:hAnsi="Times New Roman" w:cs="Times New Roman"/>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6524DD5C"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524CF733" w14:textId="77777777" w:rsidR="00DA0D41" w:rsidRPr="00AA5B98" w:rsidRDefault="002E2FE5">
            <w:pPr>
              <w:pBdr>
                <w:top w:val="nil"/>
                <w:left w:val="nil"/>
                <w:bottom w:val="nil"/>
                <w:right w:val="nil"/>
                <w:between w:val="nil"/>
              </w:pBdr>
              <w:spacing w:before="240" w:after="240" w:line="240" w:lineRule="auto"/>
              <w:jc w:val="center"/>
              <w:rPr>
                <w:rFonts w:ascii="Times New Roman" w:eastAsia="Garamond" w:hAnsi="Times New Roman" w:cs="Times New Roman"/>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6DB44521"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37CCE88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Mar>
              <w:top w:w="100" w:type="dxa"/>
              <w:left w:w="100" w:type="dxa"/>
              <w:bottom w:w="100" w:type="dxa"/>
              <w:right w:w="100" w:type="dxa"/>
            </w:tcMar>
          </w:tcPr>
          <w:p w14:paraId="4B00EE96"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DEEB74F" w14:textId="77777777">
        <w:trPr>
          <w:cantSplit/>
          <w:trHeight w:val="20"/>
          <w:tblHeader/>
        </w:trPr>
        <w:tc>
          <w:tcPr>
            <w:tcW w:w="1230" w:type="dxa"/>
            <w:tcMar>
              <w:top w:w="100" w:type="dxa"/>
              <w:left w:w="100" w:type="dxa"/>
              <w:bottom w:w="100" w:type="dxa"/>
              <w:right w:w="100" w:type="dxa"/>
            </w:tcMar>
          </w:tcPr>
          <w:p w14:paraId="5D367543"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rPr>
              <w:t>11</w:t>
            </w:r>
          </w:p>
        </w:tc>
        <w:tc>
          <w:tcPr>
            <w:tcW w:w="1365" w:type="dxa"/>
            <w:tcMar>
              <w:top w:w="100" w:type="dxa"/>
              <w:left w:w="100" w:type="dxa"/>
              <w:bottom w:w="100" w:type="dxa"/>
              <w:right w:w="100" w:type="dxa"/>
            </w:tcMar>
          </w:tcPr>
          <w:p w14:paraId="0D3D719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093C91E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73B69DD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3FD2272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7C3512A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Mar>
              <w:top w:w="100" w:type="dxa"/>
              <w:left w:w="100" w:type="dxa"/>
              <w:bottom w:w="100" w:type="dxa"/>
              <w:right w:w="100" w:type="dxa"/>
            </w:tcMar>
          </w:tcPr>
          <w:p w14:paraId="1B198ACE"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542E666E" w14:textId="77777777">
        <w:trPr>
          <w:cantSplit/>
          <w:trHeight w:val="20"/>
          <w:tblHeader/>
        </w:trPr>
        <w:tc>
          <w:tcPr>
            <w:tcW w:w="1230" w:type="dxa"/>
            <w:tcMar>
              <w:top w:w="100" w:type="dxa"/>
              <w:left w:w="100" w:type="dxa"/>
              <w:bottom w:w="100" w:type="dxa"/>
              <w:right w:w="100" w:type="dxa"/>
            </w:tcMar>
          </w:tcPr>
          <w:p w14:paraId="09FB2D91"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rPr>
              <w:t>12</w:t>
            </w:r>
          </w:p>
        </w:tc>
        <w:tc>
          <w:tcPr>
            <w:tcW w:w="1365" w:type="dxa"/>
            <w:tcMar>
              <w:top w:w="100" w:type="dxa"/>
              <w:left w:w="100" w:type="dxa"/>
              <w:bottom w:w="100" w:type="dxa"/>
              <w:right w:w="100" w:type="dxa"/>
            </w:tcMar>
          </w:tcPr>
          <w:p w14:paraId="040FBB51"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6A91C94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75E35AC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2E1E175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5371AA63"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4AA26CA2"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51E1976" w14:textId="77777777">
        <w:trPr>
          <w:cantSplit/>
          <w:trHeight w:val="20"/>
          <w:tblHeader/>
        </w:trPr>
        <w:tc>
          <w:tcPr>
            <w:tcW w:w="1230" w:type="dxa"/>
            <w:tcMar>
              <w:top w:w="100" w:type="dxa"/>
              <w:left w:w="100" w:type="dxa"/>
              <w:bottom w:w="100" w:type="dxa"/>
              <w:right w:w="100" w:type="dxa"/>
            </w:tcMar>
          </w:tcPr>
          <w:p w14:paraId="131C732A"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rPr>
              <w:lastRenderedPageBreak/>
              <w:t>13</w:t>
            </w:r>
          </w:p>
        </w:tc>
        <w:tc>
          <w:tcPr>
            <w:tcW w:w="1365" w:type="dxa"/>
            <w:tcMar>
              <w:top w:w="100" w:type="dxa"/>
              <w:left w:w="100" w:type="dxa"/>
              <w:bottom w:w="100" w:type="dxa"/>
              <w:right w:w="100" w:type="dxa"/>
            </w:tcMar>
          </w:tcPr>
          <w:p w14:paraId="457AC6A2"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12230D6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65C6902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highlight w:val="white"/>
              </w:rPr>
            </w:pPr>
            <w:r w:rsidRPr="00AA5B98">
              <w:rPr>
                <w:rFonts w:ascii="Times New Roman" w:eastAsia="Garamond" w:hAnsi="Times New Roman" w:cs="Times New Roman"/>
                <w:highlight w:val="white"/>
              </w:rPr>
              <w:t>4</w:t>
            </w:r>
          </w:p>
        </w:tc>
        <w:tc>
          <w:tcPr>
            <w:tcW w:w="1155" w:type="dxa"/>
            <w:tcMar>
              <w:top w:w="100" w:type="dxa"/>
              <w:left w:w="100" w:type="dxa"/>
              <w:bottom w:w="100" w:type="dxa"/>
              <w:right w:w="100" w:type="dxa"/>
            </w:tcMar>
          </w:tcPr>
          <w:p w14:paraId="0D95BAB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2</w:t>
            </w:r>
          </w:p>
        </w:tc>
        <w:tc>
          <w:tcPr>
            <w:tcW w:w="1155" w:type="dxa"/>
            <w:tcMar>
              <w:top w:w="100" w:type="dxa"/>
              <w:left w:w="100" w:type="dxa"/>
              <w:bottom w:w="100" w:type="dxa"/>
              <w:right w:w="100" w:type="dxa"/>
            </w:tcMar>
          </w:tcPr>
          <w:p w14:paraId="4428799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5FCE36ED"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6</w:t>
            </w:r>
          </w:p>
        </w:tc>
      </w:tr>
      <w:tr w:rsidR="00DA0D41" w:rsidRPr="00AA5B98" w14:paraId="6048A59C" w14:textId="77777777">
        <w:trPr>
          <w:cantSplit/>
          <w:trHeight w:val="20"/>
          <w:tblHeader/>
        </w:trPr>
        <w:tc>
          <w:tcPr>
            <w:tcW w:w="1230" w:type="dxa"/>
            <w:tcMar>
              <w:top w:w="100" w:type="dxa"/>
              <w:left w:w="100" w:type="dxa"/>
              <w:bottom w:w="100" w:type="dxa"/>
              <w:right w:w="100" w:type="dxa"/>
            </w:tcMar>
          </w:tcPr>
          <w:p w14:paraId="6EC384E7"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rPr>
              <w:t>14</w:t>
            </w:r>
          </w:p>
        </w:tc>
        <w:tc>
          <w:tcPr>
            <w:tcW w:w="1365" w:type="dxa"/>
            <w:tcMar>
              <w:top w:w="100" w:type="dxa"/>
              <w:left w:w="100" w:type="dxa"/>
              <w:bottom w:w="100" w:type="dxa"/>
              <w:right w:w="100" w:type="dxa"/>
            </w:tcMar>
          </w:tcPr>
          <w:p w14:paraId="5DCE853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56DA1740"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07BAE4E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27EBD539"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white"/>
              </w:rPr>
            </w:pPr>
            <w:r w:rsidRPr="00AA5B98">
              <w:rPr>
                <w:rFonts w:ascii="Times New Roman" w:eastAsia="Garamond" w:hAnsi="Times New Roman" w:cs="Times New Roman"/>
                <w:highlight w:val="white"/>
              </w:rPr>
              <w:t>0</w:t>
            </w:r>
          </w:p>
        </w:tc>
        <w:tc>
          <w:tcPr>
            <w:tcW w:w="1155" w:type="dxa"/>
            <w:tcMar>
              <w:top w:w="100" w:type="dxa"/>
              <w:left w:w="100" w:type="dxa"/>
              <w:bottom w:w="100" w:type="dxa"/>
              <w:right w:w="100" w:type="dxa"/>
            </w:tcMar>
          </w:tcPr>
          <w:p w14:paraId="1D5FAFB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Mar>
              <w:top w:w="100" w:type="dxa"/>
              <w:left w:w="100" w:type="dxa"/>
              <w:bottom w:w="100" w:type="dxa"/>
              <w:right w:w="100" w:type="dxa"/>
            </w:tcMar>
          </w:tcPr>
          <w:p w14:paraId="7AE5E329"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bl>
    <w:p w14:paraId="5E064C7A"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32B0D95C"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p w14:paraId="458F6D9F" w14:textId="77777777" w:rsidR="00DA0D41" w:rsidRPr="00AA5B98" w:rsidRDefault="002E2FE5">
      <w:pPr>
        <w:pStyle w:val="Heading3"/>
        <w:rPr>
          <w:rFonts w:ascii="Times New Roman" w:eastAsia="Garamond" w:hAnsi="Times New Roman" w:cs="Times New Roman"/>
          <w:b/>
          <w:bCs/>
          <w:color w:val="000000"/>
        </w:rPr>
      </w:pPr>
      <w:bookmarkStart w:id="48" w:name="_heading=h.ac7xojgo945g" w:colFirst="0" w:colLast="0"/>
      <w:bookmarkEnd w:id="48"/>
      <w:r w:rsidRPr="00AA5B98">
        <w:rPr>
          <w:rFonts w:ascii="Times New Roman" w:eastAsia="Garamond" w:hAnsi="Times New Roman" w:cs="Times New Roman"/>
          <w:b/>
          <w:bCs/>
          <w:color w:val="000000"/>
        </w:rPr>
        <w:t>LEPTOSPIROSIS</w:t>
      </w:r>
    </w:p>
    <w:p w14:paraId="2A6D466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Leptospirosis cases are closely linked to monsoon rains, flooding, and occupational exposure, particularly in low-lying and waterlogged areas.</w:t>
      </w:r>
    </w:p>
    <w:p w14:paraId="3D31B40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36D3701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bookmarkStart w:id="49" w:name="_heading=h.nnyht95iej88" w:colFirst="0" w:colLast="0"/>
      <w:bookmarkEnd w:id="49"/>
      <w:r w:rsidRPr="00AA5B98">
        <w:rPr>
          <w:rFonts w:ascii="Times New Roman" w:eastAsia="Garamond" w:hAnsi="Times New Roman" w:cs="Times New Roman"/>
          <w:color w:val="000000"/>
        </w:rPr>
        <w:t>Peak: June - August</w:t>
      </w:r>
    </w:p>
    <w:p w14:paraId="6880FBFF" w14:textId="77777777" w:rsidR="00DA0D41" w:rsidRPr="00AA5B98" w:rsidRDefault="002E2FE5">
      <w:pPr>
        <w:pStyle w:val="Heading3"/>
        <w:jc w:val="center"/>
        <w:rPr>
          <w:rFonts w:ascii="Times New Roman" w:eastAsia="Garamond" w:hAnsi="Times New Roman" w:cs="Times New Roman"/>
          <w:color w:val="000000"/>
        </w:rPr>
      </w:pPr>
      <w:bookmarkStart w:id="50" w:name="_heading=h.uifg9t29vdtt" w:colFirst="0" w:colLast="0"/>
      <w:bookmarkEnd w:id="50"/>
      <w:r w:rsidRPr="00AA5B98">
        <w:rPr>
          <w:rFonts w:ascii="Times New Roman" w:eastAsia="Garamond" w:hAnsi="Times New Roman" w:cs="Times New Roman"/>
          <w:color w:val="000000"/>
        </w:rPr>
        <w:t xml:space="preserve">Leptospirosis – Ward-wise Yearly Distribution (2021–2025) </w:t>
      </w:r>
    </w:p>
    <w:p w14:paraId="3750625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7"/>
        <w:tblW w:w="8370" w:type="dxa"/>
        <w:tblInd w:w="230" w:type="dxa"/>
        <w:tblBorders>
          <w:top w:val="nil"/>
          <w:left w:val="nil"/>
          <w:bottom w:val="nil"/>
          <w:right w:val="nil"/>
          <w:insideH w:val="nil"/>
          <w:insideV w:val="nil"/>
        </w:tblBorders>
        <w:tblLayout w:type="fixed"/>
        <w:tblLook w:val="0600" w:firstRow="0" w:lastRow="0" w:firstColumn="0" w:lastColumn="0" w:noHBand="1" w:noVBand="1"/>
      </w:tblPr>
      <w:tblGrid>
        <w:gridCol w:w="1215"/>
        <w:gridCol w:w="1380"/>
        <w:gridCol w:w="1155"/>
        <w:gridCol w:w="1155"/>
        <w:gridCol w:w="1155"/>
        <w:gridCol w:w="1170"/>
        <w:gridCol w:w="1140"/>
      </w:tblGrid>
      <w:tr w:rsidR="00DA0D41" w:rsidRPr="00AA5B98" w14:paraId="23817745" w14:textId="77777777">
        <w:trPr>
          <w:cantSplit/>
          <w:trHeight w:val="20"/>
          <w:tblHeader/>
        </w:trPr>
        <w:tc>
          <w:tcPr>
            <w:tcW w:w="121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8A0DC"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Ward</w:t>
            </w:r>
          </w:p>
        </w:tc>
        <w:tc>
          <w:tcPr>
            <w:tcW w:w="7155"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FCCD3"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Leptospirosis – Ward-wise Yearly Distribution</w:t>
            </w:r>
          </w:p>
        </w:tc>
      </w:tr>
      <w:tr w:rsidR="00DA0D41" w:rsidRPr="00AA5B98" w14:paraId="5C1B62A9" w14:textId="77777777">
        <w:trPr>
          <w:cantSplit/>
          <w:trHeight w:val="20"/>
          <w:tblHeader/>
        </w:trPr>
        <w:tc>
          <w:tcPr>
            <w:tcW w:w="121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969E2"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b/>
                <w:bCs/>
                <w:color w:val="000000"/>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FD872"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2021</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F62FC"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2022</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521A8"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2023</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90825"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A2C4F"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2025</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2CDBB"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Total</w:t>
            </w:r>
          </w:p>
        </w:tc>
      </w:tr>
      <w:tr w:rsidR="00DA0D41" w:rsidRPr="00AA5B98" w14:paraId="54E12643" w14:textId="77777777">
        <w:trPr>
          <w:cantSplit/>
          <w:trHeight w:val="855"/>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4E488"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13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E007E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9C023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0E7F0E"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2D0BF6"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30A7F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5A8B980"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67EE4668"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5AC1C"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288ADD"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63E7D9"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C2461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07235E"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E4862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1DFC023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6B97F71E"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FEDBB"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1FF2A0"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ABE03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C5234D"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E816E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C3F5F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8BFA7DE"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7178653A"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02EDD"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429C96"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7E3190"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40199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2252C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CE7A7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highlight w:val="green"/>
              </w:rPr>
            </w:pPr>
            <w:r w:rsidRPr="00AA5B98">
              <w:rPr>
                <w:rFonts w:ascii="Times New Roman" w:eastAsia="Garamond" w:hAnsi="Times New Roman" w:cs="Times New Roman"/>
                <w:highlight w:val="green"/>
              </w:rPr>
              <w:t>0</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2B3D8086"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25B15E30"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04607"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1B3A01"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8D32C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E28E7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7FE9E2"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3C529A"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1E39AD12"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2B0B11B5" w14:textId="77777777">
        <w:trPr>
          <w:cantSplit/>
          <w:trHeight w:val="1245"/>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71854"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ED0D89"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2</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2CEB0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41567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9EF4C9"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21AFE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436594D2"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5</w:t>
            </w:r>
          </w:p>
        </w:tc>
      </w:tr>
      <w:tr w:rsidR="00DA0D41" w:rsidRPr="00AA5B98" w14:paraId="6DBF911B"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3294A"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43E23D"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2</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4AF64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D703D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BC421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3FB85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5A9052A6"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3</w:t>
            </w:r>
          </w:p>
        </w:tc>
      </w:tr>
      <w:tr w:rsidR="00DA0D41" w:rsidRPr="00AA5B98" w14:paraId="6C017313"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E9ABD"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F32E16"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3BCB4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F208A2"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41FE5A"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C791D2"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 xml:space="preserve">0 </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6431F7E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 xml:space="preserve">0       </w:t>
            </w:r>
          </w:p>
        </w:tc>
      </w:tr>
      <w:tr w:rsidR="00DA0D41" w:rsidRPr="00AA5B98" w14:paraId="7AD6924D" w14:textId="77777777">
        <w:trPr>
          <w:cantSplit/>
          <w:trHeight w:val="945"/>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88549"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0DEBDA"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1DFC1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5CB56D"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A903D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0548DD"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7C9267D"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5DE555C9"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78EC8"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rPr>
              <w:t>10</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ED5D6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2534F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6D23C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022012"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9534C6"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5C16486D"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5B01824F"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8F834"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1</w:t>
            </w:r>
            <w:r w:rsidRPr="00AA5B98">
              <w:rPr>
                <w:rFonts w:ascii="Times New Roman" w:eastAsia="Garamond" w:hAnsi="Times New Roman" w:cs="Times New Roman"/>
              </w:rPr>
              <w:t>1</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F6CA3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B88C53"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EC3F0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3A67C0"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AB0EC9"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08630D4A"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6ABB701D"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0F3E7"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1</w:t>
            </w:r>
            <w:r w:rsidRPr="00AA5B98">
              <w:rPr>
                <w:rFonts w:ascii="Times New Roman" w:eastAsia="Garamond" w:hAnsi="Times New Roman" w:cs="Times New Roman"/>
              </w:rPr>
              <w:t>2</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C9D1A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7C498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1EC9A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2A787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5D1A12"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17BDE30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4759884"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8E9F1"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1</w:t>
            </w:r>
            <w:r w:rsidRPr="00AA5B98">
              <w:rPr>
                <w:rFonts w:ascii="Times New Roman" w:eastAsia="Garamond" w:hAnsi="Times New Roman" w:cs="Times New Roman"/>
              </w:rPr>
              <w:t>3</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C3A17C"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16F13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304BF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DEB757"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2C6D6F"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1D6EF339"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78B009BA" w14:textId="77777777">
        <w:trPr>
          <w:cantSplit/>
          <w:trHeight w:val="20"/>
          <w:tblHeader/>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8CC61" w14:textId="77777777" w:rsidR="00DA0D41" w:rsidRPr="00AA5B98" w:rsidRDefault="002E2FE5">
            <w:pPr>
              <w:pBdr>
                <w:top w:val="nil"/>
                <w:left w:val="nil"/>
                <w:bottom w:val="nil"/>
                <w:right w:val="nil"/>
                <w:between w:val="nil"/>
              </w:pBdr>
              <w:spacing w:line="240" w:lineRule="auto"/>
              <w:jc w:val="center"/>
              <w:rPr>
                <w:rFonts w:ascii="Times New Roman" w:eastAsia="Garamond" w:hAnsi="Times New Roman" w:cs="Times New Roman"/>
                <w:color w:val="000000"/>
              </w:rPr>
            </w:pPr>
            <w:r w:rsidRPr="00AA5B98">
              <w:rPr>
                <w:rFonts w:ascii="Times New Roman" w:eastAsia="Garamond" w:hAnsi="Times New Roman" w:cs="Times New Roman"/>
                <w:color w:val="000000"/>
              </w:rPr>
              <w:t>1</w:t>
            </w:r>
            <w:r w:rsidRPr="00AA5B98">
              <w:rPr>
                <w:rFonts w:ascii="Times New Roman" w:eastAsia="Garamond" w:hAnsi="Times New Roman" w:cs="Times New Roman"/>
              </w:rPr>
              <w:t>4</w:t>
            </w:r>
          </w:p>
        </w:tc>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758991"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2B61E8"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57E025"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3E9D44"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1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2431E4" w14:textId="77777777" w:rsidR="00DA0D41" w:rsidRPr="00AA5B98" w:rsidRDefault="00DA0D41">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069AB8CB" w14:textId="77777777" w:rsidR="00DA0D41" w:rsidRPr="00AA5B98" w:rsidRDefault="002E2FE5">
            <w:pPr>
              <w:pBdr>
                <w:top w:val="nil"/>
                <w:left w:val="nil"/>
                <w:bottom w:val="nil"/>
                <w:right w:val="nil"/>
                <w:between w:val="nil"/>
              </w:pBdr>
              <w:spacing w:before="240" w:after="240" w:line="240" w:lineRule="auto"/>
              <w:ind w:left="340"/>
              <w:jc w:val="center"/>
              <w:rPr>
                <w:rFonts w:ascii="Times New Roman" w:eastAsia="Garamond" w:hAnsi="Times New Roman" w:cs="Times New Roman"/>
                <w:color w:val="000000"/>
              </w:rPr>
            </w:pPr>
            <w:r w:rsidRPr="00AA5B98">
              <w:rPr>
                <w:rFonts w:ascii="Times New Roman" w:eastAsia="Garamond" w:hAnsi="Times New Roman" w:cs="Times New Roman"/>
              </w:rPr>
              <w:t>1</w:t>
            </w:r>
          </w:p>
        </w:tc>
      </w:tr>
    </w:tbl>
    <w:p w14:paraId="14721770" w14:textId="77777777" w:rsidR="00DA0D41" w:rsidRPr="00AA5B98" w:rsidRDefault="00DA0D41">
      <w:pPr>
        <w:pBdr>
          <w:top w:val="nil"/>
          <w:left w:val="nil"/>
          <w:bottom w:val="nil"/>
          <w:right w:val="nil"/>
          <w:between w:val="nil"/>
        </w:pBdr>
        <w:rPr>
          <w:rFonts w:ascii="Times New Roman" w:hAnsi="Times New Roman" w:cs="Times New Roman"/>
          <w:color w:val="000000"/>
        </w:rPr>
      </w:pPr>
      <w:bookmarkStart w:id="51" w:name="_heading=h.q3robtxn5yq0" w:colFirst="0" w:colLast="0"/>
      <w:bookmarkEnd w:id="51"/>
    </w:p>
    <w:p w14:paraId="77F9E8B2" w14:textId="77777777" w:rsidR="00DA0D41" w:rsidRPr="00AA5B98" w:rsidRDefault="002E2FE5">
      <w:pPr>
        <w:pStyle w:val="Heading3"/>
        <w:rPr>
          <w:rFonts w:ascii="Times New Roman" w:eastAsia="Garamond" w:hAnsi="Times New Roman" w:cs="Times New Roman"/>
          <w:b/>
          <w:bCs/>
          <w:color w:val="000000"/>
        </w:rPr>
      </w:pPr>
      <w:bookmarkStart w:id="52" w:name="_heading=h.aw0hy1erhibe" w:colFirst="0" w:colLast="0"/>
      <w:bookmarkEnd w:id="52"/>
      <w:r w:rsidRPr="00AA5B98">
        <w:rPr>
          <w:rFonts w:ascii="Times New Roman" w:eastAsia="Garamond" w:hAnsi="Times New Roman" w:cs="Times New Roman"/>
          <w:b/>
          <w:bCs/>
          <w:color w:val="000000"/>
        </w:rPr>
        <w:t>VIRAL HEPATITIS - A</w:t>
      </w:r>
    </w:p>
    <w:p w14:paraId="4960D9A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Hepatitis A cases are commonly associated with unsafe drinking water, food contamination, and breakdowns in sanitation, often presenting as clusters or outbreaks.</w:t>
      </w:r>
    </w:p>
    <w:p w14:paraId="238B4945"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31868ED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Peak: October - December</w:t>
      </w:r>
    </w:p>
    <w:p w14:paraId="1223BA56" w14:textId="77777777" w:rsidR="00DA0D41" w:rsidRPr="00AA5B98" w:rsidRDefault="002E2FE5">
      <w:pPr>
        <w:pStyle w:val="Heading3"/>
        <w:jc w:val="center"/>
        <w:rPr>
          <w:rFonts w:ascii="Times New Roman" w:eastAsia="Garamond" w:hAnsi="Times New Roman" w:cs="Times New Roman"/>
          <w:color w:val="000000"/>
        </w:rPr>
      </w:pPr>
      <w:bookmarkStart w:id="53" w:name="_heading=h.tl9008qt1an4" w:colFirst="0" w:colLast="0"/>
      <w:bookmarkEnd w:id="53"/>
      <w:r w:rsidRPr="00AA5B98">
        <w:rPr>
          <w:rFonts w:ascii="Times New Roman" w:eastAsia="Garamond" w:hAnsi="Times New Roman" w:cs="Times New Roman"/>
          <w:color w:val="000000"/>
        </w:rPr>
        <w:t>Hepatitis A – Ward-wise Yearly Distribution (2021–2025)</w:t>
      </w:r>
    </w:p>
    <w:p w14:paraId="7FB026FE"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tbl>
      <w:tblPr>
        <w:tblStyle w:val="affffff8"/>
        <w:tblW w:w="8370" w:type="dxa"/>
        <w:tblInd w:w="230" w:type="dxa"/>
        <w:tblBorders>
          <w:top w:val="nil"/>
          <w:left w:val="nil"/>
          <w:bottom w:val="nil"/>
          <w:right w:val="nil"/>
          <w:insideH w:val="nil"/>
          <w:insideV w:val="nil"/>
        </w:tblBorders>
        <w:tblLayout w:type="fixed"/>
        <w:tblLook w:val="0600" w:firstRow="0" w:lastRow="0" w:firstColumn="0" w:lastColumn="0" w:noHBand="1" w:noVBand="1"/>
      </w:tblPr>
      <w:tblGrid>
        <w:gridCol w:w="1455"/>
        <w:gridCol w:w="1140"/>
        <w:gridCol w:w="1155"/>
        <w:gridCol w:w="1155"/>
        <w:gridCol w:w="1155"/>
        <w:gridCol w:w="1155"/>
        <w:gridCol w:w="1155"/>
      </w:tblGrid>
      <w:tr w:rsidR="00DA0D41" w:rsidRPr="00AA5B98" w14:paraId="583D7266" w14:textId="77777777">
        <w:trPr>
          <w:cantSplit/>
          <w:trHeight w:val="20"/>
          <w:tblHeader/>
        </w:trPr>
        <w:tc>
          <w:tcPr>
            <w:tcW w:w="145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4CF7E"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Ward</w:t>
            </w:r>
          </w:p>
        </w:tc>
        <w:tc>
          <w:tcPr>
            <w:tcW w:w="6915"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8D9EF"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Hep A – Ward-wise Yearly Distribution</w:t>
            </w:r>
          </w:p>
        </w:tc>
      </w:tr>
      <w:tr w:rsidR="00DA0D41" w:rsidRPr="00AA5B98" w14:paraId="704E9C32" w14:textId="77777777">
        <w:trPr>
          <w:cantSplit/>
          <w:trHeight w:val="20"/>
          <w:tblHeader/>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AA552"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b/>
                <w:bCs/>
                <w:color w:val="000000"/>
              </w:rPr>
            </w:pP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514B4"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2021</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81609"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2022</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2062E"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2023</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3BAF3"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2024</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7C481"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2025</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A8CF6"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Total</w:t>
            </w:r>
          </w:p>
        </w:tc>
      </w:tr>
      <w:tr w:rsidR="00DA0D41" w:rsidRPr="00AA5B98" w14:paraId="55CC48F4"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B1A69"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11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C0E585" w14:textId="40BF204E" w:rsidR="00DA0D41" w:rsidRPr="00AA5B98" w:rsidRDefault="009D2675" w:rsidP="00002E33">
            <w:pPr>
              <w:pBdr>
                <w:top w:val="nil"/>
                <w:left w:val="nil"/>
                <w:bottom w:val="nil"/>
                <w:right w:val="nil"/>
                <w:between w:val="nil"/>
              </w:pBdr>
              <w:spacing w:before="240" w:after="240"/>
              <w:ind w:left="340"/>
              <w:rPr>
                <w:rFonts w:ascii="Times New Roman" w:eastAsia="Garamond" w:hAnsi="Times New Roman" w:cs="Times New Roman"/>
                <w:color w:val="000000"/>
              </w:rPr>
            </w:pPr>
            <w:sdt>
              <w:sdtPr>
                <w:rPr>
                  <w:rFonts w:ascii="Times New Roman" w:hAnsi="Times New Roman" w:cs="Times New Roman"/>
                </w:rPr>
                <w:tag w:val="goog_rdk_5"/>
                <w:id w:val="111687383"/>
              </w:sdtPr>
              <w:sdtEndPr/>
              <w:sdtContent>
                <w:sdt>
                  <w:sdtPr>
                    <w:rPr>
                      <w:rFonts w:ascii="Times New Roman" w:hAnsi="Times New Roman" w:cs="Times New Roman"/>
                    </w:rPr>
                    <w:tag w:val="goog_rdk_6"/>
                    <w:id w:val="-819492437"/>
                  </w:sdtPr>
                  <w:sdtEndPr/>
                  <w:sdtContent>
                    <w:r w:rsidR="00002E33" w:rsidRPr="00AA5B98">
                      <w:rPr>
                        <w:rFonts w:ascii="Times New Roman" w:eastAsia="Garamond" w:hAnsi="Times New Roman" w:cs="Times New Roman"/>
                      </w:rPr>
                      <w:t>0</w:t>
                    </w:r>
                  </w:sdtContent>
                </w:sdt>
              </w:sdtContent>
            </w:sdt>
          </w:p>
        </w:tc>
        <w:tc>
          <w:tcPr>
            <w:tcW w:w="11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731DBB5" w14:textId="4030FC9A" w:rsidR="00DA0D41" w:rsidRPr="00AA5B98" w:rsidRDefault="009D2675" w:rsidP="00002E33">
            <w:pPr>
              <w:pBdr>
                <w:top w:val="nil"/>
                <w:left w:val="nil"/>
                <w:bottom w:val="nil"/>
                <w:right w:val="nil"/>
                <w:between w:val="nil"/>
              </w:pBdr>
              <w:spacing w:before="240" w:after="240"/>
              <w:rPr>
                <w:rFonts w:ascii="Times New Roman" w:eastAsia="Garamond" w:hAnsi="Times New Roman" w:cs="Times New Roman"/>
                <w:color w:val="000000"/>
              </w:rPr>
            </w:pPr>
            <w:sdt>
              <w:sdtPr>
                <w:rPr>
                  <w:rFonts w:ascii="Times New Roman" w:hAnsi="Times New Roman" w:cs="Times New Roman"/>
                </w:rPr>
                <w:tag w:val="goog_rdk_8"/>
                <w:id w:val="1666142765"/>
              </w:sdtPr>
              <w:sdtEndPr/>
              <w:sdtContent>
                <w:sdt>
                  <w:sdtPr>
                    <w:rPr>
                      <w:rFonts w:ascii="Times New Roman" w:hAnsi="Times New Roman" w:cs="Times New Roman"/>
                    </w:rPr>
                    <w:tag w:val="goog_rdk_9"/>
                    <w:id w:val="590386932"/>
                  </w:sdtPr>
                  <w:sdtEndPr/>
                  <w:sdtContent>
                    <w:r w:rsidR="00002E33" w:rsidRPr="00AA5B98">
                      <w:rPr>
                        <w:rFonts w:ascii="Times New Roman" w:eastAsia="Garamond" w:hAnsi="Times New Roman" w:cs="Times New Roman"/>
                      </w:rPr>
                      <w:t>0</w:t>
                    </w:r>
                  </w:sdtContent>
                </w:sdt>
              </w:sdtContent>
            </w:sdt>
          </w:p>
        </w:tc>
        <w:tc>
          <w:tcPr>
            <w:tcW w:w="11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EC69807" w14:textId="624F3586" w:rsidR="00DA0D41" w:rsidRPr="00AA5B98" w:rsidRDefault="009D2675" w:rsidP="00002E33">
            <w:pPr>
              <w:pBdr>
                <w:top w:val="nil"/>
                <w:left w:val="nil"/>
                <w:bottom w:val="nil"/>
                <w:right w:val="nil"/>
                <w:between w:val="nil"/>
              </w:pBdr>
              <w:spacing w:before="240" w:after="240"/>
              <w:ind w:left="340"/>
              <w:rPr>
                <w:rFonts w:ascii="Times New Roman" w:eastAsia="Garamond" w:hAnsi="Times New Roman" w:cs="Times New Roman"/>
                <w:color w:val="000000"/>
              </w:rPr>
            </w:pPr>
            <w:sdt>
              <w:sdtPr>
                <w:rPr>
                  <w:rFonts w:ascii="Times New Roman" w:hAnsi="Times New Roman" w:cs="Times New Roman"/>
                </w:rPr>
                <w:tag w:val="goog_rdk_11"/>
                <w:id w:val="-1074422965"/>
              </w:sdtPr>
              <w:sdtEndPr/>
              <w:sdtContent>
                <w:sdt>
                  <w:sdtPr>
                    <w:rPr>
                      <w:rFonts w:ascii="Times New Roman" w:hAnsi="Times New Roman" w:cs="Times New Roman"/>
                    </w:rPr>
                    <w:tag w:val="goog_rdk_12"/>
                    <w:id w:val="108780175"/>
                  </w:sdtPr>
                  <w:sdtEndPr/>
                  <w:sdtContent>
                    <w:r w:rsidR="00002E33" w:rsidRPr="00AA5B98">
                      <w:rPr>
                        <w:rFonts w:ascii="Times New Roman" w:eastAsia="Garamond" w:hAnsi="Times New Roman" w:cs="Times New Roman"/>
                      </w:rPr>
                      <w:t>0</w:t>
                    </w:r>
                  </w:sdtContent>
                </w:sdt>
              </w:sdtContent>
            </w:sdt>
          </w:p>
        </w:tc>
        <w:tc>
          <w:tcPr>
            <w:tcW w:w="11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3C32641" w14:textId="01FB197E"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4"/>
                <w:id w:val="-1255754053"/>
              </w:sdtPr>
              <w:sdtEndPr/>
              <w:sdtContent>
                <w:sdt>
                  <w:sdtPr>
                    <w:rPr>
                      <w:rFonts w:ascii="Times New Roman" w:hAnsi="Times New Roman" w:cs="Times New Roman"/>
                    </w:rPr>
                    <w:tag w:val="goog_rdk_15"/>
                    <w:id w:val="911532009"/>
                  </w:sdtPr>
                  <w:sdtEndPr/>
                  <w:sdtContent>
                    <w:r w:rsidR="00EF1EED" w:rsidRPr="00AA5B98">
                      <w:rPr>
                        <w:rFonts w:ascii="Times New Roman" w:eastAsia="Garamond" w:hAnsi="Times New Roman" w:cs="Times New Roman"/>
                      </w:rPr>
                      <w:t>0</w:t>
                    </w:r>
                  </w:sdtContent>
                </w:sdt>
              </w:sdtContent>
            </w:sdt>
          </w:p>
        </w:tc>
        <w:tc>
          <w:tcPr>
            <w:tcW w:w="11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09F39B1" w14:textId="499FFF00" w:rsidR="00DA0D41" w:rsidRPr="00AA5B98" w:rsidRDefault="009D2675" w:rsidP="00EF1EED">
            <w:pPr>
              <w:pBdr>
                <w:top w:val="nil"/>
                <w:left w:val="nil"/>
                <w:bottom w:val="nil"/>
                <w:right w:val="nil"/>
                <w:between w:val="nil"/>
              </w:pBdr>
              <w:spacing w:before="240" w:after="240"/>
              <w:rPr>
                <w:rFonts w:ascii="Times New Roman" w:eastAsia="Garamond" w:hAnsi="Times New Roman" w:cs="Times New Roman"/>
                <w:color w:val="000000"/>
              </w:rPr>
            </w:pPr>
            <w:sdt>
              <w:sdtPr>
                <w:rPr>
                  <w:rFonts w:ascii="Times New Roman" w:hAnsi="Times New Roman" w:cs="Times New Roman"/>
                </w:rPr>
                <w:tag w:val="goog_rdk_17"/>
                <w:id w:val="252306300"/>
              </w:sdtPr>
              <w:sdtEndPr/>
              <w:sdtContent>
                <w:sdt>
                  <w:sdtPr>
                    <w:rPr>
                      <w:rFonts w:ascii="Times New Roman" w:hAnsi="Times New Roman" w:cs="Times New Roman"/>
                    </w:rPr>
                    <w:tag w:val="goog_rdk_18"/>
                    <w:id w:val="-1034230212"/>
                  </w:sdtPr>
                  <w:sdtEndPr/>
                  <w:sdtContent>
                    <w:r w:rsidR="00EF1EED" w:rsidRPr="00AA5B98">
                      <w:rPr>
                        <w:rFonts w:ascii="Times New Roman" w:eastAsia="Garamond" w:hAnsi="Times New Roman" w:cs="Times New Roman"/>
                      </w:rPr>
                      <w:t>0</w:t>
                    </w:r>
                  </w:sdtContent>
                </w:sdt>
              </w:sdtContent>
            </w:sdt>
          </w:p>
        </w:tc>
        <w:tc>
          <w:tcPr>
            <w:tcW w:w="11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7753057" w14:textId="04F60108"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0"/>
                <w:id w:val="-44811329"/>
              </w:sdtPr>
              <w:sdtEndPr/>
              <w:sdtContent>
                <w:sdt>
                  <w:sdtPr>
                    <w:rPr>
                      <w:rFonts w:ascii="Times New Roman" w:hAnsi="Times New Roman" w:cs="Times New Roman"/>
                    </w:rPr>
                    <w:tag w:val="goog_rdk_21"/>
                    <w:id w:val="238203877"/>
                  </w:sdtPr>
                  <w:sdtEndPr/>
                  <w:sdtContent>
                    <w:r w:rsidR="00EF1EED" w:rsidRPr="00AA5B98">
                      <w:rPr>
                        <w:rFonts w:ascii="Times New Roman" w:eastAsia="Garamond" w:hAnsi="Times New Roman" w:cs="Times New Roman"/>
                      </w:rPr>
                      <w:t>0</w:t>
                    </w:r>
                  </w:sdtContent>
                </w:sdt>
              </w:sdtContent>
            </w:sdt>
          </w:p>
        </w:tc>
      </w:tr>
      <w:tr w:rsidR="00DA0D41" w:rsidRPr="00AA5B98" w14:paraId="4B1413B3"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7A032"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6952B1"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3"/>
                <w:id w:val="-1953959262"/>
              </w:sdtPr>
              <w:sdtEndPr/>
              <w:sdtContent>
                <w:sdt>
                  <w:sdtPr>
                    <w:rPr>
                      <w:rFonts w:ascii="Times New Roman" w:hAnsi="Times New Roman" w:cs="Times New Roman"/>
                    </w:rPr>
                    <w:tag w:val="goog_rdk_24"/>
                    <w:id w:val="-1615908755"/>
                  </w:sdtPr>
                  <w:sdtEndPr/>
                  <w:sdtContent>
                    <w:ins w:id="54" w:author="Arogya Cheppad" w:date="2026-02-06T10:00:00Z">
                      <w:r w:rsidR="002E2FE5" w:rsidRPr="00AA5B98">
                        <w:rPr>
                          <w:rFonts w:ascii="Times New Roman" w:eastAsia="Garamond" w:hAnsi="Times New Roman" w:cs="Times New Roman"/>
                          <w:rPrChange w:id="55"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75961070"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6"/>
                <w:id w:val="-716166319"/>
              </w:sdtPr>
              <w:sdtEndPr/>
              <w:sdtContent>
                <w:sdt>
                  <w:sdtPr>
                    <w:rPr>
                      <w:rFonts w:ascii="Times New Roman" w:hAnsi="Times New Roman" w:cs="Times New Roman"/>
                    </w:rPr>
                    <w:tag w:val="goog_rdk_27"/>
                    <w:id w:val="1233618610"/>
                  </w:sdtPr>
                  <w:sdtEndPr/>
                  <w:sdtContent>
                    <w:ins w:id="56" w:author="Arogya Cheppad" w:date="2026-02-06T10:00:00Z">
                      <w:r w:rsidR="002E2FE5" w:rsidRPr="00AA5B98">
                        <w:rPr>
                          <w:rFonts w:ascii="Times New Roman" w:eastAsia="Garamond" w:hAnsi="Times New Roman" w:cs="Times New Roman"/>
                          <w:rPrChange w:id="57"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1901851D"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9"/>
                <w:id w:val="820188161"/>
              </w:sdtPr>
              <w:sdtEndPr/>
              <w:sdtContent>
                <w:sdt>
                  <w:sdtPr>
                    <w:rPr>
                      <w:rFonts w:ascii="Times New Roman" w:hAnsi="Times New Roman" w:cs="Times New Roman"/>
                    </w:rPr>
                    <w:tag w:val="goog_rdk_30"/>
                    <w:id w:val="-1009511118"/>
                  </w:sdtPr>
                  <w:sdtEndPr/>
                  <w:sdtContent>
                    <w:ins w:id="58" w:author="Arogya Cheppad" w:date="2026-02-06T10:00:00Z">
                      <w:r w:rsidR="002E2FE5" w:rsidRPr="00AA5B98">
                        <w:rPr>
                          <w:rFonts w:ascii="Times New Roman" w:eastAsia="Garamond" w:hAnsi="Times New Roman" w:cs="Times New Roman"/>
                          <w:rPrChange w:id="59"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A5C56B7"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32"/>
                <w:id w:val="1211845261"/>
              </w:sdtPr>
              <w:sdtEndPr/>
              <w:sdtContent>
                <w:sdt>
                  <w:sdtPr>
                    <w:rPr>
                      <w:rFonts w:ascii="Times New Roman" w:hAnsi="Times New Roman" w:cs="Times New Roman"/>
                    </w:rPr>
                    <w:tag w:val="goog_rdk_33"/>
                    <w:id w:val="718553821"/>
                  </w:sdtPr>
                  <w:sdtEndPr/>
                  <w:sdtContent>
                    <w:ins w:id="60" w:author="Arogya Cheppad" w:date="2026-02-06T10:00:00Z">
                      <w:r w:rsidR="002E2FE5" w:rsidRPr="00AA5B98">
                        <w:rPr>
                          <w:rFonts w:ascii="Times New Roman" w:eastAsia="Garamond" w:hAnsi="Times New Roman" w:cs="Times New Roman"/>
                          <w:rPrChange w:id="61"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7377989F"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35"/>
                <w:id w:val="1271016919"/>
              </w:sdtPr>
              <w:sdtEndPr/>
              <w:sdtContent>
                <w:sdt>
                  <w:sdtPr>
                    <w:rPr>
                      <w:rFonts w:ascii="Times New Roman" w:hAnsi="Times New Roman" w:cs="Times New Roman"/>
                    </w:rPr>
                    <w:tag w:val="goog_rdk_36"/>
                    <w:id w:val="-1897188847"/>
                  </w:sdtPr>
                  <w:sdtEndPr/>
                  <w:sdtContent>
                    <w:ins w:id="62" w:author="Arogya Cheppad" w:date="2026-02-06T10:00:00Z">
                      <w:r w:rsidR="002E2FE5" w:rsidRPr="00AA5B98">
                        <w:rPr>
                          <w:rFonts w:ascii="Times New Roman" w:eastAsia="Garamond" w:hAnsi="Times New Roman" w:cs="Times New Roman"/>
                          <w:rPrChange w:id="63"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4E270C6A"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38"/>
                <w:id w:val="1021332442"/>
              </w:sdtPr>
              <w:sdtEndPr/>
              <w:sdtContent>
                <w:sdt>
                  <w:sdtPr>
                    <w:rPr>
                      <w:rFonts w:ascii="Times New Roman" w:hAnsi="Times New Roman" w:cs="Times New Roman"/>
                    </w:rPr>
                    <w:tag w:val="goog_rdk_39"/>
                    <w:id w:val="-907526688"/>
                  </w:sdtPr>
                  <w:sdtEndPr/>
                  <w:sdtContent>
                    <w:ins w:id="64" w:author="Arogya Cheppad" w:date="2026-02-06T10:00:00Z">
                      <w:r w:rsidR="002E2FE5" w:rsidRPr="00AA5B98">
                        <w:rPr>
                          <w:rFonts w:ascii="Times New Roman" w:eastAsia="Garamond" w:hAnsi="Times New Roman" w:cs="Times New Roman"/>
                          <w:rPrChange w:id="65" w:author="Arogya Cheppad" w:date="2026-02-06T10:00:00Z">
                            <w:rPr>
                              <w:rFonts w:ascii="Garamond" w:eastAsia="Garamond" w:hAnsi="Garamond" w:cs="Garamond"/>
                              <w:color w:val="000000"/>
                            </w:rPr>
                          </w:rPrChange>
                        </w:rPr>
                        <w:t>0</w:t>
                      </w:r>
                    </w:ins>
                  </w:sdtContent>
                </w:sdt>
              </w:sdtContent>
            </w:sdt>
          </w:p>
        </w:tc>
      </w:tr>
      <w:tr w:rsidR="00DA0D41" w:rsidRPr="00AA5B98" w14:paraId="633D3F06"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4A805"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EEBA88"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41"/>
                <w:id w:val="-1223785844"/>
              </w:sdtPr>
              <w:sdtEndPr/>
              <w:sdtContent>
                <w:sdt>
                  <w:sdtPr>
                    <w:rPr>
                      <w:rFonts w:ascii="Times New Roman" w:hAnsi="Times New Roman" w:cs="Times New Roman"/>
                    </w:rPr>
                    <w:tag w:val="goog_rdk_42"/>
                    <w:id w:val="921283380"/>
                  </w:sdtPr>
                  <w:sdtEndPr/>
                  <w:sdtContent>
                    <w:ins w:id="66" w:author="Arogya Cheppad" w:date="2026-02-06T10:00:00Z">
                      <w:r w:rsidR="002E2FE5" w:rsidRPr="00AA5B98">
                        <w:rPr>
                          <w:rFonts w:ascii="Times New Roman" w:eastAsia="Garamond" w:hAnsi="Times New Roman" w:cs="Times New Roman"/>
                          <w:rPrChange w:id="67"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7176D0C4"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44"/>
                <w:id w:val="2016042203"/>
              </w:sdtPr>
              <w:sdtEndPr/>
              <w:sdtContent>
                <w:sdt>
                  <w:sdtPr>
                    <w:rPr>
                      <w:rFonts w:ascii="Times New Roman" w:hAnsi="Times New Roman" w:cs="Times New Roman"/>
                    </w:rPr>
                    <w:tag w:val="goog_rdk_45"/>
                    <w:id w:val="-124830079"/>
                  </w:sdtPr>
                  <w:sdtEndPr/>
                  <w:sdtContent>
                    <w:ins w:id="68" w:author="Arogya Cheppad" w:date="2026-02-06T10:00:00Z">
                      <w:r w:rsidR="002E2FE5" w:rsidRPr="00AA5B98">
                        <w:rPr>
                          <w:rFonts w:ascii="Times New Roman" w:eastAsia="Garamond" w:hAnsi="Times New Roman" w:cs="Times New Roman"/>
                          <w:rPrChange w:id="69"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7633D57A"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47"/>
                <w:id w:val="-1769361310"/>
              </w:sdtPr>
              <w:sdtEndPr/>
              <w:sdtContent>
                <w:sdt>
                  <w:sdtPr>
                    <w:rPr>
                      <w:rFonts w:ascii="Times New Roman" w:hAnsi="Times New Roman" w:cs="Times New Roman"/>
                    </w:rPr>
                    <w:tag w:val="goog_rdk_48"/>
                    <w:id w:val="-1685466886"/>
                  </w:sdtPr>
                  <w:sdtEndPr/>
                  <w:sdtContent>
                    <w:ins w:id="70" w:author="Arogya Cheppad" w:date="2026-02-06T10:00:00Z">
                      <w:r w:rsidR="002E2FE5" w:rsidRPr="00AA5B98">
                        <w:rPr>
                          <w:rFonts w:ascii="Times New Roman" w:eastAsia="Garamond" w:hAnsi="Times New Roman" w:cs="Times New Roman"/>
                          <w:rPrChange w:id="71"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3D91A746"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50"/>
                <w:id w:val="586816827"/>
              </w:sdtPr>
              <w:sdtEndPr/>
              <w:sdtContent>
                <w:sdt>
                  <w:sdtPr>
                    <w:rPr>
                      <w:rFonts w:ascii="Times New Roman" w:hAnsi="Times New Roman" w:cs="Times New Roman"/>
                    </w:rPr>
                    <w:tag w:val="goog_rdk_51"/>
                    <w:id w:val="-787822622"/>
                  </w:sdtPr>
                  <w:sdtEndPr/>
                  <w:sdtContent>
                    <w:ins w:id="72" w:author="Arogya Cheppad" w:date="2026-02-06T10:00:00Z">
                      <w:r w:rsidR="002E2FE5" w:rsidRPr="00AA5B98">
                        <w:rPr>
                          <w:rFonts w:ascii="Times New Roman" w:eastAsia="Garamond" w:hAnsi="Times New Roman" w:cs="Times New Roman"/>
                          <w:rPrChange w:id="73"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17CB0F4F"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53"/>
                <w:id w:val="-394341837"/>
              </w:sdtPr>
              <w:sdtEndPr/>
              <w:sdtContent>
                <w:sdt>
                  <w:sdtPr>
                    <w:rPr>
                      <w:rFonts w:ascii="Times New Roman" w:hAnsi="Times New Roman" w:cs="Times New Roman"/>
                    </w:rPr>
                    <w:tag w:val="goog_rdk_54"/>
                    <w:id w:val="2103966118"/>
                  </w:sdtPr>
                  <w:sdtEndPr/>
                  <w:sdtContent>
                    <w:ins w:id="74" w:author="Arogya Cheppad" w:date="2026-02-06T10:00:00Z">
                      <w:r w:rsidR="002E2FE5" w:rsidRPr="00AA5B98">
                        <w:rPr>
                          <w:rFonts w:ascii="Times New Roman" w:eastAsia="Garamond" w:hAnsi="Times New Roman" w:cs="Times New Roman"/>
                          <w:rPrChange w:id="75"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4170C3C"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56"/>
                <w:id w:val="-138376975"/>
              </w:sdtPr>
              <w:sdtEndPr/>
              <w:sdtContent>
                <w:sdt>
                  <w:sdtPr>
                    <w:rPr>
                      <w:rFonts w:ascii="Times New Roman" w:hAnsi="Times New Roman" w:cs="Times New Roman"/>
                    </w:rPr>
                    <w:tag w:val="goog_rdk_57"/>
                    <w:id w:val="1749487923"/>
                  </w:sdtPr>
                  <w:sdtEndPr/>
                  <w:sdtContent>
                    <w:ins w:id="76" w:author="Arogya Cheppad" w:date="2026-02-06T10:00:00Z">
                      <w:r w:rsidR="002E2FE5" w:rsidRPr="00AA5B98">
                        <w:rPr>
                          <w:rFonts w:ascii="Times New Roman" w:eastAsia="Garamond" w:hAnsi="Times New Roman" w:cs="Times New Roman"/>
                          <w:rPrChange w:id="77" w:author="Arogya Cheppad" w:date="2026-02-06T10:00:00Z">
                            <w:rPr>
                              <w:rFonts w:ascii="Garamond" w:eastAsia="Garamond" w:hAnsi="Garamond" w:cs="Garamond"/>
                              <w:color w:val="000000"/>
                            </w:rPr>
                          </w:rPrChange>
                        </w:rPr>
                        <w:t>0</w:t>
                      </w:r>
                    </w:ins>
                  </w:sdtContent>
                </w:sdt>
              </w:sdtContent>
            </w:sdt>
          </w:p>
        </w:tc>
      </w:tr>
      <w:tr w:rsidR="00DA0D41" w:rsidRPr="00AA5B98" w14:paraId="22ED3735"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7B23B"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6D4E3D"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59"/>
                <w:id w:val="-812452443"/>
              </w:sdtPr>
              <w:sdtEndPr/>
              <w:sdtContent>
                <w:sdt>
                  <w:sdtPr>
                    <w:rPr>
                      <w:rFonts w:ascii="Times New Roman" w:hAnsi="Times New Roman" w:cs="Times New Roman"/>
                    </w:rPr>
                    <w:tag w:val="goog_rdk_60"/>
                    <w:id w:val="1435997594"/>
                  </w:sdtPr>
                  <w:sdtEndPr/>
                  <w:sdtContent>
                    <w:ins w:id="78" w:author="Arogya Cheppad" w:date="2026-02-06T10:00:00Z">
                      <w:r w:rsidR="002E2FE5" w:rsidRPr="00AA5B98">
                        <w:rPr>
                          <w:rFonts w:ascii="Times New Roman" w:eastAsia="Garamond" w:hAnsi="Times New Roman" w:cs="Times New Roman"/>
                          <w:rPrChange w:id="79"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3F5F349B"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62"/>
                <w:id w:val="-781081788"/>
              </w:sdtPr>
              <w:sdtEndPr/>
              <w:sdtContent>
                <w:sdt>
                  <w:sdtPr>
                    <w:rPr>
                      <w:rFonts w:ascii="Times New Roman" w:hAnsi="Times New Roman" w:cs="Times New Roman"/>
                    </w:rPr>
                    <w:tag w:val="goog_rdk_63"/>
                    <w:id w:val="-225420880"/>
                  </w:sdtPr>
                  <w:sdtEndPr/>
                  <w:sdtContent>
                    <w:ins w:id="80" w:author="Arogya Cheppad" w:date="2026-02-06T10:00:00Z">
                      <w:r w:rsidR="002E2FE5" w:rsidRPr="00AA5B98">
                        <w:rPr>
                          <w:rFonts w:ascii="Times New Roman" w:eastAsia="Garamond" w:hAnsi="Times New Roman" w:cs="Times New Roman"/>
                          <w:rPrChange w:id="81"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4271EBDC"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65"/>
                <w:id w:val="1536773673"/>
              </w:sdtPr>
              <w:sdtEndPr/>
              <w:sdtContent>
                <w:sdt>
                  <w:sdtPr>
                    <w:rPr>
                      <w:rFonts w:ascii="Times New Roman" w:hAnsi="Times New Roman" w:cs="Times New Roman"/>
                    </w:rPr>
                    <w:tag w:val="goog_rdk_66"/>
                    <w:id w:val="-1020278152"/>
                  </w:sdtPr>
                  <w:sdtEndPr/>
                  <w:sdtContent>
                    <w:ins w:id="82" w:author="Arogya Cheppad" w:date="2026-02-06T10:00:00Z">
                      <w:r w:rsidR="002E2FE5" w:rsidRPr="00AA5B98">
                        <w:rPr>
                          <w:rFonts w:ascii="Times New Roman" w:eastAsia="Garamond" w:hAnsi="Times New Roman" w:cs="Times New Roman"/>
                          <w:rPrChange w:id="83"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77230B0"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68"/>
                <w:id w:val="913763922"/>
              </w:sdtPr>
              <w:sdtEndPr/>
              <w:sdtContent>
                <w:sdt>
                  <w:sdtPr>
                    <w:rPr>
                      <w:rFonts w:ascii="Times New Roman" w:hAnsi="Times New Roman" w:cs="Times New Roman"/>
                    </w:rPr>
                    <w:tag w:val="goog_rdk_69"/>
                    <w:id w:val="-634552108"/>
                  </w:sdtPr>
                  <w:sdtEndPr/>
                  <w:sdtContent>
                    <w:ins w:id="84" w:author="Arogya Cheppad" w:date="2026-02-06T10:00:00Z">
                      <w:r w:rsidR="002E2FE5" w:rsidRPr="00AA5B98">
                        <w:rPr>
                          <w:rFonts w:ascii="Times New Roman" w:eastAsia="Garamond" w:hAnsi="Times New Roman" w:cs="Times New Roman"/>
                          <w:rPrChange w:id="85" w:author="Arogya Cheppad" w:date="2026-02-06T10:00: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2C29AA4" w14:textId="41C059A4"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71"/>
                <w:id w:val="1253233668"/>
              </w:sdtPr>
              <w:sdtEndPr/>
              <w:sdtContent>
                <w:sdt>
                  <w:sdtPr>
                    <w:rPr>
                      <w:rFonts w:ascii="Times New Roman" w:hAnsi="Times New Roman" w:cs="Times New Roman"/>
                    </w:rPr>
                    <w:tag w:val="goog_rdk_72"/>
                    <w:id w:val="-1712511994"/>
                  </w:sdtPr>
                  <w:sdtEndPr/>
                  <w:sdtContent>
                    <w:r w:rsidR="00667C76" w:rsidRPr="00AA5B98">
                      <w:rPr>
                        <w:rFonts w:ascii="Times New Roman" w:eastAsia="Garamond" w:hAnsi="Times New Roman" w:cs="Times New Roman"/>
                      </w:rPr>
                      <w:t>1</w:t>
                    </w:r>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5EB36316" w14:textId="0B4B1358"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74"/>
                <w:id w:val="-1551107506"/>
              </w:sdtPr>
              <w:sdtEndPr/>
              <w:sdtContent>
                <w:sdt>
                  <w:sdtPr>
                    <w:rPr>
                      <w:rFonts w:ascii="Times New Roman" w:hAnsi="Times New Roman" w:cs="Times New Roman"/>
                    </w:rPr>
                    <w:tag w:val="goog_rdk_75"/>
                    <w:id w:val="-906948052"/>
                  </w:sdtPr>
                  <w:sdtEndPr/>
                  <w:sdtContent>
                    <w:r w:rsidR="00667C76" w:rsidRPr="00AA5B98">
                      <w:rPr>
                        <w:rFonts w:ascii="Times New Roman" w:eastAsia="Garamond" w:hAnsi="Times New Roman" w:cs="Times New Roman"/>
                      </w:rPr>
                      <w:t>1</w:t>
                    </w:r>
                  </w:sdtContent>
                </w:sdt>
              </w:sdtContent>
            </w:sdt>
          </w:p>
        </w:tc>
      </w:tr>
      <w:tr w:rsidR="00DA0D41" w:rsidRPr="00AA5B98" w14:paraId="3FB7BA52"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BBB88"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060AA1"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77"/>
                <w:id w:val="-718194928"/>
              </w:sdtPr>
              <w:sdtEndPr/>
              <w:sdtContent>
                <w:sdt>
                  <w:sdtPr>
                    <w:rPr>
                      <w:rFonts w:ascii="Times New Roman" w:hAnsi="Times New Roman" w:cs="Times New Roman"/>
                    </w:rPr>
                    <w:tag w:val="goog_rdk_78"/>
                    <w:id w:val="1414538951"/>
                  </w:sdtPr>
                  <w:sdtEndPr/>
                  <w:sdtContent>
                    <w:ins w:id="86" w:author="Arogya Cheppad" w:date="2026-02-06T10:01:00Z">
                      <w:r w:rsidR="002E2FE5" w:rsidRPr="00AA5B98">
                        <w:rPr>
                          <w:rFonts w:ascii="Times New Roman" w:eastAsia="Garamond" w:hAnsi="Times New Roman" w:cs="Times New Roman"/>
                          <w:rPrChange w:id="87"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0BD27B24"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80"/>
                <w:id w:val="337483975"/>
              </w:sdtPr>
              <w:sdtEndPr/>
              <w:sdtContent>
                <w:sdt>
                  <w:sdtPr>
                    <w:rPr>
                      <w:rFonts w:ascii="Times New Roman" w:hAnsi="Times New Roman" w:cs="Times New Roman"/>
                    </w:rPr>
                    <w:tag w:val="goog_rdk_81"/>
                    <w:id w:val="-1530253910"/>
                  </w:sdtPr>
                  <w:sdtEndPr/>
                  <w:sdtContent>
                    <w:ins w:id="88" w:author="Arogya Cheppad" w:date="2026-02-06T10:01:00Z">
                      <w:r w:rsidR="002E2FE5" w:rsidRPr="00AA5B98">
                        <w:rPr>
                          <w:rFonts w:ascii="Times New Roman" w:eastAsia="Garamond" w:hAnsi="Times New Roman" w:cs="Times New Roman"/>
                          <w:rPrChange w:id="89"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4CAB8FB"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83"/>
                <w:id w:val="485578078"/>
              </w:sdtPr>
              <w:sdtEndPr/>
              <w:sdtContent>
                <w:sdt>
                  <w:sdtPr>
                    <w:rPr>
                      <w:rFonts w:ascii="Times New Roman" w:hAnsi="Times New Roman" w:cs="Times New Roman"/>
                    </w:rPr>
                    <w:tag w:val="goog_rdk_84"/>
                    <w:id w:val="349621103"/>
                  </w:sdtPr>
                  <w:sdtEndPr/>
                  <w:sdtContent>
                    <w:ins w:id="90" w:author="Arogya Cheppad" w:date="2026-02-06T10:01:00Z">
                      <w:r w:rsidR="002E2FE5" w:rsidRPr="00AA5B98">
                        <w:rPr>
                          <w:rFonts w:ascii="Times New Roman" w:eastAsia="Garamond" w:hAnsi="Times New Roman" w:cs="Times New Roman"/>
                          <w:rPrChange w:id="91"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10274D6A"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86"/>
                <w:id w:val="1679720669"/>
              </w:sdtPr>
              <w:sdtEndPr/>
              <w:sdtContent>
                <w:sdt>
                  <w:sdtPr>
                    <w:rPr>
                      <w:rFonts w:ascii="Times New Roman" w:hAnsi="Times New Roman" w:cs="Times New Roman"/>
                    </w:rPr>
                    <w:tag w:val="goog_rdk_87"/>
                    <w:id w:val="1558379910"/>
                  </w:sdtPr>
                  <w:sdtEndPr/>
                  <w:sdtContent>
                    <w:ins w:id="92" w:author="Arogya Cheppad" w:date="2026-02-06T10:01:00Z">
                      <w:r w:rsidR="002E2FE5" w:rsidRPr="00AA5B98">
                        <w:rPr>
                          <w:rFonts w:ascii="Times New Roman" w:eastAsia="Garamond" w:hAnsi="Times New Roman" w:cs="Times New Roman"/>
                          <w:rPrChange w:id="93"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4ED19DA2"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89"/>
                <w:id w:val="2120851499"/>
              </w:sdtPr>
              <w:sdtEndPr/>
              <w:sdtContent>
                <w:sdt>
                  <w:sdtPr>
                    <w:rPr>
                      <w:rFonts w:ascii="Times New Roman" w:hAnsi="Times New Roman" w:cs="Times New Roman"/>
                    </w:rPr>
                    <w:tag w:val="goog_rdk_90"/>
                    <w:id w:val="-1722731461"/>
                  </w:sdtPr>
                  <w:sdtEndPr/>
                  <w:sdtContent>
                    <w:ins w:id="94" w:author="Arogya Cheppad" w:date="2026-02-06T10:01:00Z">
                      <w:r w:rsidR="002E2FE5" w:rsidRPr="00AA5B98">
                        <w:rPr>
                          <w:rFonts w:ascii="Times New Roman" w:eastAsia="Garamond" w:hAnsi="Times New Roman" w:cs="Times New Roman"/>
                          <w:rPrChange w:id="95"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5A9921EF"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92"/>
                <w:id w:val="1250586497"/>
              </w:sdtPr>
              <w:sdtEndPr/>
              <w:sdtContent>
                <w:sdt>
                  <w:sdtPr>
                    <w:rPr>
                      <w:rFonts w:ascii="Times New Roman" w:hAnsi="Times New Roman" w:cs="Times New Roman"/>
                    </w:rPr>
                    <w:tag w:val="goog_rdk_93"/>
                    <w:id w:val="-752181544"/>
                  </w:sdtPr>
                  <w:sdtEndPr/>
                  <w:sdtContent>
                    <w:ins w:id="96" w:author="Arogya Cheppad" w:date="2026-02-06T10:01:00Z">
                      <w:r w:rsidR="002E2FE5" w:rsidRPr="00AA5B98">
                        <w:rPr>
                          <w:rFonts w:ascii="Times New Roman" w:eastAsia="Garamond" w:hAnsi="Times New Roman" w:cs="Times New Roman"/>
                          <w:rPrChange w:id="97" w:author="Arogya Cheppad" w:date="2026-02-06T10:01:00Z">
                            <w:rPr>
                              <w:rFonts w:ascii="Garamond" w:eastAsia="Garamond" w:hAnsi="Garamond" w:cs="Garamond"/>
                              <w:color w:val="000000"/>
                            </w:rPr>
                          </w:rPrChange>
                        </w:rPr>
                        <w:t>0</w:t>
                      </w:r>
                    </w:ins>
                  </w:sdtContent>
                </w:sdt>
              </w:sdtContent>
            </w:sdt>
          </w:p>
        </w:tc>
      </w:tr>
      <w:tr w:rsidR="00DA0D41" w:rsidRPr="00AA5B98" w14:paraId="08782A00"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3B63B"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22B221"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95"/>
                <w:id w:val="1690114653"/>
              </w:sdtPr>
              <w:sdtEndPr/>
              <w:sdtContent>
                <w:sdt>
                  <w:sdtPr>
                    <w:rPr>
                      <w:rFonts w:ascii="Times New Roman" w:hAnsi="Times New Roman" w:cs="Times New Roman"/>
                    </w:rPr>
                    <w:tag w:val="goog_rdk_96"/>
                    <w:id w:val="-249550853"/>
                  </w:sdtPr>
                  <w:sdtEndPr/>
                  <w:sdtContent>
                    <w:ins w:id="98" w:author="Arogya Cheppad" w:date="2026-02-06T10:01:00Z">
                      <w:r w:rsidR="002E2FE5" w:rsidRPr="00AA5B98">
                        <w:rPr>
                          <w:rFonts w:ascii="Times New Roman" w:eastAsia="Garamond" w:hAnsi="Times New Roman" w:cs="Times New Roman"/>
                          <w:rPrChange w:id="99"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E185468"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98"/>
                <w:id w:val="-2143088515"/>
              </w:sdtPr>
              <w:sdtEndPr/>
              <w:sdtContent>
                <w:sdt>
                  <w:sdtPr>
                    <w:rPr>
                      <w:rFonts w:ascii="Times New Roman" w:hAnsi="Times New Roman" w:cs="Times New Roman"/>
                    </w:rPr>
                    <w:tag w:val="goog_rdk_99"/>
                    <w:id w:val="-2122011226"/>
                  </w:sdtPr>
                  <w:sdtEndPr/>
                  <w:sdtContent>
                    <w:ins w:id="100" w:author="Arogya Cheppad" w:date="2026-02-06T10:01:00Z">
                      <w:r w:rsidR="002E2FE5" w:rsidRPr="00AA5B98">
                        <w:rPr>
                          <w:rFonts w:ascii="Times New Roman" w:eastAsia="Garamond" w:hAnsi="Times New Roman" w:cs="Times New Roman"/>
                          <w:rPrChange w:id="101"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366B115E"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01"/>
                <w:id w:val="-1392255707"/>
              </w:sdtPr>
              <w:sdtEndPr/>
              <w:sdtContent>
                <w:sdt>
                  <w:sdtPr>
                    <w:rPr>
                      <w:rFonts w:ascii="Times New Roman" w:hAnsi="Times New Roman" w:cs="Times New Roman"/>
                    </w:rPr>
                    <w:tag w:val="goog_rdk_102"/>
                    <w:id w:val="1604721224"/>
                  </w:sdtPr>
                  <w:sdtEndPr/>
                  <w:sdtContent>
                    <w:ins w:id="102" w:author="Arogya Cheppad" w:date="2026-02-06T10:01:00Z">
                      <w:r w:rsidR="002E2FE5" w:rsidRPr="00AA5B98">
                        <w:rPr>
                          <w:rFonts w:ascii="Times New Roman" w:eastAsia="Garamond" w:hAnsi="Times New Roman" w:cs="Times New Roman"/>
                          <w:rPrChange w:id="103"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44861917"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04"/>
                <w:id w:val="617625875"/>
              </w:sdtPr>
              <w:sdtEndPr/>
              <w:sdtContent>
                <w:sdt>
                  <w:sdtPr>
                    <w:rPr>
                      <w:rFonts w:ascii="Times New Roman" w:hAnsi="Times New Roman" w:cs="Times New Roman"/>
                    </w:rPr>
                    <w:tag w:val="goog_rdk_105"/>
                    <w:id w:val="8446048"/>
                  </w:sdtPr>
                  <w:sdtEndPr/>
                  <w:sdtContent>
                    <w:ins w:id="104" w:author="Arogya Cheppad" w:date="2026-02-06T10:01:00Z">
                      <w:r w:rsidR="002E2FE5" w:rsidRPr="00AA5B98">
                        <w:rPr>
                          <w:rFonts w:ascii="Times New Roman" w:eastAsia="Garamond" w:hAnsi="Times New Roman" w:cs="Times New Roman"/>
                          <w:rPrChange w:id="105"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77D6E4E"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07"/>
                <w:id w:val="1306939557"/>
              </w:sdtPr>
              <w:sdtEndPr/>
              <w:sdtContent>
                <w:sdt>
                  <w:sdtPr>
                    <w:rPr>
                      <w:rFonts w:ascii="Times New Roman" w:hAnsi="Times New Roman" w:cs="Times New Roman"/>
                    </w:rPr>
                    <w:tag w:val="goog_rdk_108"/>
                    <w:id w:val="1469699177"/>
                  </w:sdtPr>
                  <w:sdtEndPr/>
                  <w:sdtContent>
                    <w:ins w:id="106" w:author="Arogya Cheppad" w:date="2026-02-06T10:01:00Z">
                      <w:r w:rsidR="002E2FE5" w:rsidRPr="00AA5B98">
                        <w:rPr>
                          <w:rFonts w:ascii="Times New Roman" w:eastAsia="Garamond" w:hAnsi="Times New Roman" w:cs="Times New Roman"/>
                          <w:rPrChange w:id="107"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51FD9634"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10"/>
                <w:id w:val="504842055"/>
              </w:sdtPr>
              <w:sdtEndPr/>
              <w:sdtContent>
                <w:sdt>
                  <w:sdtPr>
                    <w:rPr>
                      <w:rFonts w:ascii="Times New Roman" w:hAnsi="Times New Roman" w:cs="Times New Roman"/>
                    </w:rPr>
                    <w:tag w:val="goog_rdk_111"/>
                    <w:id w:val="1001479257"/>
                  </w:sdtPr>
                  <w:sdtEndPr/>
                  <w:sdtContent>
                    <w:ins w:id="108" w:author="Arogya Cheppad" w:date="2026-02-06T10:01:00Z">
                      <w:r w:rsidR="002E2FE5" w:rsidRPr="00AA5B98">
                        <w:rPr>
                          <w:rFonts w:ascii="Times New Roman" w:eastAsia="Garamond" w:hAnsi="Times New Roman" w:cs="Times New Roman"/>
                          <w:rPrChange w:id="109" w:author="Arogya Cheppad" w:date="2026-02-06T10:01:00Z">
                            <w:rPr>
                              <w:rFonts w:ascii="Garamond" w:eastAsia="Garamond" w:hAnsi="Garamond" w:cs="Garamond"/>
                              <w:color w:val="000000"/>
                            </w:rPr>
                          </w:rPrChange>
                        </w:rPr>
                        <w:t>0</w:t>
                      </w:r>
                    </w:ins>
                  </w:sdtContent>
                </w:sdt>
              </w:sdtContent>
            </w:sdt>
          </w:p>
        </w:tc>
      </w:tr>
      <w:tr w:rsidR="00DA0D41" w:rsidRPr="00AA5B98" w14:paraId="1222362A"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00511"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FF0019"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13"/>
                <w:id w:val="1105231717"/>
              </w:sdtPr>
              <w:sdtEndPr/>
              <w:sdtContent>
                <w:sdt>
                  <w:sdtPr>
                    <w:rPr>
                      <w:rFonts w:ascii="Times New Roman" w:hAnsi="Times New Roman" w:cs="Times New Roman"/>
                    </w:rPr>
                    <w:tag w:val="goog_rdk_114"/>
                    <w:id w:val="-1233387638"/>
                  </w:sdtPr>
                  <w:sdtEndPr/>
                  <w:sdtContent>
                    <w:ins w:id="110" w:author="Arogya Cheppad" w:date="2026-02-06T10:01:00Z">
                      <w:r w:rsidR="002E2FE5" w:rsidRPr="00AA5B98">
                        <w:rPr>
                          <w:rFonts w:ascii="Times New Roman" w:eastAsia="Garamond" w:hAnsi="Times New Roman" w:cs="Times New Roman"/>
                          <w:rPrChange w:id="111"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7FB364EB"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16"/>
                <w:id w:val="1502849621"/>
              </w:sdtPr>
              <w:sdtEndPr/>
              <w:sdtContent>
                <w:sdt>
                  <w:sdtPr>
                    <w:rPr>
                      <w:rFonts w:ascii="Times New Roman" w:hAnsi="Times New Roman" w:cs="Times New Roman"/>
                    </w:rPr>
                    <w:tag w:val="goog_rdk_117"/>
                    <w:id w:val="-944328618"/>
                  </w:sdtPr>
                  <w:sdtEndPr/>
                  <w:sdtContent>
                    <w:ins w:id="112" w:author="Arogya Cheppad" w:date="2026-02-06T10:01:00Z">
                      <w:r w:rsidR="002E2FE5" w:rsidRPr="00AA5B98">
                        <w:rPr>
                          <w:rFonts w:ascii="Times New Roman" w:eastAsia="Garamond" w:hAnsi="Times New Roman" w:cs="Times New Roman"/>
                          <w:rPrChange w:id="113"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0338129"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19"/>
                <w:id w:val="1783052378"/>
              </w:sdtPr>
              <w:sdtEndPr/>
              <w:sdtContent>
                <w:sdt>
                  <w:sdtPr>
                    <w:rPr>
                      <w:rFonts w:ascii="Times New Roman" w:hAnsi="Times New Roman" w:cs="Times New Roman"/>
                    </w:rPr>
                    <w:tag w:val="goog_rdk_120"/>
                    <w:id w:val="1903111110"/>
                  </w:sdtPr>
                  <w:sdtEndPr/>
                  <w:sdtContent>
                    <w:ins w:id="114" w:author="Arogya Cheppad" w:date="2026-02-06T10:01:00Z">
                      <w:r w:rsidR="002E2FE5" w:rsidRPr="00AA5B98">
                        <w:rPr>
                          <w:rFonts w:ascii="Times New Roman" w:eastAsia="Garamond" w:hAnsi="Times New Roman" w:cs="Times New Roman"/>
                          <w:rPrChange w:id="115"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72EECA0C"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22"/>
                <w:id w:val="-650321213"/>
              </w:sdtPr>
              <w:sdtEndPr/>
              <w:sdtContent>
                <w:sdt>
                  <w:sdtPr>
                    <w:rPr>
                      <w:rFonts w:ascii="Times New Roman" w:hAnsi="Times New Roman" w:cs="Times New Roman"/>
                    </w:rPr>
                    <w:tag w:val="goog_rdk_123"/>
                    <w:id w:val="-1591434489"/>
                  </w:sdtPr>
                  <w:sdtEndPr/>
                  <w:sdtContent>
                    <w:ins w:id="116" w:author="Arogya Cheppad" w:date="2026-02-06T10:01:00Z">
                      <w:r w:rsidR="002E2FE5" w:rsidRPr="00AA5B98">
                        <w:rPr>
                          <w:rFonts w:ascii="Times New Roman" w:eastAsia="Garamond" w:hAnsi="Times New Roman" w:cs="Times New Roman"/>
                          <w:rPrChange w:id="117"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4DCA2B7D"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25"/>
                <w:id w:val="-1044847780"/>
              </w:sdtPr>
              <w:sdtEndPr/>
              <w:sdtContent>
                <w:sdt>
                  <w:sdtPr>
                    <w:rPr>
                      <w:rFonts w:ascii="Times New Roman" w:hAnsi="Times New Roman" w:cs="Times New Roman"/>
                    </w:rPr>
                    <w:tag w:val="goog_rdk_126"/>
                    <w:id w:val="1650200654"/>
                  </w:sdtPr>
                  <w:sdtEndPr/>
                  <w:sdtContent>
                    <w:ins w:id="118" w:author="Arogya Cheppad" w:date="2026-02-06T10:00:00Z">
                      <w:r w:rsidR="002E2FE5" w:rsidRPr="00AA5B98">
                        <w:rPr>
                          <w:rFonts w:ascii="Times New Roman" w:eastAsia="Garamond" w:hAnsi="Times New Roman" w:cs="Times New Roman"/>
                          <w:rPrChange w:id="119" w:author="Arogya Cheppad" w:date="2026-02-06T10:00:00Z">
                            <w:rPr>
                              <w:rFonts w:ascii="Garamond" w:eastAsia="Garamond" w:hAnsi="Garamond" w:cs="Garamond"/>
                              <w:color w:val="000000"/>
                            </w:rPr>
                          </w:rPrChange>
                        </w:rPr>
                        <w:t>1</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5FF3416F"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28"/>
                <w:id w:val="-61568456"/>
              </w:sdtPr>
              <w:sdtEndPr/>
              <w:sdtContent>
                <w:sdt>
                  <w:sdtPr>
                    <w:rPr>
                      <w:rFonts w:ascii="Times New Roman" w:hAnsi="Times New Roman" w:cs="Times New Roman"/>
                    </w:rPr>
                    <w:tag w:val="goog_rdk_129"/>
                    <w:id w:val="633027887"/>
                  </w:sdtPr>
                  <w:sdtEndPr/>
                  <w:sdtContent>
                    <w:ins w:id="120" w:author="Arogya Cheppad" w:date="2026-02-06T10:01:00Z">
                      <w:r w:rsidR="002E2FE5" w:rsidRPr="00AA5B98">
                        <w:rPr>
                          <w:rFonts w:ascii="Times New Roman" w:eastAsia="Garamond" w:hAnsi="Times New Roman" w:cs="Times New Roman"/>
                          <w:rPrChange w:id="121" w:author="Arogya Cheppad" w:date="2026-02-06T10:01:00Z">
                            <w:rPr>
                              <w:rFonts w:ascii="Garamond" w:eastAsia="Garamond" w:hAnsi="Garamond" w:cs="Garamond"/>
                              <w:color w:val="000000"/>
                            </w:rPr>
                          </w:rPrChange>
                        </w:rPr>
                        <w:t>0</w:t>
                      </w:r>
                    </w:ins>
                  </w:sdtContent>
                </w:sdt>
              </w:sdtContent>
            </w:sdt>
          </w:p>
        </w:tc>
      </w:tr>
      <w:tr w:rsidR="00DA0D41" w:rsidRPr="00AA5B98" w14:paraId="44C16B99"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49FE1"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F6648A"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31"/>
                <w:id w:val="608189030"/>
              </w:sdtPr>
              <w:sdtEndPr/>
              <w:sdtContent>
                <w:sdt>
                  <w:sdtPr>
                    <w:rPr>
                      <w:rFonts w:ascii="Times New Roman" w:hAnsi="Times New Roman" w:cs="Times New Roman"/>
                    </w:rPr>
                    <w:tag w:val="goog_rdk_132"/>
                    <w:id w:val="1172446060"/>
                  </w:sdtPr>
                  <w:sdtEndPr/>
                  <w:sdtContent>
                    <w:ins w:id="122" w:author="Arogya Cheppad" w:date="2026-02-06T10:01:00Z">
                      <w:r w:rsidR="002E2FE5" w:rsidRPr="00AA5B98">
                        <w:rPr>
                          <w:rFonts w:ascii="Times New Roman" w:eastAsia="Garamond" w:hAnsi="Times New Roman" w:cs="Times New Roman"/>
                          <w:rPrChange w:id="123"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067BC7E5"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34"/>
                <w:id w:val="-1324275866"/>
              </w:sdtPr>
              <w:sdtEndPr/>
              <w:sdtContent>
                <w:sdt>
                  <w:sdtPr>
                    <w:rPr>
                      <w:rFonts w:ascii="Times New Roman" w:hAnsi="Times New Roman" w:cs="Times New Roman"/>
                    </w:rPr>
                    <w:tag w:val="goog_rdk_135"/>
                    <w:id w:val="1213448252"/>
                  </w:sdtPr>
                  <w:sdtEndPr/>
                  <w:sdtContent>
                    <w:ins w:id="124" w:author="Arogya Cheppad" w:date="2026-02-06T10:01:00Z">
                      <w:r w:rsidR="002E2FE5" w:rsidRPr="00AA5B98">
                        <w:rPr>
                          <w:rFonts w:ascii="Times New Roman" w:eastAsia="Garamond" w:hAnsi="Times New Roman" w:cs="Times New Roman"/>
                          <w:rPrChange w:id="125"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55B053CA"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37"/>
                <w:id w:val="-1000911130"/>
              </w:sdtPr>
              <w:sdtEndPr/>
              <w:sdtContent>
                <w:sdt>
                  <w:sdtPr>
                    <w:rPr>
                      <w:rFonts w:ascii="Times New Roman" w:hAnsi="Times New Roman" w:cs="Times New Roman"/>
                    </w:rPr>
                    <w:tag w:val="goog_rdk_138"/>
                    <w:id w:val="-1135175172"/>
                  </w:sdtPr>
                  <w:sdtEndPr/>
                  <w:sdtContent>
                    <w:ins w:id="126" w:author="Arogya Cheppad" w:date="2026-02-06T10:01:00Z">
                      <w:r w:rsidR="002E2FE5" w:rsidRPr="00AA5B98">
                        <w:rPr>
                          <w:rFonts w:ascii="Times New Roman" w:eastAsia="Garamond" w:hAnsi="Times New Roman" w:cs="Times New Roman"/>
                          <w:rPrChange w:id="127"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88B3DAE" w14:textId="44912DB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40"/>
                <w:id w:val="801169874"/>
              </w:sdtPr>
              <w:sdtEndPr/>
              <w:sdtContent>
                <w:sdt>
                  <w:sdtPr>
                    <w:rPr>
                      <w:rFonts w:ascii="Times New Roman" w:hAnsi="Times New Roman" w:cs="Times New Roman"/>
                    </w:rPr>
                    <w:tag w:val="goog_rdk_141"/>
                    <w:id w:val="1838248414"/>
                  </w:sdtPr>
                  <w:sdtEndPr/>
                  <w:sdtContent>
                    <w:r w:rsidR="00667C76" w:rsidRPr="00AA5B98">
                      <w:rPr>
                        <w:rFonts w:ascii="Times New Roman" w:eastAsia="Garamond" w:hAnsi="Times New Roman" w:cs="Times New Roman"/>
                      </w:rPr>
                      <w:t>1</w:t>
                    </w:r>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40CA191F"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43"/>
                <w:id w:val="342723527"/>
              </w:sdtPr>
              <w:sdtEndPr/>
              <w:sdtContent>
                <w:sdt>
                  <w:sdtPr>
                    <w:rPr>
                      <w:rFonts w:ascii="Times New Roman" w:hAnsi="Times New Roman" w:cs="Times New Roman"/>
                    </w:rPr>
                    <w:tag w:val="goog_rdk_144"/>
                    <w:id w:val="172163764"/>
                  </w:sdtPr>
                  <w:sdtEndPr/>
                  <w:sdtContent>
                    <w:ins w:id="128" w:author="Arogya Cheppad" w:date="2026-02-06T10:01:00Z">
                      <w:r w:rsidR="002E2FE5" w:rsidRPr="00AA5B98">
                        <w:rPr>
                          <w:rFonts w:ascii="Times New Roman" w:eastAsia="Garamond" w:hAnsi="Times New Roman" w:cs="Times New Roman"/>
                          <w:rPrChange w:id="129"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4329D18" w14:textId="0F98D878"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46"/>
                <w:id w:val="-1764664451"/>
              </w:sdtPr>
              <w:sdtEndPr/>
              <w:sdtContent>
                <w:sdt>
                  <w:sdtPr>
                    <w:rPr>
                      <w:rFonts w:ascii="Times New Roman" w:hAnsi="Times New Roman" w:cs="Times New Roman"/>
                    </w:rPr>
                    <w:tag w:val="goog_rdk_147"/>
                    <w:id w:val="-1843238038"/>
                  </w:sdtPr>
                  <w:sdtEndPr/>
                  <w:sdtContent>
                    <w:r w:rsidR="00667C76" w:rsidRPr="00AA5B98">
                      <w:rPr>
                        <w:rFonts w:ascii="Times New Roman" w:eastAsia="Garamond" w:hAnsi="Times New Roman" w:cs="Times New Roman"/>
                      </w:rPr>
                      <w:t>1</w:t>
                    </w:r>
                  </w:sdtContent>
                </w:sdt>
              </w:sdtContent>
            </w:sdt>
          </w:p>
        </w:tc>
      </w:tr>
      <w:tr w:rsidR="00DA0D41" w:rsidRPr="00AA5B98" w14:paraId="6C65EE6B"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9AA2B"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120870"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49"/>
                <w:id w:val="651402449"/>
              </w:sdtPr>
              <w:sdtEndPr/>
              <w:sdtContent>
                <w:sdt>
                  <w:sdtPr>
                    <w:rPr>
                      <w:rFonts w:ascii="Times New Roman" w:hAnsi="Times New Roman" w:cs="Times New Roman"/>
                    </w:rPr>
                    <w:tag w:val="goog_rdk_150"/>
                    <w:id w:val="-1146277170"/>
                  </w:sdtPr>
                  <w:sdtEndPr/>
                  <w:sdtContent>
                    <w:ins w:id="130" w:author="Arogya Cheppad" w:date="2026-02-06T10:01:00Z">
                      <w:r w:rsidR="002E2FE5" w:rsidRPr="00AA5B98">
                        <w:rPr>
                          <w:rFonts w:ascii="Times New Roman" w:eastAsia="Garamond" w:hAnsi="Times New Roman" w:cs="Times New Roman"/>
                          <w:rPrChange w:id="131"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2DAA235"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52"/>
                <w:id w:val="-1855439167"/>
              </w:sdtPr>
              <w:sdtEndPr/>
              <w:sdtContent>
                <w:sdt>
                  <w:sdtPr>
                    <w:rPr>
                      <w:rFonts w:ascii="Times New Roman" w:hAnsi="Times New Roman" w:cs="Times New Roman"/>
                    </w:rPr>
                    <w:tag w:val="goog_rdk_153"/>
                    <w:id w:val="90494114"/>
                  </w:sdtPr>
                  <w:sdtEndPr/>
                  <w:sdtContent>
                    <w:ins w:id="132" w:author="Arogya Cheppad" w:date="2026-02-06T10:01:00Z">
                      <w:r w:rsidR="002E2FE5" w:rsidRPr="00AA5B98">
                        <w:rPr>
                          <w:rFonts w:ascii="Times New Roman" w:eastAsia="Garamond" w:hAnsi="Times New Roman" w:cs="Times New Roman"/>
                          <w:rPrChange w:id="133"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388D85D9"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55"/>
                <w:id w:val="-532912609"/>
              </w:sdtPr>
              <w:sdtEndPr/>
              <w:sdtContent>
                <w:sdt>
                  <w:sdtPr>
                    <w:rPr>
                      <w:rFonts w:ascii="Times New Roman" w:hAnsi="Times New Roman" w:cs="Times New Roman"/>
                    </w:rPr>
                    <w:tag w:val="goog_rdk_156"/>
                    <w:id w:val="1362798017"/>
                  </w:sdtPr>
                  <w:sdtEndPr/>
                  <w:sdtContent>
                    <w:ins w:id="134" w:author="Arogya Cheppad" w:date="2026-02-06T10:01:00Z">
                      <w:r w:rsidR="002E2FE5" w:rsidRPr="00AA5B98">
                        <w:rPr>
                          <w:rFonts w:ascii="Times New Roman" w:eastAsia="Garamond" w:hAnsi="Times New Roman" w:cs="Times New Roman"/>
                          <w:rPrChange w:id="135"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854B152"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58"/>
                <w:id w:val="69357512"/>
              </w:sdtPr>
              <w:sdtEndPr/>
              <w:sdtContent>
                <w:sdt>
                  <w:sdtPr>
                    <w:rPr>
                      <w:rFonts w:ascii="Times New Roman" w:hAnsi="Times New Roman" w:cs="Times New Roman"/>
                    </w:rPr>
                    <w:tag w:val="goog_rdk_159"/>
                    <w:id w:val="1121532946"/>
                  </w:sdtPr>
                  <w:sdtEndPr/>
                  <w:sdtContent>
                    <w:ins w:id="136" w:author="Arogya Cheppad" w:date="2026-02-06T10:01:00Z">
                      <w:r w:rsidR="002E2FE5" w:rsidRPr="00AA5B98">
                        <w:rPr>
                          <w:rFonts w:ascii="Times New Roman" w:eastAsia="Garamond" w:hAnsi="Times New Roman" w:cs="Times New Roman"/>
                          <w:rPrChange w:id="137"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5423684F"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61"/>
                <w:id w:val="-1785037479"/>
              </w:sdtPr>
              <w:sdtEndPr/>
              <w:sdtContent>
                <w:sdt>
                  <w:sdtPr>
                    <w:rPr>
                      <w:rFonts w:ascii="Times New Roman" w:hAnsi="Times New Roman" w:cs="Times New Roman"/>
                    </w:rPr>
                    <w:tag w:val="goog_rdk_162"/>
                    <w:id w:val="-349047320"/>
                  </w:sdtPr>
                  <w:sdtEndPr/>
                  <w:sdtContent>
                    <w:ins w:id="138" w:author="Arogya Cheppad" w:date="2026-02-06T10:01:00Z">
                      <w:r w:rsidR="002E2FE5" w:rsidRPr="00AA5B98">
                        <w:rPr>
                          <w:rFonts w:ascii="Times New Roman" w:eastAsia="Garamond" w:hAnsi="Times New Roman" w:cs="Times New Roman"/>
                          <w:rPrChange w:id="139"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D659083"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64"/>
                <w:id w:val="1030030411"/>
              </w:sdtPr>
              <w:sdtEndPr/>
              <w:sdtContent>
                <w:sdt>
                  <w:sdtPr>
                    <w:rPr>
                      <w:rFonts w:ascii="Times New Roman" w:hAnsi="Times New Roman" w:cs="Times New Roman"/>
                    </w:rPr>
                    <w:tag w:val="goog_rdk_165"/>
                    <w:id w:val="338359177"/>
                  </w:sdtPr>
                  <w:sdtEndPr/>
                  <w:sdtContent>
                    <w:ins w:id="140" w:author="Arogya Cheppad" w:date="2026-02-06T10:01:00Z">
                      <w:r w:rsidR="002E2FE5" w:rsidRPr="00AA5B98">
                        <w:rPr>
                          <w:rFonts w:ascii="Times New Roman" w:eastAsia="Garamond" w:hAnsi="Times New Roman" w:cs="Times New Roman"/>
                          <w:rPrChange w:id="141" w:author="Arogya Cheppad" w:date="2026-02-06T10:01:00Z">
                            <w:rPr>
                              <w:rFonts w:ascii="Garamond" w:eastAsia="Garamond" w:hAnsi="Garamond" w:cs="Garamond"/>
                              <w:color w:val="000000"/>
                            </w:rPr>
                          </w:rPrChange>
                        </w:rPr>
                        <w:t>0</w:t>
                      </w:r>
                    </w:ins>
                  </w:sdtContent>
                </w:sdt>
              </w:sdtContent>
            </w:sdt>
          </w:p>
        </w:tc>
      </w:tr>
      <w:tr w:rsidR="00DA0D41" w:rsidRPr="00AA5B98" w14:paraId="0B9DD258"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87064"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7C6700"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67"/>
                <w:id w:val="-79312284"/>
              </w:sdtPr>
              <w:sdtEndPr/>
              <w:sdtContent>
                <w:sdt>
                  <w:sdtPr>
                    <w:rPr>
                      <w:rFonts w:ascii="Times New Roman" w:hAnsi="Times New Roman" w:cs="Times New Roman"/>
                    </w:rPr>
                    <w:tag w:val="goog_rdk_168"/>
                    <w:id w:val="-188993507"/>
                  </w:sdtPr>
                  <w:sdtEndPr/>
                  <w:sdtContent>
                    <w:ins w:id="142" w:author="Arogya Cheppad" w:date="2026-02-06T10:02:00Z">
                      <w:r w:rsidR="002E2FE5" w:rsidRPr="00AA5B98">
                        <w:rPr>
                          <w:rFonts w:ascii="Times New Roman" w:eastAsia="Garamond" w:hAnsi="Times New Roman" w:cs="Times New Roman"/>
                          <w:rPrChange w:id="143"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F882718"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70"/>
                <w:id w:val="347142704"/>
              </w:sdtPr>
              <w:sdtEndPr/>
              <w:sdtContent>
                <w:sdt>
                  <w:sdtPr>
                    <w:rPr>
                      <w:rFonts w:ascii="Times New Roman" w:hAnsi="Times New Roman" w:cs="Times New Roman"/>
                    </w:rPr>
                    <w:tag w:val="goog_rdk_171"/>
                    <w:id w:val="-620519610"/>
                  </w:sdtPr>
                  <w:sdtEndPr/>
                  <w:sdtContent>
                    <w:ins w:id="144" w:author="Arogya Cheppad" w:date="2026-02-06T10:02:00Z">
                      <w:r w:rsidR="002E2FE5" w:rsidRPr="00AA5B98">
                        <w:rPr>
                          <w:rFonts w:ascii="Times New Roman" w:eastAsia="Garamond" w:hAnsi="Times New Roman" w:cs="Times New Roman"/>
                          <w:rPrChange w:id="145"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1550911F"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73"/>
                <w:id w:val="-2092613444"/>
              </w:sdtPr>
              <w:sdtEndPr/>
              <w:sdtContent>
                <w:sdt>
                  <w:sdtPr>
                    <w:rPr>
                      <w:rFonts w:ascii="Times New Roman" w:hAnsi="Times New Roman" w:cs="Times New Roman"/>
                    </w:rPr>
                    <w:tag w:val="goog_rdk_174"/>
                    <w:id w:val="634505818"/>
                  </w:sdtPr>
                  <w:sdtEndPr/>
                  <w:sdtContent>
                    <w:ins w:id="146" w:author="Arogya Cheppad" w:date="2026-02-06T10:01:00Z">
                      <w:r w:rsidR="002E2FE5" w:rsidRPr="00AA5B98">
                        <w:rPr>
                          <w:rFonts w:ascii="Times New Roman" w:eastAsia="Garamond" w:hAnsi="Times New Roman" w:cs="Times New Roman"/>
                          <w:rPrChange w:id="147"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4EDC1E17"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76"/>
                <w:id w:val="-959329094"/>
              </w:sdtPr>
              <w:sdtEndPr/>
              <w:sdtContent>
                <w:sdt>
                  <w:sdtPr>
                    <w:rPr>
                      <w:rFonts w:ascii="Times New Roman" w:hAnsi="Times New Roman" w:cs="Times New Roman"/>
                    </w:rPr>
                    <w:tag w:val="goog_rdk_177"/>
                    <w:id w:val="-1885904094"/>
                  </w:sdtPr>
                  <w:sdtEndPr/>
                  <w:sdtContent>
                    <w:ins w:id="148" w:author="Arogya Cheppad" w:date="2026-02-06T10:01:00Z">
                      <w:r w:rsidR="002E2FE5" w:rsidRPr="00AA5B98">
                        <w:rPr>
                          <w:rFonts w:ascii="Times New Roman" w:eastAsia="Garamond" w:hAnsi="Times New Roman" w:cs="Times New Roman"/>
                          <w:rPrChange w:id="149"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D7B2B4C"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79"/>
                <w:id w:val="831838249"/>
              </w:sdtPr>
              <w:sdtEndPr/>
              <w:sdtContent>
                <w:sdt>
                  <w:sdtPr>
                    <w:rPr>
                      <w:rFonts w:ascii="Times New Roman" w:hAnsi="Times New Roman" w:cs="Times New Roman"/>
                    </w:rPr>
                    <w:tag w:val="goog_rdk_180"/>
                    <w:id w:val="-1674230896"/>
                  </w:sdtPr>
                  <w:sdtEndPr/>
                  <w:sdtContent>
                    <w:ins w:id="150" w:author="Arogya Cheppad" w:date="2026-02-06T10:01:00Z">
                      <w:r w:rsidR="002E2FE5" w:rsidRPr="00AA5B98">
                        <w:rPr>
                          <w:rFonts w:ascii="Times New Roman" w:eastAsia="Garamond" w:hAnsi="Times New Roman" w:cs="Times New Roman"/>
                          <w:rPrChange w:id="151" w:author="Arogya Cheppad" w:date="2026-02-06T10:01: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93905BC"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82"/>
                <w:id w:val="-941482556"/>
              </w:sdtPr>
              <w:sdtEndPr/>
              <w:sdtContent>
                <w:sdt>
                  <w:sdtPr>
                    <w:rPr>
                      <w:rFonts w:ascii="Times New Roman" w:hAnsi="Times New Roman" w:cs="Times New Roman"/>
                    </w:rPr>
                    <w:tag w:val="goog_rdk_183"/>
                    <w:id w:val="-182756458"/>
                  </w:sdtPr>
                  <w:sdtEndPr/>
                  <w:sdtContent>
                    <w:ins w:id="152" w:author="Arogya Cheppad" w:date="2026-02-06T10:01:00Z">
                      <w:r w:rsidR="002E2FE5" w:rsidRPr="00AA5B98">
                        <w:rPr>
                          <w:rFonts w:ascii="Times New Roman" w:eastAsia="Garamond" w:hAnsi="Times New Roman" w:cs="Times New Roman"/>
                          <w:rPrChange w:id="153" w:author="Arogya Cheppad" w:date="2026-02-06T10:01:00Z">
                            <w:rPr>
                              <w:rFonts w:ascii="Garamond" w:eastAsia="Garamond" w:hAnsi="Garamond" w:cs="Garamond"/>
                              <w:color w:val="000000"/>
                            </w:rPr>
                          </w:rPrChange>
                        </w:rPr>
                        <w:t>0</w:t>
                      </w:r>
                    </w:ins>
                  </w:sdtContent>
                </w:sdt>
              </w:sdtContent>
            </w:sdt>
          </w:p>
        </w:tc>
      </w:tr>
      <w:tr w:rsidR="00DA0D41" w:rsidRPr="00AA5B98" w14:paraId="193722E3"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B33AA"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19D55B"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85"/>
                <w:id w:val="2038969972"/>
              </w:sdtPr>
              <w:sdtEndPr/>
              <w:sdtContent>
                <w:sdt>
                  <w:sdtPr>
                    <w:rPr>
                      <w:rFonts w:ascii="Times New Roman" w:hAnsi="Times New Roman" w:cs="Times New Roman"/>
                    </w:rPr>
                    <w:tag w:val="goog_rdk_186"/>
                    <w:id w:val="671071716"/>
                  </w:sdtPr>
                  <w:sdtEndPr/>
                  <w:sdtContent>
                    <w:ins w:id="154" w:author="Arogya Cheppad" w:date="2026-02-06T10:02:00Z">
                      <w:r w:rsidR="002E2FE5" w:rsidRPr="00AA5B98">
                        <w:rPr>
                          <w:rFonts w:ascii="Times New Roman" w:eastAsia="Garamond" w:hAnsi="Times New Roman" w:cs="Times New Roman"/>
                          <w:rPrChange w:id="155"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031ABA50"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88"/>
                <w:id w:val="-1742677352"/>
              </w:sdtPr>
              <w:sdtEndPr/>
              <w:sdtContent>
                <w:sdt>
                  <w:sdtPr>
                    <w:rPr>
                      <w:rFonts w:ascii="Times New Roman" w:hAnsi="Times New Roman" w:cs="Times New Roman"/>
                    </w:rPr>
                    <w:tag w:val="goog_rdk_189"/>
                    <w:id w:val="-1167570244"/>
                  </w:sdtPr>
                  <w:sdtEndPr/>
                  <w:sdtContent>
                    <w:ins w:id="156" w:author="Arogya Cheppad" w:date="2026-02-06T10:02:00Z">
                      <w:r w:rsidR="002E2FE5" w:rsidRPr="00AA5B98">
                        <w:rPr>
                          <w:rFonts w:ascii="Times New Roman" w:eastAsia="Garamond" w:hAnsi="Times New Roman" w:cs="Times New Roman"/>
                          <w:rPrChange w:id="157"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336A2FA8"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91"/>
                <w:id w:val="1161736667"/>
              </w:sdtPr>
              <w:sdtEndPr/>
              <w:sdtContent>
                <w:sdt>
                  <w:sdtPr>
                    <w:rPr>
                      <w:rFonts w:ascii="Times New Roman" w:hAnsi="Times New Roman" w:cs="Times New Roman"/>
                    </w:rPr>
                    <w:tag w:val="goog_rdk_192"/>
                    <w:id w:val="1590827889"/>
                  </w:sdtPr>
                  <w:sdtEndPr/>
                  <w:sdtContent>
                    <w:ins w:id="158" w:author="Arogya Cheppad" w:date="2026-02-06T10:02:00Z">
                      <w:r w:rsidR="002E2FE5" w:rsidRPr="00AA5B98">
                        <w:rPr>
                          <w:rFonts w:ascii="Times New Roman" w:eastAsia="Garamond" w:hAnsi="Times New Roman" w:cs="Times New Roman"/>
                          <w:rPrChange w:id="159"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0BB31A67"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94"/>
                <w:id w:val="1371997643"/>
              </w:sdtPr>
              <w:sdtEndPr/>
              <w:sdtContent>
                <w:sdt>
                  <w:sdtPr>
                    <w:rPr>
                      <w:rFonts w:ascii="Times New Roman" w:hAnsi="Times New Roman" w:cs="Times New Roman"/>
                    </w:rPr>
                    <w:tag w:val="goog_rdk_195"/>
                    <w:id w:val="-1725454222"/>
                  </w:sdtPr>
                  <w:sdtEndPr/>
                  <w:sdtContent>
                    <w:ins w:id="160" w:author="Arogya Cheppad" w:date="2026-02-06T10:02:00Z">
                      <w:r w:rsidR="002E2FE5" w:rsidRPr="00AA5B98">
                        <w:rPr>
                          <w:rFonts w:ascii="Times New Roman" w:eastAsia="Garamond" w:hAnsi="Times New Roman" w:cs="Times New Roman"/>
                          <w:rPrChange w:id="161"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710887C7"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197"/>
                <w:id w:val="-507667897"/>
              </w:sdtPr>
              <w:sdtEndPr/>
              <w:sdtContent>
                <w:sdt>
                  <w:sdtPr>
                    <w:rPr>
                      <w:rFonts w:ascii="Times New Roman" w:hAnsi="Times New Roman" w:cs="Times New Roman"/>
                    </w:rPr>
                    <w:tag w:val="goog_rdk_198"/>
                    <w:id w:val="1308061097"/>
                  </w:sdtPr>
                  <w:sdtEndPr/>
                  <w:sdtContent>
                    <w:ins w:id="162" w:author="Arogya Cheppad" w:date="2026-02-06T10:02:00Z">
                      <w:r w:rsidR="002E2FE5" w:rsidRPr="00AA5B98">
                        <w:rPr>
                          <w:rFonts w:ascii="Times New Roman" w:eastAsia="Garamond" w:hAnsi="Times New Roman" w:cs="Times New Roman"/>
                          <w:rPrChange w:id="163"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F4DDD7E"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00"/>
                <w:id w:val="-592733461"/>
              </w:sdtPr>
              <w:sdtEndPr/>
              <w:sdtContent>
                <w:sdt>
                  <w:sdtPr>
                    <w:rPr>
                      <w:rFonts w:ascii="Times New Roman" w:hAnsi="Times New Roman" w:cs="Times New Roman"/>
                    </w:rPr>
                    <w:tag w:val="goog_rdk_201"/>
                    <w:id w:val="458326542"/>
                  </w:sdtPr>
                  <w:sdtEndPr/>
                  <w:sdtContent>
                    <w:ins w:id="164" w:author="Arogya Cheppad" w:date="2026-02-06T10:01:00Z">
                      <w:r w:rsidR="002E2FE5" w:rsidRPr="00AA5B98">
                        <w:rPr>
                          <w:rFonts w:ascii="Times New Roman" w:eastAsia="Garamond" w:hAnsi="Times New Roman" w:cs="Times New Roman"/>
                          <w:rPrChange w:id="165" w:author="Arogya Cheppad" w:date="2026-02-06T10:01:00Z">
                            <w:rPr>
                              <w:rFonts w:ascii="Garamond" w:eastAsia="Garamond" w:hAnsi="Garamond" w:cs="Garamond"/>
                              <w:color w:val="000000"/>
                            </w:rPr>
                          </w:rPrChange>
                        </w:rPr>
                        <w:t>0</w:t>
                      </w:r>
                    </w:ins>
                  </w:sdtContent>
                </w:sdt>
              </w:sdtContent>
            </w:sdt>
          </w:p>
        </w:tc>
      </w:tr>
      <w:tr w:rsidR="00DA0D41" w:rsidRPr="00AA5B98" w14:paraId="0FDB661E"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21888"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12</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B410D7"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03"/>
                <w:id w:val="636613693"/>
              </w:sdtPr>
              <w:sdtEndPr/>
              <w:sdtContent>
                <w:sdt>
                  <w:sdtPr>
                    <w:rPr>
                      <w:rFonts w:ascii="Times New Roman" w:hAnsi="Times New Roman" w:cs="Times New Roman"/>
                    </w:rPr>
                    <w:tag w:val="goog_rdk_204"/>
                    <w:id w:val="938196533"/>
                  </w:sdtPr>
                  <w:sdtEndPr/>
                  <w:sdtContent>
                    <w:ins w:id="166" w:author="Arogya Cheppad" w:date="2026-02-06T10:02:00Z">
                      <w:r w:rsidR="002E2FE5" w:rsidRPr="00AA5B98">
                        <w:rPr>
                          <w:rFonts w:ascii="Times New Roman" w:eastAsia="Garamond" w:hAnsi="Times New Roman" w:cs="Times New Roman"/>
                          <w:rPrChange w:id="167"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1BF6F6A1"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06"/>
                <w:id w:val="-1127395976"/>
              </w:sdtPr>
              <w:sdtEndPr/>
              <w:sdtContent>
                <w:sdt>
                  <w:sdtPr>
                    <w:rPr>
                      <w:rFonts w:ascii="Times New Roman" w:hAnsi="Times New Roman" w:cs="Times New Roman"/>
                    </w:rPr>
                    <w:tag w:val="goog_rdk_207"/>
                    <w:id w:val="-71970250"/>
                  </w:sdtPr>
                  <w:sdtEndPr/>
                  <w:sdtContent>
                    <w:ins w:id="168" w:author="Arogya Cheppad" w:date="2026-02-06T10:02:00Z">
                      <w:r w:rsidR="002E2FE5" w:rsidRPr="00AA5B98">
                        <w:rPr>
                          <w:rFonts w:ascii="Times New Roman" w:eastAsia="Garamond" w:hAnsi="Times New Roman" w:cs="Times New Roman"/>
                          <w:rPrChange w:id="169"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C602EE4"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09"/>
                <w:id w:val="-355266062"/>
              </w:sdtPr>
              <w:sdtEndPr/>
              <w:sdtContent>
                <w:sdt>
                  <w:sdtPr>
                    <w:rPr>
                      <w:rFonts w:ascii="Times New Roman" w:hAnsi="Times New Roman" w:cs="Times New Roman"/>
                    </w:rPr>
                    <w:tag w:val="goog_rdk_210"/>
                    <w:id w:val="957120804"/>
                  </w:sdtPr>
                  <w:sdtEndPr/>
                  <w:sdtContent>
                    <w:ins w:id="170" w:author="Arogya Cheppad" w:date="2026-02-06T10:02:00Z">
                      <w:r w:rsidR="002E2FE5" w:rsidRPr="00AA5B98">
                        <w:rPr>
                          <w:rFonts w:ascii="Times New Roman" w:eastAsia="Garamond" w:hAnsi="Times New Roman" w:cs="Times New Roman"/>
                          <w:rPrChange w:id="171"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40F3C7B4"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12"/>
                <w:id w:val="1527789119"/>
              </w:sdtPr>
              <w:sdtEndPr/>
              <w:sdtContent>
                <w:sdt>
                  <w:sdtPr>
                    <w:rPr>
                      <w:rFonts w:ascii="Times New Roman" w:hAnsi="Times New Roman" w:cs="Times New Roman"/>
                    </w:rPr>
                    <w:tag w:val="goog_rdk_213"/>
                    <w:id w:val="1158430599"/>
                  </w:sdtPr>
                  <w:sdtEndPr/>
                  <w:sdtContent>
                    <w:ins w:id="172" w:author="Arogya Cheppad" w:date="2026-02-06T10:02:00Z">
                      <w:r w:rsidR="002E2FE5" w:rsidRPr="00AA5B98">
                        <w:rPr>
                          <w:rFonts w:ascii="Times New Roman" w:eastAsia="Garamond" w:hAnsi="Times New Roman" w:cs="Times New Roman"/>
                          <w:rPrChange w:id="173"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63412D5D"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15"/>
                <w:id w:val="1566816434"/>
              </w:sdtPr>
              <w:sdtEndPr/>
              <w:sdtContent>
                <w:sdt>
                  <w:sdtPr>
                    <w:rPr>
                      <w:rFonts w:ascii="Times New Roman" w:hAnsi="Times New Roman" w:cs="Times New Roman"/>
                    </w:rPr>
                    <w:tag w:val="goog_rdk_216"/>
                    <w:id w:val="-772391582"/>
                  </w:sdtPr>
                  <w:sdtEndPr/>
                  <w:sdtContent>
                    <w:ins w:id="174" w:author="Arogya Cheppad" w:date="2026-02-06T10:02:00Z">
                      <w:r w:rsidR="002E2FE5" w:rsidRPr="00AA5B98">
                        <w:rPr>
                          <w:rFonts w:ascii="Times New Roman" w:eastAsia="Garamond" w:hAnsi="Times New Roman" w:cs="Times New Roman"/>
                          <w:rPrChange w:id="175"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567634FB"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18"/>
                <w:id w:val="-1881163133"/>
              </w:sdtPr>
              <w:sdtEndPr/>
              <w:sdtContent>
                <w:sdt>
                  <w:sdtPr>
                    <w:rPr>
                      <w:rFonts w:ascii="Times New Roman" w:hAnsi="Times New Roman" w:cs="Times New Roman"/>
                    </w:rPr>
                    <w:tag w:val="goog_rdk_219"/>
                    <w:id w:val="2043768853"/>
                  </w:sdtPr>
                  <w:sdtEndPr/>
                  <w:sdtContent>
                    <w:ins w:id="176" w:author="Arogya Cheppad" w:date="2026-02-06T10:02:00Z">
                      <w:r w:rsidR="002E2FE5" w:rsidRPr="00AA5B98">
                        <w:rPr>
                          <w:rFonts w:ascii="Times New Roman" w:eastAsia="Garamond" w:hAnsi="Times New Roman" w:cs="Times New Roman"/>
                          <w:rPrChange w:id="177" w:author="Arogya Cheppad" w:date="2026-02-06T10:02:00Z">
                            <w:rPr>
                              <w:rFonts w:ascii="Garamond" w:eastAsia="Garamond" w:hAnsi="Garamond" w:cs="Garamond"/>
                              <w:color w:val="000000"/>
                            </w:rPr>
                          </w:rPrChange>
                        </w:rPr>
                        <w:t>0</w:t>
                      </w:r>
                    </w:ins>
                  </w:sdtContent>
                </w:sdt>
              </w:sdtContent>
            </w:sdt>
          </w:p>
        </w:tc>
      </w:tr>
      <w:tr w:rsidR="00DA0D41" w:rsidRPr="00AA5B98" w14:paraId="38FD302F"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933B5"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13</w:t>
            </w:r>
          </w:p>
        </w:tc>
        <w:tc>
          <w:tcPr>
            <w:tcW w:w="11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71AA68"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21"/>
                <w:id w:val="312457609"/>
              </w:sdtPr>
              <w:sdtEndPr/>
              <w:sdtContent>
                <w:sdt>
                  <w:sdtPr>
                    <w:rPr>
                      <w:rFonts w:ascii="Times New Roman" w:hAnsi="Times New Roman" w:cs="Times New Roman"/>
                    </w:rPr>
                    <w:tag w:val="goog_rdk_222"/>
                    <w:id w:val="-1870843411"/>
                  </w:sdtPr>
                  <w:sdtEndPr/>
                  <w:sdtContent>
                    <w:ins w:id="178" w:author="Arogya Cheppad" w:date="2026-02-06T10:02:00Z">
                      <w:r w:rsidR="002E2FE5" w:rsidRPr="00AA5B98">
                        <w:rPr>
                          <w:rFonts w:ascii="Times New Roman" w:eastAsia="Garamond" w:hAnsi="Times New Roman" w:cs="Times New Roman"/>
                          <w:rPrChange w:id="179"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3AA310CD"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24"/>
                <w:id w:val="-2043464950"/>
              </w:sdtPr>
              <w:sdtEndPr/>
              <w:sdtContent>
                <w:sdt>
                  <w:sdtPr>
                    <w:rPr>
                      <w:rFonts w:ascii="Times New Roman" w:hAnsi="Times New Roman" w:cs="Times New Roman"/>
                    </w:rPr>
                    <w:tag w:val="goog_rdk_225"/>
                    <w:id w:val="1884378633"/>
                  </w:sdtPr>
                  <w:sdtEndPr/>
                  <w:sdtContent>
                    <w:ins w:id="180" w:author="Arogya Cheppad" w:date="2026-02-06T10:02:00Z">
                      <w:r w:rsidR="002E2FE5" w:rsidRPr="00AA5B98">
                        <w:rPr>
                          <w:rFonts w:ascii="Times New Roman" w:eastAsia="Garamond" w:hAnsi="Times New Roman" w:cs="Times New Roman"/>
                          <w:rPrChange w:id="181"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1CC86B15"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27"/>
                <w:id w:val="935341644"/>
              </w:sdtPr>
              <w:sdtEndPr/>
              <w:sdtContent>
                <w:sdt>
                  <w:sdtPr>
                    <w:rPr>
                      <w:rFonts w:ascii="Times New Roman" w:hAnsi="Times New Roman" w:cs="Times New Roman"/>
                    </w:rPr>
                    <w:tag w:val="goog_rdk_228"/>
                    <w:id w:val="-1836775087"/>
                  </w:sdtPr>
                  <w:sdtEndPr/>
                  <w:sdtContent>
                    <w:ins w:id="182" w:author="Arogya Cheppad" w:date="2026-02-06T10:02:00Z">
                      <w:r w:rsidR="002E2FE5" w:rsidRPr="00AA5B98">
                        <w:rPr>
                          <w:rFonts w:ascii="Times New Roman" w:eastAsia="Garamond" w:hAnsi="Times New Roman" w:cs="Times New Roman"/>
                          <w:rPrChange w:id="183"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4FC0B99A"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30"/>
                <w:id w:val="-1225906288"/>
              </w:sdtPr>
              <w:sdtEndPr/>
              <w:sdtContent>
                <w:sdt>
                  <w:sdtPr>
                    <w:rPr>
                      <w:rFonts w:ascii="Times New Roman" w:hAnsi="Times New Roman" w:cs="Times New Roman"/>
                    </w:rPr>
                    <w:tag w:val="goog_rdk_231"/>
                    <w:id w:val="-673043679"/>
                  </w:sdtPr>
                  <w:sdtEndPr/>
                  <w:sdtContent>
                    <w:ins w:id="184" w:author="Arogya Cheppad" w:date="2026-02-06T10:02:00Z">
                      <w:r w:rsidR="002E2FE5" w:rsidRPr="00AA5B98">
                        <w:rPr>
                          <w:rFonts w:ascii="Times New Roman" w:eastAsia="Garamond" w:hAnsi="Times New Roman" w:cs="Times New Roman"/>
                          <w:rPrChange w:id="185" w:author="Arogya Cheppad" w:date="2026-02-06T10:02:00Z">
                            <w:rPr>
                              <w:rFonts w:ascii="Garamond" w:eastAsia="Garamond" w:hAnsi="Garamond" w:cs="Garamond"/>
                              <w:color w:val="000000"/>
                            </w:rPr>
                          </w:rPrChange>
                        </w:rPr>
                        <w:t>0</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F9D32E5"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33"/>
                <w:id w:val="283689807"/>
              </w:sdtPr>
              <w:sdtEndPr/>
              <w:sdtContent>
                <w:sdt>
                  <w:sdtPr>
                    <w:rPr>
                      <w:rFonts w:ascii="Times New Roman" w:hAnsi="Times New Roman" w:cs="Times New Roman"/>
                    </w:rPr>
                    <w:tag w:val="goog_rdk_234"/>
                    <w:id w:val="-1535252986"/>
                  </w:sdtPr>
                  <w:sdtEndPr/>
                  <w:sdtContent>
                    <w:ins w:id="186" w:author="Arogya Cheppad" w:date="2026-02-06T10:00:00Z">
                      <w:r w:rsidR="002E2FE5" w:rsidRPr="00AA5B98">
                        <w:rPr>
                          <w:rFonts w:ascii="Times New Roman" w:eastAsia="Garamond" w:hAnsi="Times New Roman" w:cs="Times New Roman"/>
                          <w:rPrChange w:id="187" w:author="Arogya Cheppad" w:date="2026-02-06T10:00:00Z">
                            <w:rPr>
                              <w:rFonts w:ascii="Garamond" w:eastAsia="Garamond" w:hAnsi="Garamond" w:cs="Garamond"/>
                              <w:color w:val="000000"/>
                            </w:rPr>
                          </w:rPrChange>
                        </w:rPr>
                        <w:t>1</w:t>
                      </w:r>
                    </w:ins>
                  </w:sdtContent>
                </w:sdt>
              </w:sdtContent>
            </w:sdt>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3CB64EE3" w14:textId="77777777" w:rsidR="00DA0D41" w:rsidRPr="00AA5B98" w:rsidRDefault="009D2675">
            <w:pPr>
              <w:pBdr>
                <w:top w:val="nil"/>
                <w:left w:val="nil"/>
                <w:bottom w:val="nil"/>
                <w:right w:val="nil"/>
                <w:between w:val="nil"/>
              </w:pBdr>
              <w:spacing w:before="240" w:after="240"/>
              <w:ind w:left="340"/>
              <w:jc w:val="center"/>
              <w:rPr>
                <w:rFonts w:ascii="Times New Roman" w:eastAsia="Garamond" w:hAnsi="Times New Roman" w:cs="Times New Roman"/>
                <w:color w:val="000000"/>
              </w:rPr>
            </w:pPr>
            <w:sdt>
              <w:sdtPr>
                <w:rPr>
                  <w:rFonts w:ascii="Times New Roman" w:hAnsi="Times New Roman" w:cs="Times New Roman"/>
                </w:rPr>
                <w:tag w:val="goog_rdk_236"/>
                <w:id w:val="-2131024611"/>
              </w:sdtPr>
              <w:sdtEndPr/>
              <w:sdtContent>
                <w:sdt>
                  <w:sdtPr>
                    <w:rPr>
                      <w:rFonts w:ascii="Times New Roman" w:hAnsi="Times New Roman" w:cs="Times New Roman"/>
                    </w:rPr>
                    <w:tag w:val="goog_rdk_237"/>
                    <w:id w:val="-389808027"/>
                  </w:sdtPr>
                  <w:sdtEndPr/>
                  <w:sdtContent>
                    <w:ins w:id="188" w:author="Arogya Cheppad" w:date="2026-02-06T10:02:00Z">
                      <w:r w:rsidR="002E2FE5" w:rsidRPr="00AA5B98">
                        <w:rPr>
                          <w:rFonts w:ascii="Times New Roman" w:eastAsia="Garamond" w:hAnsi="Times New Roman" w:cs="Times New Roman"/>
                          <w:rPrChange w:id="189" w:author="Arogya Cheppad" w:date="2026-02-06T10:02:00Z">
                            <w:rPr>
                              <w:rFonts w:ascii="Garamond" w:eastAsia="Garamond" w:hAnsi="Garamond" w:cs="Garamond"/>
                              <w:color w:val="000000"/>
                            </w:rPr>
                          </w:rPrChange>
                        </w:rPr>
                        <w:t>1</w:t>
                      </w:r>
                    </w:ins>
                  </w:sdtContent>
                </w:sdt>
              </w:sdtContent>
            </w:sdt>
          </w:p>
        </w:tc>
      </w:tr>
    </w:tbl>
    <w:p w14:paraId="642E4D1E" w14:textId="77777777" w:rsidR="00DA0D41" w:rsidRPr="00AA5B98" w:rsidRDefault="00DA0D41">
      <w:pPr>
        <w:pStyle w:val="Heading2"/>
        <w:rPr>
          <w:rFonts w:ascii="Times New Roman" w:eastAsia="Garamond" w:hAnsi="Times New Roman" w:cs="Times New Roman"/>
          <w:color w:val="000000"/>
        </w:rPr>
      </w:pPr>
      <w:bookmarkStart w:id="190" w:name="_heading=h.gpwkdeox8z16" w:colFirst="0" w:colLast="0"/>
      <w:bookmarkEnd w:id="190"/>
    </w:p>
    <w:p w14:paraId="5F517421" w14:textId="77777777" w:rsidR="00DA0D41" w:rsidRPr="00AA5B98" w:rsidRDefault="002E2FE5">
      <w:pPr>
        <w:pStyle w:val="Heading2"/>
        <w:rPr>
          <w:rFonts w:ascii="Times New Roman" w:eastAsia="Garamond" w:hAnsi="Times New Roman" w:cs="Times New Roman"/>
          <w:color w:val="000000"/>
        </w:rPr>
      </w:pPr>
      <w:bookmarkStart w:id="191" w:name="_heading=h.mg1arcwion0s" w:colFirst="0" w:colLast="0"/>
      <w:bookmarkEnd w:id="191"/>
      <w:r w:rsidRPr="00AA5B98">
        <w:rPr>
          <w:rFonts w:ascii="Times New Roman" w:eastAsia="Garamond" w:hAnsi="Times New Roman" w:cs="Times New Roman"/>
          <w:color w:val="000000"/>
        </w:rPr>
        <w:t>Outcome-Based Trend Analysis- 2025</w:t>
      </w:r>
    </w:p>
    <w:p w14:paraId="52E0F5F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1B491F16" w14:textId="77777777" w:rsidR="00DA0D41" w:rsidRPr="00AA5B98" w:rsidRDefault="00DA0D41">
      <w:pPr>
        <w:pBdr>
          <w:top w:val="nil"/>
          <w:left w:val="nil"/>
          <w:bottom w:val="nil"/>
          <w:right w:val="nil"/>
          <w:between w:val="nil"/>
        </w:pBdr>
        <w:rPr>
          <w:rFonts w:ascii="Times New Roman" w:eastAsia="Garamond" w:hAnsi="Times New Roman" w:cs="Times New Roman"/>
          <w:color w:val="000000"/>
          <w:sz w:val="18"/>
          <w:szCs w:val="18"/>
        </w:rPr>
      </w:pPr>
    </w:p>
    <w:p w14:paraId="5F3A495C" w14:textId="77777777" w:rsidR="00DA0D41" w:rsidRPr="00AA5B98" w:rsidRDefault="00DA0D41">
      <w:pPr>
        <w:pBdr>
          <w:top w:val="nil"/>
          <w:left w:val="nil"/>
          <w:bottom w:val="nil"/>
          <w:right w:val="nil"/>
          <w:between w:val="nil"/>
        </w:pBdr>
        <w:rPr>
          <w:rFonts w:ascii="Times New Roman" w:eastAsia="Garamond" w:hAnsi="Times New Roman" w:cs="Times New Roman"/>
          <w:color w:val="000000"/>
          <w:sz w:val="18"/>
          <w:szCs w:val="18"/>
        </w:rPr>
        <w:sectPr w:rsidR="00DA0D41" w:rsidRPr="00AA5B98">
          <w:pgSz w:w="11906" w:h="16838"/>
          <w:pgMar w:top="1440" w:right="1257" w:bottom="1440" w:left="1440" w:header="708" w:footer="708" w:gutter="0"/>
          <w:cols w:space="720"/>
        </w:sectPr>
      </w:pPr>
    </w:p>
    <w:p w14:paraId="5A1D3B5E" w14:textId="77777777" w:rsidR="00DA0D41" w:rsidRPr="00AA5B98" w:rsidRDefault="002E2FE5">
      <w:pPr>
        <w:pStyle w:val="Heading2"/>
        <w:rPr>
          <w:rFonts w:ascii="Times New Roman" w:eastAsia="Garamond" w:hAnsi="Times New Roman" w:cs="Times New Roman"/>
          <w:color w:val="000000"/>
        </w:rPr>
      </w:pPr>
      <w:bookmarkStart w:id="192" w:name="_heading=h.3lj4kpsy4hen" w:colFirst="0" w:colLast="0"/>
      <w:bookmarkEnd w:id="192"/>
      <w:r w:rsidRPr="00AA5B98">
        <w:rPr>
          <w:rFonts w:ascii="Times New Roman" w:eastAsia="Garamond" w:hAnsi="Times New Roman" w:cs="Times New Roman"/>
          <w:color w:val="000000"/>
        </w:rPr>
        <w:lastRenderedPageBreak/>
        <w:t>Transmission Trend- 2025</w:t>
      </w:r>
    </w:p>
    <w:p w14:paraId="2E7B630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For effective management of public health issues, it is important to track the trend of disease transmission mode. It helps identify the population or place at high risk that can be used to predict outbreaks and implement targeted interventions as quickly as possible. Understanding these kinds of trends enables authorities to allocate resources efficiently and change the strategies adequately based on the trend that follows.</w:t>
      </w:r>
    </w:p>
    <w:p w14:paraId="4E931A99"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9"/>
        <w:tblW w:w="901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40"/>
        <w:gridCol w:w="2680"/>
        <w:gridCol w:w="2295"/>
      </w:tblGrid>
      <w:tr w:rsidR="00DA0D41" w:rsidRPr="00AA5B98" w14:paraId="11E28DFF" w14:textId="77777777">
        <w:trPr>
          <w:cantSplit/>
          <w:trHeight w:val="144"/>
          <w:tblHeader/>
        </w:trPr>
        <w:tc>
          <w:tcPr>
            <w:tcW w:w="4040" w:type="dxa"/>
            <w:tcMar>
              <w:top w:w="100" w:type="dxa"/>
              <w:left w:w="100" w:type="dxa"/>
              <w:bottom w:w="100" w:type="dxa"/>
              <w:right w:w="100" w:type="dxa"/>
            </w:tcMar>
          </w:tcPr>
          <w:p w14:paraId="7C70409C"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8"/>
                <w:szCs w:val="28"/>
              </w:rPr>
            </w:pPr>
            <w:r w:rsidRPr="00AA5B98">
              <w:rPr>
                <w:rFonts w:ascii="Times New Roman" w:eastAsia="Garamond" w:hAnsi="Times New Roman" w:cs="Times New Roman"/>
                <w:b/>
                <w:bCs/>
                <w:color w:val="000000"/>
                <w:sz w:val="28"/>
                <w:szCs w:val="28"/>
              </w:rPr>
              <w:t>Mode of Transmission</w:t>
            </w:r>
          </w:p>
        </w:tc>
        <w:tc>
          <w:tcPr>
            <w:tcW w:w="2680" w:type="dxa"/>
            <w:tcMar>
              <w:top w:w="100" w:type="dxa"/>
              <w:left w:w="100" w:type="dxa"/>
              <w:bottom w:w="100" w:type="dxa"/>
              <w:right w:w="100" w:type="dxa"/>
            </w:tcMar>
          </w:tcPr>
          <w:p w14:paraId="796BA97D"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8"/>
                <w:szCs w:val="28"/>
              </w:rPr>
            </w:pPr>
            <w:r w:rsidRPr="00AA5B98">
              <w:rPr>
                <w:rFonts w:ascii="Times New Roman" w:eastAsia="Garamond" w:hAnsi="Times New Roman" w:cs="Times New Roman"/>
                <w:b/>
                <w:bCs/>
                <w:color w:val="000000"/>
                <w:sz w:val="28"/>
                <w:szCs w:val="28"/>
              </w:rPr>
              <w:t>No. of cases</w:t>
            </w:r>
          </w:p>
        </w:tc>
        <w:tc>
          <w:tcPr>
            <w:tcW w:w="2295" w:type="dxa"/>
            <w:tcMar>
              <w:top w:w="100" w:type="dxa"/>
              <w:left w:w="100" w:type="dxa"/>
              <w:bottom w:w="100" w:type="dxa"/>
              <w:right w:w="100" w:type="dxa"/>
            </w:tcMar>
          </w:tcPr>
          <w:p w14:paraId="32521453"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8"/>
                <w:szCs w:val="28"/>
              </w:rPr>
            </w:pPr>
            <w:r w:rsidRPr="00AA5B98">
              <w:rPr>
                <w:rFonts w:ascii="Times New Roman" w:eastAsia="Garamond" w:hAnsi="Times New Roman" w:cs="Times New Roman"/>
                <w:b/>
                <w:bCs/>
                <w:color w:val="000000"/>
                <w:sz w:val="28"/>
                <w:szCs w:val="28"/>
              </w:rPr>
              <w:t>No. of Deaths</w:t>
            </w:r>
          </w:p>
        </w:tc>
      </w:tr>
      <w:tr w:rsidR="00DA0D41" w:rsidRPr="00AA5B98" w14:paraId="702B6D10" w14:textId="77777777">
        <w:trPr>
          <w:cantSplit/>
          <w:trHeight w:val="144"/>
          <w:tblHeader/>
        </w:trPr>
        <w:tc>
          <w:tcPr>
            <w:tcW w:w="4040" w:type="dxa"/>
            <w:tcMar>
              <w:top w:w="100" w:type="dxa"/>
              <w:left w:w="100" w:type="dxa"/>
              <w:bottom w:w="100" w:type="dxa"/>
              <w:right w:w="100" w:type="dxa"/>
            </w:tcMar>
          </w:tcPr>
          <w:p w14:paraId="3B6E1AF2"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Vector Borne Diseases</w:t>
            </w:r>
          </w:p>
        </w:tc>
        <w:tc>
          <w:tcPr>
            <w:tcW w:w="2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0C8F4F" w14:textId="77777777"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39"/>
                <w:id w:val="-209404667"/>
              </w:sdtPr>
              <w:sdtEndPr/>
              <w:sdtContent>
                <w:sdt>
                  <w:sdtPr>
                    <w:rPr>
                      <w:rFonts w:ascii="Times New Roman" w:hAnsi="Times New Roman" w:cs="Times New Roman"/>
                    </w:rPr>
                    <w:tag w:val="goog_rdk_240"/>
                    <w:id w:val="-801419024"/>
                  </w:sdtPr>
                  <w:sdtEndPr/>
                  <w:sdtContent>
                    <w:ins w:id="193" w:author="Arogya Cheppad" w:date="2026-02-06T10:04:00Z">
                      <w:r w:rsidR="002E2FE5" w:rsidRPr="00AA5B98">
                        <w:rPr>
                          <w:rFonts w:ascii="Times New Roman" w:eastAsia="Garamond" w:hAnsi="Times New Roman" w:cs="Times New Roman"/>
                          <w:rPrChange w:id="194" w:author="Arogya Cheppad" w:date="2026-02-06T10:04:00Z">
                            <w:rPr>
                              <w:rFonts w:ascii="Garamond" w:eastAsia="Garamond" w:hAnsi="Garamond" w:cs="Garamond"/>
                              <w:color w:val="000000"/>
                            </w:rPr>
                          </w:rPrChange>
                        </w:rPr>
                        <w:t>0</w:t>
                      </w:r>
                    </w:ins>
                  </w:sdtContent>
                </w:sdt>
              </w:sdtContent>
            </w:sdt>
          </w:p>
        </w:tc>
        <w:tc>
          <w:tcPr>
            <w:tcW w:w="22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EE27190" w14:textId="77777777"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42"/>
                <w:id w:val="-1911391315"/>
              </w:sdtPr>
              <w:sdtEndPr/>
              <w:sdtContent>
                <w:sdt>
                  <w:sdtPr>
                    <w:rPr>
                      <w:rFonts w:ascii="Times New Roman" w:hAnsi="Times New Roman" w:cs="Times New Roman"/>
                    </w:rPr>
                    <w:tag w:val="goog_rdk_243"/>
                    <w:id w:val="-711651175"/>
                  </w:sdtPr>
                  <w:sdtEndPr/>
                  <w:sdtContent>
                    <w:ins w:id="195" w:author="Arogya Cheppad" w:date="2026-02-06T10:02:00Z">
                      <w:r w:rsidR="002E2FE5" w:rsidRPr="00AA5B98">
                        <w:rPr>
                          <w:rFonts w:ascii="Times New Roman" w:eastAsia="Garamond" w:hAnsi="Times New Roman" w:cs="Times New Roman"/>
                          <w:rPrChange w:id="196" w:author="Arogya Cheppad" w:date="2026-02-06T10:02:00Z">
                            <w:rPr>
                              <w:rFonts w:ascii="Garamond" w:eastAsia="Garamond" w:hAnsi="Garamond" w:cs="Garamond"/>
                              <w:color w:val="000000"/>
                            </w:rPr>
                          </w:rPrChange>
                        </w:rPr>
                        <w:t>0</w:t>
                      </w:r>
                    </w:ins>
                  </w:sdtContent>
                </w:sdt>
              </w:sdtContent>
            </w:sdt>
          </w:p>
        </w:tc>
      </w:tr>
      <w:tr w:rsidR="00DA0D41" w:rsidRPr="00AA5B98" w14:paraId="512F34F2" w14:textId="77777777">
        <w:trPr>
          <w:cantSplit/>
          <w:trHeight w:val="144"/>
          <w:tblHeader/>
        </w:trPr>
        <w:tc>
          <w:tcPr>
            <w:tcW w:w="4040" w:type="dxa"/>
            <w:tcMar>
              <w:top w:w="100" w:type="dxa"/>
              <w:left w:w="100" w:type="dxa"/>
              <w:bottom w:w="100" w:type="dxa"/>
              <w:right w:w="100" w:type="dxa"/>
            </w:tcMar>
          </w:tcPr>
          <w:p w14:paraId="4D03F127"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Water Borne Diseases</w:t>
            </w:r>
          </w:p>
        </w:tc>
        <w:tc>
          <w:tcPr>
            <w:tcW w:w="26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474634" w14:textId="77777777"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45"/>
                <w:id w:val="1922736773"/>
              </w:sdtPr>
              <w:sdtEndPr/>
              <w:sdtContent>
                <w:sdt>
                  <w:sdtPr>
                    <w:rPr>
                      <w:rFonts w:ascii="Times New Roman" w:hAnsi="Times New Roman" w:cs="Times New Roman"/>
                    </w:rPr>
                    <w:tag w:val="goog_rdk_246"/>
                    <w:id w:val="1685314010"/>
                  </w:sdtPr>
                  <w:sdtEndPr/>
                  <w:sdtContent>
                    <w:ins w:id="197" w:author="Arogya Cheppad" w:date="2026-02-06T10:03:00Z">
                      <w:r w:rsidR="002E2FE5" w:rsidRPr="00AA5B98">
                        <w:rPr>
                          <w:rFonts w:ascii="Times New Roman" w:eastAsia="Garamond" w:hAnsi="Times New Roman" w:cs="Times New Roman"/>
                          <w:rPrChange w:id="198" w:author="Arogya Cheppad" w:date="2026-02-06T10:03:00Z">
                            <w:rPr>
                              <w:rFonts w:ascii="Garamond" w:eastAsia="Garamond" w:hAnsi="Garamond" w:cs="Garamond"/>
                              <w:color w:val="000000"/>
                            </w:rPr>
                          </w:rPrChange>
                        </w:rPr>
                        <w:t>4</w:t>
                      </w:r>
                    </w:ins>
                  </w:sdtContent>
                </w:sdt>
              </w:sdtContent>
            </w:sdt>
          </w:p>
        </w:tc>
        <w:tc>
          <w:tcPr>
            <w:tcW w:w="2295" w:type="dxa"/>
            <w:tcBorders>
              <w:top w:val="nil"/>
              <w:left w:val="nil"/>
              <w:bottom w:val="single" w:sz="5" w:space="0" w:color="000000"/>
              <w:right w:val="single" w:sz="5" w:space="0" w:color="000000"/>
            </w:tcBorders>
            <w:tcMar>
              <w:top w:w="100" w:type="dxa"/>
              <w:left w:w="100" w:type="dxa"/>
              <w:bottom w:w="100" w:type="dxa"/>
              <w:right w:w="100" w:type="dxa"/>
            </w:tcMar>
          </w:tcPr>
          <w:p w14:paraId="685CF4FB" w14:textId="77777777"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48"/>
                <w:id w:val="-551784177"/>
              </w:sdtPr>
              <w:sdtEndPr/>
              <w:sdtContent>
                <w:sdt>
                  <w:sdtPr>
                    <w:rPr>
                      <w:rFonts w:ascii="Times New Roman" w:hAnsi="Times New Roman" w:cs="Times New Roman"/>
                    </w:rPr>
                    <w:tag w:val="goog_rdk_249"/>
                    <w:id w:val="-1508687701"/>
                  </w:sdtPr>
                  <w:sdtEndPr/>
                  <w:sdtContent>
                    <w:ins w:id="199" w:author="Arogya Cheppad" w:date="2026-02-06T10:02:00Z">
                      <w:r w:rsidR="002E2FE5" w:rsidRPr="00AA5B98">
                        <w:rPr>
                          <w:rFonts w:ascii="Times New Roman" w:eastAsia="Garamond" w:hAnsi="Times New Roman" w:cs="Times New Roman"/>
                          <w:rPrChange w:id="200" w:author="Arogya Cheppad" w:date="2026-02-06T10:02:00Z">
                            <w:rPr>
                              <w:rFonts w:ascii="Garamond" w:eastAsia="Garamond" w:hAnsi="Garamond" w:cs="Garamond"/>
                              <w:color w:val="000000"/>
                            </w:rPr>
                          </w:rPrChange>
                        </w:rPr>
                        <w:t>0</w:t>
                      </w:r>
                    </w:ins>
                  </w:sdtContent>
                </w:sdt>
              </w:sdtContent>
            </w:sdt>
          </w:p>
        </w:tc>
      </w:tr>
      <w:tr w:rsidR="00DA0D41" w:rsidRPr="00AA5B98" w14:paraId="44CBDE45" w14:textId="77777777">
        <w:trPr>
          <w:cantSplit/>
          <w:trHeight w:val="144"/>
          <w:tblHeader/>
        </w:trPr>
        <w:tc>
          <w:tcPr>
            <w:tcW w:w="4040" w:type="dxa"/>
            <w:tcMar>
              <w:top w:w="100" w:type="dxa"/>
              <w:left w:w="100" w:type="dxa"/>
              <w:bottom w:w="100" w:type="dxa"/>
              <w:right w:w="100" w:type="dxa"/>
            </w:tcMar>
          </w:tcPr>
          <w:p w14:paraId="1B0F1A1B"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Air Borne Diseases</w:t>
            </w:r>
          </w:p>
        </w:tc>
        <w:tc>
          <w:tcPr>
            <w:tcW w:w="26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6950C1" w14:textId="77777777"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51"/>
                <w:id w:val="-529941605"/>
              </w:sdtPr>
              <w:sdtEndPr/>
              <w:sdtContent>
                <w:sdt>
                  <w:sdtPr>
                    <w:rPr>
                      <w:rFonts w:ascii="Times New Roman" w:hAnsi="Times New Roman" w:cs="Times New Roman"/>
                    </w:rPr>
                    <w:tag w:val="goog_rdk_252"/>
                    <w:id w:val="-1312918577"/>
                  </w:sdtPr>
                  <w:sdtEndPr/>
                  <w:sdtContent>
                    <w:ins w:id="201" w:author="Arogya Cheppad" w:date="2026-02-06T10:03:00Z">
                      <w:r w:rsidR="002E2FE5" w:rsidRPr="00AA5B98">
                        <w:rPr>
                          <w:rFonts w:ascii="Times New Roman" w:eastAsia="Garamond" w:hAnsi="Times New Roman" w:cs="Times New Roman"/>
                          <w:rPrChange w:id="202" w:author="Arogya Cheppad" w:date="2026-02-06T10:03:00Z">
                            <w:rPr>
                              <w:rFonts w:ascii="Garamond" w:eastAsia="Garamond" w:hAnsi="Garamond" w:cs="Garamond"/>
                              <w:color w:val="000000"/>
                            </w:rPr>
                          </w:rPrChange>
                        </w:rPr>
                        <w:t>0</w:t>
                      </w:r>
                    </w:ins>
                  </w:sdtContent>
                </w:sdt>
              </w:sdtContent>
            </w:sdt>
          </w:p>
        </w:tc>
        <w:tc>
          <w:tcPr>
            <w:tcW w:w="2295" w:type="dxa"/>
            <w:tcBorders>
              <w:top w:val="nil"/>
              <w:left w:val="nil"/>
              <w:bottom w:val="single" w:sz="5" w:space="0" w:color="000000"/>
              <w:right w:val="single" w:sz="5" w:space="0" w:color="000000"/>
            </w:tcBorders>
            <w:tcMar>
              <w:top w:w="100" w:type="dxa"/>
              <w:left w:w="100" w:type="dxa"/>
              <w:bottom w:w="100" w:type="dxa"/>
              <w:right w:w="100" w:type="dxa"/>
            </w:tcMar>
          </w:tcPr>
          <w:p w14:paraId="3C4BD8E0" w14:textId="77777777"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54"/>
                <w:id w:val="-1446464287"/>
              </w:sdtPr>
              <w:sdtEndPr/>
              <w:sdtContent>
                <w:sdt>
                  <w:sdtPr>
                    <w:rPr>
                      <w:rFonts w:ascii="Times New Roman" w:hAnsi="Times New Roman" w:cs="Times New Roman"/>
                    </w:rPr>
                    <w:tag w:val="goog_rdk_255"/>
                    <w:id w:val="221739598"/>
                  </w:sdtPr>
                  <w:sdtEndPr/>
                  <w:sdtContent>
                    <w:ins w:id="203" w:author="Arogya Cheppad" w:date="2026-02-06T10:02:00Z">
                      <w:r w:rsidR="002E2FE5" w:rsidRPr="00AA5B98">
                        <w:rPr>
                          <w:rFonts w:ascii="Times New Roman" w:eastAsia="Garamond" w:hAnsi="Times New Roman" w:cs="Times New Roman"/>
                          <w:rPrChange w:id="204" w:author="Arogya Cheppad" w:date="2026-02-06T10:02:00Z">
                            <w:rPr>
                              <w:rFonts w:ascii="Garamond" w:eastAsia="Garamond" w:hAnsi="Garamond" w:cs="Garamond"/>
                              <w:color w:val="000000"/>
                            </w:rPr>
                          </w:rPrChange>
                        </w:rPr>
                        <w:t>0</w:t>
                      </w:r>
                    </w:ins>
                  </w:sdtContent>
                </w:sdt>
              </w:sdtContent>
            </w:sdt>
          </w:p>
        </w:tc>
      </w:tr>
      <w:tr w:rsidR="00DA0D41" w:rsidRPr="00AA5B98" w14:paraId="481C693F" w14:textId="77777777">
        <w:trPr>
          <w:cantSplit/>
          <w:trHeight w:val="144"/>
          <w:tblHeader/>
        </w:trPr>
        <w:tc>
          <w:tcPr>
            <w:tcW w:w="4040" w:type="dxa"/>
            <w:tcMar>
              <w:top w:w="100" w:type="dxa"/>
              <w:left w:w="100" w:type="dxa"/>
              <w:bottom w:w="100" w:type="dxa"/>
              <w:right w:w="100" w:type="dxa"/>
            </w:tcMar>
          </w:tcPr>
          <w:p w14:paraId="5C1ACF30"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Blood Borne Diseases</w:t>
            </w:r>
          </w:p>
        </w:tc>
        <w:tc>
          <w:tcPr>
            <w:tcW w:w="26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8B4147" w14:textId="77777777"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57"/>
                <w:id w:val="469551903"/>
              </w:sdtPr>
              <w:sdtEndPr/>
              <w:sdtContent>
                <w:sdt>
                  <w:sdtPr>
                    <w:rPr>
                      <w:rFonts w:ascii="Times New Roman" w:hAnsi="Times New Roman" w:cs="Times New Roman"/>
                    </w:rPr>
                    <w:tag w:val="goog_rdk_258"/>
                    <w:id w:val="-611002146"/>
                  </w:sdtPr>
                  <w:sdtEndPr/>
                  <w:sdtContent>
                    <w:ins w:id="205" w:author="Arogya Cheppad" w:date="2026-02-06T10:03:00Z">
                      <w:r w:rsidR="002E2FE5" w:rsidRPr="00AA5B98">
                        <w:rPr>
                          <w:rFonts w:ascii="Times New Roman" w:eastAsia="Garamond" w:hAnsi="Times New Roman" w:cs="Times New Roman"/>
                          <w:rPrChange w:id="206" w:author="Arogya Cheppad" w:date="2026-02-06T10:03:00Z">
                            <w:rPr>
                              <w:rFonts w:ascii="Garamond" w:eastAsia="Garamond" w:hAnsi="Garamond" w:cs="Garamond"/>
                              <w:color w:val="000000"/>
                            </w:rPr>
                          </w:rPrChange>
                        </w:rPr>
                        <w:t>0</w:t>
                      </w:r>
                    </w:ins>
                  </w:sdtContent>
                </w:sdt>
              </w:sdtContent>
            </w:sdt>
          </w:p>
        </w:tc>
        <w:tc>
          <w:tcPr>
            <w:tcW w:w="2295" w:type="dxa"/>
            <w:tcBorders>
              <w:top w:val="nil"/>
              <w:left w:val="nil"/>
              <w:bottom w:val="single" w:sz="5" w:space="0" w:color="000000"/>
              <w:right w:val="single" w:sz="5" w:space="0" w:color="000000"/>
            </w:tcBorders>
            <w:tcMar>
              <w:top w:w="100" w:type="dxa"/>
              <w:left w:w="100" w:type="dxa"/>
              <w:bottom w:w="100" w:type="dxa"/>
              <w:right w:w="100" w:type="dxa"/>
            </w:tcMar>
          </w:tcPr>
          <w:p w14:paraId="7853F64A" w14:textId="77777777"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60"/>
                <w:id w:val="-1819599434"/>
              </w:sdtPr>
              <w:sdtEndPr/>
              <w:sdtContent>
                <w:sdt>
                  <w:sdtPr>
                    <w:rPr>
                      <w:rFonts w:ascii="Times New Roman" w:hAnsi="Times New Roman" w:cs="Times New Roman"/>
                    </w:rPr>
                    <w:tag w:val="goog_rdk_261"/>
                    <w:id w:val="450350473"/>
                  </w:sdtPr>
                  <w:sdtEndPr/>
                  <w:sdtContent>
                    <w:ins w:id="207" w:author="Arogya Cheppad" w:date="2026-02-06T10:02:00Z">
                      <w:r w:rsidR="002E2FE5" w:rsidRPr="00AA5B98">
                        <w:rPr>
                          <w:rFonts w:ascii="Times New Roman" w:eastAsia="Garamond" w:hAnsi="Times New Roman" w:cs="Times New Roman"/>
                          <w:rPrChange w:id="208" w:author="Arogya Cheppad" w:date="2026-02-06T10:02:00Z">
                            <w:rPr>
                              <w:rFonts w:ascii="Garamond" w:eastAsia="Garamond" w:hAnsi="Garamond" w:cs="Garamond"/>
                              <w:color w:val="000000"/>
                            </w:rPr>
                          </w:rPrChange>
                        </w:rPr>
                        <w:t>0</w:t>
                      </w:r>
                    </w:ins>
                  </w:sdtContent>
                </w:sdt>
              </w:sdtContent>
            </w:sdt>
          </w:p>
        </w:tc>
      </w:tr>
      <w:tr w:rsidR="00DA0D41" w:rsidRPr="00AA5B98" w14:paraId="1C732390" w14:textId="77777777">
        <w:trPr>
          <w:cantSplit/>
          <w:trHeight w:val="144"/>
          <w:tblHeader/>
        </w:trPr>
        <w:tc>
          <w:tcPr>
            <w:tcW w:w="4040" w:type="dxa"/>
            <w:tcMar>
              <w:top w:w="100" w:type="dxa"/>
              <w:left w:w="100" w:type="dxa"/>
              <w:bottom w:w="100" w:type="dxa"/>
              <w:right w:w="100" w:type="dxa"/>
            </w:tcMar>
          </w:tcPr>
          <w:p w14:paraId="04FE732D"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rPr>
            </w:pPr>
            <w:r w:rsidRPr="00AA5B98">
              <w:rPr>
                <w:rFonts w:ascii="Times New Roman" w:eastAsia="Garamond" w:hAnsi="Times New Roman" w:cs="Times New Roman"/>
                <w:color w:val="000000"/>
              </w:rPr>
              <w:t>Food Borne Diseases</w:t>
            </w:r>
          </w:p>
        </w:tc>
        <w:tc>
          <w:tcPr>
            <w:tcW w:w="26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953E4B" w14:textId="15F65CC7"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63"/>
                <w:id w:val="-918440571"/>
              </w:sdtPr>
              <w:sdtEndPr/>
              <w:sdtContent>
                <w:sdt>
                  <w:sdtPr>
                    <w:rPr>
                      <w:rFonts w:ascii="Times New Roman" w:hAnsi="Times New Roman" w:cs="Times New Roman"/>
                    </w:rPr>
                    <w:tag w:val="goog_rdk_264"/>
                    <w:id w:val="1660978084"/>
                  </w:sdtPr>
                  <w:sdtEndPr/>
                  <w:sdtContent>
                    <w:r w:rsidR="00E0224A" w:rsidRPr="00AA5B98">
                      <w:rPr>
                        <w:rFonts w:ascii="Times New Roman" w:eastAsia="Garamond" w:hAnsi="Times New Roman" w:cs="Times New Roman"/>
                      </w:rPr>
                      <w:t>0</w:t>
                    </w:r>
                  </w:sdtContent>
                </w:sdt>
              </w:sdtContent>
            </w:sdt>
          </w:p>
        </w:tc>
        <w:tc>
          <w:tcPr>
            <w:tcW w:w="2295" w:type="dxa"/>
            <w:tcBorders>
              <w:top w:val="nil"/>
              <w:left w:val="nil"/>
              <w:bottom w:val="single" w:sz="5" w:space="0" w:color="000000"/>
              <w:right w:val="single" w:sz="5" w:space="0" w:color="000000"/>
            </w:tcBorders>
            <w:tcMar>
              <w:top w:w="100" w:type="dxa"/>
              <w:left w:w="100" w:type="dxa"/>
              <w:bottom w:w="100" w:type="dxa"/>
              <w:right w:w="100" w:type="dxa"/>
            </w:tcMar>
          </w:tcPr>
          <w:p w14:paraId="68839EE2" w14:textId="4B2C29E5"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66"/>
                <w:id w:val="-923794988"/>
              </w:sdtPr>
              <w:sdtEndPr/>
              <w:sdtContent>
                <w:sdt>
                  <w:sdtPr>
                    <w:rPr>
                      <w:rFonts w:ascii="Times New Roman" w:hAnsi="Times New Roman" w:cs="Times New Roman"/>
                    </w:rPr>
                    <w:tag w:val="goog_rdk_267"/>
                    <w:id w:val="-785808516"/>
                  </w:sdtPr>
                  <w:sdtEndPr/>
                  <w:sdtContent>
                    <w:r w:rsidR="00DE407B" w:rsidRPr="00AA5B98">
                      <w:rPr>
                        <w:rFonts w:ascii="Times New Roman" w:eastAsia="Garamond" w:hAnsi="Times New Roman" w:cs="Times New Roman"/>
                      </w:rPr>
                      <w:t>0</w:t>
                    </w:r>
                  </w:sdtContent>
                </w:sdt>
              </w:sdtContent>
            </w:sdt>
          </w:p>
        </w:tc>
      </w:tr>
    </w:tbl>
    <w:p w14:paraId="08280E87"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03C201E6"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sz w:val="28"/>
          <w:szCs w:val="28"/>
        </w:rPr>
      </w:pPr>
      <w:r w:rsidRPr="00AA5B98">
        <w:rPr>
          <w:rFonts w:ascii="Times New Roman" w:eastAsia="Garamond" w:hAnsi="Times New Roman" w:cs="Times New Roman"/>
          <w:b/>
          <w:bCs/>
          <w:color w:val="000000"/>
          <w:sz w:val="28"/>
          <w:szCs w:val="28"/>
        </w:rPr>
        <w:t>Vector-Borne Disease</w:t>
      </w:r>
    </w:p>
    <w:p w14:paraId="44CF9884"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a"/>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2655"/>
        <w:gridCol w:w="2520"/>
      </w:tblGrid>
      <w:tr w:rsidR="00DA0D41" w:rsidRPr="00AA5B98" w14:paraId="44B98A5B" w14:textId="77777777">
        <w:trPr>
          <w:cantSplit/>
          <w:trHeight w:val="144"/>
          <w:tblHeader/>
        </w:trPr>
        <w:tc>
          <w:tcPr>
            <w:tcW w:w="4005" w:type="dxa"/>
            <w:tcMar>
              <w:top w:w="100" w:type="dxa"/>
              <w:left w:w="100" w:type="dxa"/>
              <w:bottom w:w="100" w:type="dxa"/>
              <w:right w:w="100" w:type="dxa"/>
            </w:tcMar>
          </w:tcPr>
          <w:p w14:paraId="6B1AD020"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Disease</w:t>
            </w:r>
          </w:p>
        </w:tc>
        <w:tc>
          <w:tcPr>
            <w:tcW w:w="2655" w:type="dxa"/>
            <w:tcMar>
              <w:top w:w="100" w:type="dxa"/>
              <w:left w:w="100" w:type="dxa"/>
              <w:bottom w:w="100" w:type="dxa"/>
              <w:right w:w="100" w:type="dxa"/>
            </w:tcMar>
          </w:tcPr>
          <w:p w14:paraId="7EAF4319"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No. of Cases</w:t>
            </w:r>
          </w:p>
        </w:tc>
        <w:tc>
          <w:tcPr>
            <w:tcW w:w="2520" w:type="dxa"/>
            <w:tcMar>
              <w:top w:w="100" w:type="dxa"/>
              <w:left w:w="100" w:type="dxa"/>
              <w:bottom w:w="100" w:type="dxa"/>
              <w:right w:w="100" w:type="dxa"/>
            </w:tcMar>
          </w:tcPr>
          <w:p w14:paraId="24AE1071"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No. of Deaths</w:t>
            </w:r>
          </w:p>
        </w:tc>
      </w:tr>
      <w:tr w:rsidR="00DA0D41" w:rsidRPr="00AA5B98" w14:paraId="50FAA741" w14:textId="77777777">
        <w:trPr>
          <w:cantSplit/>
          <w:trHeight w:val="144"/>
          <w:tblHeader/>
        </w:trPr>
        <w:tc>
          <w:tcPr>
            <w:tcW w:w="4005" w:type="dxa"/>
            <w:tcMar>
              <w:top w:w="100" w:type="dxa"/>
              <w:left w:w="100" w:type="dxa"/>
              <w:bottom w:w="100" w:type="dxa"/>
              <w:right w:w="100" w:type="dxa"/>
            </w:tcMar>
          </w:tcPr>
          <w:p w14:paraId="1CFD8D97"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Dengue</w:t>
            </w:r>
          </w:p>
        </w:tc>
        <w:tc>
          <w:tcPr>
            <w:tcW w:w="26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2DAD1A" w14:textId="480C1B63"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69"/>
                <w:id w:val="686161333"/>
              </w:sdtPr>
              <w:sdtEndPr/>
              <w:sdtContent>
                <w:sdt>
                  <w:sdtPr>
                    <w:rPr>
                      <w:rFonts w:ascii="Times New Roman" w:hAnsi="Times New Roman" w:cs="Times New Roman"/>
                    </w:rPr>
                    <w:tag w:val="goog_rdk_270"/>
                    <w:id w:val="1096943437"/>
                  </w:sdtPr>
                  <w:sdtEndPr/>
                  <w:sdtContent>
                    <w:r w:rsidR="00C209D3" w:rsidRPr="00AA5B98">
                      <w:rPr>
                        <w:rFonts w:ascii="Times New Roman" w:eastAsia="Garamond" w:hAnsi="Times New Roman" w:cs="Times New Roman"/>
                      </w:rPr>
                      <w:t>4</w:t>
                    </w:r>
                  </w:sdtContent>
                </w:sdt>
              </w:sdtContent>
            </w:sdt>
          </w:p>
        </w:tc>
        <w:tc>
          <w:tcPr>
            <w:tcW w:w="252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15690B7"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CA2270A" w14:textId="77777777">
        <w:trPr>
          <w:cantSplit/>
          <w:trHeight w:val="144"/>
          <w:tblHeader/>
        </w:trPr>
        <w:tc>
          <w:tcPr>
            <w:tcW w:w="4005" w:type="dxa"/>
            <w:tcMar>
              <w:top w:w="100" w:type="dxa"/>
              <w:left w:w="100" w:type="dxa"/>
              <w:bottom w:w="100" w:type="dxa"/>
              <w:right w:w="100" w:type="dxa"/>
            </w:tcMar>
          </w:tcPr>
          <w:p w14:paraId="3AEF3C3C"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Malaria</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E6988D" w14:textId="2F5B3D1F"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72"/>
                <w:id w:val="-1150766238"/>
              </w:sdtPr>
              <w:sdtEndPr/>
              <w:sdtContent>
                <w:sdt>
                  <w:sdtPr>
                    <w:rPr>
                      <w:rFonts w:ascii="Times New Roman" w:hAnsi="Times New Roman" w:cs="Times New Roman"/>
                    </w:rPr>
                    <w:tag w:val="goog_rdk_273"/>
                    <w:id w:val="1257541511"/>
                  </w:sdtPr>
                  <w:sdtEndPr/>
                  <w:sdtContent>
                    <w:r w:rsidR="00DE407B" w:rsidRPr="00AA5B98">
                      <w:rPr>
                        <w:rFonts w:ascii="Times New Roman" w:eastAsia="Garamond" w:hAnsi="Times New Roman" w:cs="Times New Roman"/>
                      </w:rPr>
                      <w:t>1</w:t>
                    </w:r>
                  </w:sdtContent>
                </w:sdt>
              </w:sdtContent>
            </w:sdt>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57770907"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7CFD5C4D" w14:textId="77777777">
        <w:trPr>
          <w:cantSplit/>
          <w:trHeight w:val="144"/>
          <w:tblHeader/>
        </w:trPr>
        <w:tc>
          <w:tcPr>
            <w:tcW w:w="4005" w:type="dxa"/>
            <w:tcMar>
              <w:top w:w="100" w:type="dxa"/>
              <w:left w:w="100" w:type="dxa"/>
              <w:bottom w:w="100" w:type="dxa"/>
              <w:right w:w="100" w:type="dxa"/>
            </w:tcMar>
          </w:tcPr>
          <w:p w14:paraId="43C067C6"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Chikungunya</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59F929" w14:textId="12D5AE74" w:rsidR="00DA0D41" w:rsidRPr="00AA5B98" w:rsidRDefault="009D267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sdt>
              <w:sdtPr>
                <w:rPr>
                  <w:rFonts w:ascii="Times New Roman" w:hAnsi="Times New Roman" w:cs="Times New Roman"/>
                </w:rPr>
                <w:tag w:val="goog_rdk_275"/>
                <w:id w:val="1358184605"/>
              </w:sdtPr>
              <w:sdtEndPr/>
              <w:sdtContent>
                <w:sdt>
                  <w:sdtPr>
                    <w:rPr>
                      <w:rFonts w:ascii="Times New Roman" w:hAnsi="Times New Roman" w:cs="Times New Roman"/>
                    </w:rPr>
                    <w:tag w:val="goog_rdk_276"/>
                    <w:id w:val="343463419"/>
                  </w:sdtPr>
                  <w:sdtEndPr/>
                  <w:sdtContent>
                    <w:r w:rsidR="00DE407B" w:rsidRPr="00AA5B98">
                      <w:rPr>
                        <w:rFonts w:ascii="Times New Roman" w:eastAsia="Garamond" w:hAnsi="Times New Roman" w:cs="Times New Roman"/>
                      </w:rPr>
                      <w:t>0</w:t>
                    </w:r>
                  </w:sdtContent>
                </w:sdt>
              </w:sdtContent>
            </w:sdt>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61B878C1"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bl>
    <w:p w14:paraId="1ECAEE29" w14:textId="77777777" w:rsidR="00DA0D41" w:rsidRPr="00AA5B98" w:rsidRDefault="00DA0D41">
      <w:pPr>
        <w:pBdr>
          <w:top w:val="nil"/>
          <w:left w:val="nil"/>
          <w:bottom w:val="nil"/>
          <w:right w:val="nil"/>
          <w:between w:val="nil"/>
        </w:pBdr>
        <w:rPr>
          <w:rFonts w:ascii="Times New Roman" w:eastAsia="Garamond" w:hAnsi="Times New Roman" w:cs="Times New Roman"/>
          <w:b/>
          <w:bCs/>
          <w:color w:val="000000"/>
          <w:sz w:val="28"/>
          <w:szCs w:val="28"/>
        </w:rPr>
      </w:pPr>
    </w:p>
    <w:p w14:paraId="6A1F5BDB"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sz w:val="28"/>
          <w:szCs w:val="28"/>
        </w:rPr>
      </w:pPr>
      <w:r w:rsidRPr="00AA5B98">
        <w:rPr>
          <w:rFonts w:ascii="Times New Roman" w:eastAsia="Garamond" w:hAnsi="Times New Roman" w:cs="Times New Roman"/>
          <w:b/>
          <w:bCs/>
          <w:color w:val="000000"/>
          <w:sz w:val="28"/>
          <w:szCs w:val="28"/>
        </w:rPr>
        <w:t>Water Borne Disease</w:t>
      </w:r>
    </w:p>
    <w:p w14:paraId="5013CCE7"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b"/>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2655"/>
        <w:gridCol w:w="2520"/>
      </w:tblGrid>
      <w:tr w:rsidR="00DA0D41" w:rsidRPr="00AA5B98" w14:paraId="655E521C" w14:textId="77777777">
        <w:trPr>
          <w:cantSplit/>
          <w:trHeight w:val="144"/>
          <w:tblHeader/>
        </w:trPr>
        <w:tc>
          <w:tcPr>
            <w:tcW w:w="4005" w:type="dxa"/>
            <w:tcMar>
              <w:top w:w="100" w:type="dxa"/>
              <w:left w:w="100" w:type="dxa"/>
              <w:bottom w:w="100" w:type="dxa"/>
              <w:right w:w="100" w:type="dxa"/>
            </w:tcMar>
          </w:tcPr>
          <w:p w14:paraId="22A8ACC9"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Disease</w:t>
            </w:r>
          </w:p>
        </w:tc>
        <w:tc>
          <w:tcPr>
            <w:tcW w:w="2655" w:type="dxa"/>
            <w:tcMar>
              <w:top w:w="100" w:type="dxa"/>
              <w:left w:w="100" w:type="dxa"/>
              <w:bottom w:w="100" w:type="dxa"/>
              <w:right w:w="100" w:type="dxa"/>
            </w:tcMar>
          </w:tcPr>
          <w:p w14:paraId="3BF95FF4"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No. of Cases</w:t>
            </w:r>
          </w:p>
        </w:tc>
        <w:tc>
          <w:tcPr>
            <w:tcW w:w="2520" w:type="dxa"/>
            <w:tcMar>
              <w:top w:w="100" w:type="dxa"/>
              <w:left w:w="100" w:type="dxa"/>
              <w:bottom w:w="100" w:type="dxa"/>
              <w:right w:w="100" w:type="dxa"/>
            </w:tcMar>
          </w:tcPr>
          <w:p w14:paraId="68E2F1AC"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No. of Deaths</w:t>
            </w:r>
          </w:p>
        </w:tc>
      </w:tr>
      <w:tr w:rsidR="00DA0D41" w:rsidRPr="00AA5B98" w14:paraId="18D0C6A4" w14:textId="77777777">
        <w:trPr>
          <w:cantSplit/>
          <w:trHeight w:val="144"/>
          <w:tblHeader/>
        </w:trPr>
        <w:tc>
          <w:tcPr>
            <w:tcW w:w="4005" w:type="dxa"/>
            <w:tcMar>
              <w:top w:w="100" w:type="dxa"/>
              <w:left w:w="100" w:type="dxa"/>
              <w:bottom w:w="100" w:type="dxa"/>
              <w:right w:w="100" w:type="dxa"/>
            </w:tcMar>
          </w:tcPr>
          <w:p w14:paraId="6E80FB53"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Cholera</w:t>
            </w:r>
          </w:p>
        </w:tc>
        <w:tc>
          <w:tcPr>
            <w:tcW w:w="26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36825B"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733C9C7"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423ACC4" w14:textId="77777777">
        <w:trPr>
          <w:cantSplit/>
          <w:trHeight w:val="144"/>
          <w:tblHeader/>
        </w:trPr>
        <w:tc>
          <w:tcPr>
            <w:tcW w:w="4005" w:type="dxa"/>
            <w:tcMar>
              <w:top w:w="100" w:type="dxa"/>
              <w:left w:w="100" w:type="dxa"/>
              <w:bottom w:w="100" w:type="dxa"/>
              <w:right w:w="100" w:type="dxa"/>
            </w:tcMar>
          </w:tcPr>
          <w:p w14:paraId="1C61320F"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Typhoid</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CA30EE"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1</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02C3FF3E"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7646D110" w14:textId="77777777">
        <w:trPr>
          <w:cantSplit/>
          <w:trHeight w:val="144"/>
          <w:tblHeader/>
        </w:trPr>
        <w:tc>
          <w:tcPr>
            <w:tcW w:w="4005" w:type="dxa"/>
            <w:tcMar>
              <w:top w:w="100" w:type="dxa"/>
              <w:left w:w="100" w:type="dxa"/>
              <w:bottom w:w="100" w:type="dxa"/>
              <w:right w:w="100" w:type="dxa"/>
            </w:tcMar>
          </w:tcPr>
          <w:p w14:paraId="57A79A5E"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Hep- A</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D9FDB6"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2</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6CE708BB"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DB91D32" w14:textId="77777777">
        <w:trPr>
          <w:cantSplit/>
          <w:trHeight w:val="1015"/>
          <w:tblHeader/>
        </w:trPr>
        <w:tc>
          <w:tcPr>
            <w:tcW w:w="4005" w:type="dxa"/>
            <w:tcMar>
              <w:top w:w="100" w:type="dxa"/>
              <w:left w:w="100" w:type="dxa"/>
              <w:bottom w:w="100" w:type="dxa"/>
              <w:right w:w="100" w:type="dxa"/>
            </w:tcMar>
          </w:tcPr>
          <w:p w14:paraId="15CF38A5"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Dysentery</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BCBFB9"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6913F55F"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A173F6C" w14:textId="77777777">
        <w:trPr>
          <w:cantSplit/>
          <w:trHeight w:val="144"/>
          <w:tblHeader/>
        </w:trPr>
        <w:tc>
          <w:tcPr>
            <w:tcW w:w="4005" w:type="dxa"/>
            <w:tcMar>
              <w:top w:w="100" w:type="dxa"/>
              <w:left w:w="100" w:type="dxa"/>
              <w:bottom w:w="100" w:type="dxa"/>
              <w:right w:w="100" w:type="dxa"/>
            </w:tcMar>
          </w:tcPr>
          <w:p w14:paraId="01A1DF49"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Amoebiasis</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FF9803"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1D77702D"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51DF1FB6" w14:textId="77777777">
        <w:trPr>
          <w:cantSplit/>
          <w:trHeight w:val="144"/>
          <w:tblHeader/>
        </w:trPr>
        <w:tc>
          <w:tcPr>
            <w:tcW w:w="4005" w:type="dxa"/>
            <w:tcMar>
              <w:top w:w="100" w:type="dxa"/>
              <w:left w:w="100" w:type="dxa"/>
              <w:bottom w:w="100" w:type="dxa"/>
              <w:right w:w="100" w:type="dxa"/>
            </w:tcMar>
          </w:tcPr>
          <w:p w14:paraId="38E8DA3E"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E- Coli infections</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09455A"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76B67CD0"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bl>
    <w:p w14:paraId="77D07589"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sz w:val="28"/>
          <w:szCs w:val="28"/>
        </w:rPr>
      </w:pPr>
      <w:r w:rsidRPr="00AA5B98">
        <w:rPr>
          <w:rFonts w:ascii="Times New Roman" w:eastAsia="Garamond" w:hAnsi="Times New Roman" w:cs="Times New Roman"/>
          <w:b/>
          <w:bCs/>
          <w:color w:val="000000"/>
          <w:sz w:val="28"/>
          <w:szCs w:val="28"/>
        </w:rPr>
        <w:t>Air Borne Disease</w:t>
      </w:r>
    </w:p>
    <w:p w14:paraId="133A029B"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c"/>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2655"/>
        <w:gridCol w:w="2520"/>
      </w:tblGrid>
      <w:tr w:rsidR="00DA0D41" w:rsidRPr="00AA5B98" w14:paraId="7322EF05" w14:textId="77777777">
        <w:trPr>
          <w:cantSplit/>
          <w:trHeight w:val="144"/>
          <w:tblHeader/>
        </w:trPr>
        <w:tc>
          <w:tcPr>
            <w:tcW w:w="4005" w:type="dxa"/>
            <w:tcMar>
              <w:top w:w="100" w:type="dxa"/>
              <w:left w:w="100" w:type="dxa"/>
              <w:bottom w:w="100" w:type="dxa"/>
              <w:right w:w="100" w:type="dxa"/>
            </w:tcMar>
          </w:tcPr>
          <w:p w14:paraId="3382B546"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lastRenderedPageBreak/>
              <w:t>Disease</w:t>
            </w:r>
          </w:p>
        </w:tc>
        <w:tc>
          <w:tcPr>
            <w:tcW w:w="2655" w:type="dxa"/>
            <w:tcMar>
              <w:top w:w="100" w:type="dxa"/>
              <w:left w:w="100" w:type="dxa"/>
              <w:bottom w:w="100" w:type="dxa"/>
              <w:right w:w="100" w:type="dxa"/>
            </w:tcMar>
          </w:tcPr>
          <w:p w14:paraId="3871046A"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No. of Cases</w:t>
            </w:r>
          </w:p>
        </w:tc>
        <w:tc>
          <w:tcPr>
            <w:tcW w:w="2520" w:type="dxa"/>
            <w:tcMar>
              <w:top w:w="100" w:type="dxa"/>
              <w:left w:w="100" w:type="dxa"/>
              <w:bottom w:w="100" w:type="dxa"/>
              <w:right w:w="100" w:type="dxa"/>
            </w:tcMar>
          </w:tcPr>
          <w:p w14:paraId="62C32302"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No. of Deaths</w:t>
            </w:r>
          </w:p>
        </w:tc>
      </w:tr>
      <w:tr w:rsidR="00DA0D41" w:rsidRPr="00AA5B98" w14:paraId="303AF818" w14:textId="77777777">
        <w:trPr>
          <w:cantSplit/>
          <w:trHeight w:val="144"/>
          <w:tblHeader/>
        </w:trPr>
        <w:tc>
          <w:tcPr>
            <w:tcW w:w="4005" w:type="dxa"/>
            <w:tcMar>
              <w:top w:w="100" w:type="dxa"/>
              <w:left w:w="100" w:type="dxa"/>
              <w:bottom w:w="100" w:type="dxa"/>
              <w:right w:w="100" w:type="dxa"/>
            </w:tcMar>
          </w:tcPr>
          <w:p w14:paraId="1E389738"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Influenza</w:t>
            </w:r>
          </w:p>
        </w:tc>
        <w:tc>
          <w:tcPr>
            <w:tcW w:w="26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0DF151"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DEFB68C"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D370A68" w14:textId="77777777">
        <w:trPr>
          <w:cantSplit/>
          <w:trHeight w:val="144"/>
          <w:tblHeader/>
        </w:trPr>
        <w:tc>
          <w:tcPr>
            <w:tcW w:w="4005" w:type="dxa"/>
            <w:tcMar>
              <w:top w:w="100" w:type="dxa"/>
              <w:left w:w="100" w:type="dxa"/>
              <w:bottom w:w="100" w:type="dxa"/>
              <w:right w:w="100" w:type="dxa"/>
            </w:tcMar>
          </w:tcPr>
          <w:p w14:paraId="614C8563"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H1N1</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A60A8B"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2FEF5FB2"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67401071" w14:textId="77777777">
        <w:trPr>
          <w:cantSplit/>
          <w:trHeight w:val="144"/>
          <w:tblHeader/>
        </w:trPr>
        <w:tc>
          <w:tcPr>
            <w:tcW w:w="4005" w:type="dxa"/>
            <w:tcMar>
              <w:top w:w="100" w:type="dxa"/>
              <w:left w:w="100" w:type="dxa"/>
              <w:bottom w:w="100" w:type="dxa"/>
              <w:right w:w="100" w:type="dxa"/>
            </w:tcMar>
          </w:tcPr>
          <w:p w14:paraId="1396E9FC"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TB</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9B36D9"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8</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2093F58E"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1</w:t>
            </w:r>
          </w:p>
        </w:tc>
      </w:tr>
      <w:tr w:rsidR="00DA0D41" w:rsidRPr="00AA5B98" w14:paraId="3EE05C21" w14:textId="77777777">
        <w:trPr>
          <w:cantSplit/>
          <w:trHeight w:val="144"/>
          <w:tblHeader/>
        </w:trPr>
        <w:tc>
          <w:tcPr>
            <w:tcW w:w="4005" w:type="dxa"/>
            <w:tcMar>
              <w:top w:w="100" w:type="dxa"/>
              <w:left w:w="100" w:type="dxa"/>
              <w:bottom w:w="100" w:type="dxa"/>
              <w:right w:w="100" w:type="dxa"/>
            </w:tcMar>
          </w:tcPr>
          <w:p w14:paraId="1FC3A04F"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Chickenpox</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E9C7B3"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21</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599EDF10"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E39F37F" w14:textId="77777777">
        <w:trPr>
          <w:cantSplit/>
          <w:trHeight w:val="144"/>
          <w:tblHeader/>
        </w:trPr>
        <w:tc>
          <w:tcPr>
            <w:tcW w:w="4005" w:type="dxa"/>
            <w:tcMar>
              <w:top w:w="100" w:type="dxa"/>
              <w:left w:w="100" w:type="dxa"/>
              <w:bottom w:w="100" w:type="dxa"/>
              <w:right w:w="100" w:type="dxa"/>
            </w:tcMar>
          </w:tcPr>
          <w:p w14:paraId="403B265F"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Measles</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3BCFD2"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69A085CD"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71C1CAB6" w14:textId="77777777">
        <w:trPr>
          <w:cantSplit/>
          <w:trHeight w:val="144"/>
          <w:tblHeader/>
        </w:trPr>
        <w:tc>
          <w:tcPr>
            <w:tcW w:w="4005" w:type="dxa"/>
            <w:tcMar>
              <w:top w:w="100" w:type="dxa"/>
              <w:left w:w="100" w:type="dxa"/>
              <w:bottom w:w="100" w:type="dxa"/>
              <w:right w:w="100" w:type="dxa"/>
            </w:tcMar>
          </w:tcPr>
          <w:p w14:paraId="203F29CD"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Covid-19</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336F12"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7A38D7F5"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2F02D82A" w14:textId="77777777">
        <w:trPr>
          <w:cantSplit/>
          <w:trHeight w:val="144"/>
          <w:tblHeader/>
        </w:trPr>
        <w:tc>
          <w:tcPr>
            <w:tcW w:w="4005" w:type="dxa"/>
            <w:tcMar>
              <w:top w:w="100" w:type="dxa"/>
              <w:left w:w="100" w:type="dxa"/>
              <w:bottom w:w="100" w:type="dxa"/>
              <w:right w:w="100" w:type="dxa"/>
            </w:tcMar>
          </w:tcPr>
          <w:p w14:paraId="328A99EF"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Pertussis</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403C5F"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5D58B41E"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3945933" w14:textId="77777777">
        <w:trPr>
          <w:cantSplit/>
          <w:trHeight w:val="144"/>
          <w:tblHeader/>
        </w:trPr>
        <w:tc>
          <w:tcPr>
            <w:tcW w:w="4005" w:type="dxa"/>
            <w:tcMar>
              <w:top w:w="100" w:type="dxa"/>
              <w:left w:w="100" w:type="dxa"/>
              <w:bottom w:w="100" w:type="dxa"/>
              <w:right w:w="100" w:type="dxa"/>
            </w:tcMar>
          </w:tcPr>
          <w:p w14:paraId="1B2B8100"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Mumps</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00AA40"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4</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07903D82"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bl>
    <w:p w14:paraId="2D2EE37A"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7AD99303" w14:textId="77777777" w:rsidR="00DA0D41" w:rsidRPr="00AA5B98" w:rsidRDefault="00DA0D41">
      <w:pPr>
        <w:pBdr>
          <w:top w:val="nil"/>
          <w:left w:val="nil"/>
          <w:bottom w:val="nil"/>
          <w:right w:val="nil"/>
          <w:between w:val="nil"/>
        </w:pBdr>
        <w:rPr>
          <w:rFonts w:ascii="Times New Roman" w:eastAsia="Garamond" w:hAnsi="Times New Roman" w:cs="Times New Roman"/>
          <w:b/>
          <w:bCs/>
          <w:color w:val="000000"/>
          <w:sz w:val="28"/>
          <w:szCs w:val="28"/>
        </w:rPr>
      </w:pPr>
    </w:p>
    <w:p w14:paraId="07E9D62D"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sz w:val="28"/>
          <w:szCs w:val="28"/>
        </w:rPr>
      </w:pPr>
      <w:r w:rsidRPr="00AA5B98">
        <w:rPr>
          <w:rFonts w:ascii="Times New Roman" w:eastAsia="Garamond" w:hAnsi="Times New Roman" w:cs="Times New Roman"/>
          <w:b/>
          <w:bCs/>
          <w:color w:val="000000"/>
          <w:sz w:val="28"/>
          <w:szCs w:val="28"/>
        </w:rPr>
        <w:t>Blood-Borne Disease</w:t>
      </w:r>
    </w:p>
    <w:p w14:paraId="30CA2808"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d"/>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2655"/>
        <w:gridCol w:w="2520"/>
      </w:tblGrid>
      <w:tr w:rsidR="00DA0D41" w:rsidRPr="00AA5B98" w14:paraId="492BC095" w14:textId="77777777">
        <w:trPr>
          <w:cantSplit/>
          <w:trHeight w:val="144"/>
          <w:tblHeader/>
        </w:trPr>
        <w:tc>
          <w:tcPr>
            <w:tcW w:w="4005" w:type="dxa"/>
            <w:tcMar>
              <w:top w:w="100" w:type="dxa"/>
              <w:left w:w="100" w:type="dxa"/>
              <w:bottom w:w="100" w:type="dxa"/>
              <w:right w:w="100" w:type="dxa"/>
            </w:tcMar>
          </w:tcPr>
          <w:p w14:paraId="566E90C6"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lastRenderedPageBreak/>
              <w:t>Disease</w:t>
            </w:r>
          </w:p>
        </w:tc>
        <w:tc>
          <w:tcPr>
            <w:tcW w:w="2655" w:type="dxa"/>
            <w:tcMar>
              <w:top w:w="100" w:type="dxa"/>
              <w:left w:w="100" w:type="dxa"/>
              <w:bottom w:w="100" w:type="dxa"/>
              <w:right w:w="100" w:type="dxa"/>
            </w:tcMar>
          </w:tcPr>
          <w:p w14:paraId="6AB4DBE9"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No. of Cases</w:t>
            </w:r>
          </w:p>
        </w:tc>
        <w:tc>
          <w:tcPr>
            <w:tcW w:w="2520" w:type="dxa"/>
            <w:tcMar>
              <w:top w:w="100" w:type="dxa"/>
              <w:left w:w="100" w:type="dxa"/>
              <w:bottom w:w="100" w:type="dxa"/>
              <w:right w:w="100" w:type="dxa"/>
            </w:tcMar>
          </w:tcPr>
          <w:p w14:paraId="37656DA2"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No. of Deaths</w:t>
            </w:r>
          </w:p>
        </w:tc>
      </w:tr>
      <w:tr w:rsidR="00DA0D41" w:rsidRPr="00AA5B98" w14:paraId="7D2A8525" w14:textId="77777777">
        <w:trPr>
          <w:cantSplit/>
          <w:trHeight w:val="144"/>
          <w:tblHeader/>
        </w:trPr>
        <w:tc>
          <w:tcPr>
            <w:tcW w:w="4005" w:type="dxa"/>
            <w:tcMar>
              <w:top w:w="100" w:type="dxa"/>
              <w:left w:w="100" w:type="dxa"/>
              <w:bottom w:w="100" w:type="dxa"/>
              <w:right w:w="100" w:type="dxa"/>
            </w:tcMar>
          </w:tcPr>
          <w:p w14:paraId="2E880113"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AIDS</w:t>
            </w:r>
          </w:p>
        </w:tc>
        <w:tc>
          <w:tcPr>
            <w:tcW w:w="26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9E13CA"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569F6B5"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07B6343D" w14:textId="77777777">
        <w:trPr>
          <w:cantSplit/>
          <w:trHeight w:val="144"/>
          <w:tblHeader/>
        </w:trPr>
        <w:tc>
          <w:tcPr>
            <w:tcW w:w="4005" w:type="dxa"/>
            <w:tcMar>
              <w:top w:w="100" w:type="dxa"/>
              <w:left w:w="100" w:type="dxa"/>
              <w:bottom w:w="100" w:type="dxa"/>
              <w:right w:w="100" w:type="dxa"/>
            </w:tcMar>
          </w:tcPr>
          <w:p w14:paraId="6342E555"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Hep- B</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64E8B0"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723F769C"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617E9D60" w14:textId="77777777">
        <w:trPr>
          <w:cantSplit/>
          <w:trHeight w:val="144"/>
          <w:tblHeader/>
        </w:trPr>
        <w:tc>
          <w:tcPr>
            <w:tcW w:w="4005" w:type="dxa"/>
            <w:tcMar>
              <w:top w:w="100" w:type="dxa"/>
              <w:left w:w="100" w:type="dxa"/>
              <w:bottom w:w="100" w:type="dxa"/>
              <w:right w:w="100" w:type="dxa"/>
            </w:tcMar>
          </w:tcPr>
          <w:p w14:paraId="73FEBB7C"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Hep- C</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6B6E26"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4A6D6313"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bl>
    <w:p w14:paraId="51686509"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2CF8D918"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1AD4ADA"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sz w:val="28"/>
          <w:szCs w:val="28"/>
        </w:rPr>
      </w:pPr>
      <w:r w:rsidRPr="00AA5B98">
        <w:rPr>
          <w:rFonts w:ascii="Times New Roman" w:eastAsia="Garamond" w:hAnsi="Times New Roman" w:cs="Times New Roman"/>
          <w:b/>
          <w:bCs/>
          <w:color w:val="000000"/>
          <w:sz w:val="28"/>
          <w:szCs w:val="28"/>
        </w:rPr>
        <w:t>Zoonotic Disease</w:t>
      </w:r>
    </w:p>
    <w:p w14:paraId="501D84EE"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e"/>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2655"/>
        <w:gridCol w:w="2520"/>
      </w:tblGrid>
      <w:tr w:rsidR="00DA0D41" w:rsidRPr="00AA5B98" w14:paraId="6F19B846" w14:textId="77777777">
        <w:trPr>
          <w:cantSplit/>
          <w:trHeight w:val="20"/>
          <w:tblHeader/>
        </w:trPr>
        <w:tc>
          <w:tcPr>
            <w:tcW w:w="4005" w:type="dxa"/>
            <w:tcMar>
              <w:top w:w="100" w:type="dxa"/>
              <w:left w:w="100" w:type="dxa"/>
              <w:bottom w:w="100" w:type="dxa"/>
              <w:right w:w="100" w:type="dxa"/>
            </w:tcMar>
          </w:tcPr>
          <w:p w14:paraId="17818258"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Disease</w:t>
            </w:r>
          </w:p>
        </w:tc>
        <w:tc>
          <w:tcPr>
            <w:tcW w:w="2655" w:type="dxa"/>
            <w:tcMar>
              <w:top w:w="100" w:type="dxa"/>
              <w:left w:w="100" w:type="dxa"/>
              <w:bottom w:w="100" w:type="dxa"/>
              <w:right w:w="100" w:type="dxa"/>
            </w:tcMar>
          </w:tcPr>
          <w:p w14:paraId="5E722250"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No. of Cases</w:t>
            </w:r>
          </w:p>
        </w:tc>
        <w:tc>
          <w:tcPr>
            <w:tcW w:w="2520" w:type="dxa"/>
            <w:tcMar>
              <w:top w:w="100" w:type="dxa"/>
              <w:left w:w="100" w:type="dxa"/>
              <w:bottom w:w="100" w:type="dxa"/>
              <w:right w:w="100" w:type="dxa"/>
            </w:tcMar>
          </w:tcPr>
          <w:p w14:paraId="5B9B47AE"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b/>
                <w:bCs/>
                <w:color w:val="000000"/>
                <w:sz w:val="26"/>
                <w:szCs w:val="26"/>
              </w:rPr>
            </w:pPr>
            <w:r w:rsidRPr="00AA5B98">
              <w:rPr>
                <w:rFonts w:ascii="Times New Roman" w:eastAsia="Garamond" w:hAnsi="Times New Roman" w:cs="Times New Roman"/>
                <w:b/>
                <w:bCs/>
                <w:color w:val="000000"/>
                <w:sz w:val="26"/>
                <w:szCs w:val="26"/>
              </w:rPr>
              <w:t>No. of Deaths</w:t>
            </w:r>
          </w:p>
        </w:tc>
      </w:tr>
      <w:tr w:rsidR="00DA0D41" w:rsidRPr="00AA5B98" w14:paraId="6FA9BC4E" w14:textId="77777777">
        <w:trPr>
          <w:cantSplit/>
          <w:trHeight w:val="20"/>
          <w:tblHeader/>
        </w:trPr>
        <w:tc>
          <w:tcPr>
            <w:tcW w:w="4005" w:type="dxa"/>
            <w:tcMar>
              <w:top w:w="100" w:type="dxa"/>
              <w:left w:w="100" w:type="dxa"/>
              <w:bottom w:w="100" w:type="dxa"/>
              <w:right w:w="100" w:type="dxa"/>
            </w:tcMar>
          </w:tcPr>
          <w:p w14:paraId="48BF3C02"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Rabies</w:t>
            </w:r>
          </w:p>
        </w:tc>
        <w:tc>
          <w:tcPr>
            <w:tcW w:w="26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6DE5D3"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216CC55"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5C5A83E" w14:textId="77777777">
        <w:trPr>
          <w:cantSplit/>
          <w:trHeight w:val="20"/>
          <w:tblHeader/>
        </w:trPr>
        <w:tc>
          <w:tcPr>
            <w:tcW w:w="4005" w:type="dxa"/>
            <w:tcMar>
              <w:top w:w="100" w:type="dxa"/>
              <w:left w:w="100" w:type="dxa"/>
              <w:bottom w:w="100" w:type="dxa"/>
              <w:right w:w="100" w:type="dxa"/>
            </w:tcMar>
          </w:tcPr>
          <w:p w14:paraId="5DA9FE09"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Leptospirosis</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83894B"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2</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1A36DCE9"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51EBD58" w14:textId="77777777">
        <w:trPr>
          <w:cantSplit/>
          <w:trHeight w:val="20"/>
          <w:tblHeader/>
        </w:trPr>
        <w:tc>
          <w:tcPr>
            <w:tcW w:w="4005" w:type="dxa"/>
            <w:tcMar>
              <w:top w:w="100" w:type="dxa"/>
              <w:left w:w="100" w:type="dxa"/>
              <w:bottom w:w="100" w:type="dxa"/>
              <w:right w:w="100" w:type="dxa"/>
            </w:tcMar>
          </w:tcPr>
          <w:p w14:paraId="4AD424F2"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Avian influenza</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9A2A43"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005417B9"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384AEF87" w14:textId="77777777">
        <w:trPr>
          <w:cantSplit/>
          <w:trHeight w:val="20"/>
          <w:tblHeader/>
        </w:trPr>
        <w:tc>
          <w:tcPr>
            <w:tcW w:w="4005" w:type="dxa"/>
            <w:tcMar>
              <w:top w:w="100" w:type="dxa"/>
              <w:left w:w="100" w:type="dxa"/>
              <w:bottom w:w="100" w:type="dxa"/>
              <w:right w:w="100" w:type="dxa"/>
            </w:tcMar>
          </w:tcPr>
          <w:p w14:paraId="7752A817"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West </w:t>
            </w:r>
            <w:proofErr w:type="spellStart"/>
            <w:r w:rsidRPr="00AA5B98">
              <w:rPr>
                <w:rFonts w:ascii="Times New Roman" w:eastAsia="Garamond" w:hAnsi="Times New Roman" w:cs="Times New Roman"/>
                <w:color w:val="000000"/>
              </w:rPr>
              <w:t>nile</w:t>
            </w:r>
            <w:proofErr w:type="spellEnd"/>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0781C0"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70098547"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68342259" w14:textId="77777777">
        <w:trPr>
          <w:cantSplit/>
          <w:trHeight w:val="20"/>
          <w:tblHeader/>
        </w:trPr>
        <w:tc>
          <w:tcPr>
            <w:tcW w:w="4005" w:type="dxa"/>
            <w:tcMar>
              <w:top w:w="100" w:type="dxa"/>
              <w:left w:w="100" w:type="dxa"/>
              <w:bottom w:w="100" w:type="dxa"/>
              <w:right w:w="100" w:type="dxa"/>
            </w:tcMar>
          </w:tcPr>
          <w:p w14:paraId="2DD3D5E7"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Anthrax</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C1B9D0"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4D02318F"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452ED366" w14:textId="77777777">
        <w:trPr>
          <w:cantSplit/>
          <w:trHeight w:val="20"/>
          <w:tblHeader/>
        </w:trPr>
        <w:tc>
          <w:tcPr>
            <w:tcW w:w="4005" w:type="dxa"/>
            <w:tcMar>
              <w:top w:w="100" w:type="dxa"/>
              <w:left w:w="100" w:type="dxa"/>
              <w:bottom w:w="100" w:type="dxa"/>
              <w:right w:w="100" w:type="dxa"/>
            </w:tcMar>
          </w:tcPr>
          <w:p w14:paraId="3316A3A6"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Nipah</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90DFB0"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7EE2283E"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r w:rsidR="00DA0D41" w:rsidRPr="00AA5B98" w14:paraId="523EC0F2" w14:textId="77777777">
        <w:trPr>
          <w:cantSplit/>
          <w:trHeight w:val="20"/>
          <w:tblHeader/>
        </w:trPr>
        <w:tc>
          <w:tcPr>
            <w:tcW w:w="4005" w:type="dxa"/>
            <w:tcMar>
              <w:top w:w="100" w:type="dxa"/>
              <w:left w:w="100" w:type="dxa"/>
              <w:bottom w:w="100" w:type="dxa"/>
              <w:right w:w="100" w:type="dxa"/>
            </w:tcMar>
          </w:tcPr>
          <w:p w14:paraId="3070DA14" w14:textId="77777777" w:rsidR="00DA0D41" w:rsidRPr="00AA5B98" w:rsidRDefault="002E2FE5">
            <w:pPr>
              <w:widowControl w:val="0"/>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Scrub Typhus</w:t>
            </w:r>
          </w:p>
        </w:tc>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6B0BED"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2520" w:type="dxa"/>
            <w:tcBorders>
              <w:top w:val="nil"/>
              <w:left w:val="nil"/>
              <w:bottom w:val="single" w:sz="5" w:space="0" w:color="000000"/>
              <w:right w:val="single" w:sz="5" w:space="0" w:color="000000"/>
            </w:tcBorders>
            <w:tcMar>
              <w:top w:w="100" w:type="dxa"/>
              <w:left w:w="100" w:type="dxa"/>
              <w:bottom w:w="100" w:type="dxa"/>
              <w:right w:w="100" w:type="dxa"/>
            </w:tcMar>
          </w:tcPr>
          <w:p w14:paraId="49B57B0F" w14:textId="77777777" w:rsidR="00DA0D41" w:rsidRPr="00AA5B98" w:rsidRDefault="002E2FE5">
            <w:pPr>
              <w:widowControl w:val="0"/>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0</w:t>
            </w:r>
          </w:p>
        </w:tc>
      </w:tr>
    </w:tbl>
    <w:p w14:paraId="4C7CDD3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6D3FE7B0" w14:textId="77777777" w:rsidR="00DA0D41" w:rsidRPr="00AA5B98" w:rsidRDefault="002E2FE5">
      <w:pPr>
        <w:pStyle w:val="Heading2"/>
        <w:rPr>
          <w:rFonts w:ascii="Times New Roman" w:eastAsia="Garamond" w:hAnsi="Times New Roman" w:cs="Times New Roman"/>
          <w:color w:val="000000"/>
        </w:rPr>
      </w:pPr>
      <w:bookmarkStart w:id="209" w:name="_heading=h.be1i7xioivvx" w:colFirst="0" w:colLast="0"/>
      <w:bookmarkEnd w:id="209"/>
      <w:r w:rsidRPr="00AA5B98">
        <w:rPr>
          <w:rFonts w:ascii="Times New Roman" w:eastAsia="Garamond" w:hAnsi="Times New Roman" w:cs="Times New Roman"/>
          <w:color w:val="000000"/>
        </w:rPr>
        <w:lastRenderedPageBreak/>
        <w:t>Integrated Disease Hotspot Map (2021–2025)</w:t>
      </w:r>
    </w:p>
    <w:p w14:paraId="47A8412D"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1CD9271A"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51BDDC6C"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7BBDFC1D"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427DDF6B" w14:textId="77777777" w:rsidR="00DA0D41" w:rsidRPr="00AA5B98" w:rsidRDefault="00DA0D41">
      <w:pPr>
        <w:pBdr>
          <w:top w:val="nil"/>
          <w:left w:val="nil"/>
          <w:bottom w:val="nil"/>
          <w:right w:val="nil"/>
          <w:between w:val="nil"/>
        </w:pBdr>
        <w:rPr>
          <w:rFonts w:ascii="Times New Roman" w:eastAsia="Garamond" w:hAnsi="Times New Roman" w:cs="Times New Roman"/>
        </w:rPr>
      </w:pPr>
    </w:p>
    <w:p w14:paraId="71F0E183" w14:textId="77777777" w:rsidR="00DA0D41" w:rsidRPr="00AA5B98" w:rsidRDefault="002E2FE5">
      <w:pPr>
        <w:pBdr>
          <w:top w:val="nil"/>
          <w:left w:val="nil"/>
          <w:bottom w:val="nil"/>
          <w:right w:val="nil"/>
          <w:between w:val="nil"/>
        </w:pBdr>
        <w:rPr>
          <w:rFonts w:ascii="Times New Roman" w:eastAsia="Garamond" w:hAnsi="Times New Roman" w:cs="Times New Roman"/>
        </w:rPr>
      </w:pPr>
      <w:r w:rsidRPr="00AA5B98">
        <w:rPr>
          <w:rFonts w:ascii="Times New Roman" w:eastAsia="Garamond" w:hAnsi="Times New Roman" w:cs="Times New Roman"/>
          <w:noProof/>
        </w:rPr>
        <w:drawing>
          <wp:inline distT="114300" distB="114300" distL="114300" distR="114300" wp14:anchorId="49F61E92" wp14:editId="01FF92B9">
            <wp:extent cx="3414713" cy="3121424"/>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3414713" cy="3121424"/>
                    </a:xfrm>
                    <a:prstGeom prst="rect">
                      <a:avLst/>
                    </a:prstGeom>
                    <a:ln/>
                  </pic:spPr>
                </pic:pic>
              </a:graphicData>
            </a:graphic>
          </wp:inline>
        </w:drawing>
      </w:r>
    </w:p>
    <w:p w14:paraId="41085008"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76F31D0B"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f"/>
        <w:tblpPr w:leftFromText="180" w:rightFromText="180" w:topFromText="180" w:bottomFromText="180" w:vertAnchor="text" w:tblpX="-60"/>
        <w:tblW w:w="9885" w:type="dxa"/>
        <w:tblBorders>
          <w:top w:val="nil"/>
          <w:left w:val="nil"/>
          <w:bottom w:val="nil"/>
          <w:right w:val="nil"/>
          <w:insideH w:val="nil"/>
          <w:insideV w:val="nil"/>
        </w:tblBorders>
        <w:tblLayout w:type="fixed"/>
        <w:tblLook w:val="0600" w:firstRow="0" w:lastRow="0" w:firstColumn="0" w:lastColumn="0" w:noHBand="1" w:noVBand="1"/>
      </w:tblPr>
      <w:tblGrid>
        <w:gridCol w:w="960"/>
        <w:gridCol w:w="1665"/>
        <w:gridCol w:w="1725"/>
        <w:gridCol w:w="1620"/>
        <w:gridCol w:w="1470"/>
        <w:gridCol w:w="1365"/>
        <w:gridCol w:w="1080"/>
      </w:tblGrid>
      <w:tr w:rsidR="00DA0D41" w:rsidRPr="00AA5B98" w14:paraId="54351832"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67AE1C8A"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Ward No</w:t>
            </w:r>
          </w:p>
        </w:tc>
        <w:tc>
          <w:tcPr>
            <w:tcW w:w="1665" w:type="dxa"/>
            <w:tcBorders>
              <w:top w:val="single" w:sz="8" w:space="0" w:color="000000"/>
              <w:left w:val="single" w:sz="8" w:space="0" w:color="000000"/>
              <w:bottom w:val="single" w:sz="8" w:space="0" w:color="000000"/>
              <w:right w:val="single" w:sz="8" w:space="0" w:color="000000"/>
            </w:tcBorders>
          </w:tcPr>
          <w:p w14:paraId="1D89C98E"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proofErr w:type="gramStart"/>
            <w:r w:rsidRPr="00AA5B98">
              <w:rPr>
                <w:rFonts w:ascii="Times New Roman" w:eastAsia="Garamond" w:hAnsi="Times New Roman" w:cs="Times New Roman"/>
                <w:b/>
                <w:bCs/>
                <w:color w:val="000000"/>
              </w:rPr>
              <w:t>Dengue  Total</w:t>
            </w:r>
            <w:proofErr w:type="gramEnd"/>
            <w:r w:rsidRPr="00AA5B98">
              <w:rPr>
                <w:rFonts w:ascii="Times New Roman" w:eastAsia="Garamond" w:hAnsi="Times New Roman" w:cs="Times New Roman"/>
                <w:b/>
                <w:bCs/>
                <w:color w:val="000000"/>
              </w:rPr>
              <w:t xml:space="preserve"> (2021-25)</w:t>
            </w:r>
          </w:p>
        </w:tc>
        <w:tc>
          <w:tcPr>
            <w:tcW w:w="1725" w:type="dxa"/>
            <w:tcBorders>
              <w:top w:val="single" w:sz="8" w:space="0" w:color="000000"/>
              <w:left w:val="single" w:sz="8" w:space="0" w:color="000000"/>
              <w:bottom w:val="single" w:sz="8" w:space="0" w:color="000000"/>
              <w:right w:val="single" w:sz="8" w:space="0" w:color="000000"/>
            </w:tcBorders>
          </w:tcPr>
          <w:p w14:paraId="4A0603E2"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Leptospirosis Total (2021-25)</w:t>
            </w:r>
          </w:p>
        </w:tc>
        <w:tc>
          <w:tcPr>
            <w:tcW w:w="1620" w:type="dxa"/>
            <w:tcBorders>
              <w:top w:val="single" w:sz="8" w:space="0" w:color="000000"/>
              <w:left w:val="single" w:sz="8" w:space="0" w:color="000000"/>
              <w:bottom w:val="single" w:sz="8" w:space="0" w:color="000000"/>
              <w:right w:val="single" w:sz="8" w:space="0" w:color="000000"/>
            </w:tcBorders>
          </w:tcPr>
          <w:p w14:paraId="63CFD0E3"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Hepatitis A Total (2021-25)</w:t>
            </w:r>
          </w:p>
        </w:tc>
        <w:tc>
          <w:tcPr>
            <w:tcW w:w="1470" w:type="dxa"/>
            <w:tcBorders>
              <w:top w:val="single" w:sz="8" w:space="0" w:color="000000"/>
              <w:left w:val="single" w:sz="8" w:space="0" w:color="000000"/>
              <w:bottom w:val="single" w:sz="8" w:space="0" w:color="000000"/>
              <w:right w:val="single" w:sz="8" w:space="0" w:color="000000"/>
            </w:tcBorders>
          </w:tcPr>
          <w:p w14:paraId="368D81DC"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Mumps (2021-25)</w:t>
            </w:r>
          </w:p>
        </w:tc>
        <w:tc>
          <w:tcPr>
            <w:tcW w:w="1365" w:type="dxa"/>
            <w:tcBorders>
              <w:top w:val="single" w:sz="8" w:space="0" w:color="000000"/>
              <w:left w:val="single" w:sz="8" w:space="0" w:color="000000"/>
              <w:bottom w:val="single" w:sz="8" w:space="0" w:color="000000"/>
              <w:right w:val="single" w:sz="8" w:space="0" w:color="000000"/>
            </w:tcBorders>
          </w:tcPr>
          <w:p w14:paraId="6DBBB640"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ADD (2021-25)</w:t>
            </w:r>
          </w:p>
        </w:tc>
        <w:tc>
          <w:tcPr>
            <w:tcW w:w="1080" w:type="dxa"/>
            <w:tcBorders>
              <w:top w:val="single" w:sz="8" w:space="0" w:color="000000"/>
              <w:left w:val="single" w:sz="8" w:space="0" w:color="000000"/>
              <w:bottom w:val="single" w:sz="8" w:space="0" w:color="000000"/>
              <w:right w:val="single" w:sz="8" w:space="0" w:color="000000"/>
            </w:tcBorders>
          </w:tcPr>
          <w:p w14:paraId="554BB394"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Total Cases</w:t>
            </w:r>
          </w:p>
        </w:tc>
      </w:tr>
      <w:tr w:rsidR="00DA0D41" w:rsidRPr="00AA5B98" w14:paraId="2F11A207"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13EE116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16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1F6594"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278"/>
                <w:id w:val="1200286525"/>
              </w:sdtPr>
              <w:sdtEndPr/>
              <w:sdtContent>
                <w:sdt>
                  <w:sdtPr>
                    <w:rPr>
                      <w:rFonts w:ascii="Times New Roman" w:hAnsi="Times New Roman" w:cs="Times New Roman"/>
                    </w:rPr>
                    <w:tag w:val="goog_rdk_279"/>
                    <w:id w:val="1313737878"/>
                  </w:sdtPr>
                  <w:sdtEndPr/>
                  <w:sdtContent>
                    <w:ins w:id="210" w:author="Arogya Cheppad" w:date="2026-02-06T09:55:00Z">
                      <w:r w:rsidR="002E2FE5" w:rsidRPr="00AA5B98">
                        <w:rPr>
                          <w:rFonts w:ascii="Times New Roman" w:eastAsia="Garamond" w:hAnsi="Times New Roman" w:cs="Times New Roman"/>
                          <w:rPrChange w:id="211" w:author="Arogya Cheppad" w:date="2026-02-06T09:55:00Z">
                            <w:rPr>
                              <w:rFonts w:ascii="Garamond" w:eastAsia="Garamond" w:hAnsi="Garamond" w:cs="Garamond"/>
                              <w:color w:val="000000"/>
                            </w:rPr>
                          </w:rPrChange>
                        </w:rPr>
                        <w:t>3</w:t>
                      </w:r>
                    </w:ins>
                  </w:sdtContent>
                </w:sdt>
              </w:sdtContent>
            </w:sdt>
          </w:p>
        </w:tc>
        <w:tc>
          <w:tcPr>
            <w:tcW w:w="17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288B694"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281"/>
                <w:id w:val="976692649"/>
              </w:sdtPr>
              <w:sdtEndPr/>
              <w:sdtContent>
                <w:sdt>
                  <w:sdtPr>
                    <w:rPr>
                      <w:rFonts w:ascii="Times New Roman" w:hAnsi="Times New Roman" w:cs="Times New Roman"/>
                    </w:rPr>
                    <w:tag w:val="goog_rdk_282"/>
                    <w:id w:val="-1649165189"/>
                  </w:sdtPr>
                  <w:sdtEndPr/>
                  <w:sdtContent>
                    <w:ins w:id="212" w:author="Arogya Cheppad" w:date="2026-02-06T09:57:00Z">
                      <w:r w:rsidR="002E2FE5" w:rsidRPr="00AA5B98">
                        <w:rPr>
                          <w:rFonts w:ascii="Times New Roman" w:eastAsia="Garamond" w:hAnsi="Times New Roman" w:cs="Times New Roman"/>
                          <w:rPrChange w:id="213" w:author="Arogya Cheppad" w:date="2026-02-06T09:57:00Z">
                            <w:rPr>
                              <w:rFonts w:ascii="Garamond" w:eastAsia="Garamond" w:hAnsi="Garamond" w:cs="Garamond"/>
                              <w:color w:val="000000"/>
                            </w:rPr>
                          </w:rPrChange>
                        </w:rPr>
                        <w:t>1</w:t>
                      </w:r>
                    </w:ins>
                  </w:sdtContent>
                </w:sdt>
              </w:sdtContent>
            </w:sdt>
          </w:p>
        </w:tc>
        <w:tc>
          <w:tcPr>
            <w:tcW w:w="162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1D14779"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4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4AFC286"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1</w:t>
            </w:r>
          </w:p>
        </w:tc>
        <w:tc>
          <w:tcPr>
            <w:tcW w:w="1365" w:type="dxa"/>
            <w:tcBorders>
              <w:top w:val="single" w:sz="8" w:space="0" w:color="000000"/>
              <w:left w:val="single" w:sz="8" w:space="0" w:color="000000"/>
              <w:bottom w:val="single" w:sz="8" w:space="0" w:color="000000"/>
              <w:right w:val="single" w:sz="8" w:space="0" w:color="000000"/>
            </w:tcBorders>
          </w:tcPr>
          <w:p w14:paraId="25C6792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15</w:t>
            </w:r>
          </w:p>
        </w:tc>
        <w:tc>
          <w:tcPr>
            <w:tcW w:w="1080" w:type="dxa"/>
            <w:tcBorders>
              <w:top w:val="single" w:sz="8" w:space="0" w:color="000000"/>
              <w:left w:val="single" w:sz="8" w:space="0" w:color="000000"/>
              <w:bottom w:val="single" w:sz="8" w:space="0" w:color="000000"/>
              <w:right w:val="single" w:sz="8" w:space="0" w:color="000000"/>
            </w:tcBorders>
          </w:tcPr>
          <w:p w14:paraId="4A22AB4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20</w:t>
            </w:r>
          </w:p>
        </w:tc>
      </w:tr>
      <w:tr w:rsidR="00DA0D41" w:rsidRPr="00AA5B98" w14:paraId="50B997C0"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5281BB3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F7EA32"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284"/>
                <w:id w:val="-897306427"/>
              </w:sdtPr>
              <w:sdtEndPr/>
              <w:sdtContent>
                <w:sdt>
                  <w:sdtPr>
                    <w:rPr>
                      <w:rFonts w:ascii="Times New Roman" w:hAnsi="Times New Roman" w:cs="Times New Roman"/>
                    </w:rPr>
                    <w:tag w:val="goog_rdk_285"/>
                    <w:id w:val="-1686131236"/>
                  </w:sdtPr>
                  <w:sdtEndPr/>
                  <w:sdtContent>
                    <w:ins w:id="214" w:author="Arogya Cheppad" w:date="2026-02-06T09:54:00Z">
                      <w:r w:rsidR="002E2FE5" w:rsidRPr="00AA5B98">
                        <w:rPr>
                          <w:rFonts w:ascii="Times New Roman" w:eastAsia="Garamond" w:hAnsi="Times New Roman" w:cs="Times New Roman"/>
                          <w:rPrChange w:id="215" w:author="Arogya Cheppad" w:date="2026-02-06T09:54:00Z">
                            <w:rPr>
                              <w:rFonts w:ascii="Garamond" w:eastAsia="Garamond" w:hAnsi="Garamond" w:cs="Garamond"/>
                              <w:color w:val="000000"/>
                            </w:rPr>
                          </w:rPrChange>
                        </w:rPr>
                        <w:t>0</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22E0695E"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287"/>
                <w:id w:val="251289993"/>
              </w:sdtPr>
              <w:sdtEndPr/>
              <w:sdtContent>
                <w:sdt>
                  <w:sdtPr>
                    <w:rPr>
                      <w:rFonts w:ascii="Times New Roman" w:hAnsi="Times New Roman" w:cs="Times New Roman"/>
                    </w:rPr>
                    <w:tag w:val="goog_rdk_288"/>
                    <w:id w:val="-1776245476"/>
                  </w:sdtPr>
                  <w:sdtEndPr/>
                  <w:sdtContent>
                    <w:ins w:id="216" w:author="Arogya Cheppad" w:date="2026-02-06T09:57:00Z">
                      <w:r w:rsidR="002E2FE5" w:rsidRPr="00AA5B98">
                        <w:rPr>
                          <w:rFonts w:ascii="Times New Roman" w:eastAsia="Garamond" w:hAnsi="Times New Roman" w:cs="Times New Roman"/>
                          <w:rPrChange w:id="217" w:author="Arogya Cheppad" w:date="2026-02-06T09:57:00Z">
                            <w:rPr>
                              <w:rFonts w:ascii="Garamond" w:eastAsia="Garamond" w:hAnsi="Garamond" w:cs="Garamond"/>
                              <w:color w:val="000000"/>
                            </w:rPr>
                          </w:rPrChange>
                        </w:rPr>
                        <w:t>1</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1636EF87"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548FC03E"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1</w:t>
            </w:r>
          </w:p>
        </w:tc>
        <w:tc>
          <w:tcPr>
            <w:tcW w:w="1365" w:type="dxa"/>
            <w:tcBorders>
              <w:top w:val="single" w:sz="8" w:space="0" w:color="000000"/>
              <w:left w:val="single" w:sz="8" w:space="0" w:color="000000"/>
              <w:bottom w:val="single" w:sz="8" w:space="0" w:color="000000"/>
              <w:right w:val="single" w:sz="8" w:space="0" w:color="000000"/>
            </w:tcBorders>
          </w:tcPr>
          <w:p w14:paraId="29CEFF3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21</w:t>
            </w:r>
          </w:p>
        </w:tc>
        <w:tc>
          <w:tcPr>
            <w:tcW w:w="1080" w:type="dxa"/>
            <w:tcBorders>
              <w:top w:val="single" w:sz="8" w:space="0" w:color="000000"/>
              <w:left w:val="single" w:sz="8" w:space="0" w:color="000000"/>
              <w:bottom w:val="single" w:sz="8" w:space="0" w:color="000000"/>
              <w:right w:val="single" w:sz="8" w:space="0" w:color="000000"/>
            </w:tcBorders>
          </w:tcPr>
          <w:p w14:paraId="0520A72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23</w:t>
            </w:r>
          </w:p>
        </w:tc>
      </w:tr>
      <w:tr w:rsidR="00DA0D41" w:rsidRPr="00AA5B98" w14:paraId="11AFF717"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7AFF820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2B57BA"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290"/>
                <w:id w:val="1802800263"/>
              </w:sdtPr>
              <w:sdtEndPr/>
              <w:sdtContent>
                <w:sdt>
                  <w:sdtPr>
                    <w:rPr>
                      <w:rFonts w:ascii="Times New Roman" w:hAnsi="Times New Roman" w:cs="Times New Roman"/>
                    </w:rPr>
                    <w:tag w:val="goog_rdk_291"/>
                    <w:id w:val="-1499573429"/>
                  </w:sdtPr>
                  <w:sdtEndPr/>
                  <w:sdtContent>
                    <w:ins w:id="218" w:author="Arogya Cheppad" w:date="2026-02-06T09:54:00Z">
                      <w:r w:rsidR="002E2FE5" w:rsidRPr="00AA5B98">
                        <w:rPr>
                          <w:rFonts w:ascii="Times New Roman" w:eastAsia="Garamond" w:hAnsi="Times New Roman" w:cs="Times New Roman"/>
                          <w:rPrChange w:id="219" w:author="Arogya Cheppad" w:date="2026-02-06T09:54:00Z">
                            <w:rPr>
                              <w:rFonts w:ascii="Garamond" w:eastAsia="Garamond" w:hAnsi="Garamond" w:cs="Garamond"/>
                              <w:color w:val="000000"/>
                            </w:rPr>
                          </w:rPrChange>
                        </w:rPr>
                        <w:t>1</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14D13BB0"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293"/>
                <w:id w:val="807585478"/>
              </w:sdtPr>
              <w:sdtEndPr/>
              <w:sdtContent>
                <w:sdt>
                  <w:sdtPr>
                    <w:rPr>
                      <w:rFonts w:ascii="Times New Roman" w:hAnsi="Times New Roman" w:cs="Times New Roman"/>
                    </w:rPr>
                    <w:tag w:val="goog_rdk_294"/>
                    <w:id w:val="172780040"/>
                  </w:sdtPr>
                  <w:sdtEndPr/>
                  <w:sdtContent>
                    <w:ins w:id="220" w:author="Arogya Cheppad" w:date="2026-02-06T09:57:00Z">
                      <w:r w:rsidR="002E2FE5" w:rsidRPr="00AA5B98">
                        <w:rPr>
                          <w:rFonts w:ascii="Times New Roman" w:eastAsia="Garamond" w:hAnsi="Times New Roman" w:cs="Times New Roman"/>
                          <w:rPrChange w:id="221" w:author="Arogya Cheppad" w:date="2026-02-06T09:57:00Z">
                            <w:rPr>
                              <w:rFonts w:ascii="Garamond" w:eastAsia="Garamond" w:hAnsi="Garamond" w:cs="Garamond"/>
                              <w:color w:val="000000"/>
                            </w:rPr>
                          </w:rPrChange>
                        </w:rPr>
                        <w:t>1</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39EB7C7F"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1A13D866"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1</w:t>
            </w:r>
          </w:p>
        </w:tc>
        <w:tc>
          <w:tcPr>
            <w:tcW w:w="1365" w:type="dxa"/>
            <w:tcBorders>
              <w:top w:val="single" w:sz="8" w:space="0" w:color="000000"/>
              <w:left w:val="single" w:sz="8" w:space="0" w:color="000000"/>
              <w:bottom w:val="single" w:sz="8" w:space="0" w:color="000000"/>
              <w:right w:val="single" w:sz="8" w:space="0" w:color="000000"/>
            </w:tcBorders>
          </w:tcPr>
          <w:p w14:paraId="066186B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18</w:t>
            </w:r>
          </w:p>
        </w:tc>
        <w:tc>
          <w:tcPr>
            <w:tcW w:w="1080" w:type="dxa"/>
            <w:tcBorders>
              <w:top w:val="single" w:sz="8" w:space="0" w:color="000000"/>
              <w:left w:val="single" w:sz="8" w:space="0" w:color="000000"/>
              <w:bottom w:val="single" w:sz="8" w:space="0" w:color="000000"/>
              <w:right w:val="single" w:sz="8" w:space="0" w:color="000000"/>
            </w:tcBorders>
          </w:tcPr>
          <w:p w14:paraId="667AD7A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21</w:t>
            </w:r>
          </w:p>
        </w:tc>
      </w:tr>
      <w:tr w:rsidR="00DA0D41" w:rsidRPr="00AA5B98" w14:paraId="2157827B"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26A6E38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739865"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296"/>
                <w:id w:val="214043176"/>
              </w:sdtPr>
              <w:sdtEndPr/>
              <w:sdtContent>
                <w:sdt>
                  <w:sdtPr>
                    <w:rPr>
                      <w:rFonts w:ascii="Times New Roman" w:hAnsi="Times New Roman" w:cs="Times New Roman"/>
                    </w:rPr>
                    <w:tag w:val="goog_rdk_297"/>
                    <w:id w:val="-2038813551"/>
                  </w:sdtPr>
                  <w:sdtEndPr/>
                  <w:sdtContent>
                    <w:ins w:id="222" w:author="Arogya Cheppad" w:date="2026-02-06T09:55:00Z">
                      <w:r w:rsidR="002E2FE5" w:rsidRPr="00AA5B98">
                        <w:rPr>
                          <w:rFonts w:ascii="Times New Roman" w:eastAsia="Garamond" w:hAnsi="Times New Roman" w:cs="Times New Roman"/>
                          <w:rPrChange w:id="223" w:author="Arogya Cheppad" w:date="2026-02-06T09:55:00Z">
                            <w:rPr>
                              <w:rFonts w:ascii="Garamond" w:eastAsia="Garamond" w:hAnsi="Garamond" w:cs="Garamond"/>
                              <w:color w:val="000000"/>
                            </w:rPr>
                          </w:rPrChange>
                        </w:rPr>
                        <w:t>0</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4CAA392D"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299"/>
                <w:id w:val="872579739"/>
              </w:sdtPr>
              <w:sdtEndPr/>
              <w:sdtContent>
                <w:sdt>
                  <w:sdtPr>
                    <w:rPr>
                      <w:rFonts w:ascii="Times New Roman" w:hAnsi="Times New Roman" w:cs="Times New Roman"/>
                    </w:rPr>
                    <w:tag w:val="goog_rdk_300"/>
                    <w:id w:val="1447674519"/>
                  </w:sdtPr>
                  <w:sdtEndPr/>
                  <w:sdtContent>
                    <w:ins w:id="224" w:author="Arogya Cheppad" w:date="2026-02-06T09:57:00Z">
                      <w:r w:rsidR="002E2FE5" w:rsidRPr="00AA5B98">
                        <w:rPr>
                          <w:rFonts w:ascii="Times New Roman" w:eastAsia="Garamond" w:hAnsi="Times New Roman" w:cs="Times New Roman"/>
                          <w:rPrChange w:id="225" w:author="Arogya Cheppad" w:date="2026-02-06T09:57:00Z">
                            <w:rPr>
                              <w:rFonts w:ascii="Garamond" w:eastAsia="Garamond" w:hAnsi="Garamond" w:cs="Garamond"/>
                              <w:color w:val="000000"/>
                            </w:rPr>
                          </w:rPrChange>
                        </w:rPr>
                        <w:t>1</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39604F23"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EC8B8BF"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1365" w:type="dxa"/>
            <w:tcBorders>
              <w:top w:val="single" w:sz="8" w:space="0" w:color="000000"/>
              <w:left w:val="single" w:sz="8" w:space="0" w:color="000000"/>
              <w:bottom w:val="single" w:sz="8" w:space="0" w:color="000000"/>
              <w:right w:val="single" w:sz="8" w:space="0" w:color="000000"/>
            </w:tcBorders>
          </w:tcPr>
          <w:p w14:paraId="356458B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18</w:t>
            </w:r>
          </w:p>
        </w:tc>
        <w:tc>
          <w:tcPr>
            <w:tcW w:w="1080" w:type="dxa"/>
            <w:tcBorders>
              <w:top w:val="single" w:sz="8" w:space="0" w:color="000000"/>
              <w:left w:val="single" w:sz="8" w:space="0" w:color="000000"/>
              <w:bottom w:val="single" w:sz="8" w:space="0" w:color="000000"/>
              <w:right w:val="single" w:sz="8" w:space="0" w:color="000000"/>
            </w:tcBorders>
          </w:tcPr>
          <w:p w14:paraId="65AC62C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20</w:t>
            </w:r>
          </w:p>
        </w:tc>
      </w:tr>
      <w:tr w:rsidR="00DA0D41" w:rsidRPr="00AA5B98" w14:paraId="7C616E63"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3535760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FD15F3"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02"/>
                <w:id w:val="-25108704"/>
              </w:sdtPr>
              <w:sdtEndPr/>
              <w:sdtContent>
                <w:sdt>
                  <w:sdtPr>
                    <w:rPr>
                      <w:rFonts w:ascii="Times New Roman" w:hAnsi="Times New Roman" w:cs="Times New Roman"/>
                    </w:rPr>
                    <w:tag w:val="goog_rdk_303"/>
                    <w:id w:val="-79227344"/>
                  </w:sdtPr>
                  <w:sdtEndPr/>
                  <w:sdtContent>
                    <w:ins w:id="226" w:author="Arogya Cheppad" w:date="2026-02-06T09:55:00Z">
                      <w:r w:rsidR="002E2FE5" w:rsidRPr="00AA5B98">
                        <w:rPr>
                          <w:rFonts w:ascii="Times New Roman" w:eastAsia="Garamond" w:hAnsi="Times New Roman" w:cs="Times New Roman"/>
                          <w:rPrChange w:id="227" w:author="Arogya Cheppad" w:date="2026-02-06T09:55:00Z">
                            <w:rPr>
                              <w:rFonts w:ascii="Garamond" w:eastAsia="Garamond" w:hAnsi="Garamond" w:cs="Garamond"/>
                              <w:color w:val="000000"/>
                            </w:rPr>
                          </w:rPrChange>
                        </w:rPr>
                        <w:t>1</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2E3FE258"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05"/>
                <w:id w:val="-1727595665"/>
              </w:sdtPr>
              <w:sdtEndPr/>
              <w:sdtContent>
                <w:sdt>
                  <w:sdtPr>
                    <w:rPr>
                      <w:rFonts w:ascii="Times New Roman" w:hAnsi="Times New Roman" w:cs="Times New Roman"/>
                    </w:rPr>
                    <w:tag w:val="goog_rdk_306"/>
                    <w:id w:val="-1104635610"/>
                  </w:sdtPr>
                  <w:sdtEndPr/>
                  <w:sdtContent>
                    <w:ins w:id="228" w:author="Arogya Cheppad" w:date="2026-02-06T09:58:00Z">
                      <w:r w:rsidR="002E2FE5" w:rsidRPr="00AA5B98">
                        <w:rPr>
                          <w:rFonts w:ascii="Times New Roman" w:eastAsia="Garamond" w:hAnsi="Times New Roman" w:cs="Times New Roman"/>
                          <w:rPrChange w:id="229" w:author="Arogya Cheppad" w:date="2026-02-06T09:58:00Z">
                            <w:rPr>
                              <w:rFonts w:ascii="Garamond" w:eastAsia="Garamond" w:hAnsi="Garamond" w:cs="Garamond"/>
                              <w:color w:val="000000"/>
                            </w:rPr>
                          </w:rPrChange>
                        </w:rPr>
                        <w:t>0</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63DB265A"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695B4979"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1365" w:type="dxa"/>
            <w:tcBorders>
              <w:top w:val="single" w:sz="8" w:space="0" w:color="000000"/>
              <w:left w:val="single" w:sz="8" w:space="0" w:color="000000"/>
              <w:bottom w:val="single" w:sz="8" w:space="0" w:color="000000"/>
              <w:right w:val="single" w:sz="8" w:space="0" w:color="000000"/>
            </w:tcBorders>
          </w:tcPr>
          <w:p w14:paraId="6E1E8DA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26</w:t>
            </w:r>
          </w:p>
        </w:tc>
        <w:tc>
          <w:tcPr>
            <w:tcW w:w="1080" w:type="dxa"/>
            <w:tcBorders>
              <w:top w:val="single" w:sz="8" w:space="0" w:color="000000"/>
              <w:left w:val="single" w:sz="8" w:space="0" w:color="000000"/>
              <w:bottom w:val="single" w:sz="8" w:space="0" w:color="000000"/>
              <w:right w:val="single" w:sz="8" w:space="0" w:color="000000"/>
            </w:tcBorders>
          </w:tcPr>
          <w:p w14:paraId="252E4D8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27</w:t>
            </w:r>
          </w:p>
        </w:tc>
      </w:tr>
      <w:tr w:rsidR="00DA0D41" w:rsidRPr="00AA5B98" w14:paraId="45EADB78"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40D4C23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2B10A5"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08"/>
                <w:id w:val="1979857675"/>
              </w:sdtPr>
              <w:sdtEndPr/>
              <w:sdtContent>
                <w:sdt>
                  <w:sdtPr>
                    <w:rPr>
                      <w:rFonts w:ascii="Times New Roman" w:hAnsi="Times New Roman" w:cs="Times New Roman"/>
                    </w:rPr>
                    <w:tag w:val="goog_rdk_309"/>
                    <w:id w:val="1826364067"/>
                  </w:sdtPr>
                  <w:sdtEndPr/>
                  <w:sdtContent>
                    <w:ins w:id="230" w:author="Arogya Cheppad" w:date="2026-02-06T09:55:00Z">
                      <w:r w:rsidR="002E2FE5" w:rsidRPr="00AA5B98">
                        <w:rPr>
                          <w:rFonts w:ascii="Times New Roman" w:eastAsia="Garamond" w:hAnsi="Times New Roman" w:cs="Times New Roman"/>
                          <w:rPrChange w:id="231" w:author="Arogya Cheppad" w:date="2026-02-06T09:55:00Z">
                            <w:rPr>
                              <w:rFonts w:ascii="Garamond" w:eastAsia="Garamond" w:hAnsi="Garamond" w:cs="Garamond"/>
                              <w:color w:val="000000"/>
                            </w:rPr>
                          </w:rPrChange>
                        </w:rPr>
                        <w:t>0</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382A55EB"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11"/>
                <w:id w:val="1403123765"/>
              </w:sdtPr>
              <w:sdtEndPr/>
              <w:sdtContent>
                <w:sdt>
                  <w:sdtPr>
                    <w:rPr>
                      <w:rFonts w:ascii="Times New Roman" w:hAnsi="Times New Roman" w:cs="Times New Roman"/>
                    </w:rPr>
                    <w:tag w:val="goog_rdk_312"/>
                    <w:id w:val="447043415"/>
                  </w:sdtPr>
                  <w:sdtEndPr/>
                  <w:sdtContent>
                    <w:ins w:id="232" w:author="Arogya Cheppad" w:date="2026-02-06T09:58:00Z">
                      <w:r w:rsidR="002E2FE5" w:rsidRPr="00AA5B98">
                        <w:rPr>
                          <w:rFonts w:ascii="Times New Roman" w:eastAsia="Garamond" w:hAnsi="Times New Roman" w:cs="Times New Roman"/>
                          <w:rPrChange w:id="233" w:author="Arogya Cheppad" w:date="2026-02-06T09:58:00Z">
                            <w:rPr>
                              <w:rFonts w:ascii="Garamond" w:eastAsia="Garamond" w:hAnsi="Garamond" w:cs="Garamond"/>
                              <w:color w:val="000000"/>
                            </w:rPr>
                          </w:rPrChange>
                        </w:rPr>
                        <w:t>5</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4B2EF941"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641D0721"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1365" w:type="dxa"/>
            <w:tcBorders>
              <w:top w:val="single" w:sz="8" w:space="0" w:color="000000"/>
              <w:left w:val="single" w:sz="8" w:space="0" w:color="000000"/>
              <w:bottom w:val="single" w:sz="8" w:space="0" w:color="000000"/>
              <w:right w:val="single" w:sz="8" w:space="0" w:color="000000"/>
            </w:tcBorders>
          </w:tcPr>
          <w:p w14:paraId="48A778F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19</w:t>
            </w:r>
          </w:p>
        </w:tc>
        <w:tc>
          <w:tcPr>
            <w:tcW w:w="1080" w:type="dxa"/>
            <w:tcBorders>
              <w:top w:val="single" w:sz="8" w:space="0" w:color="000000"/>
              <w:left w:val="single" w:sz="8" w:space="0" w:color="000000"/>
              <w:bottom w:val="single" w:sz="8" w:space="0" w:color="000000"/>
              <w:right w:val="single" w:sz="8" w:space="0" w:color="000000"/>
            </w:tcBorders>
          </w:tcPr>
          <w:p w14:paraId="5BD999B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24</w:t>
            </w:r>
          </w:p>
        </w:tc>
      </w:tr>
      <w:tr w:rsidR="00DA0D41" w:rsidRPr="00AA5B98" w14:paraId="6E07AE96"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5DF26A3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E11E0A"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14"/>
                <w:id w:val="-608300648"/>
              </w:sdtPr>
              <w:sdtEndPr/>
              <w:sdtContent>
                <w:sdt>
                  <w:sdtPr>
                    <w:rPr>
                      <w:rFonts w:ascii="Times New Roman" w:hAnsi="Times New Roman" w:cs="Times New Roman"/>
                    </w:rPr>
                    <w:tag w:val="goog_rdk_315"/>
                    <w:id w:val="2046118542"/>
                  </w:sdtPr>
                  <w:sdtEndPr/>
                  <w:sdtContent>
                    <w:ins w:id="234" w:author="Arogya Cheppad" w:date="2026-02-06T09:55:00Z">
                      <w:r w:rsidR="002E2FE5" w:rsidRPr="00AA5B98">
                        <w:rPr>
                          <w:rFonts w:ascii="Times New Roman" w:eastAsia="Garamond" w:hAnsi="Times New Roman" w:cs="Times New Roman"/>
                          <w:rPrChange w:id="235" w:author="Arogya Cheppad" w:date="2026-02-06T09:55:00Z">
                            <w:rPr>
                              <w:rFonts w:ascii="Garamond" w:eastAsia="Garamond" w:hAnsi="Garamond" w:cs="Garamond"/>
                              <w:color w:val="000000"/>
                            </w:rPr>
                          </w:rPrChange>
                        </w:rPr>
                        <w:t>2</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524A349B"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17"/>
                <w:id w:val="-1126170713"/>
              </w:sdtPr>
              <w:sdtEndPr/>
              <w:sdtContent>
                <w:sdt>
                  <w:sdtPr>
                    <w:rPr>
                      <w:rFonts w:ascii="Times New Roman" w:hAnsi="Times New Roman" w:cs="Times New Roman"/>
                    </w:rPr>
                    <w:tag w:val="goog_rdk_318"/>
                    <w:id w:val="1224863794"/>
                  </w:sdtPr>
                  <w:sdtEndPr/>
                  <w:sdtContent>
                    <w:ins w:id="236" w:author="Arogya Cheppad" w:date="2026-02-06T09:58:00Z">
                      <w:r w:rsidR="002E2FE5" w:rsidRPr="00AA5B98">
                        <w:rPr>
                          <w:rFonts w:ascii="Times New Roman" w:eastAsia="Garamond" w:hAnsi="Times New Roman" w:cs="Times New Roman"/>
                          <w:rPrChange w:id="237" w:author="Arogya Cheppad" w:date="2026-02-06T09:58:00Z">
                            <w:rPr>
                              <w:rFonts w:ascii="Garamond" w:eastAsia="Garamond" w:hAnsi="Garamond" w:cs="Garamond"/>
                              <w:color w:val="000000"/>
                            </w:rPr>
                          </w:rPrChange>
                        </w:rPr>
                        <w:t>3</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03D10963"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0561BDBC"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1</w:t>
            </w:r>
          </w:p>
        </w:tc>
        <w:tc>
          <w:tcPr>
            <w:tcW w:w="1365" w:type="dxa"/>
            <w:tcBorders>
              <w:top w:val="single" w:sz="8" w:space="0" w:color="000000"/>
              <w:left w:val="single" w:sz="8" w:space="0" w:color="000000"/>
              <w:bottom w:val="single" w:sz="8" w:space="0" w:color="000000"/>
              <w:right w:val="single" w:sz="8" w:space="0" w:color="000000"/>
            </w:tcBorders>
          </w:tcPr>
          <w:p w14:paraId="11B8939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23</w:t>
            </w:r>
          </w:p>
        </w:tc>
        <w:tc>
          <w:tcPr>
            <w:tcW w:w="1080" w:type="dxa"/>
            <w:tcBorders>
              <w:top w:val="single" w:sz="8" w:space="0" w:color="000000"/>
              <w:left w:val="single" w:sz="8" w:space="0" w:color="000000"/>
              <w:bottom w:val="single" w:sz="8" w:space="0" w:color="000000"/>
              <w:right w:val="single" w:sz="8" w:space="0" w:color="000000"/>
            </w:tcBorders>
          </w:tcPr>
          <w:p w14:paraId="7101D2F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29</w:t>
            </w:r>
          </w:p>
        </w:tc>
      </w:tr>
      <w:tr w:rsidR="00DA0D41" w:rsidRPr="00AA5B98" w14:paraId="5DBDD402"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37C1B4B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3FA76E"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20"/>
                <w:id w:val="1482319881"/>
              </w:sdtPr>
              <w:sdtEndPr/>
              <w:sdtContent>
                <w:sdt>
                  <w:sdtPr>
                    <w:rPr>
                      <w:rFonts w:ascii="Times New Roman" w:hAnsi="Times New Roman" w:cs="Times New Roman"/>
                    </w:rPr>
                    <w:tag w:val="goog_rdk_321"/>
                    <w:id w:val="700141066"/>
                  </w:sdtPr>
                  <w:sdtEndPr/>
                  <w:sdtContent>
                    <w:ins w:id="238" w:author="Arogya Cheppad" w:date="2026-02-06T09:56:00Z">
                      <w:r w:rsidR="002E2FE5" w:rsidRPr="00AA5B98">
                        <w:rPr>
                          <w:rFonts w:ascii="Times New Roman" w:eastAsia="Garamond" w:hAnsi="Times New Roman" w:cs="Times New Roman"/>
                          <w:rPrChange w:id="239" w:author="Arogya Cheppad" w:date="2026-02-06T09:56:00Z">
                            <w:rPr>
                              <w:rFonts w:ascii="Garamond" w:eastAsia="Garamond" w:hAnsi="Garamond" w:cs="Garamond"/>
                              <w:color w:val="000000"/>
                            </w:rPr>
                          </w:rPrChange>
                        </w:rPr>
                        <w:t>0</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2E06E899"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23"/>
                <w:id w:val="-1673914648"/>
              </w:sdtPr>
              <w:sdtEndPr/>
              <w:sdtContent>
                <w:sdt>
                  <w:sdtPr>
                    <w:rPr>
                      <w:rFonts w:ascii="Times New Roman" w:hAnsi="Times New Roman" w:cs="Times New Roman"/>
                    </w:rPr>
                    <w:tag w:val="goog_rdk_324"/>
                    <w:id w:val="-267340056"/>
                  </w:sdtPr>
                  <w:sdtEndPr/>
                  <w:sdtContent>
                    <w:ins w:id="240" w:author="Arogya Cheppad" w:date="2026-02-06T09:58:00Z">
                      <w:r w:rsidR="002E2FE5" w:rsidRPr="00AA5B98">
                        <w:rPr>
                          <w:rFonts w:ascii="Times New Roman" w:eastAsia="Garamond" w:hAnsi="Times New Roman" w:cs="Times New Roman"/>
                          <w:rPrChange w:id="241" w:author="Arogya Cheppad" w:date="2026-02-06T09:58:00Z">
                            <w:rPr>
                              <w:rFonts w:ascii="Garamond" w:eastAsia="Garamond" w:hAnsi="Garamond" w:cs="Garamond"/>
                              <w:color w:val="000000"/>
                            </w:rPr>
                          </w:rPrChange>
                        </w:rPr>
                        <w:t>0</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5A1613EA"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1C06EC26"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1365" w:type="dxa"/>
            <w:tcBorders>
              <w:top w:val="single" w:sz="8" w:space="0" w:color="000000"/>
              <w:left w:val="single" w:sz="8" w:space="0" w:color="000000"/>
              <w:bottom w:val="single" w:sz="8" w:space="0" w:color="000000"/>
              <w:right w:val="single" w:sz="8" w:space="0" w:color="000000"/>
            </w:tcBorders>
          </w:tcPr>
          <w:p w14:paraId="509E361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9</w:t>
            </w:r>
          </w:p>
        </w:tc>
        <w:tc>
          <w:tcPr>
            <w:tcW w:w="1080" w:type="dxa"/>
            <w:tcBorders>
              <w:top w:val="single" w:sz="8" w:space="0" w:color="000000"/>
              <w:left w:val="single" w:sz="8" w:space="0" w:color="000000"/>
              <w:bottom w:val="single" w:sz="8" w:space="0" w:color="000000"/>
              <w:right w:val="single" w:sz="8" w:space="0" w:color="000000"/>
            </w:tcBorders>
          </w:tcPr>
          <w:p w14:paraId="608EB4E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10</w:t>
            </w:r>
          </w:p>
        </w:tc>
      </w:tr>
      <w:tr w:rsidR="00DA0D41" w:rsidRPr="00AA5B98" w14:paraId="539BD0F2"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567B3A6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7B530F"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26"/>
                <w:id w:val="1607267197"/>
              </w:sdtPr>
              <w:sdtEndPr/>
              <w:sdtContent>
                <w:sdt>
                  <w:sdtPr>
                    <w:rPr>
                      <w:rFonts w:ascii="Times New Roman" w:hAnsi="Times New Roman" w:cs="Times New Roman"/>
                    </w:rPr>
                    <w:tag w:val="goog_rdk_327"/>
                    <w:id w:val="1966629708"/>
                  </w:sdtPr>
                  <w:sdtEndPr/>
                  <w:sdtContent>
                    <w:ins w:id="242" w:author="Arogya Cheppad" w:date="2026-02-06T09:56:00Z">
                      <w:r w:rsidR="002E2FE5" w:rsidRPr="00AA5B98">
                        <w:rPr>
                          <w:rFonts w:ascii="Times New Roman" w:eastAsia="Garamond" w:hAnsi="Times New Roman" w:cs="Times New Roman"/>
                          <w:rPrChange w:id="243" w:author="Arogya Cheppad" w:date="2026-02-06T09:56:00Z">
                            <w:rPr>
                              <w:rFonts w:ascii="Garamond" w:eastAsia="Garamond" w:hAnsi="Garamond" w:cs="Garamond"/>
                              <w:color w:val="000000"/>
                            </w:rPr>
                          </w:rPrChange>
                        </w:rPr>
                        <w:t>15</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262E4CA7"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29"/>
                <w:id w:val="630804768"/>
              </w:sdtPr>
              <w:sdtEndPr/>
              <w:sdtContent>
                <w:sdt>
                  <w:sdtPr>
                    <w:rPr>
                      <w:rFonts w:ascii="Times New Roman" w:hAnsi="Times New Roman" w:cs="Times New Roman"/>
                    </w:rPr>
                    <w:tag w:val="goog_rdk_330"/>
                    <w:id w:val="-1212461413"/>
                  </w:sdtPr>
                  <w:sdtEndPr/>
                  <w:sdtContent>
                    <w:ins w:id="244" w:author="Arogya Cheppad" w:date="2026-02-06T09:58:00Z">
                      <w:r w:rsidR="002E2FE5" w:rsidRPr="00AA5B98">
                        <w:rPr>
                          <w:rFonts w:ascii="Times New Roman" w:eastAsia="Garamond" w:hAnsi="Times New Roman" w:cs="Times New Roman"/>
                          <w:rPrChange w:id="245" w:author="Arogya Cheppad" w:date="2026-02-06T09:58:00Z">
                            <w:rPr>
                              <w:rFonts w:ascii="Garamond" w:eastAsia="Garamond" w:hAnsi="Garamond" w:cs="Garamond"/>
                              <w:color w:val="000000"/>
                            </w:rPr>
                          </w:rPrChange>
                        </w:rPr>
                        <w:t>1</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593F7337"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7233E8EF"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1365" w:type="dxa"/>
            <w:tcBorders>
              <w:top w:val="single" w:sz="8" w:space="0" w:color="000000"/>
              <w:left w:val="single" w:sz="8" w:space="0" w:color="000000"/>
              <w:bottom w:val="single" w:sz="8" w:space="0" w:color="000000"/>
              <w:right w:val="single" w:sz="8" w:space="0" w:color="000000"/>
            </w:tcBorders>
          </w:tcPr>
          <w:p w14:paraId="4C7BFE8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8</w:t>
            </w:r>
          </w:p>
        </w:tc>
        <w:tc>
          <w:tcPr>
            <w:tcW w:w="1080" w:type="dxa"/>
            <w:tcBorders>
              <w:top w:val="single" w:sz="8" w:space="0" w:color="000000"/>
              <w:left w:val="single" w:sz="8" w:space="0" w:color="000000"/>
              <w:bottom w:val="single" w:sz="8" w:space="0" w:color="000000"/>
              <w:right w:val="single" w:sz="8" w:space="0" w:color="000000"/>
            </w:tcBorders>
          </w:tcPr>
          <w:p w14:paraId="4BDF611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24</w:t>
            </w:r>
          </w:p>
        </w:tc>
      </w:tr>
      <w:tr w:rsidR="00DA0D41" w:rsidRPr="00AA5B98" w14:paraId="7284FA4A"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1BABB2D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10</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F90DFE"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32"/>
                <w:id w:val="-826666625"/>
              </w:sdtPr>
              <w:sdtEndPr/>
              <w:sdtContent>
                <w:sdt>
                  <w:sdtPr>
                    <w:rPr>
                      <w:rFonts w:ascii="Times New Roman" w:hAnsi="Times New Roman" w:cs="Times New Roman"/>
                    </w:rPr>
                    <w:tag w:val="goog_rdk_333"/>
                    <w:id w:val="-913132970"/>
                  </w:sdtPr>
                  <w:sdtEndPr/>
                  <w:sdtContent>
                    <w:ins w:id="246" w:author="Arogya Cheppad" w:date="2026-02-06T09:56:00Z">
                      <w:r w:rsidR="002E2FE5" w:rsidRPr="00AA5B98">
                        <w:rPr>
                          <w:rFonts w:ascii="Times New Roman" w:eastAsia="Garamond" w:hAnsi="Times New Roman" w:cs="Times New Roman"/>
                          <w:rPrChange w:id="247" w:author="Arogya Cheppad" w:date="2026-02-06T09:56:00Z">
                            <w:rPr>
                              <w:rFonts w:ascii="Garamond" w:eastAsia="Garamond" w:hAnsi="Garamond" w:cs="Garamond"/>
                              <w:color w:val="000000"/>
                            </w:rPr>
                          </w:rPrChange>
                        </w:rPr>
                        <w:t>0</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019A96FA"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35"/>
                <w:id w:val="1249302667"/>
              </w:sdtPr>
              <w:sdtEndPr/>
              <w:sdtContent>
                <w:sdt>
                  <w:sdtPr>
                    <w:rPr>
                      <w:rFonts w:ascii="Times New Roman" w:hAnsi="Times New Roman" w:cs="Times New Roman"/>
                    </w:rPr>
                    <w:tag w:val="goog_rdk_336"/>
                    <w:id w:val="-1946272095"/>
                  </w:sdtPr>
                  <w:sdtEndPr/>
                  <w:sdtContent>
                    <w:ins w:id="248" w:author="Arogya Cheppad" w:date="2026-02-06T09:59:00Z">
                      <w:r w:rsidR="002E2FE5" w:rsidRPr="00AA5B98">
                        <w:rPr>
                          <w:rFonts w:ascii="Times New Roman" w:eastAsia="Garamond" w:hAnsi="Times New Roman" w:cs="Times New Roman"/>
                          <w:rPrChange w:id="249" w:author="Arogya Cheppad" w:date="2026-02-06T09:59:00Z">
                            <w:rPr>
                              <w:rFonts w:ascii="Garamond" w:eastAsia="Garamond" w:hAnsi="Garamond" w:cs="Garamond"/>
                              <w:color w:val="000000"/>
                            </w:rPr>
                          </w:rPrChange>
                        </w:rPr>
                        <w:t>1</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229EB629"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DBF055C"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1365" w:type="dxa"/>
            <w:tcBorders>
              <w:top w:val="single" w:sz="8" w:space="0" w:color="000000"/>
              <w:left w:val="single" w:sz="8" w:space="0" w:color="000000"/>
              <w:bottom w:val="single" w:sz="8" w:space="0" w:color="000000"/>
              <w:right w:val="single" w:sz="8" w:space="0" w:color="000000"/>
            </w:tcBorders>
          </w:tcPr>
          <w:p w14:paraId="643D5DD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14</w:t>
            </w:r>
          </w:p>
        </w:tc>
        <w:tc>
          <w:tcPr>
            <w:tcW w:w="1080" w:type="dxa"/>
            <w:tcBorders>
              <w:top w:val="single" w:sz="8" w:space="0" w:color="000000"/>
              <w:left w:val="single" w:sz="8" w:space="0" w:color="000000"/>
              <w:bottom w:val="single" w:sz="8" w:space="0" w:color="000000"/>
              <w:right w:val="single" w:sz="8" w:space="0" w:color="000000"/>
            </w:tcBorders>
          </w:tcPr>
          <w:p w14:paraId="214516B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15</w:t>
            </w:r>
          </w:p>
        </w:tc>
      </w:tr>
      <w:tr w:rsidR="00DA0D41" w:rsidRPr="00AA5B98" w14:paraId="4C0ACEF4"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7282CF3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550F6F"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38"/>
                <w:id w:val="243690674"/>
              </w:sdtPr>
              <w:sdtEndPr/>
              <w:sdtContent>
                <w:sdt>
                  <w:sdtPr>
                    <w:rPr>
                      <w:rFonts w:ascii="Times New Roman" w:hAnsi="Times New Roman" w:cs="Times New Roman"/>
                    </w:rPr>
                    <w:tag w:val="goog_rdk_339"/>
                    <w:id w:val="1545610351"/>
                  </w:sdtPr>
                  <w:sdtEndPr/>
                  <w:sdtContent>
                    <w:ins w:id="250" w:author="Arogya Cheppad" w:date="2026-02-06T09:56:00Z">
                      <w:r w:rsidR="002E2FE5" w:rsidRPr="00AA5B98">
                        <w:rPr>
                          <w:rFonts w:ascii="Times New Roman" w:eastAsia="Garamond" w:hAnsi="Times New Roman" w:cs="Times New Roman"/>
                          <w:rPrChange w:id="251" w:author="Arogya Cheppad" w:date="2026-02-06T09:56:00Z">
                            <w:rPr>
                              <w:rFonts w:ascii="Garamond" w:eastAsia="Garamond" w:hAnsi="Garamond" w:cs="Garamond"/>
                              <w:color w:val="000000"/>
                            </w:rPr>
                          </w:rPrChange>
                        </w:rPr>
                        <w:t>0</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1D3DD8B0"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41"/>
                <w:id w:val="-725394366"/>
              </w:sdtPr>
              <w:sdtEndPr/>
              <w:sdtContent>
                <w:sdt>
                  <w:sdtPr>
                    <w:rPr>
                      <w:rFonts w:ascii="Times New Roman" w:hAnsi="Times New Roman" w:cs="Times New Roman"/>
                    </w:rPr>
                    <w:tag w:val="goog_rdk_342"/>
                    <w:id w:val="-995363432"/>
                  </w:sdtPr>
                  <w:sdtEndPr/>
                  <w:sdtContent>
                    <w:ins w:id="252" w:author="Arogya Cheppad" w:date="2026-02-06T09:59:00Z">
                      <w:r w:rsidR="002E2FE5" w:rsidRPr="00AA5B98">
                        <w:rPr>
                          <w:rFonts w:ascii="Times New Roman" w:eastAsia="Garamond" w:hAnsi="Times New Roman" w:cs="Times New Roman"/>
                          <w:rPrChange w:id="253" w:author="Arogya Cheppad" w:date="2026-02-06T09:59:00Z">
                            <w:rPr>
                              <w:rFonts w:ascii="Garamond" w:eastAsia="Garamond" w:hAnsi="Garamond" w:cs="Garamond"/>
                              <w:color w:val="000000"/>
                            </w:rPr>
                          </w:rPrChange>
                        </w:rPr>
                        <w:t>1</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68AE96BA"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0CD93FA8"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1</w:t>
            </w:r>
          </w:p>
        </w:tc>
        <w:tc>
          <w:tcPr>
            <w:tcW w:w="1365" w:type="dxa"/>
            <w:tcBorders>
              <w:top w:val="single" w:sz="8" w:space="0" w:color="000000"/>
              <w:left w:val="single" w:sz="8" w:space="0" w:color="000000"/>
              <w:bottom w:val="single" w:sz="8" w:space="0" w:color="000000"/>
              <w:right w:val="single" w:sz="8" w:space="0" w:color="000000"/>
            </w:tcBorders>
          </w:tcPr>
          <w:p w14:paraId="056BBA9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18</w:t>
            </w:r>
          </w:p>
        </w:tc>
        <w:tc>
          <w:tcPr>
            <w:tcW w:w="1080" w:type="dxa"/>
            <w:tcBorders>
              <w:top w:val="single" w:sz="8" w:space="0" w:color="000000"/>
              <w:left w:val="single" w:sz="8" w:space="0" w:color="000000"/>
              <w:bottom w:val="single" w:sz="8" w:space="0" w:color="000000"/>
              <w:right w:val="single" w:sz="8" w:space="0" w:color="000000"/>
            </w:tcBorders>
          </w:tcPr>
          <w:p w14:paraId="10E2134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20</w:t>
            </w:r>
          </w:p>
        </w:tc>
      </w:tr>
      <w:tr w:rsidR="00DA0D41" w:rsidRPr="00AA5B98" w14:paraId="2ABC816D"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55B2550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12</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741CEC"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44"/>
                <w:id w:val="2018431573"/>
              </w:sdtPr>
              <w:sdtEndPr/>
              <w:sdtContent>
                <w:sdt>
                  <w:sdtPr>
                    <w:rPr>
                      <w:rFonts w:ascii="Times New Roman" w:hAnsi="Times New Roman" w:cs="Times New Roman"/>
                    </w:rPr>
                    <w:tag w:val="goog_rdk_345"/>
                    <w:id w:val="-521132543"/>
                  </w:sdtPr>
                  <w:sdtEndPr/>
                  <w:sdtContent>
                    <w:ins w:id="254" w:author="Arogya Cheppad" w:date="2026-02-06T09:56:00Z">
                      <w:r w:rsidR="002E2FE5" w:rsidRPr="00AA5B98">
                        <w:rPr>
                          <w:rFonts w:ascii="Times New Roman" w:eastAsia="Garamond" w:hAnsi="Times New Roman" w:cs="Times New Roman"/>
                          <w:rPrChange w:id="255" w:author="Arogya Cheppad" w:date="2026-02-06T09:56:00Z">
                            <w:rPr>
                              <w:rFonts w:ascii="Garamond" w:eastAsia="Garamond" w:hAnsi="Garamond" w:cs="Garamond"/>
                              <w:color w:val="000000"/>
                            </w:rPr>
                          </w:rPrChange>
                        </w:rPr>
                        <w:t>0</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4286527D"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47"/>
                <w:id w:val="-2113072467"/>
              </w:sdtPr>
              <w:sdtEndPr/>
              <w:sdtContent>
                <w:sdt>
                  <w:sdtPr>
                    <w:rPr>
                      <w:rFonts w:ascii="Times New Roman" w:hAnsi="Times New Roman" w:cs="Times New Roman"/>
                    </w:rPr>
                    <w:tag w:val="goog_rdk_348"/>
                    <w:id w:val="-1332721213"/>
                  </w:sdtPr>
                  <w:sdtEndPr/>
                  <w:sdtContent>
                    <w:ins w:id="256" w:author="Arogya Cheppad" w:date="2026-02-06T09:58:00Z">
                      <w:r w:rsidR="002E2FE5" w:rsidRPr="00AA5B98">
                        <w:rPr>
                          <w:rFonts w:ascii="Times New Roman" w:eastAsia="Garamond" w:hAnsi="Times New Roman" w:cs="Times New Roman"/>
                          <w:rPrChange w:id="257" w:author="Arogya Cheppad" w:date="2026-02-06T09:58:00Z">
                            <w:rPr>
                              <w:rFonts w:ascii="Garamond" w:eastAsia="Garamond" w:hAnsi="Garamond" w:cs="Garamond"/>
                              <w:color w:val="000000"/>
                            </w:rPr>
                          </w:rPrChange>
                        </w:rPr>
                        <w:t>0</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36176D90"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0</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BD2F339"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1365" w:type="dxa"/>
            <w:tcBorders>
              <w:top w:val="single" w:sz="8" w:space="0" w:color="000000"/>
              <w:left w:val="single" w:sz="8" w:space="0" w:color="000000"/>
              <w:bottom w:val="single" w:sz="8" w:space="0" w:color="000000"/>
              <w:right w:val="single" w:sz="8" w:space="0" w:color="000000"/>
            </w:tcBorders>
          </w:tcPr>
          <w:p w14:paraId="26C9973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8</w:t>
            </w:r>
          </w:p>
        </w:tc>
        <w:tc>
          <w:tcPr>
            <w:tcW w:w="1080" w:type="dxa"/>
            <w:tcBorders>
              <w:top w:val="single" w:sz="8" w:space="0" w:color="000000"/>
              <w:left w:val="single" w:sz="8" w:space="0" w:color="000000"/>
              <w:bottom w:val="single" w:sz="8" w:space="0" w:color="000000"/>
              <w:right w:val="single" w:sz="8" w:space="0" w:color="000000"/>
            </w:tcBorders>
          </w:tcPr>
          <w:p w14:paraId="1EBBEE9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8</w:t>
            </w:r>
          </w:p>
        </w:tc>
      </w:tr>
      <w:tr w:rsidR="00DA0D41" w:rsidRPr="00AA5B98" w14:paraId="22F55E0F"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1CBE0E6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13</w:t>
            </w:r>
          </w:p>
        </w:tc>
        <w:tc>
          <w:tcPr>
            <w:tcW w:w="16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3AB2FF"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50"/>
                <w:id w:val="979634466"/>
              </w:sdtPr>
              <w:sdtEndPr/>
              <w:sdtContent>
                <w:sdt>
                  <w:sdtPr>
                    <w:rPr>
                      <w:rFonts w:ascii="Times New Roman" w:hAnsi="Times New Roman" w:cs="Times New Roman"/>
                    </w:rPr>
                    <w:tag w:val="goog_rdk_351"/>
                    <w:id w:val="159123820"/>
                  </w:sdtPr>
                  <w:sdtEndPr/>
                  <w:sdtContent>
                    <w:ins w:id="258" w:author="Arogya Cheppad" w:date="2026-02-06T09:56:00Z">
                      <w:r w:rsidR="002E2FE5" w:rsidRPr="00AA5B98">
                        <w:rPr>
                          <w:rFonts w:ascii="Times New Roman" w:eastAsia="Garamond" w:hAnsi="Times New Roman" w:cs="Times New Roman"/>
                          <w:rPrChange w:id="259" w:author="Arogya Cheppad" w:date="2026-02-06T09:56:00Z">
                            <w:rPr>
                              <w:rFonts w:ascii="Garamond" w:eastAsia="Garamond" w:hAnsi="Garamond" w:cs="Garamond"/>
                              <w:color w:val="000000"/>
                            </w:rPr>
                          </w:rPrChange>
                        </w:rPr>
                        <w:t>6</w:t>
                      </w:r>
                    </w:ins>
                  </w:sdtContent>
                </w:sdt>
              </w:sdtContent>
            </w:sdt>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60F1C1F8" w14:textId="77777777" w:rsidR="00DA0D41" w:rsidRPr="00AA5B98" w:rsidRDefault="009D267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sdt>
              <w:sdtPr>
                <w:rPr>
                  <w:rFonts w:ascii="Times New Roman" w:hAnsi="Times New Roman" w:cs="Times New Roman"/>
                </w:rPr>
                <w:tag w:val="goog_rdk_353"/>
                <w:id w:val="-9193371"/>
              </w:sdtPr>
              <w:sdtEndPr/>
              <w:sdtContent>
                <w:sdt>
                  <w:sdtPr>
                    <w:rPr>
                      <w:rFonts w:ascii="Times New Roman" w:hAnsi="Times New Roman" w:cs="Times New Roman"/>
                    </w:rPr>
                    <w:tag w:val="goog_rdk_354"/>
                    <w:id w:val="-1191198242"/>
                  </w:sdtPr>
                  <w:sdtEndPr/>
                  <w:sdtContent>
                    <w:ins w:id="260" w:author="Arogya Cheppad" w:date="2026-02-06T09:58:00Z">
                      <w:r w:rsidR="002E2FE5" w:rsidRPr="00AA5B98">
                        <w:rPr>
                          <w:rFonts w:ascii="Times New Roman" w:eastAsia="Garamond" w:hAnsi="Times New Roman" w:cs="Times New Roman"/>
                          <w:rPrChange w:id="261" w:author="Arogya Cheppad" w:date="2026-02-06T09:58:00Z">
                            <w:rPr>
                              <w:rFonts w:ascii="Garamond" w:eastAsia="Garamond" w:hAnsi="Garamond" w:cs="Garamond"/>
                              <w:color w:val="000000"/>
                            </w:rPr>
                          </w:rPrChange>
                        </w:rPr>
                        <w:t>0</w:t>
                      </w:r>
                    </w:ins>
                  </w:sdtContent>
                </w:sdt>
              </w:sdtContent>
            </w:sdt>
          </w:p>
        </w:tc>
        <w:tc>
          <w:tcPr>
            <w:tcW w:w="1620" w:type="dxa"/>
            <w:tcBorders>
              <w:top w:val="nil"/>
              <w:left w:val="nil"/>
              <w:bottom w:val="single" w:sz="5" w:space="0" w:color="000000"/>
              <w:right w:val="single" w:sz="5" w:space="0" w:color="000000"/>
            </w:tcBorders>
            <w:tcMar>
              <w:top w:w="100" w:type="dxa"/>
              <w:left w:w="100" w:type="dxa"/>
              <w:bottom w:w="100" w:type="dxa"/>
              <w:right w:w="100" w:type="dxa"/>
            </w:tcMar>
          </w:tcPr>
          <w:p w14:paraId="35AB1F0F" w14:textId="77777777" w:rsidR="00DA0D41" w:rsidRPr="00AA5B98" w:rsidRDefault="002E2FE5">
            <w:pPr>
              <w:pBdr>
                <w:top w:val="nil"/>
                <w:left w:val="nil"/>
                <w:bottom w:val="nil"/>
                <w:right w:val="nil"/>
                <w:between w:val="nil"/>
              </w:pBdr>
              <w:spacing w:before="380" w:after="380"/>
              <w:ind w:left="140" w:right="140"/>
              <w:jc w:val="center"/>
              <w:rPr>
                <w:rFonts w:ascii="Times New Roman" w:eastAsia="Garamond" w:hAnsi="Times New Roman" w:cs="Times New Roman"/>
                <w:color w:val="000000"/>
              </w:rPr>
            </w:pPr>
            <w:r w:rsidRPr="00AA5B98">
              <w:rPr>
                <w:rFonts w:ascii="Times New Roman" w:eastAsia="Garamond" w:hAnsi="Times New Roman" w:cs="Times New Roman"/>
              </w:rPr>
              <w:t>1</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00D365BC" w14:textId="77777777" w:rsidR="00DA0D41" w:rsidRPr="00AA5B98" w:rsidRDefault="002E2FE5">
            <w:pPr>
              <w:pBdr>
                <w:top w:val="nil"/>
                <w:left w:val="nil"/>
                <w:bottom w:val="nil"/>
                <w:right w:val="nil"/>
                <w:between w:val="nil"/>
              </w:pBdr>
              <w:spacing w:before="380" w:after="380"/>
              <w:ind w:left="140" w:right="140"/>
              <w:jc w:val="left"/>
              <w:rPr>
                <w:rFonts w:ascii="Times New Roman" w:eastAsia="Garamond" w:hAnsi="Times New Roman" w:cs="Times New Roman"/>
                <w:color w:val="000000"/>
              </w:rPr>
            </w:pPr>
            <w:r w:rsidRPr="00AA5B98">
              <w:rPr>
                <w:rFonts w:ascii="Times New Roman" w:eastAsia="Garamond" w:hAnsi="Times New Roman" w:cs="Times New Roman"/>
              </w:rPr>
              <w:t>0</w:t>
            </w:r>
          </w:p>
        </w:tc>
        <w:tc>
          <w:tcPr>
            <w:tcW w:w="1365" w:type="dxa"/>
            <w:tcBorders>
              <w:top w:val="single" w:sz="8" w:space="0" w:color="000000"/>
              <w:left w:val="single" w:sz="8" w:space="0" w:color="000000"/>
              <w:bottom w:val="single" w:sz="8" w:space="0" w:color="000000"/>
              <w:right w:val="single" w:sz="8" w:space="0" w:color="000000"/>
            </w:tcBorders>
          </w:tcPr>
          <w:p w14:paraId="48F2844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10</w:t>
            </w:r>
          </w:p>
        </w:tc>
        <w:tc>
          <w:tcPr>
            <w:tcW w:w="1080" w:type="dxa"/>
            <w:tcBorders>
              <w:top w:val="single" w:sz="8" w:space="0" w:color="000000"/>
              <w:left w:val="single" w:sz="8" w:space="0" w:color="000000"/>
              <w:bottom w:val="single" w:sz="8" w:space="0" w:color="000000"/>
              <w:right w:val="single" w:sz="8" w:space="0" w:color="000000"/>
            </w:tcBorders>
          </w:tcPr>
          <w:p w14:paraId="1AC8C33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17</w:t>
            </w:r>
          </w:p>
        </w:tc>
      </w:tr>
    </w:tbl>
    <w:p w14:paraId="3A2639D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784F4F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By overlaying five years of data, we have </w:t>
      </w:r>
      <w:proofErr w:type="gramStart"/>
      <w:r w:rsidRPr="00AA5B98">
        <w:rPr>
          <w:rFonts w:ascii="Times New Roman" w:eastAsia="Garamond" w:hAnsi="Times New Roman" w:cs="Times New Roman"/>
          <w:color w:val="000000"/>
        </w:rPr>
        <w:t>identified  …</w:t>
      </w:r>
      <w:proofErr w:type="gramEnd"/>
      <w:r w:rsidRPr="00AA5B98">
        <w:rPr>
          <w:rFonts w:ascii="Times New Roman" w:eastAsia="Garamond" w:hAnsi="Times New Roman" w:cs="Times New Roman"/>
          <w:color w:val="000000"/>
        </w:rPr>
        <w:t xml:space="preserve">4,8,11,12,13'Red Zone' Wards. These are wards where at least two different categories of diseases (e.g., Dengue and </w:t>
      </w:r>
      <w:proofErr w:type="spellStart"/>
      <w:r w:rsidRPr="00AA5B98">
        <w:rPr>
          <w:rFonts w:ascii="Times New Roman" w:eastAsia="Garamond" w:hAnsi="Times New Roman" w:cs="Times New Roman"/>
          <w:color w:val="000000"/>
        </w:rPr>
        <w:t>Lepto</w:t>
      </w:r>
      <w:proofErr w:type="spellEnd"/>
      <w:r w:rsidRPr="00AA5B98">
        <w:rPr>
          <w:rFonts w:ascii="Times New Roman" w:eastAsia="Garamond" w:hAnsi="Times New Roman" w:cs="Times New Roman"/>
          <w:color w:val="000000"/>
        </w:rPr>
        <w:t xml:space="preserve">) recurred in consecutive years. Ward </w:t>
      </w:r>
      <w:r w:rsidRPr="00AA5B98">
        <w:rPr>
          <w:rFonts w:ascii="Times New Roman" w:eastAsia="Garamond" w:hAnsi="Times New Roman" w:cs="Times New Roman"/>
          <w:b/>
          <w:bCs/>
          <w:color w:val="000000"/>
        </w:rPr>
        <w:t>4</w:t>
      </w:r>
      <w:r w:rsidRPr="00AA5B98">
        <w:rPr>
          <w:rFonts w:ascii="Times New Roman" w:eastAsia="Garamond" w:hAnsi="Times New Roman" w:cs="Times New Roman"/>
          <w:color w:val="000000"/>
        </w:rPr>
        <w:t xml:space="preserve"> is categorized as the </w:t>
      </w:r>
      <w:r w:rsidRPr="00AA5B98">
        <w:rPr>
          <w:rFonts w:ascii="Times New Roman" w:eastAsia="Garamond" w:hAnsi="Times New Roman" w:cs="Times New Roman"/>
          <w:b/>
          <w:bCs/>
          <w:color w:val="000000"/>
        </w:rPr>
        <w:t>Highest Priority Hotspot</w:t>
      </w:r>
      <w:r w:rsidRPr="00AA5B98">
        <w:rPr>
          <w:rFonts w:ascii="Times New Roman" w:eastAsia="Garamond" w:hAnsi="Times New Roman" w:cs="Times New Roman"/>
          <w:color w:val="000000"/>
        </w:rPr>
        <w:t xml:space="preserve"> due to its combination of flood vulnerability and high vector density. Future health infrastructure, such as the proposed </w:t>
      </w:r>
      <w:r w:rsidRPr="00AA5B98">
        <w:rPr>
          <w:rFonts w:ascii="Times New Roman" w:eastAsia="Garamond" w:hAnsi="Times New Roman" w:cs="Times New Roman"/>
          <w:b/>
          <w:bCs/>
          <w:color w:val="000000"/>
        </w:rPr>
        <w:t>R.O plants at 4</w:t>
      </w:r>
      <w:r w:rsidRPr="00AA5B98">
        <w:rPr>
          <w:rFonts w:ascii="Times New Roman" w:eastAsia="Garamond" w:hAnsi="Times New Roman" w:cs="Times New Roman"/>
          <w:b/>
          <w:bCs/>
        </w:rPr>
        <w:t xml:space="preserve"> </w:t>
      </w:r>
      <w:r w:rsidRPr="00AA5B98">
        <w:rPr>
          <w:rFonts w:ascii="Times New Roman" w:eastAsia="Garamond" w:hAnsi="Times New Roman" w:cs="Times New Roman"/>
          <w:color w:val="000000"/>
        </w:rPr>
        <w:t>should be prioritized.</w:t>
      </w:r>
      <w:r w:rsidRPr="00AA5B98">
        <w:rPr>
          <w:rFonts w:ascii="Times New Roman" w:hAnsi="Times New Roman" w:cs="Times New Roman"/>
        </w:rPr>
        <w:br w:type="page"/>
      </w:r>
    </w:p>
    <w:p w14:paraId="72B7ADF4" w14:textId="77777777" w:rsidR="00DA0D41" w:rsidRPr="00AA5B98" w:rsidRDefault="002E2FE5">
      <w:pPr>
        <w:pStyle w:val="Heading1"/>
        <w:spacing w:line="360" w:lineRule="auto"/>
        <w:jc w:val="center"/>
        <w:rPr>
          <w:rFonts w:ascii="Times New Roman" w:eastAsia="Garamond" w:hAnsi="Times New Roman" w:cs="Times New Roman"/>
          <w:color w:val="000000"/>
        </w:rPr>
      </w:pPr>
      <w:bookmarkStart w:id="262" w:name="_heading=h.v0y0u5pd1400" w:colFirst="0" w:colLast="0"/>
      <w:bookmarkEnd w:id="262"/>
      <w:r w:rsidRPr="00AA5B98">
        <w:rPr>
          <w:rFonts w:ascii="Times New Roman" w:eastAsia="Garamond" w:hAnsi="Times New Roman" w:cs="Times New Roman"/>
          <w:color w:val="000000"/>
        </w:rPr>
        <w:lastRenderedPageBreak/>
        <w:t>Preparedness and Response Protocol at LSG Level</w:t>
      </w:r>
    </w:p>
    <w:p w14:paraId="0B99693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This section describes the operational framework for the LSGI once a pandemic is declared. It explains how the LSGI and health system will move from routine data collection to active response, using a One Health approach.</w:t>
      </w:r>
    </w:p>
    <w:p w14:paraId="17675641" w14:textId="77777777" w:rsidR="00DA0D41" w:rsidRPr="00AA5B98" w:rsidRDefault="002E2FE5">
      <w:pPr>
        <w:pStyle w:val="Heading2"/>
        <w:rPr>
          <w:rFonts w:ascii="Times New Roman" w:eastAsia="Garamond" w:hAnsi="Times New Roman" w:cs="Times New Roman"/>
          <w:color w:val="000000"/>
        </w:rPr>
      </w:pPr>
      <w:bookmarkStart w:id="263" w:name="_heading=h.rbygvqe67y37" w:colFirst="0" w:colLast="0"/>
      <w:bookmarkEnd w:id="263"/>
      <w:r w:rsidRPr="00AA5B98">
        <w:rPr>
          <w:rFonts w:ascii="Times New Roman" w:eastAsia="Garamond" w:hAnsi="Times New Roman" w:cs="Times New Roman"/>
          <w:color w:val="000000"/>
        </w:rPr>
        <w:t>Constitution of One Health Committee</w:t>
      </w:r>
    </w:p>
    <w:p w14:paraId="7264B03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The LSGD shall constitute a One Health Committee comprising the LSGI President, Medical Officers (Modern Medicine, AYUSH, and Veterinary), the Health Inspector, and the Veterinary Surgeon.</w:t>
      </w:r>
    </w:p>
    <w:p w14:paraId="1BC8F517"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076F355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 xml:space="preserve">Objective: </w:t>
      </w:r>
      <w:r w:rsidRPr="00AA5B98">
        <w:rPr>
          <w:rFonts w:ascii="Times New Roman" w:eastAsia="Garamond" w:hAnsi="Times New Roman" w:cs="Times New Roman"/>
          <w:color w:val="000000"/>
        </w:rPr>
        <w:t>The One Health Committee coordinates human, animal, and environmental health to prevent and control pandemics.</w:t>
      </w:r>
    </w:p>
    <w:p w14:paraId="505F31F6"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f0"/>
        <w:tblW w:w="1026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630"/>
        <w:gridCol w:w="1590"/>
        <w:gridCol w:w="2730"/>
        <w:gridCol w:w="1815"/>
        <w:gridCol w:w="1620"/>
        <w:gridCol w:w="1875"/>
      </w:tblGrid>
      <w:tr w:rsidR="00DA0D41" w:rsidRPr="00AA5B98" w14:paraId="326ABBE6"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F0C89E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Sl No</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F132D19"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Name</w:t>
            </w:r>
          </w:p>
        </w:tc>
        <w:tc>
          <w:tcPr>
            <w:tcW w:w="27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DB5EB5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Designation</w:t>
            </w:r>
          </w:p>
        </w:tc>
        <w:tc>
          <w:tcPr>
            <w:tcW w:w="18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711C7C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Department/Institution</w:t>
            </w:r>
          </w:p>
        </w:tc>
        <w:tc>
          <w:tcPr>
            <w:tcW w:w="162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02A54C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Role in Committee</w:t>
            </w:r>
          </w:p>
        </w:tc>
        <w:tc>
          <w:tcPr>
            <w:tcW w:w="18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303C35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 xml:space="preserve">Contact Number </w:t>
            </w:r>
          </w:p>
        </w:tc>
      </w:tr>
      <w:tr w:rsidR="00DA0D41" w:rsidRPr="00AA5B98" w14:paraId="0E8AA60C"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3B73CB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7A15AB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Thulasi T</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21688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Panchayat President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B40BA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LSGD</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2F4B1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Chairperson</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5FF01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9605877731</w:t>
            </w:r>
          </w:p>
        </w:tc>
      </w:tr>
      <w:tr w:rsidR="00DA0D41" w:rsidRPr="00AA5B98" w14:paraId="67A5D89D"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10C39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62CFE1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Dr Raina Thomas</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1BB1D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Medical Officer (PHC/CHC) </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831D0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CFDD37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Member Secretary</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A7279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9995437919</w:t>
            </w:r>
          </w:p>
        </w:tc>
      </w:tr>
      <w:tr w:rsidR="00DA0D41" w:rsidRPr="00AA5B98" w14:paraId="2025E87A"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73F14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AFCF0E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 xml:space="preserve">Dr Aruna </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B20D1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Veterinary Officer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DAD9A1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Animal Husbandry</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FCBFD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Member</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6596FE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8547449056</w:t>
            </w:r>
          </w:p>
        </w:tc>
      </w:tr>
      <w:tr w:rsidR="00DA0D41" w:rsidRPr="00AA5B98" w14:paraId="6BC4B98C"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9544CB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20FCB6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Dr Krishnapriya</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2FA9D0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Epidemiologist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6736B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AAD92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Member</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59A2B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8281571060</w:t>
            </w:r>
          </w:p>
        </w:tc>
      </w:tr>
      <w:tr w:rsidR="00DA0D41" w:rsidRPr="00AA5B98" w14:paraId="49CC6BEF"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0F12F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5859B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LEKHA B</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777BC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Health Inspector/PHN</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8D56700"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DD4AD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Surveillance</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8CB36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9747777662</w:t>
            </w:r>
          </w:p>
        </w:tc>
      </w:tr>
      <w:tr w:rsidR="00DA0D41" w:rsidRPr="00AA5B98" w14:paraId="694A3FD7"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2559C1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952309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proofErr w:type="spellStart"/>
            <w:r w:rsidRPr="00AA5B98">
              <w:rPr>
                <w:rFonts w:ascii="Times New Roman" w:eastAsia="Garamond" w:hAnsi="Times New Roman" w:cs="Times New Roman"/>
              </w:rPr>
              <w:t>LhI</w:t>
            </w:r>
            <w:proofErr w:type="spellEnd"/>
            <w:r w:rsidRPr="00AA5B98">
              <w:rPr>
                <w:rFonts w:ascii="Times New Roman" w:eastAsia="Garamond" w:hAnsi="Times New Roman" w:cs="Times New Roman"/>
              </w:rPr>
              <w:t xml:space="preserve"> </w:t>
            </w:r>
            <w:proofErr w:type="spellStart"/>
            <w:r w:rsidRPr="00AA5B98">
              <w:rPr>
                <w:rFonts w:ascii="Times New Roman" w:eastAsia="Garamond" w:hAnsi="Times New Roman" w:cs="Times New Roman"/>
              </w:rPr>
              <w:t>annamma</w:t>
            </w:r>
            <w:proofErr w:type="spellEnd"/>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1FE67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ASHA Supervisor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FD8CDC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5C0D4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Community link</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758A5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9447951398</w:t>
            </w:r>
          </w:p>
        </w:tc>
      </w:tr>
      <w:tr w:rsidR="00DA0D41" w:rsidRPr="00AA5B98" w14:paraId="4D8A1F19"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80196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D5C9A9B"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4A3F9A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ICDS Supervisor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ACA71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Social Welfare</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925AF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Vulnerable groups</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4B8B87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7736879011</w:t>
            </w:r>
          </w:p>
        </w:tc>
      </w:tr>
      <w:tr w:rsidR="00DA0D41" w:rsidRPr="00AA5B98" w14:paraId="7D245CDB"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D7E8C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0B2829"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109A5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Police Station Officer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FECA1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Police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79B81D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Law &amp; order</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D0D26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9567940153</w:t>
            </w:r>
          </w:p>
        </w:tc>
      </w:tr>
      <w:tr w:rsidR="00DA0D41" w:rsidRPr="00AA5B98" w14:paraId="1F1DC4AC"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0B3A8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D19914"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EA38C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Ward Councillor Representative</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F902F8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LSGD</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7D6D1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Community coordination</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BCE299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9656925534</w:t>
            </w:r>
          </w:p>
        </w:tc>
      </w:tr>
      <w:tr w:rsidR="00DA0D41" w:rsidRPr="00AA5B98" w14:paraId="7C45631A"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40EACE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20C49D9"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C79F68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Kudumbashree</w:t>
            </w:r>
            <w:proofErr w:type="spellEnd"/>
            <w:r w:rsidRPr="00AA5B98">
              <w:rPr>
                <w:rFonts w:ascii="Times New Roman" w:eastAsia="Garamond" w:hAnsi="Times New Roman" w:cs="Times New Roman"/>
                <w:color w:val="000000"/>
              </w:rPr>
              <w:t xml:space="preserve"> CDO</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DF46E9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Kudumbashree</w:t>
            </w:r>
            <w:proofErr w:type="spellEnd"/>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542875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Community mobilisation</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50010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7012774539</w:t>
            </w:r>
          </w:p>
        </w:tc>
      </w:tr>
      <w:tr w:rsidR="00DA0D41" w:rsidRPr="00AA5B98" w14:paraId="7B4350F9"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F7E7A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7F2B1E"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A5E6E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NGO/Volunteer rep</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971C6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Civil Society</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2A87D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Support services</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3AB3CAC"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r>
    </w:tbl>
    <w:p w14:paraId="4B56E884"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5CA5CB9" w14:textId="77777777" w:rsidR="00DA0D41" w:rsidRPr="00AA5B98" w:rsidRDefault="002E2FE5">
      <w:pPr>
        <w:pStyle w:val="Heading2"/>
        <w:rPr>
          <w:rFonts w:ascii="Times New Roman" w:eastAsia="Garamond" w:hAnsi="Times New Roman" w:cs="Times New Roman"/>
          <w:color w:val="000000"/>
        </w:rPr>
      </w:pPr>
      <w:bookmarkStart w:id="264" w:name="_heading=h.ktuehaf9wfi8" w:colFirst="0" w:colLast="0"/>
      <w:bookmarkStart w:id="265" w:name="_heading=h.88irp1enol89" w:colFirst="0" w:colLast="0"/>
      <w:bookmarkStart w:id="266" w:name="_heading=h.xi8bh6nseha3" w:colFirst="0" w:colLast="0"/>
      <w:bookmarkEnd w:id="264"/>
      <w:bookmarkEnd w:id="265"/>
      <w:bookmarkEnd w:id="266"/>
      <w:r w:rsidRPr="00AA5B98">
        <w:rPr>
          <w:rFonts w:ascii="Times New Roman" w:eastAsia="Garamond" w:hAnsi="Times New Roman" w:cs="Times New Roman"/>
          <w:color w:val="000000"/>
        </w:rPr>
        <w:t>Pandemic Response Workforce</w:t>
      </w:r>
    </w:p>
    <w:p w14:paraId="1F54190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To ensure a coordinated and timely response during a pandemic, a dedicated Pandemic Response Workforce shall be constituted at the LSG level. The workforce will function under the overall supervision of the One Health Committee and in close coordination with the health authorities. Team-based deployment will enable efficient surveillance, case management, quarantine and isolation management, logistics support, and risk communication. Each team shall have a clearly designated team leader, defined roles, and an identified pool of personnel to allow rapid activation, rotation of duties, and continuity of services during prolonged emergencies.</w:t>
      </w:r>
    </w:p>
    <w:p w14:paraId="7851B427"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7179315A"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lastRenderedPageBreak/>
        <w:t xml:space="preserve">Total Response Workforce Available: </w:t>
      </w:r>
      <w:proofErr w:type="gramStart"/>
      <w:r w:rsidRPr="00AA5B98">
        <w:rPr>
          <w:rFonts w:ascii="Times New Roman" w:eastAsia="Garamond" w:hAnsi="Times New Roman" w:cs="Times New Roman"/>
          <w:b/>
          <w:bCs/>
          <w:color w:val="000000"/>
        </w:rPr>
        <w:t>300  persons</w:t>
      </w:r>
      <w:proofErr w:type="gramEnd"/>
    </w:p>
    <w:p w14:paraId="51674D3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f1"/>
        <w:tblW w:w="9660" w:type="dxa"/>
        <w:tblInd w:w="-450" w:type="dxa"/>
        <w:tblBorders>
          <w:top w:val="nil"/>
          <w:left w:val="nil"/>
          <w:bottom w:val="nil"/>
          <w:right w:val="nil"/>
          <w:insideH w:val="nil"/>
          <w:insideV w:val="nil"/>
        </w:tblBorders>
        <w:tblLayout w:type="fixed"/>
        <w:tblLook w:val="0600" w:firstRow="0" w:lastRow="0" w:firstColumn="0" w:lastColumn="0" w:noHBand="1" w:noVBand="1"/>
      </w:tblPr>
      <w:tblGrid>
        <w:gridCol w:w="2355"/>
        <w:gridCol w:w="3315"/>
        <w:gridCol w:w="2300"/>
        <w:gridCol w:w="1690"/>
      </w:tblGrid>
      <w:tr w:rsidR="00DA0D41" w:rsidRPr="00AA5B98" w14:paraId="303B167C"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309489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Team Name</w:t>
            </w:r>
          </w:p>
        </w:tc>
        <w:tc>
          <w:tcPr>
            <w:tcW w:w="33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633738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Composition</w:t>
            </w:r>
          </w:p>
        </w:tc>
        <w:tc>
          <w:tcPr>
            <w:tcW w:w="23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EE38FE8"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Key Responsibilities</w:t>
            </w:r>
          </w:p>
        </w:tc>
        <w:tc>
          <w:tcPr>
            <w:tcW w:w="16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B1498E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Team Leader</w:t>
            </w:r>
          </w:p>
        </w:tc>
      </w:tr>
      <w:tr w:rsidR="00DA0D41" w:rsidRPr="00AA5B98" w14:paraId="10477457"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DA65D7"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Surveillance and Contact Tracing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681DE4C"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HI, JHI, JPHN, ASHAs and Volunteers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39C062"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Case detection, contact listing, home visits, reporting</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59640F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HI</w:t>
            </w:r>
          </w:p>
        </w:tc>
      </w:tr>
      <w:tr w:rsidR="00DA0D41" w:rsidRPr="00AA5B98" w14:paraId="52B832D4"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046E5F4"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Case Management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AF08BE5"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Doctors, Nurses, MLSP, Palliative Nurses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933AA41"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Patient care &amp; referral</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E17663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DOCTOR</w:t>
            </w:r>
          </w:p>
        </w:tc>
      </w:tr>
      <w:tr w:rsidR="00DA0D41" w:rsidRPr="00AA5B98" w14:paraId="2661729D"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F82BE5C" w14:textId="77777777" w:rsidR="00DA0D41" w:rsidRPr="00AA5B98" w:rsidRDefault="002E2FE5">
            <w:pPr>
              <w:pBdr>
                <w:top w:val="nil"/>
                <w:left w:val="nil"/>
                <w:bottom w:val="nil"/>
                <w:right w:val="nil"/>
                <w:between w:val="nil"/>
              </w:pBdr>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Quarantine &amp; Isolation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CDDD56"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LSGD staff, Volunteers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B10747"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Facility management</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71233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JHI</w:t>
            </w:r>
          </w:p>
        </w:tc>
      </w:tr>
      <w:tr w:rsidR="00DA0D41" w:rsidRPr="00AA5B98" w14:paraId="1AD6B6A4"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76C542" w14:textId="77777777" w:rsidR="00DA0D41" w:rsidRPr="00AA5B98" w:rsidRDefault="002E2FE5">
            <w:pPr>
              <w:pBdr>
                <w:top w:val="nil"/>
                <w:left w:val="nil"/>
                <w:bottom w:val="nil"/>
                <w:right w:val="nil"/>
                <w:between w:val="nil"/>
              </w:pBdr>
              <w:jc w:val="left"/>
              <w:rPr>
                <w:rFonts w:ascii="Times New Roman" w:eastAsia="Garamond" w:hAnsi="Times New Roman" w:cs="Times New Roman"/>
                <w:b/>
                <w:bCs/>
                <w:color w:val="980000"/>
              </w:rPr>
            </w:pPr>
            <w:r w:rsidRPr="00AA5B98">
              <w:rPr>
                <w:rFonts w:ascii="Times New Roman" w:eastAsia="Garamond" w:hAnsi="Times New Roman" w:cs="Times New Roman"/>
                <w:b/>
                <w:bCs/>
                <w:color w:val="980000"/>
              </w:rPr>
              <w:t>Psychosocial support</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7A2EBE"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6030F3"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42B2EA"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c>
      </w:tr>
      <w:tr w:rsidR="00DA0D41" w:rsidRPr="00AA5B98" w14:paraId="293AAB72"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A29805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Logistics &amp; supply chain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2CECAE"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LSGD staff, Storekeepers, Drivers 3</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780CB12"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Supplies &amp; transport [PPE, medicines, oxygen, transport, waste management]</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FB2EA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Ward Member</w:t>
            </w:r>
          </w:p>
        </w:tc>
      </w:tr>
      <w:tr w:rsidR="00DA0D41" w:rsidRPr="00AA5B98" w14:paraId="0A42D8B9"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CFECF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Communication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5C35EB5"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Ward members, </w:t>
            </w:r>
            <w:proofErr w:type="spellStart"/>
            <w:r w:rsidRPr="00AA5B98">
              <w:rPr>
                <w:rFonts w:ascii="Times New Roman" w:eastAsia="Garamond" w:hAnsi="Times New Roman" w:cs="Times New Roman"/>
                <w:color w:val="000000"/>
              </w:rPr>
              <w:t>Kudumbashree</w:t>
            </w:r>
            <w:proofErr w:type="spellEnd"/>
            <w:r w:rsidRPr="00AA5B98">
              <w:rPr>
                <w:rFonts w:ascii="Times New Roman" w:eastAsia="Garamond" w:hAnsi="Times New Roman" w:cs="Times New Roman"/>
                <w:color w:val="000000"/>
              </w:rPr>
              <w:t>, Youth clubs,</w:t>
            </w:r>
          </w:p>
          <w:p w14:paraId="53151374"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AWW workers and other </w:t>
            </w:r>
            <w:proofErr w:type="gramStart"/>
            <w:r w:rsidRPr="00AA5B98">
              <w:rPr>
                <w:rFonts w:ascii="Times New Roman" w:eastAsia="Garamond" w:hAnsi="Times New Roman" w:cs="Times New Roman"/>
                <w:color w:val="000000"/>
              </w:rPr>
              <w:t>self help</w:t>
            </w:r>
            <w:proofErr w:type="gramEnd"/>
            <w:r w:rsidRPr="00AA5B98">
              <w:rPr>
                <w:rFonts w:ascii="Times New Roman" w:eastAsia="Garamond" w:hAnsi="Times New Roman" w:cs="Times New Roman"/>
                <w:color w:val="000000"/>
              </w:rPr>
              <w:t xml:space="preserve"> groups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9830D7"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IEC, community meetings, countering misinformation</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9690EE"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M.O in charge</w:t>
            </w:r>
          </w:p>
        </w:tc>
      </w:tr>
      <w:tr w:rsidR="00DA0D41" w:rsidRPr="00AA5B98" w14:paraId="074C2683"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180F82A"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Transportation </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BD3DA0"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KSRTC, educational institutional buses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F1D8D8"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A18DFBC" w14:textId="7E583CAB" w:rsidR="00DA0D41" w:rsidRPr="00AA5B98" w:rsidRDefault="008932A4">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HI</w:t>
            </w:r>
          </w:p>
        </w:tc>
      </w:tr>
    </w:tbl>
    <w:p w14:paraId="020DFC13" w14:textId="77777777" w:rsidR="00DA0D41" w:rsidRPr="00AA5B98" w:rsidRDefault="00DA0D41">
      <w:pPr>
        <w:pBdr>
          <w:top w:val="nil"/>
          <w:left w:val="nil"/>
          <w:bottom w:val="nil"/>
          <w:right w:val="nil"/>
          <w:between w:val="nil"/>
        </w:pBdr>
        <w:rPr>
          <w:rFonts w:ascii="Times New Roman" w:eastAsia="Garamond" w:hAnsi="Times New Roman" w:cs="Times New Roman"/>
          <w:b/>
          <w:bCs/>
          <w:color w:val="000000"/>
        </w:rPr>
      </w:pPr>
    </w:p>
    <w:p w14:paraId="6D8C0F2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All teams shall be activated immediately upon outbreak alert or pandemic declaration and shall report daily to the LSG Incident Commander/Medical Officer, with consolidated reporting to the Block PHC. Duty rosters and alternate personnel shall be maintained to ensure uninterrupted services during staff shortages or prolonged response periods. Team composition and numbers may be revised based on the magnitude of the outbreak and availability of human resources.</w:t>
      </w:r>
    </w:p>
    <w:p w14:paraId="312E82D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05D847C" w14:textId="77777777" w:rsidR="00DA0D41" w:rsidRPr="00AA5B98" w:rsidRDefault="002E2FE5">
      <w:pPr>
        <w:pStyle w:val="Heading2"/>
        <w:spacing w:line="360" w:lineRule="auto"/>
        <w:rPr>
          <w:rFonts w:ascii="Times New Roman" w:eastAsia="Garamond" w:hAnsi="Times New Roman" w:cs="Times New Roman"/>
          <w:color w:val="000000"/>
        </w:rPr>
      </w:pPr>
      <w:bookmarkStart w:id="267" w:name="_heading=h.7cfmkzz94ai2" w:colFirst="0" w:colLast="0"/>
      <w:bookmarkEnd w:id="267"/>
      <w:r w:rsidRPr="00AA5B98">
        <w:rPr>
          <w:rFonts w:ascii="Times New Roman" w:eastAsia="Garamond" w:hAnsi="Times New Roman" w:cs="Times New Roman"/>
          <w:color w:val="000000"/>
        </w:rPr>
        <w:lastRenderedPageBreak/>
        <w:t>Activities and Measures before and during Pandemic</w:t>
      </w:r>
    </w:p>
    <w:p w14:paraId="7EB06CD9" w14:textId="77777777" w:rsidR="00DA0D41" w:rsidRPr="00AA5B98" w:rsidRDefault="002E2FE5">
      <w:pPr>
        <w:pStyle w:val="Heading2"/>
        <w:spacing w:line="360" w:lineRule="auto"/>
        <w:rPr>
          <w:rFonts w:ascii="Times New Roman" w:eastAsia="Garamond" w:hAnsi="Times New Roman" w:cs="Times New Roman"/>
          <w:color w:val="000000"/>
        </w:rPr>
      </w:pPr>
      <w:bookmarkStart w:id="268" w:name="_heading=h.wectqcn9tft6" w:colFirst="0" w:colLast="0"/>
      <w:bookmarkEnd w:id="268"/>
      <w:r w:rsidRPr="00AA5B98">
        <w:rPr>
          <w:rFonts w:ascii="Times New Roman" w:eastAsia="Garamond" w:hAnsi="Times New Roman" w:cs="Times New Roman"/>
          <w:color w:val="000000"/>
        </w:rPr>
        <w:t>PHASE 1 - Alert / Preparation</w:t>
      </w:r>
    </w:p>
    <w:p w14:paraId="514CBEF0" w14:textId="77777777" w:rsidR="00DA0D41" w:rsidRPr="00AA5B98" w:rsidRDefault="002E2FE5">
      <w:pPr>
        <w:pBdr>
          <w:top w:val="nil"/>
          <w:left w:val="nil"/>
          <w:bottom w:val="nil"/>
          <w:right w:val="nil"/>
          <w:between w:val="nil"/>
        </w:pBdr>
        <w:spacing w:before="360" w:line="360" w:lineRule="auto"/>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Surveillance and Reporting-Enhanced syndromic surveillance:</w:t>
      </w:r>
    </w:p>
    <w:p w14:paraId="0845CBA4" w14:textId="77777777" w:rsidR="00DA0D41" w:rsidRPr="00AA5B98" w:rsidRDefault="002E2FE5">
      <w:pPr>
        <w:numPr>
          <w:ilvl w:val="0"/>
          <w:numId w:val="31"/>
        </w:numPr>
        <w:pBdr>
          <w:top w:val="nil"/>
          <w:left w:val="nil"/>
          <w:bottom w:val="nil"/>
          <w:right w:val="nil"/>
          <w:between w:val="nil"/>
        </w:pBdr>
        <w:spacing w:before="360" w:line="360" w:lineRule="auto"/>
        <w:ind w:left="36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Data sources for surveillance:</w:t>
      </w:r>
    </w:p>
    <w:p w14:paraId="78A20CDF" w14:textId="77777777" w:rsidR="00DA0D41" w:rsidRPr="00AA5B98" w:rsidRDefault="002E2FE5">
      <w:pPr>
        <w:numPr>
          <w:ilvl w:val="0"/>
          <w:numId w:val="31"/>
        </w:numPr>
        <w:pBdr>
          <w:top w:val="nil"/>
          <w:left w:val="nil"/>
          <w:bottom w:val="nil"/>
          <w:right w:val="nil"/>
          <w:between w:val="nil"/>
        </w:pBdr>
        <w:spacing w:line="360" w:lineRule="auto"/>
        <w:ind w:left="36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Event-based triggers (to be monitored and reported):</w:t>
      </w:r>
    </w:p>
    <w:p w14:paraId="7BD4ACFC" w14:textId="77777777" w:rsidR="00DA0D41" w:rsidRPr="00AA5B98" w:rsidRDefault="002E2FE5">
      <w:pPr>
        <w:numPr>
          <w:ilvl w:val="0"/>
          <w:numId w:val="31"/>
        </w:numPr>
        <w:pBdr>
          <w:top w:val="nil"/>
          <w:left w:val="nil"/>
          <w:bottom w:val="nil"/>
          <w:right w:val="nil"/>
          <w:between w:val="nil"/>
        </w:pBdr>
        <w:spacing w:line="360" w:lineRule="auto"/>
        <w:ind w:left="360"/>
        <w:rPr>
          <w:rFonts w:ascii="Times New Roman" w:eastAsia="Garamond" w:hAnsi="Times New Roman" w:cs="Times New Roman"/>
          <w:color w:val="000000"/>
        </w:rPr>
      </w:pPr>
      <w:r w:rsidRPr="00AA5B98">
        <w:rPr>
          <w:rFonts w:ascii="Times New Roman" w:eastAsia="Garamond" w:hAnsi="Times New Roman" w:cs="Times New Roman"/>
          <w:b/>
          <w:bCs/>
          <w:color w:val="000000"/>
        </w:rPr>
        <w:t>Zoonotic and animal health surveillance</w:t>
      </w:r>
    </w:p>
    <w:p w14:paraId="28FD47FE" w14:textId="77777777" w:rsidR="00DA0D41" w:rsidRPr="00AA5B98" w:rsidRDefault="002E2FE5">
      <w:pPr>
        <w:numPr>
          <w:ilvl w:val="0"/>
          <w:numId w:val="31"/>
        </w:numPr>
        <w:pBdr>
          <w:top w:val="nil"/>
          <w:left w:val="nil"/>
          <w:bottom w:val="nil"/>
          <w:right w:val="nil"/>
          <w:between w:val="nil"/>
        </w:pBdr>
        <w:spacing w:line="360" w:lineRule="auto"/>
        <w:ind w:left="360"/>
        <w:rPr>
          <w:rFonts w:ascii="Times New Roman" w:eastAsia="Garamond" w:hAnsi="Times New Roman" w:cs="Times New Roman"/>
          <w:color w:val="000000"/>
        </w:rPr>
      </w:pPr>
      <w:r w:rsidRPr="00AA5B98">
        <w:rPr>
          <w:rFonts w:ascii="Times New Roman" w:eastAsia="Garamond" w:hAnsi="Times New Roman" w:cs="Times New Roman"/>
          <w:color w:val="000000"/>
        </w:rPr>
        <w:t>Logistics and Stock Preparedness</w:t>
      </w:r>
    </w:p>
    <w:p w14:paraId="17BFAC46" w14:textId="77777777" w:rsidR="00DA0D41" w:rsidRPr="00AA5B98" w:rsidRDefault="002E2FE5">
      <w:pPr>
        <w:numPr>
          <w:ilvl w:val="1"/>
          <w:numId w:val="32"/>
        </w:numPr>
        <w:pBdr>
          <w:top w:val="nil"/>
          <w:left w:val="nil"/>
          <w:bottom w:val="nil"/>
          <w:right w:val="nil"/>
          <w:between w:val="nil"/>
        </w:pBdr>
        <w:spacing w:line="360" w:lineRule="auto"/>
        <w:ind w:left="360"/>
        <w:rPr>
          <w:rFonts w:ascii="Times New Roman" w:eastAsia="Garamond" w:hAnsi="Times New Roman" w:cs="Times New Roman"/>
          <w:color w:val="000000"/>
        </w:rPr>
      </w:pPr>
      <w:r w:rsidRPr="00AA5B98">
        <w:rPr>
          <w:rFonts w:ascii="Times New Roman" w:eastAsia="Garamond" w:hAnsi="Times New Roman" w:cs="Times New Roman"/>
          <w:color w:val="000000"/>
        </w:rPr>
        <w:t>Identify and empanel local vendors and define emergency procurement mechanisms in accordance with existing LSGD and Health Department norms.</w:t>
      </w:r>
    </w:p>
    <w:p w14:paraId="2F40BA78" w14:textId="77777777" w:rsidR="00DA0D41" w:rsidRPr="00AA5B98" w:rsidRDefault="002E2FE5">
      <w:pPr>
        <w:numPr>
          <w:ilvl w:val="1"/>
          <w:numId w:val="32"/>
        </w:numPr>
        <w:pBdr>
          <w:top w:val="nil"/>
          <w:left w:val="nil"/>
          <w:bottom w:val="nil"/>
          <w:right w:val="nil"/>
          <w:between w:val="nil"/>
        </w:pBdr>
        <w:ind w:left="360"/>
        <w:rPr>
          <w:rFonts w:ascii="Times New Roman" w:eastAsia="Garamond" w:hAnsi="Times New Roman" w:cs="Times New Roman"/>
          <w:color w:val="000000"/>
        </w:rPr>
      </w:pPr>
      <w:r w:rsidRPr="00AA5B98">
        <w:rPr>
          <w:rFonts w:ascii="Times New Roman" w:eastAsia="Garamond" w:hAnsi="Times New Roman" w:cs="Times New Roman"/>
          <w:color w:val="000000"/>
        </w:rPr>
        <w:t>Prepare and maintain an essential logistics checklist covering medical supplies, consumables, and support equipment.</w:t>
      </w:r>
      <w:r w:rsidRPr="00AA5B98">
        <w:rPr>
          <w:rFonts w:ascii="Times New Roman" w:eastAsia="Garamond" w:hAnsi="Times New Roman" w:cs="Times New Roman"/>
          <w:color w:val="000000"/>
        </w:rPr>
        <w:br/>
      </w:r>
    </w:p>
    <w:p w14:paraId="613E5A8B" w14:textId="77777777" w:rsidR="00DA0D41" w:rsidRPr="00AA5B98" w:rsidRDefault="002E2FE5">
      <w:pPr>
        <w:numPr>
          <w:ilvl w:val="1"/>
          <w:numId w:val="32"/>
        </w:numPr>
        <w:pBdr>
          <w:top w:val="nil"/>
          <w:left w:val="nil"/>
          <w:bottom w:val="nil"/>
          <w:right w:val="nil"/>
          <w:between w:val="nil"/>
        </w:pBdr>
        <w:ind w:left="360"/>
        <w:rPr>
          <w:rFonts w:ascii="Times New Roman" w:eastAsia="Garamond" w:hAnsi="Times New Roman" w:cs="Times New Roman"/>
          <w:color w:val="000000"/>
        </w:rPr>
      </w:pPr>
      <w:r w:rsidRPr="00AA5B98">
        <w:rPr>
          <w:rFonts w:ascii="Times New Roman" w:eastAsia="Garamond" w:hAnsi="Times New Roman" w:cs="Times New Roman"/>
          <w:color w:val="000000"/>
        </w:rPr>
        <w:t>Pre-identify secure storage locations for emergency stocks and ensure maintenance of stock registers with regular updating.</w:t>
      </w:r>
      <w:r w:rsidRPr="00AA5B98">
        <w:rPr>
          <w:rFonts w:ascii="Times New Roman" w:eastAsia="Garamond" w:hAnsi="Times New Roman" w:cs="Times New Roman"/>
          <w:color w:val="000000"/>
        </w:rPr>
        <w:br/>
      </w:r>
    </w:p>
    <w:p w14:paraId="3024753E" w14:textId="77777777" w:rsidR="00DA0D41" w:rsidRPr="00AA5B98" w:rsidRDefault="002E2FE5">
      <w:pPr>
        <w:numPr>
          <w:ilvl w:val="1"/>
          <w:numId w:val="32"/>
        </w:numPr>
        <w:pBdr>
          <w:top w:val="nil"/>
          <w:left w:val="nil"/>
          <w:bottom w:val="nil"/>
          <w:right w:val="nil"/>
          <w:between w:val="nil"/>
        </w:pBdr>
        <w:ind w:left="360"/>
        <w:rPr>
          <w:rFonts w:ascii="Times New Roman" w:eastAsia="Garamond" w:hAnsi="Times New Roman" w:cs="Times New Roman"/>
          <w:color w:val="000000"/>
        </w:rPr>
      </w:pPr>
      <w:r w:rsidRPr="00AA5B98">
        <w:rPr>
          <w:rFonts w:ascii="Times New Roman" w:eastAsia="Garamond" w:hAnsi="Times New Roman" w:cs="Times New Roman"/>
          <w:color w:val="000000"/>
        </w:rPr>
        <w:t>Finalise emergency transport arrangements, including availability of vehicles and identified drivers for rapid deployment during alerts.</w:t>
      </w:r>
      <w:r w:rsidRPr="00AA5B98">
        <w:rPr>
          <w:rFonts w:ascii="Times New Roman" w:eastAsia="Garamond" w:hAnsi="Times New Roman" w:cs="Times New Roman"/>
          <w:color w:val="000000"/>
        </w:rPr>
        <w:br/>
      </w:r>
    </w:p>
    <w:p w14:paraId="01B290D6" w14:textId="77777777" w:rsidR="00DA0D41" w:rsidRPr="00AA5B98" w:rsidRDefault="002E2FE5">
      <w:pPr>
        <w:numPr>
          <w:ilvl w:val="1"/>
          <w:numId w:val="32"/>
        </w:numPr>
        <w:pBdr>
          <w:top w:val="nil"/>
          <w:left w:val="nil"/>
          <w:bottom w:val="nil"/>
          <w:right w:val="nil"/>
          <w:between w:val="nil"/>
        </w:pBdr>
        <w:ind w:left="360"/>
        <w:rPr>
          <w:rFonts w:ascii="Times New Roman" w:eastAsia="Garamond" w:hAnsi="Times New Roman" w:cs="Times New Roman"/>
          <w:color w:val="000000"/>
        </w:rPr>
      </w:pPr>
      <w:r w:rsidRPr="00AA5B98">
        <w:rPr>
          <w:rFonts w:ascii="Times New Roman" w:eastAsia="Garamond" w:hAnsi="Times New Roman" w:cs="Times New Roman"/>
          <w:color w:val="000000"/>
        </w:rPr>
        <w:t>Designate a Nodal Officer for Logistics to enable prompt decision-making, coordination, and communication during emergencies.</w:t>
      </w:r>
    </w:p>
    <w:p w14:paraId="3A6B15E5" w14:textId="77777777" w:rsidR="00DA0D41" w:rsidRPr="00AA5B98" w:rsidRDefault="002E2FE5">
      <w:pPr>
        <w:numPr>
          <w:ilvl w:val="1"/>
          <w:numId w:val="32"/>
        </w:numPr>
        <w:pBdr>
          <w:top w:val="nil"/>
          <w:left w:val="nil"/>
          <w:bottom w:val="nil"/>
          <w:right w:val="nil"/>
          <w:between w:val="nil"/>
        </w:pBdr>
        <w:ind w:left="360"/>
        <w:rPr>
          <w:rFonts w:ascii="Times New Roman" w:eastAsia="Garamond" w:hAnsi="Times New Roman" w:cs="Times New Roman"/>
          <w:color w:val="000000"/>
        </w:rPr>
      </w:pPr>
      <w:r w:rsidRPr="00AA5B98">
        <w:rPr>
          <w:rFonts w:ascii="Times New Roman" w:eastAsia="Garamond" w:hAnsi="Times New Roman" w:cs="Times New Roman"/>
          <w:color w:val="000000"/>
        </w:rPr>
        <w:t>Conduct rapid stock verification and ensure availability of minimum buffer stock, including:</w:t>
      </w:r>
      <w:r w:rsidRPr="00AA5B98">
        <w:rPr>
          <w:rFonts w:ascii="Times New Roman" w:eastAsia="Garamond" w:hAnsi="Times New Roman" w:cs="Times New Roman"/>
          <w:color w:val="000000"/>
        </w:rPr>
        <w:br/>
      </w:r>
    </w:p>
    <w:p w14:paraId="3933B5DB" w14:textId="77777777" w:rsidR="00DA0D41" w:rsidRPr="00AA5B98" w:rsidRDefault="002E2FE5">
      <w:pPr>
        <w:numPr>
          <w:ilvl w:val="0"/>
          <w:numId w:val="30"/>
        </w:numPr>
        <w:pBdr>
          <w:top w:val="nil"/>
          <w:left w:val="nil"/>
          <w:bottom w:val="nil"/>
          <w:right w:val="nil"/>
          <w:between w:val="nil"/>
        </w:pBdr>
        <w:ind w:left="108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PPE kits </w:t>
      </w:r>
      <w:r w:rsidRPr="00AA5B98">
        <w:rPr>
          <w:rFonts w:ascii="Times New Roman" w:eastAsia="Garamond" w:hAnsi="Times New Roman" w:cs="Times New Roman"/>
        </w:rPr>
        <w:t xml:space="preserve">10 </w:t>
      </w:r>
      <w:r w:rsidRPr="00AA5B98">
        <w:rPr>
          <w:rFonts w:ascii="Times New Roman" w:eastAsia="Garamond" w:hAnsi="Times New Roman" w:cs="Times New Roman"/>
          <w:color w:val="000000"/>
        </w:rPr>
        <w:t>numbers</w:t>
      </w:r>
      <w:r w:rsidRPr="00AA5B98">
        <w:rPr>
          <w:rFonts w:ascii="Times New Roman" w:eastAsia="Garamond" w:hAnsi="Times New Roman" w:cs="Times New Roman"/>
          <w:color w:val="000000"/>
        </w:rPr>
        <w:br/>
      </w:r>
    </w:p>
    <w:p w14:paraId="0FD45DDD" w14:textId="77777777" w:rsidR="00DA0D41" w:rsidRPr="00AA5B98" w:rsidRDefault="002E2FE5">
      <w:pPr>
        <w:numPr>
          <w:ilvl w:val="0"/>
          <w:numId w:val="30"/>
        </w:numPr>
        <w:pBdr>
          <w:top w:val="nil"/>
          <w:left w:val="nil"/>
          <w:bottom w:val="nil"/>
          <w:right w:val="nil"/>
          <w:between w:val="nil"/>
        </w:pBdr>
        <w:ind w:left="108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Pulse </w:t>
      </w:r>
      <w:proofErr w:type="gramStart"/>
      <w:r w:rsidRPr="00AA5B98">
        <w:rPr>
          <w:rFonts w:ascii="Times New Roman" w:eastAsia="Garamond" w:hAnsi="Times New Roman" w:cs="Times New Roman"/>
          <w:color w:val="000000"/>
        </w:rPr>
        <w:t xml:space="preserve">oximeters </w:t>
      </w:r>
      <w:r w:rsidRPr="00AA5B98">
        <w:rPr>
          <w:rFonts w:ascii="Times New Roman" w:eastAsia="Garamond" w:hAnsi="Times New Roman" w:cs="Times New Roman"/>
        </w:rPr>
        <w:t xml:space="preserve"> 2</w:t>
      </w:r>
      <w:proofErr w:type="gramEnd"/>
      <w:r w:rsidRPr="00AA5B98">
        <w:rPr>
          <w:rFonts w:ascii="Times New Roman" w:eastAsia="Garamond" w:hAnsi="Times New Roman" w:cs="Times New Roman"/>
        </w:rPr>
        <w:t xml:space="preserve"> </w:t>
      </w:r>
      <w:r w:rsidRPr="00AA5B98">
        <w:rPr>
          <w:rFonts w:ascii="Times New Roman" w:eastAsia="Garamond" w:hAnsi="Times New Roman" w:cs="Times New Roman"/>
          <w:color w:val="000000"/>
        </w:rPr>
        <w:t xml:space="preserve"> numbers</w:t>
      </w:r>
      <w:r w:rsidRPr="00AA5B98">
        <w:rPr>
          <w:rFonts w:ascii="Times New Roman" w:eastAsia="Garamond" w:hAnsi="Times New Roman" w:cs="Times New Roman"/>
          <w:color w:val="000000"/>
        </w:rPr>
        <w:br/>
      </w:r>
    </w:p>
    <w:p w14:paraId="6121AFD0" w14:textId="77777777" w:rsidR="00DA0D41" w:rsidRPr="00AA5B98" w:rsidRDefault="002E2FE5">
      <w:pPr>
        <w:numPr>
          <w:ilvl w:val="0"/>
          <w:numId w:val="30"/>
        </w:numPr>
        <w:pBdr>
          <w:top w:val="nil"/>
          <w:left w:val="nil"/>
          <w:bottom w:val="nil"/>
          <w:right w:val="nil"/>
          <w:between w:val="nil"/>
        </w:pBdr>
        <w:ind w:left="108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Hand </w:t>
      </w:r>
      <w:proofErr w:type="gramStart"/>
      <w:r w:rsidRPr="00AA5B98">
        <w:rPr>
          <w:rFonts w:ascii="Times New Roman" w:eastAsia="Garamond" w:hAnsi="Times New Roman" w:cs="Times New Roman"/>
          <w:color w:val="000000"/>
        </w:rPr>
        <w:t xml:space="preserve">sanitizers </w:t>
      </w:r>
      <w:r w:rsidRPr="00AA5B98">
        <w:rPr>
          <w:rFonts w:ascii="Times New Roman" w:eastAsia="Garamond" w:hAnsi="Times New Roman" w:cs="Times New Roman"/>
        </w:rPr>
        <w:t xml:space="preserve"> 10</w:t>
      </w:r>
      <w:proofErr w:type="gramEnd"/>
      <w:r w:rsidRPr="00AA5B98">
        <w:rPr>
          <w:rFonts w:ascii="Times New Roman" w:eastAsia="Garamond" w:hAnsi="Times New Roman" w:cs="Times New Roman"/>
        </w:rPr>
        <w:t xml:space="preserve"> </w:t>
      </w:r>
      <w:r w:rsidRPr="00AA5B98">
        <w:rPr>
          <w:rFonts w:ascii="Times New Roman" w:eastAsia="Garamond" w:hAnsi="Times New Roman" w:cs="Times New Roman"/>
          <w:color w:val="000000"/>
        </w:rPr>
        <w:t>litres</w:t>
      </w:r>
      <w:r w:rsidRPr="00AA5B98">
        <w:rPr>
          <w:rFonts w:ascii="Times New Roman" w:eastAsia="Garamond" w:hAnsi="Times New Roman" w:cs="Times New Roman"/>
          <w:color w:val="000000"/>
        </w:rPr>
        <w:br/>
      </w:r>
    </w:p>
    <w:p w14:paraId="6462B82B" w14:textId="1A1C5E3D" w:rsidR="00DA0D41" w:rsidRPr="00AA5B98" w:rsidRDefault="002E2FE5">
      <w:pPr>
        <w:numPr>
          <w:ilvl w:val="0"/>
          <w:numId w:val="30"/>
        </w:numPr>
        <w:pBdr>
          <w:top w:val="nil"/>
          <w:left w:val="nil"/>
          <w:bottom w:val="nil"/>
          <w:right w:val="nil"/>
          <w:between w:val="nil"/>
        </w:pBdr>
        <w:ind w:left="108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Masks, gloves, </w:t>
      </w:r>
      <w:proofErr w:type="gramStart"/>
      <w:r w:rsidRPr="00AA5B98">
        <w:rPr>
          <w:rFonts w:ascii="Times New Roman" w:eastAsia="Garamond" w:hAnsi="Times New Roman" w:cs="Times New Roman"/>
          <w:color w:val="000000"/>
        </w:rPr>
        <w:t>disinfectants  adequate</w:t>
      </w:r>
      <w:proofErr w:type="gramEnd"/>
      <w:r w:rsidRPr="00AA5B98">
        <w:rPr>
          <w:rFonts w:ascii="Times New Roman" w:eastAsia="Garamond" w:hAnsi="Times New Roman" w:cs="Times New Roman"/>
          <w:color w:val="000000"/>
        </w:rPr>
        <w:t xml:space="preserve"> quantity</w:t>
      </w:r>
      <w:r w:rsidRPr="00AA5B98">
        <w:rPr>
          <w:rFonts w:ascii="Times New Roman" w:eastAsia="Garamond" w:hAnsi="Times New Roman" w:cs="Times New Roman"/>
          <w:color w:val="000000"/>
        </w:rPr>
        <w:br/>
      </w:r>
    </w:p>
    <w:p w14:paraId="3A404242" w14:textId="77777777" w:rsidR="00DA0D41" w:rsidRPr="00AA5B98" w:rsidRDefault="002E2FE5">
      <w:pPr>
        <w:pBdr>
          <w:top w:val="nil"/>
          <w:left w:val="nil"/>
          <w:bottom w:val="nil"/>
          <w:right w:val="nil"/>
          <w:between w:val="nil"/>
        </w:pBdr>
        <w:ind w:left="270"/>
        <w:rPr>
          <w:rFonts w:ascii="Times New Roman" w:eastAsia="Garamond" w:hAnsi="Times New Roman" w:cs="Times New Roman"/>
          <w:color w:val="000000"/>
        </w:rPr>
      </w:pPr>
      <w:r w:rsidRPr="00AA5B98">
        <w:rPr>
          <w:rFonts w:ascii="Times New Roman" w:eastAsia="Garamond" w:hAnsi="Times New Roman" w:cs="Times New Roman"/>
          <w:color w:val="000000"/>
        </w:rPr>
        <w:t>Identify critical gaps in logistics and immediately communicate requirements to the Block and District authorities for timely replenishment and support. Monitor expiry dates and stock rotation.</w:t>
      </w:r>
    </w:p>
    <w:p w14:paraId="4E3AA263" w14:textId="77777777" w:rsidR="00DA0D41" w:rsidRPr="00AA5B98" w:rsidRDefault="00DA0D41">
      <w:pPr>
        <w:pBdr>
          <w:top w:val="nil"/>
          <w:left w:val="nil"/>
          <w:bottom w:val="nil"/>
          <w:right w:val="nil"/>
          <w:between w:val="nil"/>
        </w:pBdr>
        <w:spacing w:line="360" w:lineRule="auto"/>
        <w:rPr>
          <w:rFonts w:ascii="Times New Roman" w:eastAsia="Garamond" w:hAnsi="Times New Roman" w:cs="Times New Roman"/>
          <w:b/>
          <w:bCs/>
          <w:color w:val="000000"/>
        </w:rPr>
      </w:pPr>
    </w:p>
    <w:p w14:paraId="3A748396" w14:textId="77777777" w:rsidR="00DA0D41" w:rsidRPr="00AA5B98" w:rsidRDefault="002E2FE5">
      <w:pPr>
        <w:pStyle w:val="Heading3"/>
        <w:numPr>
          <w:ilvl w:val="0"/>
          <w:numId w:val="32"/>
        </w:numPr>
        <w:spacing w:after="0" w:line="360" w:lineRule="auto"/>
        <w:rPr>
          <w:rFonts w:ascii="Times New Roman" w:eastAsia="Garamond" w:hAnsi="Times New Roman" w:cs="Times New Roman"/>
          <w:b/>
          <w:bCs/>
          <w:color w:val="000000"/>
        </w:rPr>
      </w:pPr>
      <w:bookmarkStart w:id="269" w:name="_heading=h.pj6wqdzgbrwq" w:colFirst="0" w:colLast="0"/>
      <w:bookmarkEnd w:id="269"/>
      <w:r w:rsidRPr="00AA5B98">
        <w:rPr>
          <w:rFonts w:ascii="Times New Roman" w:eastAsia="Garamond" w:hAnsi="Times New Roman" w:cs="Times New Roman"/>
          <w:b/>
          <w:bCs/>
          <w:color w:val="000000"/>
        </w:rPr>
        <w:lastRenderedPageBreak/>
        <w:t>Identification of Quarantine and Isolation Facilities</w:t>
      </w:r>
    </w:p>
    <w:p w14:paraId="22E8E03E"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Identify and list suitable buildings for quarantine and isolation (schools, hostels, community halls, etc.).</w:t>
      </w:r>
    </w:p>
    <w:p w14:paraId="5AEF80B1"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Categorise cases as per the severity and allocate to appropriate facilities (for instance, severe cases to classrooms, mild cases to an assembly hall in case of a school).</w:t>
      </w:r>
    </w:p>
    <w:p w14:paraId="3128DBCC"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Facility readiness checklist needed (beds, toilets, ventilation) etc.</w:t>
      </w:r>
    </w:p>
    <w:p w14:paraId="0784DE41"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Find an alternate site if the primary sites are not available or not in use.</w:t>
      </w:r>
    </w:p>
    <w:p w14:paraId="0F4F1F7C"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Identify facility managers and support staff</w:t>
      </w:r>
    </w:p>
    <w:p w14:paraId="6977908A"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Prepare basic SOPs for:</w:t>
      </w:r>
    </w:p>
    <w:p w14:paraId="2AF0FCB0" w14:textId="77777777" w:rsidR="00DA0D41" w:rsidRPr="00AA5B98" w:rsidRDefault="002E2FE5">
      <w:pPr>
        <w:numPr>
          <w:ilvl w:val="2"/>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Admission and discharge</w:t>
      </w:r>
    </w:p>
    <w:p w14:paraId="7A1ABDC2" w14:textId="77777777" w:rsidR="00DA0D41" w:rsidRPr="00AA5B98" w:rsidRDefault="002E2FE5">
      <w:pPr>
        <w:numPr>
          <w:ilvl w:val="2"/>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Food, water, sanitation</w:t>
      </w:r>
    </w:p>
    <w:p w14:paraId="6EEEA2CD" w14:textId="77777777" w:rsidR="00DA0D41" w:rsidRPr="00AA5B98" w:rsidRDefault="002E2FE5">
      <w:pPr>
        <w:numPr>
          <w:ilvl w:val="2"/>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Infection prevention and waste disposal</w:t>
      </w:r>
    </w:p>
    <w:p w14:paraId="53E87EE5"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Ensure availability of basic amenities: water, sanitation, electricity, ventilation, and waste disposal.  Prepare a rapid activation plan for these facilities if case numbers increase.</w:t>
      </w:r>
    </w:p>
    <w:p w14:paraId="1958EABD"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03321C72" w14:textId="77777777" w:rsidR="00DA0D41" w:rsidRPr="00AA5B98" w:rsidRDefault="002E2FE5">
      <w:pPr>
        <w:pStyle w:val="Heading3"/>
        <w:numPr>
          <w:ilvl w:val="0"/>
          <w:numId w:val="32"/>
        </w:numPr>
        <w:spacing w:after="0" w:line="360" w:lineRule="auto"/>
        <w:rPr>
          <w:rFonts w:ascii="Times New Roman" w:eastAsia="Garamond" w:hAnsi="Times New Roman" w:cs="Times New Roman"/>
          <w:b/>
          <w:bCs/>
          <w:color w:val="000000"/>
        </w:rPr>
      </w:pPr>
      <w:bookmarkStart w:id="270" w:name="_heading=h.rtk1lt47q6vg" w:colFirst="0" w:colLast="0"/>
      <w:bookmarkEnd w:id="270"/>
      <w:r w:rsidRPr="00AA5B98">
        <w:rPr>
          <w:rFonts w:ascii="Times New Roman" w:eastAsia="Garamond" w:hAnsi="Times New Roman" w:cs="Times New Roman"/>
          <w:b/>
          <w:bCs/>
          <w:color w:val="000000"/>
        </w:rPr>
        <w:t>Risk Communication and Community Preparedness</w:t>
      </w:r>
    </w:p>
    <w:p w14:paraId="3479F557"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Disseminate </w:t>
      </w:r>
      <w:r w:rsidRPr="00AA5B98">
        <w:rPr>
          <w:rFonts w:ascii="Times New Roman" w:eastAsia="Garamond" w:hAnsi="Times New Roman" w:cs="Times New Roman"/>
          <w:b/>
          <w:bCs/>
          <w:color w:val="000000"/>
        </w:rPr>
        <w:t>e</w:t>
      </w:r>
      <w:r w:rsidRPr="00AA5B98">
        <w:rPr>
          <w:rFonts w:ascii="Times New Roman" w:eastAsia="Garamond" w:hAnsi="Times New Roman" w:cs="Times New Roman"/>
          <w:color w:val="000000"/>
        </w:rPr>
        <w:t xml:space="preserve">arly warning messages on symptoms, preventive measures, and reporting mechanisms. Display IEC materials both in English and the local language in public places and ensure ward-level awareness. </w:t>
      </w:r>
    </w:p>
    <w:p w14:paraId="45C5DFBA"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Sensitize elected representatives and community leaders on preparedness measures.</w:t>
      </w:r>
    </w:p>
    <w:p w14:paraId="5324BA3C"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Establish a rumour tracking and misinformation response mechanism to identify, verify, and promptly counter false or misleading information.</w:t>
      </w:r>
    </w:p>
    <w:p w14:paraId="43097D91"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Engage trusted local persons (ward members, ASHA workers, religious leaders, teachers, community volunteers) to communicate official public health messages and reinforce correct practices.</w:t>
      </w:r>
    </w:p>
    <w:p w14:paraId="5E23017C" w14:textId="77777777" w:rsidR="00DA0D41" w:rsidRPr="00AA5B98" w:rsidRDefault="002E2FE5">
      <w:pPr>
        <w:numPr>
          <w:ilvl w:val="1"/>
          <w:numId w:val="32"/>
        </w:numPr>
        <w:pBdr>
          <w:top w:val="nil"/>
          <w:left w:val="nil"/>
          <w:bottom w:val="nil"/>
          <w:right w:val="nil"/>
          <w:between w:val="nil"/>
        </w:pBdr>
        <w:spacing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Develop and deploy targeted IEC materials for:</w:t>
      </w:r>
    </w:p>
    <w:p w14:paraId="7FFCDBC4" w14:textId="77777777" w:rsidR="00DA0D41" w:rsidRPr="00AA5B98" w:rsidRDefault="002E2FE5">
      <w:pPr>
        <w:numPr>
          <w:ilvl w:val="2"/>
          <w:numId w:val="32"/>
        </w:numPr>
        <w:pBdr>
          <w:top w:val="nil"/>
          <w:left w:val="nil"/>
          <w:bottom w:val="nil"/>
          <w:right w:val="nil"/>
          <w:between w:val="nil"/>
        </w:pBdr>
        <w:spacing w:line="36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Schools and educational institutions</w:t>
      </w:r>
    </w:p>
    <w:p w14:paraId="2287F9B9" w14:textId="77777777" w:rsidR="00DA0D41" w:rsidRPr="00AA5B98" w:rsidRDefault="002E2FE5">
      <w:pPr>
        <w:numPr>
          <w:ilvl w:val="2"/>
          <w:numId w:val="32"/>
        </w:numPr>
        <w:pBdr>
          <w:top w:val="nil"/>
          <w:left w:val="nil"/>
          <w:bottom w:val="nil"/>
          <w:right w:val="nil"/>
          <w:between w:val="nil"/>
        </w:pBdr>
        <w:spacing w:line="36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Markets and commercial areas</w:t>
      </w:r>
    </w:p>
    <w:p w14:paraId="5583EA13" w14:textId="77777777" w:rsidR="00DA0D41" w:rsidRPr="00AA5B98" w:rsidRDefault="002E2FE5">
      <w:pPr>
        <w:numPr>
          <w:ilvl w:val="2"/>
          <w:numId w:val="32"/>
        </w:numPr>
        <w:pBdr>
          <w:top w:val="nil"/>
          <w:left w:val="nil"/>
          <w:bottom w:val="nil"/>
          <w:right w:val="nil"/>
          <w:between w:val="nil"/>
        </w:pBdr>
        <w:spacing w:after="240" w:line="36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Work sites and labour settings</w:t>
      </w:r>
    </w:p>
    <w:p w14:paraId="40B7B9C3" w14:textId="77777777" w:rsidR="00DA0D41" w:rsidRPr="00AA5B98" w:rsidRDefault="002E2FE5">
      <w:pPr>
        <w:numPr>
          <w:ilvl w:val="1"/>
          <w:numId w:val="32"/>
        </w:numPr>
        <w:pBdr>
          <w:top w:val="nil"/>
          <w:left w:val="nil"/>
          <w:bottom w:val="nil"/>
          <w:right w:val="nil"/>
          <w:between w:val="nil"/>
        </w:pBdr>
        <w:spacing w:before="240"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Conduct community sensitization meetings at the ward level to promote preventive </w:t>
      </w:r>
      <w:proofErr w:type="spellStart"/>
      <w:r w:rsidRPr="00AA5B98">
        <w:rPr>
          <w:rFonts w:ascii="Times New Roman" w:eastAsia="Garamond" w:hAnsi="Times New Roman" w:cs="Times New Roman"/>
          <w:color w:val="000000"/>
        </w:rPr>
        <w:t>behaviors</w:t>
      </w:r>
      <w:proofErr w:type="spellEnd"/>
      <w:r w:rsidRPr="00AA5B98">
        <w:rPr>
          <w:rFonts w:ascii="Times New Roman" w:eastAsia="Garamond" w:hAnsi="Times New Roman" w:cs="Times New Roman"/>
          <w:color w:val="000000"/>
        </w:rPr>
        <w:t>, address concerns, and strengthen community participation in preparedness and response.</w:t>
      </w:r>
    </w:p>
    <w:p w14:paraId="635E4607" w14:textId="77777777" w:rsidR="00DA0D41" w:rsidRPr="00AA5B98" w:rsidRDefault="002E2FE5">
      <w:pPr>
        <w:pStyle w:val="Heading3"/>
        <w:keepNext w:val="0"/>
        <w:keepLines w:val="0"/>
        <w:numPr>
          <w:ilvl w:val="0"/>
          <w:numId w:val="32"/>
        </w:numPr>
        <w:spacing w:before="0" w:line="360" w:lineRule="auto"/>
        <w:rPr>
          <w:rFonts w:ascii="Times New Roman" w:eastAsia="Garamond" w:hAnsi="Times New Roman" w:cs="Times New Roman"/>
          <w:b/>
          <w:bCs/>
          <w:color w:val="000000"/>
        </w:rPr>
      </w:pPr>
      <w:bookmarkStart w:id="271" w:name="_heading=h.xk1z52yl48wq" w:colFirst="0" w:colLast="0"/>
      <w:bookmarkEnd w:id="271"/>
      <w:r w:rsidRPr="00AA5B98">
        <w:rPr>
          <w:rFonts w:ascii="Times New Roman" w:eastAsia="Garamond" w:hAnsi="Times New Roman" w:cs="Times New Roman"/>
          <w:b/>
          <w:bCs/>
          <w:color w:val="000000"/>
        </w:rPr>
        <w:t>Protection of Vulnerable Groups</w:t>
      </w:r>
    </w:p>
    <w:p w14:paraId="32B172BB" w14:textId="77777777" w:rsidR="00DA0D41" w:rsidRPr="00AA5B98" w:rsidRDefault="002E2FE5">
      <w:pPr>
        <w:pBdr>
          <w:top w:val="nil"/>
          <w:left w:val="nil"/>
          <w:bottom w:val="nil"/>
          <w:right w:val="nil"/>
          <w:between w:val="nil"/>
        </w:pBdr>
        <w:spacing w:line="360" w:lineRule="auto"/>
        <w:ind w:left="720"/>
        <w:rPr>
          <w:rFonts w:ascii="Times New Roman" w:eastAsia="Garamond" w:hAnsi="Times New Roman" w:cs="Times New Roman"/>
          <w:color w:val="000000"/>
        </w:rPr>
      </w:pPr>
      <w:r w:rsidRPr="00AA5B98">
        <w:rPr>
          <w:rFonts w:ascii="Times New Roman" w:eastAsia="Garamond" w:hAnsi="Times New Roman" w:cs="Times New Roman"/>
          <w:color w:val="000000"/>
        </w:rPr>
        <w:t>Vulnerable populations require priority protection through targeted line-listing, service continuity, and delivery mechanisms.</w:t>
      </w:r>
    </w:p>
    <w:p w14:paraId="5C8B30E5" w14:textId="77777777" w:rsidR="00DA0D41" w:rsidRPr="00AA5B98" w:rsidRDefault="002E2FE5">
      <w:pPr>
        <w:numPr>
          <w:ilvl w:val="0"/>
          <w:numId w:val="24"/>
        </w:numPr>
        <w:pBdr>
          <w:top w:val="nil"/>
          <w:left w:val="nil"/>
          <w:bottom w:val="nil"/>
          <w:right w:val="nil"/>
          <w:between w:val="nil"/>
        </w:pBdr>
        <w:spacing w:before="240"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Prepare and regularly update </w:t>
      </w:r>
      <w:r w:rsidRPr="00AA5B98">
        <w:rPr>
          <w:rFonts w:ascii="Times New Roman" w:eastAsia="Garamond" w:hAnsi="Times New Roman" w:cs="Times New Roman"/>
          <w:b/>
          <w:bCs/>
          <w:color w:val="000000"/>
        </w:rPr>
        <w:t>line-lists</w:t>
      </w:r>
      <w:r w:rsidRPr="00AA5B98">
        <w:rPr>
          <w:rFonts w:ascii="Times New Roman" w:eastAsia="Garamond" w:hAnsi="Times New Roman" w:cs="Times New Roman"/>
          <w:color w:val="000000"/>
        </w:rPr>
        <w:t xml:space="preserve"> of vulnerable populations, including:</w:t>
      </w:r>
    </w:p>
    <w:p w14:paraId="62DFAD89" w14:textId="77777777" w:rsidR="00DA0D41" w:rsidRPr="00AA5B98" w:rsidRDefault="002E2FE5">
      <w:pPr>
        <w:numPr>
          <w:ilvl w:val="1"/>
          <w:numId w:val="24"/>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Elderly persons living alone</w:t>
      </w:r>
    </w:p>
    <w:p w14:paraId="3A1153A3" w14:textId="77777777" w:rsidR="00DA0D41" w:rsidRPr="00AA5B98" w:rsidRDefault="002E2FE5">
      <w:pPr>
        <w:numPr>
          <w:ilvl w:val="1"/>
          <w:numId w:val="24"/>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Persons with disabilities</w:t>
      </w:r>
    </w:p>
    <w:p w14:paraId="45C25926" w14:textId="77777777" w:rsidR="00DA0D41" w:rsidRPr="00AA5B98" w:rsidRDefault="002E2FE5">
      <w:pPr>
        <w:numPr>
          <w:ilvl w:val="1"/>
          <w:numId w:val="24"/>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Pregnant women</w:t>
      </w:r>
    </w:p>
    <w:p w14:paraId="4BE2E4D7" w14:textId="77777777" w:rsidR="00DA0D41" w:rsidRPr="00AA5B98" w:rsidRDefault="002E2FE5">
      <w:pPr>
        <w:numPr>
          <w:ilvl w:val="1"/>
          <w:numId w:val="24"/>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Migrant workers</w:t>
      </w:r>
    </w:p>
    <w:p w14:paraId="5A71E45F" w14:textId="77777777" w:rsidR="00DA0D41" w:rsidRPr="00AA5B98" w:rsidRDefault="002E2FE5">
      <w:pPr>
        <w:numPr>
          <w:ilvl w:val="1"/>
          <w:numId w:val="24"/>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Dialysis patients</w:t>
      </w:r>
    </w:p>
    <w:p w14:paraId="5E52E94D" w14:textId="77777777" w:rsidR="00DA0D41" w:rsidRPr="00AA5B98" w:rsidRDefault="002E2FE5">
      <w:pPr>
        <w:pBdr>
          <w:top w:val="nil"/>
          <w:left w:val="nil"/>
          <w:bottom w:val="nil"/>
          <w:right w:val="nil"/>
          <w:between w:val="nil"/>
        </w:pBdr>
        <w:spacing w:before="240" w:after="240" w:line="360" w:lineRule="auto"/>
        <w:ind w:left="14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The detailed line-lists shall be maintained as </w:t>
      </w:r>
      <w:r w:rsidRPr="00AA5B98">
        <w:rPr>
          <w:rFonts w:ascii="Times New Roman" w:eastAsia="Garamond" w:hAnsi="Times New Roman" w:cs="Times New Roman"/>
          <w:b/>
          <w:bCs/>
          <w:color w:val="000000"/>
        </w:rPr>
        <w:t>Annexure ___</w:t>
      </w:r>
      <w:r w:rsidRPr="00AA5B98">
        <w:rPr>
          <w:rFonts w:ascii="Times New Roman" w:eastAsia="Garamond" w:hAnsi="Times New Roman" w:cs="Times New Roman"/>
          <w:color w:val="000000"/>
        </w:rPr>
        <w:t xml:space="preserve"> and updated periodically.</w:t>
      </w:r>
    </w:p>
    <w:p w14:paraId="2DCD122E" w14:textId="77777777" w:rsidR="00DA0D41" w:rsidRPr="00AA5B98" w:rsidRDefault="002E2FE5">
      <w:pPr>
        <w:pStyle w:val="Heading3"/>
        <w:numPr>
          <w:ilvl w:val="0"/>
          <w:numId w:val="3"/>
        </w:numPr>
        <w:spacing w:before="240" w:after="240" w:line="360" w:lineRule="auto"/>
        <w:jc w:val="left"/>
        <w:rPr>
          <w:rFonts w:ascii="Times New Roman" w:eastAsia="Garamond" w:hAnsi="Times New Roman" w:cs="Times New Roman"/>
          <w:color w:val="000000"/>
        </w:rPr>
      </w:pPr>
      <w:bookmarkStart w:id="272" w:name="_heading=h.w9pb7g8ho4p0" w:colFirst="0" w:colLast="0"/>
      <w:bookmarkEnd w:id="272"/>
      <w:r w:rsidRPr="00AA5B98">
        <w:rPr>
          <w:rFonts w:ascii="Times New Roman" w:eastAsia="Garamond" w:hAnsi="Times New Roman" w:cs="Times New Roman"/>
          <w:color w:val="000000"/>
        </w:rPr>
        <w:t xml:space="preserve"> Clinical Dependency Mapping</w:t>
      </w:r>
    </w:p>
    <w:p w14:paraId="2F3F3512" w14:textId="77777777" w:rsidR="00DA0D41" w:rsidRPr="00AA5B98" w:rsidRDefault="002E2FE5">
      <w:pPr>
        <w:pBdr>
          <w:top w:val="nil"/>
          <w:left w:val="nil"/>
          <w:bottom w:val="nil"/>
          <w:right w:val="nil"/>
          <w:between w:val="nil"/>
        </w:pBdr>
        <w:spacing w:before="240" w:after="240" w:line="360" w:lineRule="auto"/>
        <w:ind w:left="720"/>
        <w:jc w:val="left"/>
        <w:rPr>
          <w:rFonts w:ascii="Times New Roman" w:eastAsia="Garamond" w:hAnsi="Times New Roman" w:cs="Times New Roman"/>
          <w:color w:val="000000"/>
        </w:rPr>
      </w:pPr>
      <w:r w:rsidRPr="00AA5B98">
        <w:rPr>
          <w:rFonts w:ascii="Times New Roman" w:eastAsia="Garamond" w:hAnsi="Times New Roman" w:cs="Times New Roman"/>
          <w:color w:val="000000"/>
        </w:rPr>
        <w:t>Develop ward-wise dependency and vulnerability maps to identify households requiring regular support during emergencies. Ensure continuity of essential health services for vulnerable groups, including</w:t>
      </w:r>
    </w:p>
    <w:p w14:paraId="26E3BC85" w14:textId="77777777" w:rsidR="00DA0D41" w:rsidRPr="00AA5B98" w:rsidRDefault="002E2FE5">
      <w:pPr>
        <w:numPr>
          <w:ilvl w:val="0"/>
          <w:numId w:val="25"/>
        </w:numPr>
        <w:pBdr>
          <w:top w:val="nil"/>
          <w:left w:val="nil"/>
          <w:bottom w:val="nil"/>
          <w:right w:val="nil"/>
          <w:between w:val="nil"/>
        </w:pBdr>
        <w:spacing w:before="240" w:line="36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Dialysis services (facility mapping, transport arrangements, and scheduling)</w:t>
      </w:r>
    </w:p>
    <w:p w14:paraId="09C41103" w14:textId="77777777" w:rsidR="00DA0D41" w:rsidRPr="00AA5B98" w:rsidRDefault="002E2FE5">
      <w:pPr>
        <w:numPr>
          <w:ilvl w:val="0"/>
          <w:numId w:val="25"/>
        </w:numPr>
        <w:pBdr>
          <w:top w:val="nil"/>
          <w:left w:val="nil"/>
          <w:bottom w:val="nil"/>
          <w:right w:val="nil"/>
          <w:between w:val="nil"/>
        </w:pBdr>
        <w:spacing w:line="36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Continuity of treatment for TB, HIV, and other chronic conditions requiring uninterrupted medication</w:t>
      </w:r>
    </w:p>
    <w:p w14:paraId="41CD59A3" w14:textId="77777777" w:rsidR="00DA0D41" w:rsidRPr="00AA5B98" w:rsidRDefault="002E2FE5">
      <w:pPr>
        <w:numPr>
          <w:ilvl w:val="0"/>
          <w:numId w:val="25"/>
        </w:numPr>
        <w:pBdr>
          <w:top w:val="nil"/>
          <w:left w:val="nil"/>
          <w:bottom w:val="nil"/>
          <w:right w:val="nil"/>
          <w:between w:val="nil"/>
        </w:pBdr>
        <w:spacing w:after="240" w:line="36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Mental health and psychosocial support services</w:t>
      </w:r>
    </w:p>
    <w:p w14:paraId="7DF488DE" w14:textId="77777777" w:rsidR="00DA0D41" w:rsidRPr="00AA5B98" w:rsidRDefault="002E2FE5">
      <w:pPr>
        <w:pBdr>
          <w:top w:val="nil"/>
          <w:left w:val="nil"/>
          <w:bottom w:val="nil"/>
          <w:right w:val="nil"/>
          <w:between w:val="nil"/>
        </w:pBdr>
        <w:spacing w:before="240" w:after="240" w:line="36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Establish </w:t>
      </w:r>
      <w:r w:rsidRPr="00AA5B98">
        <w:rPr>
          <w:rFonts w:ascii="Times New Roman" w:eastAsia="Garamond" w:hAnsi="Times New Roman" w:cs="Times New Roman"/>
          <w:b/>
          <w:bCs/>
          <w:color w:val="000000"/>
        </w:rPr>
        <w:t>delivery mechanisms</w:t>
      </w:r>
      <w:r w:rsidRPr="00AA5B98">
        <w:rPr>
          <w:rFonts w:ascii="Times New Roman" w:eastAsia="Garamond" w:hAnsi="Times New Roman" w:cs="Times New Roman"/>
          <w:color w:val="000000"/>
        </w:rPr>
        <w:t xml:space="preserve"> for food, essential commodities, and medicines to vulnerable households through coordinated action involving ASHAs, JPHNs, </w:t>
      </w:r>
      <w:proofErr w:type="spellStart"/>
      <w:r w:rsidRPr="00AA5B98">
        <w:rPr>
          <w:rFonts w:ascii="Times New Roman" w:eastAsia="Garamond" w:hAnsi="Times New Roman" w:cs="Times New Roman"/>
          <w:color w:val="000000"/>
        </w:rPr>
        <w:t>Kudumbashree</w:t>
      </w:r>
      <w:proofErr w:type="spellEnd"/>
      <w:r w:rsidRPr="00AA5B98">
        <w:rPr>
          <w:rFonts w:ascii="Times New Roman" w:eastAsia="Garamond" w:hAnsi="Times New Roman" w:cs="Times New Roman"/>
          <w:color w:val="000000"/>
        </w:rPr>
        <w:t>, volunteers, and local administration.</w:t>
      </w:r>
    </w:p>
    <w:p w14:paraId="2933B7DE" w14:textId="77777777" w:rsidR="00DA0D41" w:rsidRPr="00AA5B98" w:rsidRDefault="00DA0D41">
      <w:pPr>
        <w:pBdr>
          <w:top w:val="nil"/>
          <w:left w:val="nil"/>
          <w:bottom w:val="nil"/>
          <w:right w:val="nil"/>
          <w:between w:val="nil"/>
        </w:pBdr>
        <w:ind w:left="720"/>
        <w:rPr>
          <w:rFonts w:ascii="Times New Roman" w:eastAsia="Garamond" w:hAnsi="Times New Roman" w:cs="Times New Roman"/>
          <w:b/>
          <w:bCs/>
          <w:color w:val="000000"/>
        </w:rPr>
      </w:pPr>
    </w:p>
    <w:p w14:paraId="40218602" w14:textId="77777777" w:rsidR="00DA0D41" w:rsidRPr="00AA5B98" w:rsidRDefault="002E2FE5">
      <w:pPr>
        <w:pStyle w:val="Heading2"/>
        <w:rPr>
          <w:rFonts w:ascii="Times New Roman" w:eastAsia="Garamond" w:hAnsi="Times New Roman" w:cs="Times New Roman"/>
          <w:color w:val="000000"/>
        </w:rPr>
      </w:pPr>
      <w:bookmarkStart w:id="273" w:name="_heading=h.ay8933naebhp" w:colFirst="0" w:colLast="0"/>
      <w:bookmarkEnd w:id="273"/>
      <w:r w:rsidRPr="00AA5B98">
        <w:rPr>
          <w:rFonts w:ascii="Times New Roman" w:eastAsia="Garamond" w:hAnsi="Times New Roman" w:cs="Times New Roman"/>
          <w:color w:val="000000"/>
        </w:rPr>
        <w:lastRenderedPageBreak/>
        <w:t>PHASE 2 - Active Response</w:t>
      </w:r>
    </w:p>
    <w:p w14:paraId="611EC3B4" w14:textId="77777777" w:rsidR="00DA0D41" w:rsidRPr="00AA5B98" w:rsidRDefault="002E2FE5">
      <w:pPr>
        <w:pStyle w:val="Heading3"/>
        <w:keepNext w:val="0"/>
        <w:keepLines w:val="0"/>
        <w:numPr>
          <w:ilvl w:val="0"/>
          <w:numId w:val="29"/>
        </w:numPr>
        <w:spacing w:before="360"/>
        <w:rPr>
          <w:rFonts w:ascii="Times New Roman" w:eastAsia="Garamond" w:hAnsi="Times New Roman" w:cs="Times New Roman"/>
          <w:b/>
          <w:bCs/>
          <w:color w:val="000000"/>
        </w:rPr>
      </w:pPr>
      <w:bookmarkStart w:id="274" w:name="_heading=h.nbgyt52fhfyv" w:colFirst="0" w:colLast="0"/>
      <w:bookmarkEnd w:id="274"/>
      <w:r w:rsidRPr="00AA5B98">
        <w:rPr>
          <w:rFonts w:ascii="Times New Roman" w:eastAsia="Garamond" w:hAnsi="Times New Roman" w:cs="Times New Roman"/>
          <w:b/>
          <w:bCs/>
          <w:color w:val="000000"/>
        </w:rPr>
        <w:t>Case Identification and Contact Tracing</w:t>
      </w:r>
    </w:p>
    <w:p w14:paraId="7446CD71"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Case detection and contact tracing activities will be carried out in coordination with the </w:t>
      </w:r>
      <w:proofErr w:type="gramStart"/>
      <w:r w:rsidRPr="00AA5B98">
        <w:rPr>
          <w:rFonts w:ascii="Times New Roman" w:eastAsia="Garamond" w:hAnsi="Times New Roman" w:cs="Times New Roman"/>
          <w:color w:val="000000"/>
        </w:rPr>
        <w:t>Health</w:t>
      </w:r>
      <w:proofErr w:type="gramEnd"/>
      <w:r w:rsidRPr="00AA5B98">
        <w:rPr>
          <w:rFonts w:ascii="Times New Roman" w:eastAsia="Garamond" w:hAnsi="Times New Roman" w:cs="Times New Roman"/>
          <w:color w:val="000000"/>
        </w:rPr>
        <w:t xml:space="preserve"> authorities, following disease-specific SOPs and IDSP guidelines.</w:t>
      </w:r>
    </w:p>
    <w:p w14:paraId="5B446E52" w14:textId="77777777" w:rsidR="00DA0D41" w:rsidRPr="00AA5B98" w:rsidRDefault="002E2FE5">
      <w:pPr>
        <w:pBdr>
          <w:top w:val="nil"/>
          <w:left w:val="nil"/>
          <w:bottom w:val="nil"/>
          <w:right w:val="nil"/>
          <w:between w:val="nil"/>
        </w:pBdr>
        <w:spacing w:before="240" w:after="240" w:line="360" w:lineRule="auto"/>
        <w:ind w:left="720"/>
        <w:rPr>
          <w:rFonts w:ascii="Times New Roman" w:eastAsia="Garamond" w:hAnsi="Times New Roman" w:cs="Times New Roman"/>
          <w:b/>
          <w:bCs/>
          <w:color w:val="000000"/>
        </w:rPr>
      </w:pPr>
      <w:r w:rsidRPr="00AA5B98">
        <w:rPr>
          <w:rFonts w:ascii="Times New Roman" w:eastAsia="Garamond" w:hAnsi="Times New Roman" w:cs="Times New Roman"/>
          <w:b/>
          <w:bCs/>
          <w:color w:val="000000"/>
        </w:rPr>
        <w:t>Field Staff Involved</w:t>
      </w:r>
    </w:p>
    <w:p w14:paraId="6B492CCF" w14:textId="77777777" w:rsidR="00DA0D41" w:rsidRPr="00AA5B98" w:rsidRDefault="002E2FE5">
      <w:pPr>
        <w:numPr>
          <w:ilvl w:val="0"/>
          <w:numId w:val="28"/>
        </w:numPr>
        <w:pBdr>
          <w:top w:val="nil"/>
          <w:left w:val="nil"/>
          <w:bottom w:val="nil"/>
          <w:right w:val="nil"/>
          <w:between w:val="nil"/>
        </w:pBdr>
        <w:spacing w:before="240" w:line="360" w:lineRule="auto"/>
        <w:ind w:left="14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Health Inspector (HI) </w:t>
      </w:r>
    </w:p>
    <w:p w14:paraId="7148E60D" w14:textId="77777777" w:rsidR="00DA0D41" w:rsidRPr="00AA5B98" w:rsidRDefault="002E2FE5">
      <w:pPr>
        <w:numPr>
          <w:ilvl w:val="0"/>
          <w:numId w:val="28"/>
        </w:numPr>
        <w:pBdr>
          <w:top w:val="nil"/>
          <w:left w:val="nil"/>
          <w:bottom w:val="nil"/>
          <w:right w:val="nil"/>
          <w:between w:val="nil"/>
        </w:pBdr>
        <w:spacing w:line="360" w:lineRule="auto"/>
        <w:ind w:left="1440"/>
        <w:jc w:val="left"/>
        <w:rPr>
          <w:rFonts w:ascii="Times New Roman" w:eastAsia="Garamond" w:hAnsi="Times New Roman" w:cs="Times New Roman"/>
          <w:color w:val="000000"/>
        </w:rPr>
      </w:pPr>
      <w:r w:rsidRPr="00AA5B98">
        <w:rPr>
          <w:rFonts w:ascii="Times New Roman" w:eastAsia="Garamond" w:hAnsi="Times New Roman" w:cs="Times New Roman"/>
          <w:color w:val="000000"/>
        </w:rPr>
        <w:t>Junior Health Inspector (JHI)</w:t>
      </w:r>
    </w:p>
    <w:p w14:paraId="14AE6D72" w14:textId="77777777" w:rsidR="00DA0D41" w:rsidRPr="00AA5B98" w:rsidRDefault="002E2FE5">
      <w:pPr>
        <w:numPr>
          <w:ilvl w:val="0"/>
          <w:numId w:val="28"/>
        </w:numPr>
        <w:pBdr>
          <w:top w:val="nil"/>
          <w:left w:val="nil"/>
          <w:bottom w:val="nil"/>
          <w:right w:val="nil"/>
          <w:between w:val="nil"/>
        </w:pBdr>
        <w:spacing w:line="360" w:lineRule="auto"/>
        <w:ind w:left="1440"/>
        <w:jc w:val="left"/>
        <w:rPr>
          <w:rFonts w:ascii="Times New Roman" w:eastAsia="Garamond" w:hAnsi="Times New Roman" w:cs="Times New Roman"/>
          <w:color w:val="000000"/>
        </w:rPr>
      </w:pPr>
      <w:r w:rsidRPr="00AA5B98">
        <w:rPr>
          <w:rFonts w:ascii="Times New Roman" w:eastAsia="Garamond" w:hAnsi="Times New Roman" w:cs="Times New Roman"/>
          <w:color w:val="000000"/>
        </w:rPr>
        <w:t>Junior Public Health Nurse (JPHN)</w:t>
      </w:r>
    </w:p>
    <w:p w14:paraId="02A97779" w14:textId="77777777" w:rsidR="00DA0D41" w:rsidRPr="00AA5B98" w:rsidRDefault="002E2FE5">
      <w:pPr>
        <w:numPr>
          <w:ilvl w:val="0"/>
          <w:numId w:val="28"/>
        </w:numPr>
        <w:pBdr>
          <w:top w:val="nil"/>
          <w:left w:val="nil"/>
          <w:bottom w:val="nil"/>
          <w:right w:val="nil"/>
          <w:between w:val="nil"/>
        </w:pBdr>
        <w:spacing w:line="360" w:lineRule="auto"/>
        <w:ind w:left="1440"/>
        <w:jc w:val="left"/>
        <w:rPr>
          <w:rFonts w:ascii="Times New Roman" w:eastAsia="Garamond" w:hAnsi="Times New Roman" w:cs="Times New Roman"/>
          <w:color w:val="000000"/>
        </w:rPr>
      </w:pPr>
      <w:r w:rsidRPr="00AA5B98">
        <w:rPr>
          <w:rFonts w:ascii="Times New Roman" w:eastAsia="Garamond" w:hAnsi="Times New Roman" w:cs="Times New Roman"/>
          <w:color w:val="000000"/>
        </w:rPr>
        <w:t>ASHAs and ASHA Supervisors</w:t>
      </w:r>
    </w:p>
    <w:p w14:paraId="3A591441" w14:textId="77777777" w:rsidR="00DA0D41" w:rsidRPr="00AA5B98" w:rsidRDefault="002E2FE5">
      <w:pPr>
        <w:numPr>
          <w:ilvl w:val="0"/>
          <w:numId w:val="28"/>
        </w:numPr>
        <w:pBdr>
          <w:top w:val="nil"/>
          <w:left w:val="nil"/>
          <w:bottom w:val="nil"/>
          <w:right w:val="nil"/>
          <w:between w:val="nil"/>
        </w:pBdr>
        <w:spacing w:line="480" w:lineRule="auto"/>
        <w:ind w:left="14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Ward-level volunteers and </w:t>
      </w:r>
      <w:proofErr w:type="spellStart"/>
      <w:r w:rsidRPr="00AA5B98">
        <w:rPr>
          <w:rFonts w:ascii="Times New Roman" w:eastAsia="Garamond" w:hAnsi="Times New Roman" w:cs="Times New Roman"/>
          <w:color w:val="000000"/>
        </w:rPr>
        <w:t>Kudumbashree</w:t>
      </w:r>
      <w:proofErr w:type="spellEnd"/>
      <w:r w:rsidRPr="00AA5B98">
        <w:rPr>
          <w:rFonts w:ascii="Times New Roman" w:eastAsia="Garamond" w:hAnsi="Times New Roman" w:cs="Times New Roman"/>
          <w:color w:val="000000"/>
        </w:rPr>
        <w:t xml:space="preserve"> members (as required)</w:t>
      </w:r>
    </w:p>
    <w:p w14:paraId="066ADD68" w14:textId="77777777" w:rsidR="00DA0D41" w:rsidRPr="00AA5B98" w:rsidRDefault="002E2FE5">
      <w:pPr>
        <w:pStyle w:val="Heading3"/>
        <w:keepNext w:val="0"/>
        <w:keepLines w:val="0"/>
        <w:numPr>
          <w:ilvl w:val="0"/>
          <w:numId w:val="29"/>
        </w:numPr>
        <w:spacing w:before="0" w:line="360" w:lineRule="auto"/>
        <w:jc w:val="left"/>
        <w:rPr>
          <w:rFonts w:ascii="Times New Roman" w:eastAsia="Garamond" w:hAnsi="Times New Roman" w:cs="Times New Roman"/>
          <w:b/>
          <w:bCs/>
          <w:color w:val="000000"/>
        </w:rPr>
      </w:pPr>
      <w:bookmarkStart w:id="275" w:name="_heading=h.2bgbn4on4h1e" w:colFirst="0" w:colLast="0"/>
      <w:bookmarkEnd w:id="275"/>
      <w:r w:rsidRPr="00AA5B98">
        <w:rPr>
          <w:rFonts w:ascii="Times New Roman" w:eastAsia="Garamond" w:hAnsi="Times New Roman" w:cs="Times New Roman"/>
          <w:b/>
          <w:bCs/>
          <w:color w:val="000000"/>
        </w:rPr>
        <w:t>Screening Checkpoints</w:t>
      </w:r>
    </w:p>
    <w:p w14:paraId="4CBC9674" w14:textId="77777777" w:rsidR="00DA0D41" w:rsidRPr="00AA5B98" w:rsidRDefault="002E2FE5">
      <w:pPr>
        <w:pBdr>
          <w:top w:val="nil"/>
          <w:left w:val="nil"/>
          <w:bottom w:val="nil"/>
          <w:right w:val="nil"/>
          <w:between w:val="nil"/>
        </w:pBdr>
        <w:spacing w:before="240" w:after="240" w:line="360" w:lineRule="auto"/>
        <w:ind w:left="720"/>
        <w:rPr>
          <w:rFonts w:ascii="Times New Roman" w:eastAsia="Garamond" w:hAnsi="Times New Roman" w:cs="Times New Roman"/>
          <w:color w:val="000000"/>
        </w:rPr>
      </w:pPr>
      <w:r w:rsidRPr="00AA5B98">
        <w:rPr>
          <w:rFonts w:ascii="Times New Roman" w:eastAsia="Garamond" w:hAnsi="Times New Roman" w:cs="Times New Roman"/>
          <w:color w:val="000000"/>
        </w:rPr>
        <w:t>Screening checkpoints at high-traffic locations (transport hubs, markets, religious gatherings) for early detection of symptomatic travellers and crowd screening during outbreaks. Potential locations include bus stands, market entry points, and boat jetties, based on local context and risk assessment.</w:t>
      </w:r>
    </w:p>
    <w:p w14:paraId="79E4B867" w14:textId="77777777" w:rsidR="00DA0D41" w:rsidRPr="00AA5B98" w:rsidRDefault="002E2FE5">
      <w:pPr>
        <w:pBdr>
          <w:top w:val="nil"/>
          <w:left w:val="nil"/>
          <w:bottom w:val="nil"/>
          <w:right w:val="nil"/>
          <w:between w:val="nil"/>
        </w:pBdr>
        <w:spacing w:before="240" w:after="240" w:line="360" w:lineRule="auto"/>
        <w:ind w:left="72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Screening activities will be carried out by trained personnel such as ASHAs, ward members, and volunteers, with support from Health Department staff. Necessary equipment, including non-contact thermometers and appropriate PPE, shall be ensured prior to activation. </w:t>
      </w:r>
    </w:p>
    <w:tbl>
      <w:tblPr>
        <w:tblStyle w:val="afffffff2"/>
        <w:tblW w:w="9105"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1380"/>
        <w:gridCol w:w="1800"/>
        <w:gridCol w:w="1815"/>
        <w:gridCol w:w="2520"/>
        <w:gridCol w:w="1590"/>
      </w:tblGrid>
      <w:tr w:rsidR="00DA0D41" w:rsidRPr="00AA5B98" w14:paraId="7B9935E1" w14:textId="77777777">
        <w:trPr>
          <w:cantSplit/>
          <w:trHeight w:val="825"/>
          <w:tblHeader/>
        </w:trPr>
        <w:tc>
          <w:tcPr>
            <w:tcW w:w="13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6834692"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Location</w:t>
            </w:r>
          </w:p>
        </w:tc>
        <w:tc>
          <w:tcPr>
            <w:tcW w:w="18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5373253"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Type (Bus stand/Jetty/Market/Railway)</w:t>
            </w:r>
          </w:p>
        </w:tc>
        <w:tc>
          <w:tcPr>
            <w:tcW w:w="18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192411E"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Staff Deployed (ASHAs/Volunteers)</w:t>
            </w:r>
          </w:p>
        </w:tc>
        <w:tc>
          <w:tcPr>
            <w:tcW w:w="252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2D8E0C2"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Screening Method</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533498B"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Reporting authority</w:t>
            </w:r>
          </w:p>
        </w:tc>
      </w:tr>
      <w:tr w:rsidR="00DA0D41" w:rsidRPr="00AA5B98" w14:paraId="2415CD52" w14:textId="77777777">
        <w:trPr>
          <w:cantSplit/>
          <w:trHeight w:val="2525"/>
          <w:tblHeader/>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B4F78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Bus stand</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C8869A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Transport hub</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4B132D"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rPr>
            </w:pPr>
            <w:proofErr w:type="gramStart"/>
            <w:r w:rsidRPr="00AA5B98">
              <w:rPr>
                <w:rFonts w:ascii="Times New Roman" w:eastAsia="Garamond" w:hAnsi="Times New Roman" w:cs="Times New Roman"/>
              </w:rPr>
              <w:t>Bini  JHI</w:t>
            </w:r>
            <w:proofErr w:type="gramEnd"/>
          </w:p>
          <w:p w14:paraId="332B6C75"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rPr>
              <w:t>Rajani</w:t>
            </w:r>
            <w:r w:rsidRPr="00AA5B98">
              <w:rPr>
                <w:rFonts w:ascii="Times New Roman" w:eastAsia="Garamond" w:hAnsi="Times New Roman" w:cs="Times New Roman"/>
                <w:color w:val="000000"/>
              </w:rPr>
              <w:t xml:space="preserve"> ASHA</w:t>
            </w:r>
          </w:p>
          <w:p w14:paraId="23EC8671" w14:textId="77777777" w:rsidR="00DA0D41" w:rsidRPr="00AA5B98" w:rsidRDefault="002E2FE5">
            <w:pPr>
              <w:pBdr>
                <w:top w:val="nil"/>
                <w:left w:val="nil"/>
                <w:bottom w:val="nil"/>
                <w:right w:val="nil"/>
                <w:between w:val="nil"/>
              </w:pBdr>
              <w:spacing w:after="240"/>
              <w:rPr>
                <w:rFonts w:ascii="Times New Roman" w:eastAsia="Garamond" w:hAnsi="Times New Roman" w:cs="Times New Roman"/>
                <w:color w:val="000000"/>
              </w:rPr>
            </w:pPr>
            <w:proofErr w:type="gramStart"/>
            <w:r w:rsidRPr="00AA5B98">
              <w:rPr>
                <w:rFonts w:ascii="Times New Roman" w:eastAsia="Garamond" w:hAnsi="Times New Roman" w:cs="Times New Roman"/>
              </w:rPr>
              <w:t>Aswathy ,</w:t>
            </w:r>
            <w:proofErr w:type="spellStart"/>
            <w:r w:rsidRPr="00AA5B98">
              <w:rPr>
                <w:rFonts w:ascii="Times New Roman" w:eastAsia="Garamond" w:hAnsi="Times New Roman" w:cs="Times New Roman"/>
              </w:rPr>
              <w:t>Ariyappurathu</w:t>
            </w:r>
            <w:proofErr w:type="spellEnd"/>
            <w:proofErr w:type="gramEnd"/>
            <w:r w:rsidRPr="00AA5B98">
              <w:rPr>
                <w:rFonts w:ascii="Times New Roman" w:eastAsia="Garamond" w:hAnsi="Times New Roman" w:cs="Times New Roman"/>
              </w:rPr>
              <w:t>(</w:t>
            </w:r>
            <w:r w:rsidRPr="00AA5B98">
              <w:rPr>
                <w:rFonts w:ascii="Times New Roman" w:eastAsia="Garamond" w:hAnsi="Times New Roman" w:cs="Times New Roman"/>
                <w:color w:val="000000"/>
              </w:rPr>
              <w:t>One health Mentors)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3EE70E5"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1.Swab Collection.</w:t>
            </w:r>
          </w:p>
          <w:p w14:paraId="2D6DE4D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2. Blood smears collection (RDT)</w:t>
            </w:r>
          </w:p>
          <w:p w14:paraId="6BF122A2" w14:textId="77777777" w:rsidR="00DA0D41" w:rsidRPr="00AA5B98" w:rsidRDefault="002E2FE5">
            <w:pPr>
              <w:pBdr>
                <w:top w:val="nil"/>
                <w:left w:val="nil"/>
                <w:bottom w:val="nil"/>
                <w:right w:val="nil"/>
                <w:between w:val="nil"/>
              </w:pBdr>
              <w:spacing w:after="240"/>
              <w:rPr>
                <w:rFonts w:ascii="Times New Roman" w:eastAsia="Garamond" w:hAnsi="Times New Roman" w:cs="Times New Roman"/>
                <w:color w:val="000000"/>
              </w:rPr>
            </w:pPr>
            <w:r w:rsidRPr="00AA5B98">
              <w:rPr>
                <w:rFonts w:ascii="Times New Roman" w:eastAsia="Garamond" w:hAnsi="Times New Roman" w:cs="Times New Roman"/>
                <w:color w:val="000000"/>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CCA9DD6" w14:textId="77777777" w:rsidR="00DA0D41" w:rsidRPr="00AA5B98" w:rsidRDefault="002E2FE5">
            <w:pPr>
              <w:pBdr>
                <w:top w:val="nil"/>
                <w:left w:val="nil"/>
                <w:bottom w:val="nil"/>
                <w:right w:val="nil"/>
                <w:between w:val="nil"/>
              </w:pBdr>
              <w:spacing w:before="240" w:after="240"/>
              <w:ind w:left="141" w:hanging="141"/>
              <w:rPr>
                <w:rFonts w:ascii="Times New Roman" w:eastAsia="Garamond" w:hAnsi="Times New Roman" w:cs="Times New Roman"/>
                <w:color w:val="000000"/>
              </w:rPr>
            </w:pPr>
            <w:r w:rsidRPr="00AA5B98">
              <w:rPr>
                <w:rFonts w:ascii="Times New Roman" w:eastAsia="Garamond" w:hAnsi="Times New Roman" w:cs="Times New Roman"/>
                <w:color w:val="000000"/>
              </w:rPr>
              <w:t>Surveillance Nodal Officer in control room</w:t>
            </w:r>
          </w:p>
        </w:tc>
      </w:tr>
      <w:tr w:rsidR="00DA0D41" w:rsidRPr="00AA5B98" w14:paraId="3881F28C" w14:textId="77777777">
        <w:trPr>
          <w:cantSplit/>
          <w:trHeight w:val="825"/>
          <w:tblHeader/>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728D91"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Market entry</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ADD828"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Market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4A4057"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rPr>
              <w:t xml:space="preserve">Prasad </w:t>
            </w:r>
            <w:proofErr w:type="spellStart"/>
            <w:r w:rsidRPr="00AA5B98">
              <w:rPr>
                <w:rFonts w:ascii="Times New Roman" w:eastAsia="Garamond" w:hAnsi="Times New Roman" w:cs="Times New Roman"/>
              </w:rPr>
              <w:t>kumar</w:t>
            </w:r>
            <w:proofErr w:type="spellEnd"/>
            <w:r w:rsidRPr="00AA5B98">
              <w:rPr>
                <w:rFonts w:ascii="Times New Roman" w:eastAsia="Garamond" w:hAnsi="Times New Roman" w:cs="Times New Roman"/>
              </w:rPr>
              <w:t xml:space="preserve"> JHI</w:t>
            </w:r>
          </w:p>
          <w:p w14:paraId="2F92F9D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Suseela</w:t>
            </w:r>
            <w:r w:rsidRPr="00AA5B98">
              <w:rPr>
                <w:rFonts w:ascii="Times New Roman" w:eastAsia="Garamond" w:hAnsi="Times New Roman" w:cs="Times New Roman"/>
                <w:color w:val="000000"/>
              </w:rPr>
              <w:t xml:space="preserve"> ASHA</w:t>
            </w:r>
          </w:p>
          <w:p w14:paraId="348845DD" w14:textId="77777777" w:rsidR="00DA0D41" w:rsidRPr="00AA5B98" w:rsidRDefault="002E2FE5">
            <w:pPr>
              <w:pBdr>
                <w:top w:val="nil"/>
                <w:left w:val="nil"/>
                <w:bottom w:val="nil"/>
                <w:right w:val="nil"/>
                <w:between w:val="nil"/>
              </w:pBdr>
              <w:spacing w:after="240"/>
              <w:rPr>
                <w:rFonts w:ascii="Times New Roman" w:eastAsia="Garamond" w:hAnsi="Times New Roman" w:cs="Times New Roman"/>
                <w:color w:val="000000"/>
              </w:rPr>
            </w:pPr>
            <w:proofErr w:type="spellStart"/>
            <w:proofErr w:type="gramStart"/>
            <w:r w:rsidRPr="00AA5B98">
              <w:rPr>
                <w:rFonts w:ascii="Times New Roman" w:eastAsia="Garamond" w:hAnsi="Times New Roman" w:cs="Times New Roman"/>
              </w:rPr>
              <w:t>Vishnu,Ambalappattu</w:t>
            </w:r>
            <w:proofErr w:type="spellEnd"/>
            <w:proofErr w:type="gramEnd"/>
            <w:r w:rsidRPr="00AA5B98">
              <w:rPr>
                <w:rFonts w:ascii="Times New Roman" w:eastAsia="Garamond" w:hAnsi="Times New Roman" w:cs="Times New Roman"/>
              </w:rPr>
              <w:t>(</w:t>
            </w:r>
            <w:r w:rsidRPr="00AA5B98">
              <w:rPr>
                <w:rFonts w:ascii="Times New Roman" w:eastAsia="Garamond" w:hAnsi="Times New Roman" w:cs="Times New Roman"/>
                <w:color w:val="000000"/>
              </w:rPr>
              <w:t>health volunteers)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ECFA10"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1.Swab Collection.</w:t>
            </w:r>
          </w:p>
          <w:p w14:paraId="20421C4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2. Blood smears collection (RDT)</w:t>
            </w:r>
          </w:p>
          <w:p w14:paraId="2344330D" w14:textId="77777777" w:rsidR="00DA0D41" w:rsidRPr="00AA5B98" w:rsidRDefault="002E2FE5">
            <w:pPr>
              <w:pBdr>
                <w:top w:val="nil"/>
                <w:left w:val="nil"/>
                <w:bottom w:val="nil"/>
                <w:right w:val="nil"/>
                <w:between w:val="nil"/>
              </w:pBdr>
              <w:spacing w:after="240"/>
              <w:rPr>
                <w:rFonts w:ascii="Times New Roman" w:eastAsia="Garamond" w:hAnsi="Times New Roman" w:cs="Times New Roman"/>
                <w:color w:val="000000"/>
              </w:rPr>
            </w:pPr>
            <w:r w:rsidRPr="00AA5B98">
              <w:rPr>
                <w:rFonts w:ascii="Times New Roman" w:eastAsia="Garamond" w:hAnsi="Times New Roman" w:cs="Times New Roman"/>
                <w:color w:val="000000"/>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675058" w14:textId="77777777" w:rsidR="00DA0D41" w:rsidRPr="00AA5B98" w:rsidRDefault="002E2FE5">
            <w:pPr>
              <w:pBdr>
                <w:top w:val="nil"/>
                <w:left w:val="nil"/>
                <w:bottom w:val="nil"/>
                <w:right w:val="nil"/>
                <w:between w:val="nil"/>
              </w:pBdr>
              <w:spacing w:before="240" w:after="240"/>
              <w:ind w:left="141"/>
              <w:rPr>
                <w:rFonts w:ascii="Times New Roman" w:eastAsia="Garamond" w:hAnsi="Times New Roman" w:cs="Times New Roman"/>
                <w:color w:val="000000"/>
              </w:rPr>
            </w:pPr>
            <w:r w:rsidRPr="00AA5B98">
              <w:rPr>
                <w:rFonts w:ascii="Times New Roman" w:eastAsia="Garamond" w:hAnsi="Times New Roman" w:cs="Times New Roman"/>
                <w:color w:val="000000"/>
              </w:rPr>
              <w:t>Surveillance Nodal Officer in control room</w:t>
            </w:r>
          </w:p>
        </w:tc>
      </w:tr>
      <w:tr w:rsidR="00DA0D41" w:rsidRPr="00AA5B98" w14:paraId="625CDB71" w14:textId="77777777">
        <w:trPr>
          <w:cantSplit/>
          <w:trHeight w:val="825"/>
          <w:tblHeader/>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C42AFA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Boat jetty</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58E4B1"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Water transport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4A4A78"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One JHI</w:t>
            </w:r>
          </w:p>
          <w:p w14:paraId="1317B43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One ASHA</w:t>
            </w:r>
          </w:p>
          <w:p w14:paraId="0F69548F" w14:textId="77777777" w:rsidR="00DA0D41" w:rsidRPr="00AA5B98" w:rsidRDefault="002E2FE5">
            <w:pPr>
              <w:pBdr>
                <w:top w:val="nil"/>
                <w:left w:val="nil"/>
                <w:bottom w:val="nil"/>
                <w:right w:val="nil"/>
                <w:between w:val="nil"/>
              </w:pBdr>
              <w:spacing w:after="240"/>
              <w:rPr>
                <w:rFonts w:ascii="Times New Roman" w:eastAsia="Garamond" w:hAnsi="Times New Roman" w:cs="Times New Roman"/>
                <w:color w:val="000000"/>
              </w:rPr>
            </w:pPr>
            <w:r w:rsidRPr="00AA5B98">
              <w:rPr>
                <w:rFonts w:ascii="Times New Roman" w:eastAsia="Garamond" w:hAnsi="Times New Roman" w:cs="Times New Roman"/>
                <w:color w:val="000000"/>
              </w:rPr>
              <w:t>Male health volunteers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DDBCBA" w14:textId="77777777" w:rsidR="00DA0D41" w:rsidRPr="00AA5B98" w:rsidRDefault="002E2FE5">
            <w:pPr>
              <w:pBdr>
                <w:top w:val="nil"/>
                <w:left w:val="nil"/>
                <w:bottom w:val="nil"/>
                <w:right w:val="nil"/>
                <w:between w:val="nil"/>
              </w:pBdr>
              <w:spacing w:before="240"/>
              <w:rPr>
                <w:rFonts w:ascii="Times New Roman" w:eastAsia="Garamond" w:hAnsi="Times New Roman" w:cs="Times New Roman"/>
                <w:color w:val="000000"/>
              </w:rPr>
            </w:pPr>
            <w:r w:rsidRPr="00AA5B98">
              <w:rPr>
                <w:rFonts w:ascii="Times New Roman" w:eastAsia="Garamond" w:hAnsi="Times New Roman" w:cs="Times New Roman"/>
                <w:color w:val="000000"/>
              </w:rPr>
              <w:t>1.Swab Collection.</w:t>
            </w:r>
          </w:p>
          <w:p w14:paraId="139E100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2. Blood smears collection (RDT)</w:t>
            </w:r>
          </w:p>
          <w:p w14:paraId="31DA8C74" w14:textId="77777777" w:rsidR="00DA0D41" w:rsidRPr="00AA5B98" w:rsidRDefault="002E2FE5">
            <w:pPr>
              <w:pBdr>
                <w:top w:val="nil"/>
                <w:left w:val="nil"/>
                <w:bottom w:val="nil"/>
                <w:right w:val="nil"/>
                <w:between w:val="nil"/>
              </w:pBdr>
              <w:spacing w:after="240"/>
              <w:rPr>
                <w:rFonts w:ascii="Times New Roman" w:eastAsia="Garamond" w:hAnsi="Times New Roman" w:cs="Times New Roman"/>
                <w:color w:val="000000"/>
              </w:rPr>
            </w:pPr>
            <w:r w:rsidRPr="00AA5B98">
              <w:rPr>
                <w:rFonts w:ascii="Times New Roman" w:eastAsia="Garamond" w:hAnsi="Times New Roman" w:cs="Times New Roman"/>
                <w:color w:val="000000"/>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84B0DCB" w14:textId="77777777" w:rsidR="00DA0D41" w:rsidRPr="00AA5B98" w:rsidRDefault="002E2FE5">
            <w:pPr>
              <w:pBdr>
                <w:top w:val="nil"/>
                <w:left w:val="nil"/>
                <w:bottom w:val="nil"/>
                <w:right w:val="nil"/>
                <w:between w:val="nil"/>
              </w:pBdr>
              <w:spacing w:before="240" w:after="240"/>
              <w:ind w:left="141"/>
              <w:rPr>
                <w:rFonts w:ascii="Times New Roman" w:eastAsia="Garamond" w:hAnsi="Times New Roman" w:cs="Times New Roman"/>
                <w:color w:val="000000"/>
              </w:rPr>
            </w:pPr>
            <w:r w:rsidRPr="00AA5B98">
              <w:rPr>
                <w:rFonts w:ascii="Times New Roman" w:eastAsia="Garamond" w:hAnsi="Times New Roman" w:cs="Times New Roman"/>
                <w:color w:val="000000"/>
              </w:rPr>
              <w:t>Surveillance Nodal Officer in control room</w:t>
            </w:r>
          </w:p>
        </w:tc>
      </w:tr>
    </w:tbl>
    <w:p w14:paraId="1F5B6ED2" w14:textId="77777777" w:rsidR="00DA0D41" w:rsidRPr="00AA5B98" w:rsidRDefault="002E2FE5">
      <w:pPr>
        <w:pStyle w:val="Heading2"/>
        <w:keepNext w:val="0"/>
        <w:keepLines w:val="0"/>
        <w:spacing w:before="360" w:line="360" w:lineRule="auto"/>
        <w:rPr>
          <w:rFonts w:ascii="Times New Roman" w:eastAsia="Garamond" w:hAnsi="Times New Roman" w:cs="Times New Roman"/>
          <w:color w:val="000000"/>
        </w:rPr>
      </w:pPr>
      <w:bookmarkStart w:id="276" w:name="_heading=h.jr1tuuk19ikh" w:colFirst="0" w:colLast="0"/>
      <w:bookmarkEnd w:id="276"/>
      <w:r w:rsidRPr="00AA5B98">
        <w:rPr>
          <w:rFonts w:ascii="Times New Roman" w:eastAsia="Garamond" w:hAnsi="Times New Roman" w:cs="Times New Roman"/>
          <w:color w:val="000000"/>
          <w:sz w:val="34"/>
          <w:szCs w:val="34"/>
        </w:rPr>
        <w:t>Standard Screening Protocol</w:t>
      </w:r>
    </w:p>
    <w:p w14:paraId="11B72FEE" w14:textId="77777777" w:rsidR="00DA0D41" w:rsidRPr="00AA5B98" w:rsidRDefault="002E2FE5">
      <w:pPr>
        <w:pBdr>
          <w:top w:val="nil"/>
          <w:left w:val="nil"/>
          <w:bottom w:val="nil"/>
          <w:right w:val="nil"/>
          <w:between w:val="nil"/>
        </w:pBdr>
        <w:spacing w:before="240" w:after="240" w:line="360" w:lineRule="auto"/>
        <w:ind w:left="720"/>
        <w:rPr>
          <w:rFonts w:ascii="Times New Roman" w:eastAsia="Garamond" w:hAnsi="Times New Roman" w:cs="Times New Roman"/>
          <w:color w:val="000000"/>
        </w:rPr>
      </w:pPr>
      <w:r w:rsidRPr="00AA5B98">
        <w:rPr>
          <w:rFonts w:ascii="Times New Roman" w:eastAsia="Garamond" w:hAnsi="Times New Roman" w:cs="Times New Roman"/>
          <w:noProof/>
          <w:color w:val="000000"/>
        </w:rPr>
        <w:lastRenderedPageBreak/>
        <w:drawing>
          <wp:inline distT="114300" distB="114300" distL="114300" distR="114300" wp14:anchorId="44AC61DA" wp14:editId="2432CD34">
            <wp:extent cx="5836610" cy="1638300"/>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5836610" cy="1638300"/>
                    </a:xfrm>
                    <a:prstGeom prst="rect">
                      <a:avLst/>
                    </a:prstGeom>
                    <a:ln/>
                  </pic:spPr>
                </pic:pic>
              </a:graphicData>
            </a:graphic>
          </wp:inline>
        </w:drawing>
      </w:r>
    </w:p>
    <w:p w14:paraId="3BB6756F" w14:textId="77777777" w:rsidR="00DA0D41" w:rsidRPr="00AA5B98" w:rsidRDefault="002E2FE5">
      <w:pPr>
        <w:pBdr>
          <w:top w:val="nil"/>
          <w:left w:val="nil"/>
          <w:bottom w:val="nil"/>
          <w:right w:val="nil"/>
          <w:between w:val="nil"/>
        </w:pBdr>
        <w:spacing w:before="240" w:after="240" w:line="360" w:lineRule="auto"/>
        <w:ind w:left="720"/>
        <w:rPr>
          <w:rFonts w:ascii="Times New Roman" w:eastAsia="Garamond" w:hAnsi="Times New Roman" w:cs="Times New Roman"/>
          <w:color w:val="000000"/>
        </w:rPr>
      </w:pPr>
      <w:r w:rsidRPr="00AA5B98">
        <w:rPr>
          <w:rFonts w:ascii="Times New Roman" w:eastAsia="Garamond" w:hAnsi="Times New Roman" w:cs="Times New Roman"/>
          <w:color w:val="000000"/>
        </w:rPr>
        <w:t>The screening protocol shall include temperature screening, observation for visible symptoms, and inquiry regarding recent travel or exposure history. Individuals identified as suspects during screening shall be immediately referred to the nearest PHC/FHC for further evaluation, testing, and appropriate action as per prevailing guidelines.</w:t>
      </w:r>
    </w:p>
    <w:p w14:paraId="61C3F119" w14:textId="77777777" w:rsidR="00DA0D41" w:rsidRPr="00AA5B98" w:rsidRDefault="002E2FE5">
      <w:pPr>
        <w:pStyle w:val="Heading3"/>
        <w:numPr>
          <w:ilvl w:val="0"/>
          <w:numId w:val="29"/>
        </w:numPr>
        <w:rPr>
          <w:rFonts w:ascii="Times New Roman" w:eastAsia="Garamond" w:hAnsi="Times New Roman" w:cs="Times New Roman"/>
          <w:b/>
          <w:bCs/>
          <w:color w:val="000000"/>
        </w:rPr>
      </w:pPr>
      <w:bookmarkStart w:id="277" w:name="_heading=h.s0mdfugzdfh4" w:colFirst="0" w:colLast="0"/>
      <w:bookmarkEnd w:id="277"/>
      <w:r w:rsidRPr="00AA5B98">
        <w:rPr>
          <w:rFonts w:ascii="Times New Roman" w:eastAsia="Garamond" w:hAnsi="Times New Roman" w:cs="Times New Roman"/>
          <w:b/>
          <w:bCs/>
          <w:color w:val="000000"/>
        </w:rPr>
        <w:t>Pandemic Control Room</w:t>
      </w:r>
    </w:p>
    <w:p w14:paraId="35053AC1"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The Pandemic Control Room (PCR) serves as the central nerve </w:t>
      </w:r>
      <w:proofErr w:type="spellStart"/>
      <w:r w:rsidRPr="00AA5B98">
        <w:rPr>
          <w:rFonts w:ascii="Times New Roman" w:eastAsia="Garamond" w:hAnsi="Times New Roman" w:cs="Times New Roman"/>
          <w:color w:val="000000"/>
        </w:rPr>
        <w:t>center</w:t>
      </w:r>
      <w:proofErr w:type="spellEnd"/>
      <w:r w:rsidRPr="00AA5B98">
        <w:rPr>
          <w:rFonts w:ascii="Times New Roman" w:eastAsia="Garamond" w:hAnsi="Times New Roman" w:cs="Times New Roman"/>
          <w:color w:val="000000"/>
        </w:rPr>
        <w:t xml:space="preserve"> for real-time coordination, data aggregation, decision support, and communication during outbreaks. It consolidates information from all LSGD teams, health facilities and community sources to enable rapid response decisions.</w:t>
      </w:r>
    </w:p>
    <w:p w14:paraId="24ABBC75" w14:textId="77777777" w:rsidR="00DA0D41" w:rsidRPr="00AA5B98" w:rsidRDefault="002E2FE5">
      <w:pPr>
        <w:pStyle w:val="Heading3"/>
        <w:keepNext w:val="0"/>
        <w:keepLines w:val="0"/>
        <w:spacing w:before="360"/>
        <w:ind w:left="720"/>
        <w:rPr>
          <w:rFonts w:ascii="Times New Roman" w:eastAsia="Garamond" w:hAnsi="Times New Roman" w:cs="Times New Roman"/>
          <w:b/>
          <w:bCs/>
          <w:color w:val="000000"/>
        </w:rPr>
      </w:pPr>
      <w:bookmarkStart w:id="278" w:name="_heading=h.2ysfbhfeihda" w:colFirst="0" w:colLast="0"/>
      <w:bookmarkEnd w:id="278"/>
      <w:r w:rsidRPr="00AA5B98">
        <w:rPr>
          <w:rFonts w:ascii="Times New Roman" w:eastAsia="Garamond" w:hAnsi="Times New Roman" w:cs="Times New Roman"/>
          <w:b/>
          <w:bCs/>
          <w:color w:val="000000"/>
        </w:rPr>
        <w:t>Control Room Infrastructure and Location</w:t>
      </w:r>
    </w:p>
    <w:p w14:paraId="6B698CC6" w14:textId="77777777" w:rsidR="00DA0D41" w:rsidRPr="00AA5B98" w:rsidRDefault="002E2FE5">
      <w:pPr>
        <w:pBdr>
          <w:top w:val="nil"/>
          <w:left w:val="nil"/>
          <w:bottom w:val="nil"/>
          <w:right w:val="nil"/>
          <w:between w:val="nil"/>
        </w:pBdr>
        <w:spacing w:before="120" w:after="120"/>
        <w:ind w:left="720"/>
        <w:rPr>
          <w:rFonts w:ascii="Times New Roman" w:eastAsia="Garamond" w:hAnsi="Times New Roman" w:cs="Times New Roman"/>
          <w:color w:val="000000"/>
        </w:rPr>
      </w:pPr>
      <w:r w:rsidRPr="00AA5B98">
        <w:rPr>
          <w:rFonts w:ascii="Times New Roman" w:eastAsia="Garamond" w:hAnsi="Times New Roman" w:cs="Times New Roman"/>
          <w:b/>
          <w:bCs/>
          <w:color w:val="000000"/>
        </w:rPr>
        <w:t>Primary Location:</w:t>
      </w:r>
      <w:r w:rsidRPr="00AA5B98">
        <w:rPr>
          <w:rFonts w:ascii="Times New Roman" w:eastAsia="Garamond" w:hAnsi="Times New Roman" w:cs="Times New Roman"/>
          <w:color w:val="000000"/>
        </w:rPr>
        <w:t xml:space="preserve"> __</w:t>
      </w:r>
      <w:proofErr w:type="spellStart"/>
      <w:r w:rsidRPr="00AA5B98">
        <w:rPr>
          <w:rFonts w:ascii="Times New Roman" w:eastAsia="Garamond" w:hAnsi="Times New Roman" w:cs="Times New Roman"/>
          <w:color w:val="000000"/>
        </w:rPr>
        <w:t>Cheppad</w:t>
      </w:r>
      <w:proofErr w:type="spellEnd"/>
      <w:r w:rsidRPr="00AA5B98">
        <w:rPr>
          <w:rFonts w:ascii="Times New Roman" w:eastAsia="Garamond" w:hAnsi="Times New Roman" w:cs="Times New Roman"/>
        </w:rPr>
        <w:t xml:space="preserve"> </w:t>
      </w:r>
      <w:r w:rsidRPr="00AA5B98">
        <w:rPr>
          <w:rFonts w:ascii="Times New Roman" w:eastAsia="Garamond" w:hAnsi="Times New Roman" w:cs="Times New Roman"/>
          <w:color w:val="000000"/>
        </w:rPr>
        <w:t>Panchayath Office.</w:t>
      </w:r>
    </w:p>
    <w:p w14:paraId="4B4A7194" w14:textId="77777777" w:rsidR="00DA0D41" w:rsidRPr="00AA5B98" w:rsidRDefault="002E2FE5">
      <w:pPr>
        <w:pBdr>
          <w:top w:val="nil"/>
          <w:left w:val="nil"/>
          <w:bottom w:val="nil"/>
          <w:right w:val="nil"/>
          <w:between w:val="nil"/>
        </w:pBdr>
        <w:spacing w:before="120" w:after="120"/>
        <w:ind w:left="720"/>
        <w:rPr>
          <w:rFonts w:ascii="Times New Roman" w:eastAsia="Garamond" w:hAnsi="Times New Roman" w:cs="Times New Roman"/>
          <w:color w:val="000000"/>
        </w:rPr>
      </w:pPr>
      <w:bookmarkStart w:id="279" w:name="_heading=h.uuwnw04qahtw" w:colFirst="0" w:colLast="0"/>
      <w:bookmarkEnd w:id="279"/>
      <w:r w:rsidRPr="00AA5B98">
        <w:rPr>
          <w:rFonts w:ascii="Times New Roman" w:eastAsia="Garamond" w:hAnsi="Times New Roman" w:cs="Times New Roman"/>
          <w:b/>
          <w:bCs/>
          <w:color w:val="000000"/>
        </w:rPr>
        <w:t>Backup Location:</w:t>
      </w:r>
      <w:r w:rsidRPr="00AA5B98">
        <w:rPr>
          <w:rFonts w:ascii="Times New Roman" w:eastAsia="Garamond" w:hAnsi="Times New Roman" w:cs="Times New Roman"/>
          <w:color w:val="000000"/>
        </w:rPr>
        <w:t xml:space="preserve"> Community Hall </w:t>
      </w:r>
      <w:proofErr w:type="gramStart"/>
      <w:r w:rsidRPr="00AA5B98">
        <w:rPr>
          <w:rFonts w:ascii="Times New Roman" w:eastAsia="Garamond" w:hAnsi="Times New Roman" w:cs="Times New Roman"/>
          <w:color w:val="000000"/>
        </w:rPr>
        <w:t xml:space="preserve">in </w:t>
      </w:r>
      <w:r w:rsidRPr="00AA5B98">
        <w:rPr>
          <w:rFonts w:ascii="Times New Roman" w:eastAsia="Garamond" w:hAnsi="Times New Roman" w:cs="Times New Roman"/>
        </w:rPr>
        <w:t xml:space="preserve"> </w:t>
      </w:r>
      <w:proofErr w:type="spellStart"/>
      <w:r w:rsidRPr="00AA5B98">
        <w:rPr>
          <w:rFonts w:ascii="Times New Roman" w:eastAsia="Garamond" w:hAnsi="Times New Roman" w:cs="Times New Roman"/>
          <w:color w:val="000000"/>
        </w:rPr>
        <w:t>Cheppad</w:t>
      </w:r>
      <w:proofErr w:type="spellEnd"/>
      <w:proofErr w:type="gramEnd"/>
      <w:r w:rsidRPr="00AA5B98">
        <w:rPr>
          <w:rFonts w:ascii="Times New Roman" w:eastAsia="Garamond" w:hAnsi="Times New Roman" w:cs="Times New Roman"/>
        </w:rPr>
        <w:t xml:space="preserve"> </w:t>
      </w:r>
      <w:r w:rsidRPr="00AA5B98">
        <w:rPr>
          <w:rFonts w:ascii="Times New Roman" w:eastAsia="Garamond" w:hAnsi="Times New Roman" w:cs="Times New Roman"/>
          <w:color w:val="000000"/>
        </w:rPr>
        <w:t xml:space="preserve"> G.P.</w:t>
      </w:r>
    </w:p>
    <w:p w14:paraId="01F4191B" w14:textId="77777777" w:rsidR="00DA0D41" w:rsidRPr="00AA5B98" w:rsidRDefault="002E2FE5">
      <w:pPr>
        <w:pStyle w:val="Heading3"/>
        <w:spacing w:before="120" w:after="120"/>
        <w:ind w:left="720"/>
        <w:rPr>
          <w:rFonts w:ascii="Times New Roman" w:eastAsia="Garamond" w:hAnsi="Times New Roman" w:cs="Times New Roman"/>
          <w:color w:val="000000"/>
        </w:rPr>
      </w:pPr>
      <w:bookmarkStart w:id="280" w:name="_heading=h.rihulhfq3698" w:colFirst="0" w:colLast="0"/>
      <w:bookmarkEnd w:id="280"/>
      <w:r w:rsidRPr="00AA5B98">
        <w:rPr>
          <w:rFonts w:ascii="Times New Roman" w:eastAsia="Garamond" w:hAnsi="Times New Roman" w:cs="Times New Roman"/>
          <w:color w:val="000000"/>
        </w:rPr>
        <w:t>Health System Control Room Framework</w:t>
      </w:r>
    </w:p>
    <w:p w14:paraId="0C73C839"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The PCR is organized into </w:t>
      </w:r>
      <w:r w:rsidRPr="00AA5B98">
        <w:rPr>
          <w:rFonts w:ascii="Times New Roman" w:eastAsia="Garamond" w:hAnsi="Times New Roman" w:cs="Times New Roman"/>
          <w:b/>
          <w:bCs/>
          <w:color w:val="000000"/>
        </w:rPr>
        <w:t>seven functional pillars</w:t>
      </w:r>
      <w:r w:rsidRPr="00AA5B98">
        <w:rPr>
          <w:rFonts w:ascii="Times New Roman" w:eastAsia="Garamond" w:hAnsi="Times New Roman" w:cs="Times New Roman"/>
          <w:color w:val="000000"/>
        </w:rPr>
        <w:t xml:space="preserve"> to ensure no aspect of the response is overlooked:</w:t>
      </w:r>
    </w:p>
    <w:p w14:paraId="50D4FB04" w14:textId="77777777" w:rsidR="00DA0D41" w:rsidRPr="00AA5B98" w:rsidRDefault="002E2FE5">
      <w:pPr>
        <w:pStyle w:val="Heading4"/>
        <w:numPr>
          <w:ilvl w:val="0"/>
          <w:numId w:val="2"/>
        </w:numPr>
        <w:spacing w:after="0"/>
        <w:rPr>
          <w:rFonts w:ascii="Times New Roman" w:eastAsia="Garamond" w:hAnsi="Times New Roman" w:cs="Times New Roman"/>
          <w:b/>
          <w:bCs/>
          <w:color w:val="000000"/>
        </w:rPr>
      </w:pPr>
      <w:bookmarkStart w:id="281" w:name="_heading=h.tca1isn3e8eg" w:colFirst="0" w:colLast="0"/>
      <w:bookmarkEnd w:id="281"/>
      <w:r w:rsidRPr="00AA5B98">
        <w:rPr>
          <w:rFonts w:ascii="Times New Roman" w:eastAsia="Garamond" w:hAnsi="Times New Roman" w:cs="Times New Roman"/>
          <w:b/>
          <w:bCs/>
          <w:color w:val="000000"/>
        </w:rPr>
        <w:t>Rapid Response Team (RRT)</w:t>
      </w:r>
    </w:p>
    <w:p w14:paraId="15AE9DCA" w14:textId="77777777" w:rsidR="00DA0D41" w:rsidRPr="00AA5B98" w:rsidRDefault="002E2FE5">
      <w:pPr>
        <w:numPr>
          <w:ilvl w:val="1"/>
          <w:numId w:val="2"/>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Provides immediate intervention during emergencies, clusters, and field alerts.</w:t>
      </w:r>
      <w:r w:rsidRPr="00AA5B98">
        <w:rPr>
          <w:rFonts w:ascii="Times New Roman" w:eastAsia="Times New Roman" w:hAnsi="Times New Roman" w:cs="Times New Roman"/>
          <w:color w:val="000000"/>
        </w:rPr>
        <w:t>​</w:t>
      </w:r>
    </w:p>
    <w:p w14:paraId="66E814AA" w14:textId="77777777" w:rsidR="00DA0D41" w:rsidRPr="00AA5B98" w:rsidRDefault="002E2FE5">
      <w:pPr>
        <w:numPr>
          <w:ilvl w:val="1"/>
          <w:numId w:val="2"/>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Coordinates urgent actions such as case investigation, contact tracing, isolation, and inter</w:t>
      </w:r>
      <w:r w:rsidRPr="00AA5B98">
        <w:rPr>
          <w:rFonts w:ascii="Times New Roman" w:eastAsia="Cambria Math" w:hAnsi="Times New Roman" w:cs="Times New Roman"/>
          <w:color w:val="000000"/>
        </w:rPr>
        <w:t>‑</w:t>
      </w:r>
      <w:r w:rsidRPr="00AA5B98">
        <w:rPr>
          <w:rFonts w:ascii="Times New Roman" w:eastAsia="Garamond" w:hAnsi="Times New Roman" w:cs="Times New Roman"/>
          <w:color w:val="000000"/>
        </w:rPr>
        <w:t>facility referrals.</w:t>
      </w:r>
    </w:p>
    <w:p w14:paraId="706DA621" w14:textId="77777777" w:rsidR="00DA0D41" w:rsidRPr="00AA5B98" w:rsidRDefault="002E2FE5">
      <w:pPr>
        <w:pStyle w:val="Heading4"/>
        <w:numPr>
          <w:ilvl w:val="0"/>
          <w:numId w:val="2"/>
        </w:numPr>
        <w:rPr>
          <w:rFonts w:ascii="Times New Roman" w:eastAsia="Garamond" w:hAnsi="Times New Roman" w:cs="Times New Roman"/>
          <w:b/>
          <w:bCs/>
          <w:color w:val="000000"/>
        </w:rPr>
      </w:pPr>
      <w:bookmarkStart w:id="282" w:name="_heading=h.v08ylonje7uj" w:colFirst="0" w:colLast="0"/>
      <w:bookmarkEnd w:id="282"/>
      <w:r w:rsidRPr="00AA5B98">
        <w:rPr>
          <w:rFonts w:ascii="Times New Roman" w:eastAsia="Garamond" w:hAnsi="Times New Roman" w:cs="Times New Roman"/>
          <w:b/>
          <w:bCs/>
          <w:color w:val="000000"/>
        </w:rPr>
        <w:t>Data Management &amp; Analytics Team</w:t>
      </w:r>
    </w:p>
    <w:p w14:paraId="398B412A" w14:textId="77777777" w:rsidR="00DA0D41" w:rsidRPr="00AA5B98" w:rsidRDefault="002E2FE5">
      <w:pPr>
        <w:numPr>
          <w:ilvl w:val="1"/>
          <w:numId w:val="2"/>
        </w:numPr>
        <w:pBdr>
          <w:top w:val="nil"/>
          <w:left w:val="nil"/>
          <w:bottom w:val="nil"/>
          <w:right w:val="nil"/>
          <w:between w:val="nil"/>
        </w:pBdr>
        <w:spacing w:before="40"/>
        <w:jc w:val="left"/>
        <w:rPr>
          <w:rFonts w:ascii="Times New Roman" w:eastAsia="Garamond" w:hAnsi="Times New Roman" w:cs="Times New Roman"/>
          <w:color w:val="000000"/>
        </w:rPr>
      </w:pPr>
      <w:r w:rsidRPr="00AA5B98">
        <w:rPr>
          <w:rFonts w:ascii="Times New Roman" w:eastAsia="Garamond" w:hAnsi="Times New Roman" w:cs="Times New Roman"/>
          <w:color w:val="000000"/>
        </w:rPr>
        <w:t>Collects, validates, and manages key health system indicators (cases, tests, beds, HR, supplies).</w:t>
      </w:r>
      <w:r w:rsidRPr="00AA5B98">
        <w:rPr>
          <w:rFonts w:ascii="Times New Roman" w:eastAsia="Times New Roman" w:hAnsi="Times New Roman" w:cs="Times New Roman"/>
          <w:color w:val="000000"/>
        </w:rPr>
        <w:t>​</w:t>
      </w:r>
    </w:p>
    <w:p w14:paraId="2E4FC7CB" w14:textId="77777777" w:rsidR="00DA0D41" w:rsidRPr="00AA5B98" w:rsidRDefault="002E2FE5">
      <w:pPr>
        <w:numPr>
          <w:ilvl w:val="1"/>
          <w:numId w:val="2"/>
        </w:numPr>
        <w:pBdr>
          <w:top w:val="nil"/>
          <w:left w:val="nil"/>
          <w:bottom w:val="nil"/>
          <w:right w:val="nil"/>
          <w:between w:val="nil"/>
        </w:pBdr>
        <w:jc w:val="left"/>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Analyzes</w:t>
      </w:r>
      <w:proofErr w:type="spellEnd"/>
      <w:r w:rsidRPr="00AA5B98">
        <w:rPr>
          <w:rFonts w:ascii="Times New Roman" w:eastAsia="Garamond" w:hAnsi="Times New Roman" w:cs="Times New Roman"/>
          <w:color w:val="000000"/>
        </w:rPr>
        <w:t xml:space="preserve"> data trends, generates projections, and supports evidence</w:t>
      </w:r>
      <w:r w:rsidRPr="00AA5B98">
        <w:rPr>
          <w:rFonts w:ascii="Times New Roman" w:eastAsia="Cambria Math" w:hAnsi="Times New Roman" w:cs="Times New Roman"/>
          <w:color w:val="000000"/>
        </w:rPr>
        <w:t>‑</w:t>
      </w:r>
      <w:r w:rsidRPr="00AA5B98">
        <w:rPr>
          <w:rFonts w:ascii="Times New Roman" w:eastAsia="Garamond" w:hAnsi="Times New Roman" w:cs="Times New Roman"/>
          <w:color w:val="000000"/>
        </w:rPr>
        <w:t>based decision</w:t>
      </w:r>
      <w:r w:rsidRPr="00AA5B98">
        <w:rPr>
          <w:rFonts w:ascii="Times New Roman" w:eastAsia="Cambria Math" w:hAnsi="Times New Roman" w:cs="Times New Roman"/>
          <w:color w:val="000000"/>
        </w:rPr>
        <w:t>‑</w:t>
      </w:r>
      <w:r w:rsidRPr="00AA5B98">
        <w:rPr>
          <w:rFonts w:ascii="Times New Roman" w:eastAsia="Garamond" w:hAnsi="Times New Roman" w:cs="Times New Roman"/>
          <w:color w:val="000000"/>
        </w:rPr>
        <w:t>making for local authorities.</w:t>
      </w:r>
    </w:p>
    <w:p w14:paraId="45B080ED" w14:textId="77777777" w:rsidR="00DA0D41" w:rsidRPr="00AA5B98" w:rsidRDefault="002E2FE5">
      <w:pPr>
        <w:pStyle w:val="Heading4"/>
        <w:numPr>
          <w:ilvl w:val="0"/>
          <w:numId w:val="2"/>
        </w:numPr>
        <w:rPr>
          <w:rFonts w:ascii="Times New Roman" w:eastAsia="Garamond" w:hAnsi="Times New Roman" w:cs="Times New Roman"/>
          <w:b/>
          <w:bCs/>
          <w:color w:val="000000"/>
        </w:rPr>
      </w:pPr>
      <w:bookmarkStart w:id="283" w:name="_heading=h.yngynts19e40" w:colFirst="0" w:colLast="0"/>
      <w:bookmarkEnd w:id="283"/>
      <w:r w:rsidRPr="00AA5B98">
        <w:rPr>
          <w:rFonts w:ascii="Times New Roman" w:eastAsia="Garamond" w:hAnsi="Times New Roman" w:cs="Times New Roman"/>
          <w:b/>
          <w:bCs/>
          <w:color w:val="000000"/>
        </w:rPr>
        <w:lastRenderedPageBreak/>
        <w:t>Human Resource Deployment Team</w:t>
      </w:r>
    </w:p>
    <w:p w14:paraId="1F4ED732" w14:textId="77777777" w:rsidR="00DA0D41" w:rsidRPr="00AA5B98" w:rsidRDefault="002E2FE5">
      <w:pPr>
        <w:numPr>
          <w:ilvl w:val="1"/>
          <w:numId w:val="2"/>
        </w:numPr>
        <w:pBdr>
          <w:top w:val="nil"/>
          <w:left w:val="nil"/>
          <w:bottom w:val="nil"/>
          <w:right w:val="nil"/>
          <w:between w:val="nil"/>
        </w:pBdr>
        <w:spacing w:before="40"/>
        <w:jc w:val="left"/>
        <w:rPr>
          <w:rFonts w:ascii="Times New Roman" w:eastAsia="Garamond" w:hAnsi="Times New Roman" w:cs="Times New Roman"/>
          <w:color w:val="000000"/>
        </w:rPr>
      </w:pPr>
      <w:r w:rsidRPr="00AA5B98">
        <w:rPr>
          <w:rFonts w:ascii="Times New Roman" w:eastAsia="Garamond" w:hAnsi="Times New Roman" w:cs="Times New Roman"/>
          <w:color w:val="000000"/>
        </w:rPr>
        <w:t>Allocates healthcare staff efficiently based on workload and need</w:t>
      </w:r>
    </w:p>
    <w:p w14:paraId="2EA25D80" w14:textId="77777777" w:rsidR="00DA0D41" w:rsidRPr="00AA5B98" w:rsidRDefault="002E2FE5">
      <w:pPr>
        <w:numPr>
          <w:ilvl w:val="1"/>
          <w:numId w:val="2"/>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Ensures adequate and equitable workforce distribution across facilities</w:t>
      </w:r>
    </w:p>
    <w:p w14:paraId="25E9C427" w14:textId="77777777" w:rsidR="00DA0D41" w:rsidRPr="00AA5B98" w:rsidRDefault="002E2FE5">
      <w:pPr>
        <w:pStyle w:val="Heading4"/>
        <w:numPr>
          <w:ilvl w:val="0"/>
          <w:numId w:val="2"/>
        </w:numPr>
        <w:rPr>
          <w:rFonts w:ascii="Times New Roman" w:eastAsia="Garamond" w:hAnsi="Times New Roman" w:cs="Times New Roman"/>
          <w:b/>
          <w:bCs/>
          <w:color w:val="000000"/>
        </w:rPr>
      </w:pPr>
      <w:bookmarkStart w:id="284" w:name="_heading=h.w7wymotepvkz" w:colFirst="0" w:colLast="0"/>
      <w:bookmarkEnd w:id="284"/>
      <w:r w:rsidRPr="00AA5B98">
        <w:rPr>
          <w:rFonts w:ascii="Times New Roman" w:eastAsia="Garamond" w:hAnsi="Times New Roman" w:cs="Times New Roman"/>
          <w:b/>
          <w:bCs/>
          <w:color w:val="000000"/>
        </w:rPr>
        <w:t>Laboratory Surveillance Team</w:t>
      </w:r>
    </w:p>
    <w:p w14:paraId="1416DF0B" w14:textId="77777777" w:rsidR="00DA0D41" w:rsidRPr="00AA5B98" w:rsidRDefault="002E2FE5">
      <w:pPr>
        <w:numPr>
          <w:ilvl w:val="1"/>
          <w:numId w:val="2"/>
        </w:numPr>
        <w:pBdr>
          <w:top w:val="nil"/>
          <w:left w:val="nil"/>
          <w:bottom w:val="nil"/>
          <w:right w:val="nil"/>
          <w:between w:val="nil"/>
        </w:pBdr>
        <w:spacing w:before="40"/>
        <w:jc w:val="left"/>
        <w:rPr>
          <w:rFonts w:ascii="Times New Roman" w:eastAsia="Garamond" w:hAnsi="Times New Roman" w:cs="Times New Roman"/>
          <w:color w:val="000000"/>
        </w:rPr>
      </w:pPr>
      <w:r w:rsidRPr="00AA5B98">
        <w:rPr>
          <w:rFonts w:ascii="Times New Roman" w:eastAsia="Garamond" w:hAnsi="Times New Roman" w:cs="Times New Roman"/>
          <w:color w:val="000000"/>
        </w:rPr>
        <w:t>Oversees diagnostic testing coordination, sample transport, and timely reporting of results.</w:t>
      </w:r>
      <w:r w:rsidRPr="00AA5B98">
        <w:rPr>
          <w:rFonts w:ascii="Times New Roman" w:eastAsia="Times New Roman" w:hAnsi="Times New Roman" w:cs="Times New Roman"/>
          <w:color w:val="000000"/>
        </w:rPr>
        <w:t>​</w:t>
      </w:r>
    </w:p>
    <w:p w14:paraId="4C77586D" w14:textId="77777777" w:rsidR="00DA0D41" w:rsidRPr="00AA5B98" w:rsidRDefault="002E2FE5">
      <w:pPr>
        <w:numPr>
          <w:ilvl w:val="1"/>
          <w:numId w:val="2"/>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Monitors lab indicators (testing volume, positivity rate, turnaround time) for early detection of outbreaks</w:t>
      </w:r>
    </w:p>
    <w:p w14:paraId="1988269D" w14:textId="77777777" w:rsidR="00DA0D41" w:rsidRPr="00AA5B98" w:rsidRDefault="002E2FE5">
      <w:pPr>
        <w:pStyle w:val="Heading4"/>
        <w:numPr>
          <w:ilvl w:val="0"/>
          <w:numId w:val="2"/>
        </w:numPr>
        <w:rPr>
          <w:rFonts w:ascii="Times New Roman" w:eastAsia="Garamond" w:hAnsi="Times New Roman" w:cs="Times New Roman"/>
          <w:b/>
          <w:bCs/>
          <w:color w:val="000000"/>
        </w:rPr>
      </w:pPr>
      <w:bookmarkStart w:id="285" w:name="_heading=h.uhkwlr835xy1" w:colFirst="0" w:colLast="0"/>
      <w:bookmarkEnd w:id="285"/>
      <w:r w:rsidRPr="00AA5B98">
        <w:rPr>
          <w:rFonts w:ascii="Times New Roman" w:eastAsia="Garamond" w:hAnsi="Times New Roman" w:cs="Times New Roman"/>
          <w:b/>
          <w:bCs/>
          <w:color w:val="000000"/>
        </w:rPr>
        <w:t xml:space="preserve">Vaccination Cell (If </w:t>
      </w:r>
      <w:proofErr w:type="gramStart"/>
      <w:r w:rsidRPr="00AA5B98">
        <w:rPr>
          <w:rFonts w:ascii="Times New Roman" w:eastAsia="Garamond" w:hAnsi="Times New Roman" w:cs="Times New Roman"/>
          <w:b/>
          <w:bCs/>
          <w:color w:val="000000"/>
        </w:rPr>
        <w:t>Required</w:t>
      </w:r>
      <w:proofErr w:type="gramEnd"/>
      <w:r w:rsidRPr="00AA5B98">
        <w:rPr>
          <w:rFonts w:ascii="Times New Roman" w:eastAsia="Garamond" w:hAnsi="Times New Roman" w:cs="Times New Roman"/>
          <w:b/>
          <w:bCs/>
          <w:color w:val="000000"/>
        </w:rPr>
        <w:t>)</w:t>
      </w:r>
    </w:p>
    <w:p w14:paraId="173E26C9" w14:textId="77777777" w:rsidR="00DA0D41" w:rsidRPr="00AA5B98" w:rsidRDefault="002E2FE5">
      <w:pPr>
        <w:numPr>
          <w:ilvl w:val="1"/>
          <w:numId w:val="2"/>
        </w:numPr>
        <w:pBdr>
          <w:top w:val="nil"/>
          <w:left w:val="nil"/>
          <w:bottom w:val="nil"/>
          <w:right w:val="nil"/>
          <w:between w:val="nil"/>
        </w:pBdr>
        <w:spacing w:before="40"/>
        <w:jc w:val="left"/>
        <w:rPr>
          <w:rFonts w:ascii="Times New Roman" w:eastAsia="Garamond" w:hAnsi="Times New Roman" w:cs="Times New Roman"/>
          <w:color w:val="000000"/>
        </w:rPr>
      </w:pPr>
      <w:r w:rsidRPr="00AA5B98">
        <w:rPr>
          <w:rFonts w:ascii="Times New Roman" w:eastAsia="Garamond" w:hAnsi="Times New Roman" w:cs="Times New Roman"/>
          <w:color w:val="000000"/>
        </w:rPr>
        <w:t>Plans and executes vaccination campaigns, including micro</w:t>
      </w:r>
      <w:r w:rsidRPr="00AA5B98">
        <w:rPr>
          <w:rFonts w:ascii="Times New Roman" w:eastAsia="Cambria Math" w:hAnsi="Times New Roman" w:cs="Times New Roman"/>
          <w:color w:val="000000"/>
        </w:rPr>
        <w:t>‑</w:t>
      </w:r>
      <w:r w:rsidRPr="00AA5B98">
        <w:rPr>
          <w:rFonts w:ascii="Times New Roman" w:eastAsia="Garamond" w:hAnsi="Times New Roman" w:cs="Times New Roman"/>
          <w:color w:val="000000"/>
        </w:rPr>
        <w:t>planning and session scheduling.</w:t>
      </w:r>
      <w:r w:rsidRPr="00AA5B98">
        <w:rPr>
          <w:rFonts w:ascii="Times New Roman" w:eastAsia="Times New Roman" w:hAnsi="Times New Roman" w:cs="Times New Roman"/>
          <w:color w:val="000000"/>
        </w:rPr>
        <w:t>​</w:t>
      </w:r>
    </w:p>
    <w:p w14:paraId="4662A704" w14:textId="77777777" w:rsidR="00DA0D41" w:rsidRPr="00AA5B98" w:rsidRDefault="002E2FE5">
      <w:pPr>
        <w:numPr>
          <w:ilvl w:val="1"/>
          <w:numId w:val="2"/>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Tracks coverage, identifies gaps, and coordinates corrective actions with field teams and outreach services.</w:t>
      </w:r>
    </w:p>
    <w:p w14:paraId="51AE0E8E" w14:textId="77777777" w:rsidR="00DA0D41" w:rsidRPr="00AA5B98" w:rsidRDefault="002E2FE5">
      <w:pPr>
        <w:pStyle w:val="Heading4"/>
        <w:numPr>
          <w:ilvl w:val="0"/>
          <w:numId w:val="2"/>
        </w:numPr>
        <w:rPr>
          <w:rFonts w:ascii="Times New Roman" w:eastAsia="Garamond" w:hAnsi="Times New Roman" w:cs="Times New Roman"/>
          <w:b/>
          <w:bCs/>
          <w:color w:val="000000"/>
        </w:rPr>
      </w:pPr>
      <w:bookmarkStart w:id="286" w:name="_heading=h.ffclptl6502i" w:colFirst="0" w:colLast="0"/>
      <w:bookmarkEnd w:id="286"/>
      <w:r w:rsidRPr="00AA5B98">
        <w:rPr>
          <w:rFonts w:ascii="Times New Roman" w:eastAsia="Garamond" w:hAnsi="Times New Roman" w:cs="Times New Roman"/>
          <w:b/>
          <w:bCs/>
          <w:color w:val="000000"/>
        </w:rPr>
        <w:t>Infrastructure &amp; Patient Occupancy Team</w:t>
      </w:r>
    </w:p>
    <w:p w14:paraId="1D715014" w14:textId="77777777" w:rsidR="00DA0D41" w:rsidRPr="00AA5B98" w:rsidRDefault="002E2FE5">
      <w:pPr>
        <w:numPr>
          <w:ilvl w:val="1"/>
          <w:numId w:val="2"/>
        </w:numPr>
        <w:pBdr>
          <w:top w:val="nil"/>
          <w:left w:val="nil"/>
          <w:bottom w:val="nil"/>
          <w:right w:val="nil"/>
          <w:between w:val="nil"/>
        </w:pBdr>
        <w:spacing w:before="40"/>
        <w:jc w:val="left"/>
        <w:rPr>
          <w:rFonts w:ascii="Times New Roman" w:eastAsia="Garamond" w:hAnsi="Times New Roman" w:cs="Times New Roman"/>
          <w:color w:val="000000"/>
        </w:rPr>
      </w:pPr>
      <w:r w:rsidRPr="00AA5B98">
        <w:rPr>
          <w:rFonts w:ascii="Times New Roman" w:eastAsia="Garamond" w:hAnsi="Times New Roman" w:cs="Times New Roman"/>
          <w:color w:val="000000"/>
        </w:rPr>
        <w:t>Monitors facility capacity, earmarked beds, oxygen and critical care resources across all linked facilities.</w:t>
      </w:r>
      <w:r w:rsidRPr="00AA5B98">
        <w:rPr>
          <w:rFonts w:ascii="Times New Roman" w:eastAsia="Times New Roman" w:hAnsi="Times New Roman" w:cs="Times New Roman"/>
          <w:color w:val="000000"/>
        </w:rPr>
        <w:t>​</w:t>
      </w:r>
    </w:p>
    <w:p w14:paraId="1F19D7B9" w14:textId="77777777" w:rsidR="00DA0D41" w:rsidRPr="00AA5B98" w:rsidRDefault="002E2FE5">
      <w:pPr>
        <w:numPr>
          <w:ilvl w:val="1"/>
          <w:numId w:val="2"/>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Ensures optimal patient distribution and referral management using updated bed</w:t>
      </w:r>
      <w:r w:rsidRPr="00AA5B98">
        <w:rPr>
          <w:rFonts w:ascii="Times New Roman" w:eastAsia="Cambria Math" w:hAnsi="Times New Roman" w:cs="Times New Roman"/>
          <w:color w:val="000000"/>
        </w:rPr>
        <w:t>‑</w:t>
      </w:r>
      <w:r w:rsidRPr="00AA5B98">
        <w:rPr>
          <w:rFonts w:ascii="Times New Roman" w:eastAsia="Garamond" w:hAnsi="Times New Roman" w:cs="Times New Roman"/>
          <w:color w:val="000000"/>
        </w:rPr>
        <w:t>status and resource data.</w:t>
      </w:r>
    </w:p>
    <w:p w14:paraId="3D75A07C" w14:textId="77777777" w:rsidR="00DA0D41" w:rsidRPr="00AA5B98" w:rsidRDefault="002E2FE5">
      <w:pPr>
        <w:numPr>
          <w:ilvl w:val="1"/>
          <w:numId w:val="2"/>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BMWM</w:t>
      </w:r>
    </w:p>
    <w:p w14:paraId="649A8B70" w14:textId="77777777" w:rsidR="00DA0D41" w:rsidRPr="00AA5B98" w:rsidRDefault="002E2FE5">
      <w:pPr>
        <w:pStyle w:val="Heading4"/>
        <w:numPr>
          <w:ilvl w:val="0"/>
          <w:numId w:val="2"/>
        </w:numPr>
        <w:rPr>
          <w:rFonts w:ascii="Times New Roman" w:eastAsia="Garamond" w:hAnsi="Times New Roman" w:cs="Times New Roman"/>
          <w:b/>
          <w:bCs/>
          <w:color w:val="000000"/>
        </w:rPr>
      </w:pPr>
      <w:bookmarkStart w:id="287" w:name="_heading=h.w76lh94k5lyd" w:colFirst="0" w:colLast="0"/>
      <w:bookmarkEnd w:id="287"/>
      <w:r w:rsidRPr="00AA5B98">
        <w:rPr>
          <w:rFonts w:ascii="Times New Roman" w:eastAsia="Garamond" w:hAnsi="Times New Roman" w:cs="Times New Roman"/>
          <w:b/>
          <w:bCs/>
        </w:rPr>
        <w:t>Communication team</w:t>
      </w:r>
    </w:p>
    <w:p w14:paraId="17E43217" w14:textId="77777777" w:rsidR="00DA0D41" w:rsidRPr="00AA5B98" w:rsidRDefault="002E2FE5">
      <w:pPr>
        <w:numPr>
          <w:ilvl w:val="0"/>
          <w:numId w:val="2"/>
        </w:numPr>
        <w:pBdr>
          <w:top w:val="nil"/>
          <w:left w:val="nil"/>
          <w:bottom w:val="nil"/>
          <w:right w:val="nil"/>
          <w:between w:val="nil"/>
        </w:pBdr>
        <w:rPr>
          <w:rFonts w:ascii="Times New Roman" w:eastAsia="Garamond" w:hAnsi="Times New Roman" w:cs="Times New Roman"/>
          <w:b/>
          <w:bCs/>
          <w:i/>
          <w:iCs/>
          <w:color w:val="000000"/>
        </w:rPr>
      </w:pPr>
      <w:r w:rsidRPr="00AA5B98">
        <w:rPr>
          <w:rFonts w:ascii="Times New Roman" w:eastAsia="Garamond" w:hAnsi="Times New Roman" w:cs="Times New Roman"/>
          <w:b/>
          <w:bCs/>
          <w:i/>
          <w:iCs/>
          <w:color w:val="000000"/>
        </w:rPr>
        <w:t>Logistics and supply chain</w:t>
      </w:r>
    </w:p>
    <w:p w14:paraId="28624D23" w14:textId="77777777" w:rsidR="00DA0D41" w:rsidRPr="00AA5B98" w:rsidRDefault="002E2FE5">
      <w:pPr>
        <w:numPr>
          <w:ilvl w:val="0"/>
          <w:numId w:val="2"/>
        </w:numPr>
        <w:pBdr>
          <w:top w:val="nil"/>
          <w:left w:val="nil"/>
          <w:bottom w:val="nil"/>
          <w:right w:val="nil"/>
          <w:between w:val="nil"/>
        </w:pBdr>
        <w:rPr>
          <w:rFonts w:ascii="Times New Roman" w:eastAsia="Garamond" w:hAnsi="Times New Roman" w:cs="Times New Roman"/>
          <w:b/>
          <w:bCs/>
          <w:i/>
          <w:iCs/>
          <w:color w:val="000000"/>
        </w:rPr>
      </w:pPr>
      <w:r w:rsidRPr="00AA5B98">
        <w:rPr>
          <w:rFonts w:ascii="Times New Roman" w:eastAsia="Garamond" w:hAnsi="Times New Roman" w:cs="Times New Roman"/>
          <w:b/>
          <w:bCs/>
          <w:i/>
          <w:iCs/>
          <w:color w:val="000000"/>
        </w:rPr>
        <w:t>Transportation (interfacility &amp; emergency transport)</w:t>
      </w:r>
    </w:p>
    <w:p w14:paraId="5E35F4B4" w14:textId="77777777" w:rsidR="00DA0D41" w:rsidRPr="00AA5B98" w:rsidRDefault="002E2FE5">
      <w:pPr>
        <w:numPr>
          <w:ilvl w:val="0"/>
          <w:numId w:val="2"/>
        </w:numPr>
        <w:pBdr>
          <w:top w:val="nil"/>
          <w:left w:val="nil"/>
          <w:bottom w:val="nil"/>
          <w:right w:val="nil"/>
          <w:between w:val="nil"/>
        </w:pBdr>
        <w:rPr>
          <w:rFonts w:ascii="Times New Roman" w:eastAsia="Garamond" w:hAnsi="Times New Roman" w:cs="Times New Roman"/>
          <w:b/>
          <w:bCs/>
          <w:i/>
          <w:iCs/>
          <w:color w:val="000000"/>
        </w:rPr>
      </w:pPr>
      <w:r w:rsidRPr="00AA5B98">
        <w:rPr>
          <w:rFonts w:ascii="Times New Roman" w:eastAsia="Garamond" w:hAnsi="Times New Roman" w:cs="Times New Roman"/>
          <w:b/>
          <w:bCs/>
          <w:i/>
          <w:iCs/>
          <w:color w:val="000000"/>
        </w:rPr>
        <w:t>Media surveillance Call centre</w:t>
      </w:r>
    </w:p>
    <w:p w14:paraId="56F9980C" w14:textId="77777777" w:rsidR="00DA0D41" w:rsidRPr="00AA5B98" w:rsidRDefault="002E2FE5">
      <w:pPr>
        <w:numPr>
          <w:ilvl w:val="0"/>
          <w:numId w:val="2"/>
        </w:numPr>
        <w:pBdr>
          <w:top w:val="nil"/>
          <w:left w:val="nil"/>
          <w:bottom w:val="nil"/>
          <w:right w:val="nil"/>
          <w:between w:val="nil"/>
        </w:pBdr>
        <w:rPr>
          <w:rFonts w:ascii="Times New Roman" w:eastAsia="Garamond" w:hAnsi="Times New Roman" w:cs="Times New Roman"/>
          <w:b/>
          <w:bCs/>
          <w:i/>
          <w:iCs/>
          <w:color w:val="000000"/>
        </w:rPr>
      </w:pPr>
      <w:r w:rsidRPr="00AA5B98">
        <w:rPr>
          <w:rFonts w:ascii="Times New Roman" w:eastAsia="Garamond" w:hAnsi="Times New Roman" w:cs="Times New Roman"/>
          <w:b/>
          <w:bCs/>
          <w:i/>
          <w:iCs/>
          <w:color w:val="000000"/>
        </w:rPr>
        <w:t>Management of the deceased</w:t>
      </w:r>
    </w:p>
    <w:p w14:paraId="404AEB76" w14:textId="77777777" w:rsidR="00DA0D41" w:rsidRPr="00AA5B98" w:rsidRDefault="002E2FE5">
      <w:pPr>
        <w:numPr>
          <w:ilvl w:val="0"/>
          <w:numId w:val="2"/>
        </w:numPr>
        <w:pBdr>
          <w:top w:val="nil"/>
          <w:left w:val="nil"/>
          <w:bottom w:val="nil"/>
          <w:right w:val="nil"/>
          <w:between w:val="nil"/>
        </w:pBdr>
        <w:rPr>
          <w:rFonts w:ascii="Times New Roman" w:eastAsia="Garamond" w:hAnsi="Times New Roman" w:cs="Times New Roman"/>
          <w:b/>
          <w:bCs/>
          <w:i/>
          <w:iCs/>
          <w:color w:val="000000"/>
        </w:rPr>
      </w:pPr>
      <w:r w:rsidRPr="00AA5B98">
        <w:rPr>
          <w:rFonts w:ascii="Times New Roman" w:eastAsia="Garamond" w:hAnsi="Times New Roman" w:cs="Times New Roman"/>
          <w:b/>
          <w:bCs/>
          <w:i/>
          <w:iCs/>
          <w:color w:val="000000"/>
        </w:rPr>
        <w:t>Intersectoral coordination and convergence</w:t>
      </w:r>
    </w:p>
    <w:p w14:paraId="1537E550" w14:textId="77777777" w:rsidR="00DA0D41" w:rsidRPr="00AA5B98" w:rsidRDefault="002E2FE5">
      <w:pPr>
        <w:pStyle w:val="Heading3"/>
        <w:ind w:left="720"/>
        <w:rPr>
          <w:rFonts w:ascii="Times New Roman" w:eastAsia="Garamond" w:hAnsi="Times New Roman" w:cs="Times New Roman"/>
          <w:color w:val="000000"/>
        </w:rPr>
      </w:pPr>
      <w:bookmarkStart w:id="288" w:name="_heading=h.o7pcytqxjuu3" w:colFirst="0" w:colLast="0"/>
      <w:bookmarkEnd w:id="288"/>
      <w:r w:rsidRPr="00AA5B98">
        <w:rPr>
          <w:rFonts w:ascii="Times New Roman" w:eastAsia="Garamond" w:hAnsi="Times New Roman" w:cs="Times New Roman"/>
          <w:color w:val="000000"/>
        </w:rPr>
        <w:t xml:space="preserve">Key Control Room Team </w:t>
      </w:r>
    </w:p>
    <w:p w14:paraId="1C64E091"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r w:rsidRPr="00AA5B98">
        <w:rPr>
          <w:rFonts w:ascii="Times New Roman" w:eastAsia="Garamond" w:hAnsi="Times New Roman" w:cs="Times New Roman"/>
          <w:color w:val="000000"/>
        </w:rPr>
        <w:t>The Control Room Team coordinates all pandemic response activities within the LSGD and serves as the single command and communication hub during activation. It integrates information, field actions, logistics, and policy execution across all participating departments and health facilities.</w:t>
      </w:r>
    </w:p>
    <w:p w14:paraId="6507DE7C"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79EF23A5"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663760A8"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758406A3" w14:textId="77777777" w:rsidR="00DA0D41" w:rsidRPr="00AA5B98" w:rsidRDefault="002E2FE5">
      <w:pPr>
        <w:pBdr>
          <w:top w:val="nil"/>
          <w:left w:val="nil"/>
          <w:bottom w:val="nil"/>
          <w:right w:val="nil"/>
          <w:between w:val="nil"/>
        </w:pBdr>
        <w:rPr>
          <w:rFonts w:ascii="Times New Roman" w:eastAsia="Garamond" w:hAnsi="Times New Roman" w:cs="Times New Roman"/>
          <w:color w:val="FF0000"/>
        </w:rPr>
      </w:pPr>
      <w:r w:rsidRPr="00AA5B98">
        <w:rPr>
          <w:rFonts w:ascii="Times New Roman" w:eastAsia="Garamond" w:hAnsi="Times New Roman" w:cs="Times New Roman"/>
          <w:color w:val="FF0000"/>
        </w:rPr>
        <w:t>SOP for alert escalation/trigger point with mapping of responsibilities.</w:t>
      </w:r>
    </w:p>
    <w:p w14:paraId="64FF93D9" w14:textId="77777777" w:rsidR="00DA0D41" w:rsidRPr="00AA5B98" w:rsidRDefault="002E2FE5">
      <w:pPr>
        <w:pBdr>
          <w:top w:val="nil"/>
          <w:left w:val="nil"/>
          <w:bottom w:val="nil"/>
          <w:right w:val="nil"/>
          <w:between w:val="nil"/>
        </w:pBdr>
        <w:spacing w:before="240" w:after="240"/>
        <w:ind w:left="720"/>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Key Points: </w:t>
      </w:r>
    </w:p>
    <w:p w14:paraId="3BD7D6C1" w14:textId="77777777" w:rsidR="00DA0D41" w:rsidRPr="00AA5B98" w:rsidRDefault="002E2FE5">
      <w:pPr>
        <w:numPr>
          <w:ilvl w:val="0"/>
          <w:numId w:val="23"/>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The Control Room shall be staffed with a designated In-charge, data entry personnel, and communication staff with clearly defined roles and shift arrangements.</w:t>
      </w:r>
      <w:r w:rsidRPr="00AA5B98">
        <w:rPr>
          <w:rFonts w:ascii="Times New Roman" w:eastAsia="Garamond" w:hAnsi="Times New Roman" w:cs="Times New Roman"/>
          <w:color w:val="000000"/>
        </w:rPr>
        <w:br/>
      </w:r>
    </w:p>
    <w:p w14:paraId="62568BAB" w14:textId="77777777" w:rsidR="00DA0D41" w:rsidRPr="00AA5B98" w:rsidRDefault="002E2FE5">
      <w:pPr>
        <w:numPr>
          <w:ilvl w:val="0"/>
          <w:numId w:val="23"/>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It shall maintain updated records on daily monitoring indicators including new cases, persons under active quarantine, and hospital bed occupancy.</w:t>
      </w:r>
      <w:r w:rsidRPr="00AA5B98">
        <w:rPr>
          <w:rFonts w:ascii="Times New Roman" w:eastAsia="Garamond" w:hAnsi="Times New Roman" w:cs="Times New Roman"/>
          <w:color w:val="000000"/>
        </w:rPr>
        <w:br/>
      </w:r>
    </w:p>
    <w:p w14:paraId="2D390BFE" w14:textId="77777777" w:rsidR="00DA0D41" w:rsidRPr="00AA5B98" w:rsidRDefault="002E2FE5">
      <w:pPr>
        <w:numPr>
          <w:ilvl w:val="0"/>
          <w:numId w:val="23"/>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All reports and situation updates shall be shared daily with the Block and District Surveillance Unit.</w:t>
      </w:r>
      <w:r w:rsidRPr="00AA5B98">
        <w:rPr>
          <w:rFonts w:ascii="Times New Roman" w:eastAsia="Garamond" w:hAnsi="Times New Roman" w:cs="Times New Roman"/>
          <w:color w:val="000000"/>
        </w:rPr>
        <w:br/>
      </w:r>
    </w:p>
    <w:p w14:paraId="008DE632" w14:textId="77777777" w:rsidR="00DA0D41" w:rsidRPr="00AA5B98" w:rsidRDefault="002E2FE5">
      <w:pPr>
        <w:numPr>
          <w:ilvl w:val="0"/>
          <w:numId w:val="23"/>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The Control Room shall act as a single point of contact for coordination with response teams, health institutions, and other departments.</w:t>
      </w:r>
      <w:r w:rsidRPr="00AA5B98">
        <w:rPr>
          <w:rFonts w:ascii="Times New Roman" w:eastAsia="Garamond" w:hAnsi="Times New Roman" w:cs="Times New Roman"/>
          <w:color w:val="000000"/>
        </w:rPr>
        <w:br/>
      </w:r>
    </w:p>
    <w:p w14:paraId="5EC4B440" w14:textId="77777777" w:rsidR="00DA0D41" w:rsidRPr="00AA5B98" w:rsidRDefault="002E2FE5">
      <w:pPr>
        <w:numPr>
          <w:ilvl w:val="0"/>
          <w:numId w:val="23"/>
        </w:numPr>
        <w:pBdr>
          <w:top w:val="nil"/>
          <w:left w:val="nil"/>
          <w:bottom w:val="nil"/>
          <w:right w:val="nil"/>
          <w:between w:val="nil"/>
        </w:pBdr>
        <w:spacing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Contact details of the Control Room shall be widely communicated to field staff and stakeholders during activation.</w:t>
      </w:r>
    </w:p>
    <w:p w14:paraId="3B43DBE9" w14:textId="77777777" w:rsidR="00DA0D41" w:rsidRPr="00AA5B98" w:rsidRDefault="002E2FE5">
      <w:pPr>
        <w:pStyle w:val="Heading3"/>
        <w:spacing w:before="240" w:after="240"/>
        <w:ind w:left="720"/>
        <w:jc w:val="left"/>
        <w:rPr>
          <w:rFonts w:ascii="Times New Roman" w:eastAsia="Garamond" w:hAnsi="Times New Roman" w:cs="Times New Roman"/>
          <w:b/>
          <w:bCs/>
          <w:color w:val="000000"/>
        </w:rPr>
      </w:pPr>
      <w:bookmarkStart w:id="289" w:name="_heading=h.8xsxny04ymh" w:colFirst="0" w:colLast="0"/>
      <w:bookmarkEnd w:id="289"/>
      <w:r w:rsidRPr="00AA5B98">
        <w:rPr>
          <w:rFonts w:ascii="Times New Roman" w:eastAsia="Garamond" w:hAnsi="Times New Roman" w:cs="Times New Roman"/>
          <w:b/>
          <w:bCs/>
          <w:color w:val="000000"/>
        </w:rPr>
        <w:t>Daily Monitoring Indicators</w:t>
      </w:r>
    </w:p>
    <w:p w14:paraId="355844B9"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To ensure timely decision-making and effective response, the following key indicators shall be monitored and updated </w:t>
      </w:r>
      <w:proofErr w:type="gramStart"/>
      <w:r w:rsidRPr="00AA5B98">
        <w:rPr>
          <w:rFonts w:ascii="Times New Roman" w:eastAsia="Garamond" w:hAnsi="Times New Roman" w:cs="Times New Roman"/>
          <w:color w:val="000000"/>
        </w:rPr>
        <w:t>on a daily basis</w:t>
      </w:r>
      <w:proofErr w:type="gramEnd"/>
      <w:r w:rsidRPr="00AA5B98">
        <w:rPr>
          <w:rFonts w:ascii="Times New Roman" w:eastAsia="Garamond" w:hAnsi="Times New Roman" w:cs="Times New Roman"/>
          <w:color w:val="000000"/>
        </w:rPr>
        <w:t xml:space="preserve"> by the Pandemic Control Room:</w:t>
      </w:r>
    </w:p>
    <w:p w14:paraId="16514733" w14:textId="77777777" w:rsidR="00DA0D41" w:rsidRPr="00AA5B98" w:rsidRDefault="002E2FE5">
      <w:pPr>
        <w:pStyle w:val="Heading3"/>
        <w:keepNext w:val="0"/>
        <w:keepLines w:val="0"/>
        <w:numPr>
          <w:ilvl w:val="0"/>
          <w:numId w:val="16"/>
        </w:numPr>
        <w:spacing w:before="280"/>
        <w:rPr>
          <w:rFonts w:ascii="Times New Roman" w:eastAsia="Garamond" w:hAnsi="Times New Roman" w:cs="Times New Roman"/>
          <w:b/>
          <w:bCs/>
          <w:color w:val="000000"/>
          <w:sz w:val="26"/>
          <w:szCs w:val="26"/>
        </w:rPr>
      </w:pPr>
      <w:bookmarkStart w:id="290" w:name="_heading=h.yja7df77dxpe" w:colFirst="0" w:colLast="0"/>
      <w:bookmarkEnd w:id="290"/>
      <w:r w:rsidRPr="00AA5B98">
        <w:rPr>
          <w:rFonts w:ascii="Times New Roman" w:eastAsia="Garamond" w:hAnsi="Times New Roman" w:cs="Times New Roman"/>
          <w:b/>
          <w:bCs/>
          <w:color w:val="000000"/>
          <w:sz w:val="26"/>
          <w:szCs w:val="26"/>
        </w:rPr>
        <w:t>Epidemiological Indicators:</w:t>
      </w:r>
    </w:p>
    <w:p w14:paraId="472528C6" w14:textId="77777777" w:rsidR="00DA0D41" w:rsidRPr="00AA5B98" w:rsidRDefault="002E2FE5">
      <w:pPr>
        <w:pBdr>
          <w:top w:val="nil"/>
          <w:left w:val="nil"/>
          <w:bottom w:val="nil"/>
          <w:right w:val="nil"/>
          <w:between w:val="nil"/>
        </w:pBdr>
        <w:spacing w:before="240" w:after="240"/>
        <w:ind w:left="1440"/>
        <w:jc w:val="left"/>
        <w:rPr>
          <w:rFonts w:ascii="Times New Roman" w:eastAsia="Garamond" w:hAnsi="Times New Roman" w:cs="Times New Roman"/>
          <w:color w:val="000000"/>
        </w:rPr>
      </w:pPr>
      <w:r w:rsidRPr="00AA5B98">
        <w:rPr>
          <w:rFonts w:ascii="Times New Roman" w:eastAsia="Garamond" w:hAnsi="Times New Roman" w:cs="Times New Roman"/>
          <w:color w:val="000000"/>
        </w:rPr>
        <w:t>New cases reported today, Total active cases</w:t>
      </w:r>
      <w:r w:rsidRPr="00AA5B98">
        <w:rPr>
          <w:rFonts w:ascii="Times New Roman" w:eastAsia="Garamond" w:hAnsi="Times New Roman" w:cs="Times New Roman"/>
          <w:i/>
          <w:iCs/>
          <w:color w:val="000000"/>
        </w:rPr>
        <w:t xml:space="preserve">, </w:t>
      </w:r>
      <w:r w:rsidRPr="00AA5B98">
        <w:rPr>
          <w:rFonts w:ascii="Times New Roman" w:eastAsia="Garamond" w:hAnsi="Times New Roman" w:cs="Times New Roman"/>
          <w:color w:val="000000"/>
        </w:rPr>
        <w:t xml:space="preserve">Test Positivity Rate (TPR), Case Fatality Rate (CFR) </w:t>
      </w:r>
    </w:p>
    <w:p w14:paraId="779A0513" w14:textId="77777777" w:rsidR="00DA0D41" w:rsidRPr="00AA5B98" w:rsidRDefault="002E2FE5">
      <w:pPr>
        <w:numPr>
          <w:ilvl w:val="0"/>
          <w:numId w:val="16"/>
        </w:num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Surveillance Indicators:</w:t>
      </w:r>
    </w:p>
    <w:p w14:paraId="6AC19F3D" w14:textId="77777777" w:rsidR="00DA0D41" w:rsidRPr="00AA5B98" w:rsidRDefault="002E2FE5">
      <w:pPr>
        <w:pBdr>
          <w:top w:val="nil"/>
          <w:left w:val="nil"/>
          <w:bottom w:val="nil"/>
          <w:right w:val="nil"/>
          <w:between w:val="nil"/>
        </w:pBdr>
        <w:spacing w:before="240" w:after="240"/>
        <w:ind w:left="1440"/>
        <w:rPr>
          <w:rFonts w:ascii="Times New Roman" w:eastAsia="Garamond" w:hAnsi="Times New Roman" w:cs="Times New Roman"/>
          <w:color w:val="000000"/>
        </w:rPr>
      </w:pPr>
      <w:r w:rsidRPr="00AA5B98">
        <w:rPr>
          <w:rFonts w:ascii="Times New Roman" w:eastAsia="Garamond" w:hAnsi="Times New Roman" w:cs="Times New Roman"/>
          <w:color w:val="000000"/>
        </w:rPr>
        <w:t>Persons under home quarantine, High-risk contacts identified, Fever, ILI, SARI or other symptoms (syndromic surges), Travellers (symptomatic or high-risk arrivals</w:t>
      </w:r>
      <w:proofErr w:type="gramStart"/>
      <w:r w:rsidRPr="00AA5B98">
        <w:rPr>
          <w:rFonts w:ascii="Times New Roman" w:eastAsia="Garamond" w:hAnsi="Times New Roman" w:cs="Times New Roman"/>
          <w:color w:val="000000"/>
        </w:rPr>
        <w:t>),Animal</w:t>
      </w:r>
      <w:proofErr w:type="gramEnd"/>
      <w:r w:rsidRPr="00AA5B98">
        <w:rPr>
          <w:rFonts w:ascii="Times New Roman" w:eastAsia="Garamond" w:hAnsi="Times New Roman" w:cs="Times New Roman"/>
          <w:color w:val="000000"/>
        </w:rPr>
        <w:t xml:space="preserve"> husbandry surveillance (zoonotic alerts, unusual animal deaths, poultry/bird flu signals), Mortality surveillance (excess deaths, unexplained fatalities, verbal autopsy reports)</w:t>
      </w:r>
    </w:p>
    <w:p w14:paraId="2106D262" w14:textId="77777777" w:rsidR="00DA0D41" w:rsidRPr="00AA5B98" w:rsidRDefault="002E2FE5">
      <w:pPr>
        <w:numPr>
          <w:ilvl w:val="0"/>
          <w:numId w:val="16"/>
        </w:num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Logistics and Infrastructure Indicators:</w:t>
      </w:r>
    </w:p>
    <w:p w14:paraId="1DC1D0AC" w14:textId="77777777" w:rsidR="00DA0D41" w:rsidRPr="00AA5B98" w:rsidRDefault="002E2FE5">
      <w:pPr>
        <w:pBdr>
          <w:top w:val="nil"/>
          <w:left w:val="nil"/>
          <w:bottom w:val="nil"/>
          <w:right w:val="nil"/>
          <w:between w:val="nil"/>
        </w:pBdr>
        <w:spacing w:before="240" w:after="240"/>
        <w:ind w:left="1440"/>
        <w:jc w:val="left"/>
        <w:rPr>
          <w:rFonts w:ascii="Times New Roman" w:eastAsia="Garamond" w:hAnsi="Times New Roman" w:cs="Times New Roman"/>
          <w:color w:val="000000"/>
        </w:rPr>
      </w:pPr>
      <w:r w:rsidRPr="00AA5B98">
        <w:rPr>
          <w:rFonts w:ascii="Times New Roman" w:eastAsia="Garamond" w:hAnsi="Times New Roman" w:cs="Times New Roman"/>
          <w:color w:val="000000"/>
        </w:rPr>
        <w:t>Hospital / CFLTC beds occupied, Oxygen cylinders/concentrators available, Ambulances on standby</w:t>
      </w:r>
    </w:p>
    <w:p w14:paraId="2F6F0C82" w14:textId="77777777" w:rsidR="00DA0D41" w:rsidRPr="00AA5B98" w:rsidRDefault="002E2FE5">
      <w:pPr>
        <w:numPr>
          <w:ilvl w:val="0"/>
          <w:numId w:val="16"/>
        </w:numPr>
        <w:pBdr>
          <w:top w:val="nil"/>
          <w:left w:val="nil"/>
          <w:bottom w:val="nil"/>
          <w:right w:val="nil"/>
          <w:between w:val="nil"/>
        </w:pBdr>
        <w:spacing w:before="36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Alert Findings</w:t>
      </w:r>
    </w:p>
    <w:p w14:paraId="523FAFA4" w14:textId="77777777" w:rsidR="00DA0D41" w:rsidRPr="00AA5B98" w:rsidRDefault="002E2FE5">
      <w:pPr>
        <w:pBdr>
          <w:top w:val="nil"/>
          <w:left w:val="nil"/>
          <w:bottom w:val="nil"/>
          <w:right w:val="nil"/>
          <w:between w:val="nil"/>
        </w:pBdr>
        <w:spacing w:before="120" w:after="120"/>
        <w:ind w:left="14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The following table outlines category-specific </w:t>
      </w:r>
      <w:r w:rsidRPr="00AA5B98">
        <w:rPr>
          <w:rFonts w:ascii="Times New Roman" w:eastAsia="Garamond" w:hAnsi="Times New Roman" w:cs="Times New Roman"/>
          <w:b/>
          <w:bCs/>
          <w:color w:val="000000"/>
        </w:rPr>
        <w:t>trigger points (red flags)</w:t>
      </w:r>
      <w:r w:rsidRPr="00AA5B98">
        <w:rPr>
          <w:rFonts w:ascii="Times New Roman" w:eastAsia="Garamond" w:hAnsi="Times New Roman" w:cs="Times New Roman"/>
          <w:color w:val="000000"/>
        </w:rPr>
        <w:t xml:space="preserve"> from surveillance indicators and corresponding immediate actions for the Pandemic </w:t>
      </w:r>
      <w:r w:rsidRPr="00AA5B98">
        <w:rPr>
          <w:rFonts w:ascii="Times New Roman" w:eastAsia="Garamond" w:hAnsi="Times New Roman" w:cs="Times New Roman"/>
          <w:color w:val="000000"/>
        </w:rPr>
        <w:lastRenderedPageBreak/>
        <w:t xml:space="preserve">Control Room. These enable rapid response to alert findings like testing anomalies, positive cases exceeding thresholds, clusters, and WGS reports. </w:t>
      </w:r>
    </w:p>
    <w:p w14:paraId="70420D4D" w14:textId="77777777" w:rsidR="00DA0D41" w:rsidRPr="00AA5B98" w:rsidRDefault="00DA0D41">
      <w:pPr>
        <w:pBdr>
          <w:top w:val="nil"/>
          <w:left w:val="nil"/>
          <w:bottom w:val="nil"/>
          <w:right w:val="nil"/>
          <w:between w:val="nil"/>
        </w:pBdr>
        <w:spacing w:before="120" w:after="120"/>
        <w:ind w:left="1440"/>
        <w:jc w:val="left"/>
        <w:rPr>
          <w:rFonts w:ascii="Times New Roman" w:eastAsia="Garamond" w:hAnsi="Times New Roman" w:cs="Times New Roman"/>
          <w:color w:val="000000"/>
        </w:rPr>
      </w:pPr>
    </w:p>
    <w:tbl>
      <w:tblPr>
        <w:tblStyle w:val="afffffff3"/>
        <w:tblW w:w="9330" w:type="dxa"/>
        <w:tblInd w:w="285" w:type="dxa"/>
        <w:tblBorders>
          <w:top w:val="nil"/>
          <w:left w:val="nil"/>
          <w:bottom w:val="nil"/>
          <w:right w:val="nil"/>
          <w:insideH w:val="nil"/>
          <w:insideV w:val="nil"/>
        </w:tblBorders>
        <w:tblLayout w:type="fixed"/>
        <w:tblLook w:val="0600" w:firstRow="0" w:lastRow="0" w:firstColumn="0" w:lastColumn="0" w:noHBand="1" w:noVBand="1"/>
      </w:tblPr>
      <w:tblGrid>
        <w:gridCol w:w="2490"/>
        <w:gridCol w:w="3615"/>
        <w:gridCol w:w="3225"/>
      </w:tblGrid>
      <w:tr w:rsidR="00DA0D41" w:rsidRPr="00AA5B98" w14:paraId="6FDF3A4D"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3105444D"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Category</w:t>
            </w:r>
          </w:p>
        </w:tc>
        <w:tc>
          <w:tcPr>
            <w:tcW w:w="3615"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321A053B"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 xml:space="preserve">Trigger </w:t>
            </w:r>
            <w:proofErr w:type="spellStart"/>
            <w:r w:rsidRPr="00AA5B98">
              <w:rPr>
                <w:rFonts w:ascii="Times New Roman" w:eastAsia="Garamond" w:hAnsi="Times New Roman" w:cs="Times New Roman"/>
                <w:b/>
                <w:bCs/>
                <w:color w:val="000000"/>
              </w:rPr>
              <w:t>Pophint</w:t>
            </w:r>
            <w:proofErr w:type="spellEnd"/>
            <w:r w:rsidRPr="00AA5B98">
              <w:rPr>
                <w:rFonts w:ascii="Times New Roman" w:eastAsia="Garamond" w:hAnsi="Times New Roman" w:cs="Times New Roman"/>
                <w:b/>
                <w:bCs/>
                <w:color w:val="000000"/>
              </w:rPr>
              <w:t xml:space="preserve"> (Red Flag)</w:t>
            </w:r>
          </w:p>
        </w:tc>
        <w:tc>
          <w:tcPr>
            <w:tcW w:w="3225"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2B47784F"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Immediate Action</w:t>
            </w:r>
          </w:p>
        </w:tc>
      </w:tr>
      <w:tr w:rsidR="00DA0D41" w:rsidRPr="00AA5B98" w14:paraId="26AE3568"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1CC8060"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Clusters</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D65CBFF"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Geographical or facility-based:</w:t>
            </w:r>
            <w:r w:rsidRPr="00AA5B98">
              <w:rPr>
                <w:rFonts w:ascii="Times New Roman" w:eastAsia="Garamond" w:hAnsi="Times New Roman" w:cs="Times New Roman"/>
                <w:color w:val="000000"/>
              </w:rPr>
              <w:t xml:space="preserve"> 5+ cases linked to one location (office, school, street).</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54FEFC5"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Declare a micro-containment zone; perimeter control and active case finding.</w:t>
            </w:r>
          </w:p>
        </w:tc>
      </w:tr>
      <w:tr w:rsidR="00DA0D41" w:rsidRPr="00AA5B98" w14:paraId="14F4F45E"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4438C49"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Testing</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E697428"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Sudden drop in testing volume / delay in reporting / unusual testing trends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E99FFBF"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Review the sample collection process, address lab bottlenecks, deploy additional testing teams, and notify</w:t>
            </w:r>
            <w:r w:rsidRPr="00AA5B98">
              <w:rPr>
                <w:rFonts w:ascii="Times New Roman" w:eastAsia="Garamond" w:hAnsi="Times New Roman" w:cs="Times New Roman"/>
                <w:color w:val="000000"/>
                <w:sz w:val="21"/>
                <w:szCs w:val="21"/>
              </w:rPr>
              <w:t xml:space="preserve"> the District Lab.</w:t>
            </w:r>
          </w:p>
        </w:tc>
      </w:tr>
      <w:tr w:rsidR="00DA0D41" w:rsidRPr="00AA5B98" w14:paraId="28CC1FBF"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44F738C"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Lab</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7107A94"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Test Positivity rate increases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E3B6CDC"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Increase testing sites in that ward.</w:t>
            </w:r>
          </w:p>
        </w:tc>
      </w:tr>
      <w:tr w:rsidR="00DA0D41" w:rsidRPr="00AA5B98" w14:paraId="211EE875"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39EAA479"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Hospital</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9B497BC"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&gt;80% Oxygen bed occupancy</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02E0913"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Activate backup/CFLTC beds.</w:t>
            </w:r>
          </w:p>
        </w:tc>
      </w:tr>
      <w:tr w:rsidR="00DA0D41" w:rsidRPr="00AA5B98" w14:paraId="7EDE6389"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39C8A014"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Travel</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0B1F55B"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Cluster of cases from a single flight/train or high-risk arrival group.</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61E98F3"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Trace all passengers in adjacent seats; implement mandatory institutional quarantine.</w:t>
            </w:r>
          </w:p>
        </w:tc>
      </w:tr>
      <w:tr w:rsidR="00DA0D41" w:rsidRPr="00AA5B98" w14:paraId="792097F0"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349D86FD"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Animal</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A507A72"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Mass poultry/wildlife death or unusual sickness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C76156C"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Notify Animal Husbandry, sample the area, and dispatch RRT for environmental sampling and zoonotic check.</w:t>
            </w:r>
          </w:p>
        </w:tc>
      </w:tr>
      <w:tr w:rsidR="00DA0D41" w:rsidRPr="00AA5B98" w14:paraId="784415C8"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271CBDE"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lastRenderedPageBreak/>
              <w:t>Mortality</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2A70341"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Sudden spike in home deaths or brought-in-dead (BID) cases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C3494FA"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Audit the deaths and Active Case Search drive</w:t>
            </w:r>
          </w:p>
        </w:tc>
      </w:tr>
      <w:tr w:rsidR="00DA0D41" w:rsidRPr="00AA5B98" w14:paraId="478C3419"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7048720"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 xml:space="preserve">Additional </w:t>
            </w:r>
            <w:proofErr w:type="gramStart"/>
            <w:r w:rsidRPr="00AA5B98">
              <w:rPr>
                <w:rFonts w:ascii="Times New Roman" w:eastAsia="Garamond" w:hAnsi="Times New Roman" w:cs="Times New Roman"/>
                <w:b/>
                <w:bCs/>
                <w:color w:val="000000"/>
              </w:rPr>
              <w:t>investigations  like</w:t>
            </w:r>
            <w:proofErr w:type="gramEnd"/>
            <w:r w:rsidRPr="00AA5B98">
              <w:rPr>
                <w:rFonts w:ascii="Times New Roman" w:eastAsia="Garamond" w:hAnsi="Times New Roman" w:cs="Times New Roman"/>
                <w:b/>
                <w:bCs/>
                <w:color w:val="000000"/>
              </w:rPr>
              <w:t xml:space="preserve"> Whole Genome Sequencing (WGS)</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33C0BF00"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Detection of a </w:t>
            </w:r>
            <w:r w:rsidRPr="00AA5B98">
              <w:rPr>
                <w:rFonts w:ascii="Times New Roman" w:eastAsia="Garamond" w:hAnsi="Times New Roman" w:cs="Times New Roman"/>
                <w:b/>
                <w:bCs/>
                <w:color w:val="000000"/>
              </w:rPr>
              <w:t>Variant of Concern (VOC) or Variant of Interest (VOI)</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46C3DD1" w14:textId="77777777" w:rsidR="00DA0D41" w:rsidRPr="00AA5B98" w:rsidRDefault="002E2FE5">
            <w:pPr>
              <w:pBdr>
                <w:top w:val="nil"/>
                <w:left w:val="nil"/>
                <w:bottom w:val="nil"/>
                <w:right w:val="nil"/>
                <w:between w:val="nil"/>
              </w:pBdr>
              <w:spacing w:after="480"/>
              <w:jc w:val="left"/>
              <w:rPr>
                <w:rFonts w:ascii="Times New Roman" w:eastAsia="Garamond" w:hAnsi="Times New Roman" w:cs="Times New Roman"/>
                <w:color w:val="000000"/>
              </w:rPr>
            </w:pPr>
            <w:r w:rsidRPr="00AA5B98">
              <w:rPr>
                <w:rFonts w:ascii="Times New Roman" w:eastAsia="Garamond" w:hAnsi="Times New Roman" w:cs="Times New Roman"/>
                <w:color w:val="000000"/>
              </w:rPr>
              <w:t>Implement strict micro-containment; update clinical protocols to match variant severity.</w:t>
            </w:r>
          </w:p>
        </w:tc>
      </w:tr>
    </w:tbl>
    <w:p w14:paraId="68B76D42" w14:textId="77777777" w:rsidR="00DA0D41" w:rsidRPr="00AA5B98" w:rsidRDefault="002E2FE5">
      <w:pPr>
        <w:pStyle w:val="Heading3"/>
        <w:keepNext w:val="0"/>
        <w:keepLines w:val="0"/>
        <w:numPr>
          <w:ilvl w:val="0"/>
          <w:numId w:val="29"/>
        </w:numPr>
        <w:spacing w:before="360"/>
        <w:jc w:val="left"/>
        <w:rPr>
          <w:rFonts w:ascii="Times New Roman" w:eastAsia="Garamond" w:hAnsi="Times New Roman" w:cs="Times New Roman"/>
          <w:b/>
          <w:bCs/>
          <w:color w:val="000000"/>
        </w:rPr>
      </w:pPr>
      <w:bookmarkStart w:id="291" w:name="_heading=h.yxehltvrq4gz" w:colFirst="0" w:colLast="0"/>
      <w:bookmarkEnd w:id="291"/>
      <w:r w:rsidRPr="00AA5B98">
        <w:rPr>
          <w:rFonts w:ascii="Times New Roman" w:eastAsia="Garamond" w:hAnsi="Times New Roman" w:cs="Times New Roman"/>
          <w:b/>
          <w:bCs/>
          <w:color w:val="000000"/>
        </w:rPr>
        <w:t>Communication of Public Health Information</w:t>
      </w:r>
    </w:p>
    <w:p w14:paraId="5FE7766F" w14:textId="77777777" w:rsidR="00DA0D41" w:rsidRPr="00AA5B98" w:rsidRDefault="002E2FE5">
      <w:pPr>
        <w:pBdr>
          <w:top w:val="nil"/>
          <w:left w:val="nil"/>
          <w:bottom w:val="nil"/>
          <w:right w:val="nil"/>
          <w:between w:val="nil"/>
        </w:pBdr>
        <w:spacing w:before="240" w:after="240"/>
        <w:ind w:left="720"/>
        <w:rPr>
          <w:rFonts w:ascii="Times New Roman" w:eastAsia="Garamond" w:hAnsi="Times New Roman" w:cs="Times New Roman"/>
          <w:b/>
          <w:bCs/>
          <w:color w:val="000000"/>
        </w:rPr>
      </w:pPr>
      <w:r w:rsidRPr="00AA5B98">
        <w:rPr>
          <w:rFonts w:ascii="Times New Roman" w:eastAsia="Garamond" w:hAnsi="Times New Roman" w:cs="Times New Roman"/>
          <w:color w:val="000000"/>
        </w:rPr>
        <w:t xml:space="preserve">A Community Communication Hub shall be established to ensure timely, accurate, and consistent dissemination of information during a pandemic. The Hub will function under the coordination of Nodal officers of the control room and act as the nodal point for public communication, risk messaging, and community engagement. </w:t>
      </w:r>
      <w:r w:rsidRPr="00AA5B98">
        <w:rPr>
          <w:rFonts w:ascii="Times New Roman" w:eastAsia="Garamond" w:hAnsi="Times New Roman" w:cs="Times New Roman"/>
          <w:b/>
          <w:bCs/>
          <w:color w:val="000000"/>
        </w:rPr>
        <w:t xml:space="preserve">It will support dissemination of official advisories, promote preventive </w:t>
      </w:r>
      <w:proofErr w:type="spellStart"/>
      <w:r w:rsidRPr="00AA5B98">
        <w:rPr>
          <w:rFonts w:ascii="Times New Roman" w:eastAsia="Garamond" w:hAnsi="Times New Roman" w:cs="Times New Roman"/>
          <w:b/>
          <w:bCs/>
          <w:color w:val="000000"/>
        </w:rPr>
        <w:t>behaviors</w:t>
      </w:r>
      <w:proofErr w:type="spellEnd"/>
      <w:r w:rsidRPr="00AA5B98">
        <w:rPr>
          <w:rFonts w:ascii="Times New Roman" w:eastAsia="Garamond" w:hAnsi="Times New Roman" w:cs="Times New Roman"/>
          <w:b/>
          <w:bCs/>
          <w:color w:val="000000"/>
        </w:rPr>
        <w:t xml:space="preserve">, address </w:t>
      </w:r>
      <w:proofErr w:type="spellStart"/>
      <w:r w:rsidRPr="00AA5B98">
        <w:rPr>
          <w:rFonts w:ascii="Times New Roman" w:eastAsia="Garamond" w:hAnsi="Times New Roman" w:cs="Times New Roman"/>
          <w:b/>
          <w:bCs/>
          <w:color w:val="000000"/>
        </w:rPr>
        <w:t>rumors</w:t>
      </w:r>
      <w:proofErr w:type="spellEnd"/>
      <w:r w:rsidRPr="00AA5B98">
        <w:rPr>
          <w:rFonts w:ascii="Times New Roman" w:eastAsia="Garamond" w:hAnsi="Times New Roman" w:cs="Times New Roman"/>
          <w:b/>
          <w:bCs/>
          <w:color w:val="000000"/>
        </w:rPr>
        <w:t xml:space="preserve"> and misinformation, and ensure that messages reach all sections of the population through trusted local channels and leaders.</w:t>
      </w:r>
    </w:p>
    <w:p w14:paraId="4DB76B06" w14:textId="77777777" w:rsidR="00DA0D41" w:rsidRPr="00AA5B98" w:rsidRDefault="002E2FE5">
      <w:pPr>
        <w:pStyle w:val="Heading3"/>
        <w:ind w:left="720"/>
        <w:rPr>
          <w:rFonts w:ascii="Times New Roman" w:eastAsia="Garamond" w:hAnsi="Times New Roman" w:cs="Times New Roman"/>
          <w:color w:val="000000"/>
        </w:rPr>
      </w:pPr>
      <w:bookmarkStart w:id="292" w:name="_heading=h.md95rmru48mg" w:colFirst="0" w:colLast="0"/>
      <w:bookmarkEnd w:id="292"/>
      <w:r w:rsidRPr="00AA5B98">
        <w:rPr>
          <w:rFonts w:ascii="Times New Roman" w:eastAsia="Garamond" w:hAnsi="Times New Roman" w:cs="Times New Roman"/>
          <w:color w:val="000000"/>
        </w:rPr>
        <w:t>Key communicators</w:t>
      </w:r>
    </w:p>
    <w:tbl>
      <w:tblPr>
        <w:tblStyle w:val="afffffff4"/>
        <w:tblpPr w:leftFromText="180" w:rightFromText="180" w:topFromText="180" w:bottomFromText="180" w:vertAnchor="text" w:tblpX="735" w:tblpY="170"/>
        <w:tblW w:w="8565" w:type="dxa"/>
        <w:tblBorders>
          <w:top w:val="nil"/>
          <w:left w:val="nil"/>
          <w:bottom w:val="nil"/>
          <w:right w:val="nil"/>
          <w:insideH w:val="nil"/>
          <w:insideV w:val="nil"/>
        </w:tblBorders>
        <w:tblLayout w:type="fixed"/>
        <w:tblLook w:val="0600" w:firstRow="0" w:lastRow="0" w:firstColumn="0" w:lastColumn="0" w:noHBand="1" w:noVBand="1"/>
      </w:tblPr>
      <w:tblGrid>
        <w:gridCol w:w="2010"/>
        <w:gridCol w:w="2925"/>
        <w:gridCol w:w="3630"/>
      </w:tblGrid>
      <w:tr w:rsidR="00DA0D41" w:rsidRPr="00AA5B98" w14:paraId="75E91B02"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09191D6" w14:textId="77777777" w:rsidR="00DA0D41" w:rsidRPr="00AA5B98" w:rsidRDefault="002E2FE5">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b/>
                <w:bCs/>
                <w:color w:val="000000"/>
              </w:rPr>
              <w:t>Channel</w:t>
            </w:r>
          </w:p>
        </w:tc>
        <w:tc>
          <w:tcPr>
            <w:tcW w:w="292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B946B40"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Responsible Person</w:t>
            </w:r>
          </w:p>
        </w:tc>
        <w:tc>
          <w:tcPr>
            <w:tcW w:w="36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7E34C0B"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Contact</w:t>
            </w:r>
          </w:p>
        </w:tc>
      </w:tr>
      <w:tr w:rsidR="00DA0D41" w:rsidRPr="00AA5B98" w14:paraId="48F44B3E"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BE13D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Ward-level announcements</w:t>
            </w:r>
          </w:p>
        </w:tc>
        <w:tc>
          <w:tcPr>
            <w:tcW w:w="29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0BD92D"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r w:rsidRPr="00AA5B98">
              <w:rPr>
                <w:rFonts w:ascii="Times New Roman" w:eastAsia="Garamond" w:hAnsi="Times New Roman" w:cs="Times New Roman"/>
              </w:rPr>
              <w:t xml:space="preserve">Gopan </w:t>
            </w:r>
          </w:p>
        </w:tc>
        <w:tc>
          <w:tcPr>
            <w:tcW w:w="3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97646C"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r w:rsidRPr="00AA5B98">
              <w:rPr>
                <w:rFonts w:ascii="Times New Roman" w:eastAsia="Garamond" w:hAnsi="Times New Roman" w:cs="Times New Roman"/>
              </w:rPr>
              <w:t>9446140430</w:t>
            </w:r>
          </w:p>
        </w:tc>
      </w:tr>
      <w:tr w:rsidR="00DA0D41" w:rsidRPr="00AA5B98" w14:paraId="4B9EB663"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F7525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Social media</w:t>
            </w:r>
          </w:p>
        </w:tc>
        <w:tc>
          <w:tcPr>
            <w:tcW w:w="29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1F35D0"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proofErr w:type="spellStart"/>
            <w:r w:rsidRPr="00AA5B98">
              <w:rPr>
                <w:rFonts w:ascii="Times New Roman" w:eastAsia="Garamond" w:hAnsi="Times New Roman" w:cs="Times New Roman"/>
              </w:rPr>
              <w:t>sajeev</w:t>
            </w:r>
            <w:proofErr w:type="spellEnd"/>
          </w:p>
        </w:tc>
        <w:tc>
          <w:tcPr>
            <w:tcW w:w="3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6054B7" w14:textId="2AA8DF52" w:rsidR="00DA0D41" w:rsidRPr="00AA5B98" w:rsidRDefault="00684B7C">
            <w:pPr>
              <w:pBdr>
                <w:top w:val="nil"/>
                <w:left w:val="nil"/>
                <w:bottom w:val="nil"/>
                <w:right w:val="nil"/>
                <w:between w:val="nil"/>
              </w:pBdr>
              <w:ind w:left="720"/>
              <w:rPr>
                <w:rFonts w:ascii="Times New Roman" w:eastAsia="Garamond" w:hAnsi="Times New Roman" w:cs="Times New Roman"/>
                <w:color w:val="000000"/>
              </w:rPr>
            </w:pPr>
            <w:r w:rsidRPr="00AA5B98">
              <w:rPr>
                <w:rFonts w:ascii="Times New Roman" w:eastAsia="Garamond" w:hAnsi="Times New Roman" w:cs="Times New Roman"/>
              </w:rPr>
              <w:t>9744402300</w:t>
            </w:r>
          </w:p>
        </w:tc>
      </w:tr>
      <w:tr w:rsidR="00DA0D41" w:rsidRPr="00AA5B98" w14:paraId="007EB17F"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C7DFD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Local Cable TV/Radio</w:t>
            </w:r>
          </w:p>
        </w:tc>
        <w:tc>
          <w:tcPr>
            <w:tcW w:w="29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E3EA57"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r w:rsidRPr="00AA5B98">
              <w:rPr>
                <w:rFonts w:ascii="Times New Roman" w:eastAsia="Garamond" w:hAnsi="Times New Roman" w:cs="Times New Roman"/>
              </w:rPr>
              <w:t>Nil</w:t>
            </w:r>
          </w:p>
        </w:tc>
        <w:tc>
          <w:tcPr>
            <w:tcW w:w="3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061C69" w14:textId="77777777" w:rsidR="00DA0D41" w:rsidRPr="00AA5B98" w:rsidRDefault="00DA0D41">
            <w:pPr>
              <w:pBdr>
                <w:top w:val="nil"/>
                <w:left w:val="nil"/>
                <w:bottom w:val="nil"/>
                <w:right w:val="nil"/>
                <w:between w:val="nil"/>
              </w:pBdr>
              <w:ind w:left="720" w:right="-675"/>
              <w:rPr>
                <w:rFonts w:ascii="Times New Roman" w:eastAsia="Garamond" w:hAnsi="Times New Roman" w:cs="Times New Roman"/>
                <w:color w:val="000000"/>
              </w:rPr>
            </w:pPr>
          </w:p>
          <w:p w14:paraId="0AA1E945" w14:textId="092DAC36" w:rsidR="00684B7C" w:rsidRPr="00AA5B98" w:rsidRDefault="00684B7C" w:rsidP="00684B7C">
            <w:pPr>
              <w:ind w:firstLine="720"/>
              <w:rPr>
                <w:rFonts w:ascii="Times New Roman" w:eastAsia="Garamond" w:hAnsi="Times New Roman" w:cs="Times New Roman"/>
              </w:rPr>
            </w:pPr>
            <w:r w:rsidRPr="00AA5B98">
              <w:rPr>
                <w:rFonts w:ascii="Times New Roman" w:eastAsia="Garamond" w:hAnsi="Times New Roman" w:cs="Times New Roman"/>
              </w:rPr>
              <w:t>9744402300</w:t>
            </w:r>
          </w:p>
        </w:tc>
      </w:tr>
    </w:tbl>
    <w:p w14:paraId="176BF5CF" w14:textId="77777777" w:rsidR="00DA0D41" w:rsidRPr="00AA5B98" w:rsidRDefault="00DA0D41">
      <w:pPr>
        <w:pBdr>
          <w:top w:val="nil"/>
          <w:left w:val="nil"/>
          <w:bottom w:val="nil"/>
          <w:right w:val="nil"/>
          <w:between w:val="nil"/>
        </w:pBdr>
        <w:ind w:left="720"/>
        <w:rPr>
          <w:rFonts w:ascii="Times New Roman" w:eastAsia="Garamond" w:hAnsi="Times New Roman" w:cs="Times New Roman"/>
          <w:color w:val="000000"/>
        </w:rPr>
      </w:pPr>
    </w:p>
    <w:p w14:paraId="23C1C12C" w14:textId="77777777" w:rsidR="00DA0D41" w:rsidRPr="00AA5B98" w:rsidRDefault="002E2FE5">
      <w:pPr>
        <w:numPr>
          <w:ilvl w:val="0"/>
          <w:numId w:val="20"/>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All messages disseminated through the Hub shall align with advisories issued by the Health Department and District authorities.</w:t>
      </w:r>
      <w:r w:rsidRPr="00AA5B98">
        <w:rPr>
          <w:rFonts w:ascii="Times New Roman" w:eastAsia="Garamond" w:hAnsi="Times New Roman" w:cs="Times New Roman"/>
          <w:color w:val="000000"/>
        </w:rPr>
        <w:br/>
      </w:r>
    </w:p>
    <w:p w14:paraId="5B1C7216" w14:textId="77777777" w:rsidR="00DA0D41" w:rsidRPr="00AA5B98" w:rsidRDefault="002E2FE5">
      <w:pPr>
        <w:numPr>
          <w:ilvl w:val="0"/>
          <w:numId w:val="20"/>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Community leaders shall be sensitized to support </w:t>
      </w:r>
      <w:proofErr w:type="spellStart"/>
      <w:r w:rsidRPr="00AA5B98">
        <w:rPr>
          <w:rFonts w:ascii="Times New Roman" w:eastAsia="Garamond" w:hAnsi="Times New Roman" w:cs="Times New Roman"/>
          <w:color w:val="000000"/>
        </w:rPr>
        <w:t>behavior</w:t>
      </w:r>
      <w:proofErr w:type="spellEnd"/>
      <w:r w:rsidRPr="00AA5B98">
        <w:rPr>
          <w:rFonts w:ascii="Times New Roman" w:eastAsia="Garamond" w:hAnsi="Times New Roman" w:cs="Times New Roman"/>
          <w:color w:val="000000"/>
        </w:rPr>
        <w:t xml:space="preserve"> change, reduce stigma, and counter misinformation.</w:t>
      </w:r>
      <w:r w:rsidRPr="00AA5B98">
        <w:rPr>
          <w:rFonts w:ascii="Times New Roman" w:eastAsia="Garamond" w:hAnsi="Times New Roman" w:cs="Times New Roman"/>
          <w:color w:val="000000"/>
        </w:rPr>
        <w:br/>
      </w:r>
    </w:p>
    <w:p w14:paraId="6D51A7EB" w14:textId="77777777" w:rsidR="00DA0D41" w:rsidRPr="00AA5B98" w:rsidRDefault="002E2FE5">
      <w:pPr>
        <w:numPr>
          <w:ilvl w:val="0"/>
          <w:numId w:val="20"/>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Special efforts shall be made to reach vulnerable and hard-to-reach populations using locally appropriate communication methods.</w:t>
      </w:r>
    </w:p>
    <w:p w14:paraId="70A3D682" w14:textId="77777777" w:rsidR="00DA0D41" w:rsidRPr="00AA5B98" w:rsidRDefault="00DA0D41">
      <w:pPr>
        <w:pBdr>
          <w:top w:val="nil"/>
          <w:left w:val="nil"/>
          <w:bottom w:val="nil"/>
          <w:right w:val="nil"/>
          <w:between w:val="nil"/>
        </w:pBdr>
        <w:ind w:left="720"/>
        <w:rPr>
          <w:rFonts w:ascii="Times New Roman" w:eastAsia="Garamond" w:hAnsi="Times New Roman" w:cs="Times New Roman"/>
          <w:color w:val="000000"/>
        </w:rPr>
      </w:pPr>
    </w:p>
    <w:p w14:paraId="5869280B"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proofErr w:type="spellStart"/>
      <w:r w:rsidRPr="00AA5B98">
        <w:rPr>
          <w:rFonts w:ascii="Times New Roman" w:eastAsia="Garamond" w:hAnsi="Times New Roman" w:cs="Times New Roman"/>
          <w:b/>
          <w:bCs/>
          <w:color w:val="000000"/>
        </w:rPr>
        <w:t>Rumor</w:t>
      </w:r>
      <w:proofErr w:type="spellEnd"/>
      <w:r w:rsidRPr="00AA5B98">
        <w:rPr>
          <w:rFonts w:ascii="Times New Roman" w:eastAsia="Garamond" w:hAnsi="Times New Roman" w:cs="Times New Roman"/>
          <w:b/>
          <w:bCs/>
          <w:color w:val="000000"/>
        </w:rPr>
        <w:t xml:space="preserve"> Tracking:</w:t>
      </w:r>
      <w:r w:rsidRPr="00AA5B98">
        <w:rPr>
          <w:rFonts w:ascii="Times New Roman" w:eastAsia="Garamond" w:hAnsi="Times New Roman" w:cs="Times New Roman"/>
          <w:color w:val="000000"/>
        </w:rPr>
        <w:t xml:space="preserve"> A designated volunteer will monitor local social media/WhatsApp groups daily to identify misinformation and issue official clarifications via the Communication Hub.</w:t>
      </w:r>
    </w:p>
    <w:p w14:paraId="553220B6" w14:textId="77777777" w:rsidR="00DA0D41" w:rsidRPr="00AA5B98" w:rsidRDefault="002E2FE5">
      <w:pPr>
        <w:pStyle w:val="Heading3"/>
        <w:numPr>
          <w:ilvl w:val="0"/>
          <w:numId w:val="29"/>
        </w:numPr>
        <w:rPr>
          <w:rFonts w:ascii="Times New Roman" w:eastAsia="Garamond" w:hAnsi="Times New Roman" w:cs="Times New Roman"/>
          <w:b/>
          <w:bCs/>
          <w:color w:val="000000"/>
        </w:rPr>
      </w:pPr>
      <w:bookmarkStart w:id="293" w:name="_heading=h.ix8fhuy9gvv8" w:colFirst="0" w:colLast="0"/>
      <w:bookmarkEnd w:id="293"/>
      <w:r w:rsidRPr="00AA5B98">
        <w:rPr>
          <w:rFonts w:ascii="Times New Roman" w:eastAsia="Garamond" w:hAnsi="Times New Roman" w:cs="Times New Roman"/>
          <w:b/>
          <w:bCs/>
          <w:color w:val="000000"/>
        </w:rPr>
        <w:t>Coordination with District/State Authorities &amp; Other Organisations</w:t>
      </w:r>
    </w:p>
    <w:p w14:paraId="7F1DC379" w14:textId="77777777" w:rsidR="00DA0D41" w:rsidRPr="00AA5B98" w:rsidRDefault="002E2FE5">
      <w:pPr>
        <w:pBdr>
          <w:top w:val="nil"/>
          <w:left w:val="nil"/>
          <w:bottom w:val="nil"/>
          <w:right w:val="nil"/>
          <w:between w:val="nil"/>
        </w:pBdr>
        <w:ind w:left="720"/>
        <w:rPr>
          <w:rFonts w:ascii="Times New Roman" w:eastAsia="Garamond" w:hAnsi="Times New Roman" w:cs="Times New Roman"/>
          <w:color w:val="000000"/>
        </w:rPr>
      </w:pPr>
      <w:r w:rsidRPr="00AA5B98">
        <w:rPr>
          <w:rFonts w:ascii="Times New Roman" w:eastAsia="Garamond" w:hAnsi="Times New Roman" w:cs="Times New Roman"/>
          <w:color w:val="000000"/>
        </w:rPr>
        <w:t>Effective coordination with Block, District, and State authorities is essential to ensure timely reporting, technical guidance, and uninterrupted supply of essential resources during a pandemic. The LSG shall establish clear communication channels, designate responsible officers, and adhere to prescribed reporting timelines to support coordinated public health action and efficient resource mobilisation.</w:t>
      </w:r>
    </w:p>
    <w:p w14:paraId="33E10599" w14:textId="77777777" w:rsidR="00DA0D41" w:rsidRPr="00AA5B98" w:rsidRDefault="00DA0D41">
      <w:pPr>
        <w:pBdr>
          <w:top w:val="nil"/>
          <w:left w:val="nil"/>
          <w:bottom w:val="nil"/>
          <w:right w:val="nil"/>
          <w:between w:val="nil"/>
        </w:pBdr>
        <w:ind w:left="720"/>
        <w:rPr>
          <w:rFonts w:ascii="Times New Roman" w:eastAsia="Garamond" w:hAnsi="Times New Roman" w:cs="Times New Roman"/>
          <w:color w:val="000000"/>
        </w:rPr>
      </w:pPr>
    </w:p>
    <w:p w14:paraId="5AA0962C" w14:textId="77777777" w:rsidR="00DA0D41" w:rsidRPr="00AA5B98" w:rsidRDefault="002E2FE5">
      <w:pPr>
        <w:pStyle w:val="Heading3"/>
        <w:spacing w:before="240" w:after="240"/>
        <w:ind w:left="720"/>
        <w:rPr>
          <w:rFonts w:ascii="Times New Roman" w:eastAsia="Garamond" w:hAnsi="Times New Roman" w:cs="Times New Roman"/>
          <w:color w:val="000000"/>
        </w:rPr>
      </w:pPr>
      <w:bookmarkStart w:id="294" w:name="_heading=h.im34z8im2p2j" w:colFirst="0" w:colLast="0"/>
      <w:bookmarkEnd w:id="294"/>
      <w:r w:rsidRPr="00AA5B98">
        <w:rPr>
          <w:rFonts w:ascii="Times New Roman" w:eastAsia="Garamond" w:hAnsi="Times New Roman" w:cs="Times New Roman"/>
          <w:color w:val="000000"/>
        </w:rPr>
        <w:t>Key Details:</w:t>
      </w:r>
    </w:p>
    <w:p w14:paraId="5DADFCC9" w14:textId="77777777" w:rsidR="00DA0D41" w:rsidRPr="00AA5B98" w:rsidRDefault="002E2FE5">
      <w:pPr>
        <w:numPr>
          <w:ilvl w:val="0"/>
          <w:numId w:val="26"/>
        </w:numPr>
        <w:pBdr>
          <w:top w:val="nil"/>
          <w:left w:val="nil"/>
          <w:bottom w:val="nil"/>
          <w:right w:val="nil"/>
          <w:between w:val="nil"/>
        </w:pBdr>
        <w:spacing w:before="240"/>
        <w:ind w:left="144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Nodal Officer for Reporting:</w:t>
      </w:r>
      <w:r w:rsidRPr="00AA5B98">
        <w:rPr>
          <w:rFonts w:ascii="Times New Roman" w:eastAsia="Garamond" w:hAnsi="Times New Roman" w:cs="Times New Roman"/>
          <w:color w:val="000000"/>
        </w:rPr>
        <w:t xml:space="preserve"> </w:t>
      </w:r>
    </w:p>
    <w:p w14:paraId="76C78CF3" w14:textId="77777777" w:rsidR="00DA0D41" w:rsidRPr="00AA5B98" w:rsidRDefault="002E2FE5">
      <w:pPr>
        <w:numPr>
          <w:ilvl w:val="0"/>
          <w:numId w:val="26"/>
        </w:numPr>
        <w:pBdr>
          <w:top w:val="nil"/>
          <w:left w:val="nil"/>
          <w:bottom w:val="nil"/>
          <w:right w:val="nil"/>
          <w:between w:val="nil"/>
        </w:pBdr>
        <w:spacing w:after="240"/>
        <w:ind w:left="144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Contact Number:</w:t>
      </w:r>
      <w:r w:rsidRPr="00AA5B98">
        <w:rPr>
          <w:rFonts w:ascii="Times New Roman" w:eastAsia="Garamond" w:hAnsi="Times New Roman" w:cs="Times New Roman"/>
          <w:color w:val="000000"/>
        </w:rPr>
        <w:t xml:space="preserve"> </w:t>
      </w:r>
    </w:p>
    <w:p w14:paraId="60772FA0" w14:textId="77777777" w:rsidR="00DA0D41" w:rsidRPr="00AA5B98" w:rsidRDefault="002E2FE5">
      <w:pPr>
        <w:pBdr>
          <w:top w:val="nil"/>
          <w:left w:val="nil"/>
          <w:bottom w:val="nil"/>
          <w:right w:val="nil"/>
          <w:between w:val="nil"/>
        </w:pBdr>
        <w:spacing w:after="240"/>
        <w:ind w:left="720"/>
        <w:jc w:val="left"/>
        <w:rPr>
          <w:rFonts w:ascii="Times New Roman" w:eastAsia="Garamond" w:hAnsi="Times New Roman" w:cs="Times New Roman"/>
          <w:color w:val="000000"/>
        </w:rPr>
      </w:pPr>
      <w:r w:rsidRPr="00AA5B98">
        <w:rPr>
          <w:rFonts w:ascii="Times New Roman" w:eastAsia="Garamond" w:hAnsi="Times New Roman" w:cs="Times New Roman"/>
          <w:color w:val="000000"/>
        </w:rPr>
        <w:t>Reporting Schedule and Protocols:</w:t>
      </w:r>
    </w:p>
    <w:p w14:paraId="576AF5F3"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f5"/>
        <w:tblW w:w="8565"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1665"/>
        <w:gridCol w:w="2535"/>
        <w:gridCol w:w="1785"/>
        <w:gridCol w:w="2580"/>
      </w:tblGrid>
      <w:tr w:rsidR="00DA0D41" w:rsidRPr="00AA5B98" w14:paraId="0FB770F7"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D6A498A"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To Whom</w:t>
            </w:r>
          </w:p>
        </w:tc>
        <w:tc>
          <w:tcPr>
            <w:tcW w:w="25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193F9F1"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What to Report</w:t>
            </w:r>
          </w:p>
        </w:tc>
        <w:tc>
          <w:tcPr>
            <w:tcW w:w="17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4E85EFB"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Frequency</w:t>
            </w:r>
          </w:p>
        </w:tc>
        <w:tc>
          <w:tcPr>
            <w:tcW w:w="25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1908127"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Nodal Person</w:t>
            </w:r>
          </w:p>
        </w:tc>
      </w:tr>
      <w:tr w:rsidR="00DA0D41" w:rsidRPr="00AA5B98" w14:paraId="047E0461"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75654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Block PHC</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BA714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Complete Situation Report (Cases, Quarantine, Beds, Screening, Deaths)</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898F55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 xml:space="preserve">Daily </w:t>
            </w:r>
            <w:proofErr w:type="gramStart"/>
            <w:r w:rsidRPr="00AA5B98">
              <w:rPr>
                <w:rFonts w:ascii="Times New Roman" w:eastAsia="Garamond" w:hAnsi="Times New Roman" w:cs="Times New Roman"/>
              </w:rPr>
              <w:t>reporting(</w:t>
            </w:r>
            <w:proofErr w:type="gramEnd"/>
            <w:r w:rsidRPr="00AA5B98">
              <w:rPr>
                <w:rFonts w:ascii="Times New Roman" w:eastAsia="Garamond" w:hAnsi="Times New Roman" w:cs="Times New Roman"/>
              </w:rPr>
              <w:t>IHIP)</w:t>
            </w:r>
          </w:p>
        </w:tc>
        <w:tc>
          <w:tcPr>
            <w:tcW w:w="2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F08825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Medical officer</w:t>
            </w:r>
          </w:p>
        </w:tc>
      </w:tr>
      <w:tr w:rsidR="00DA0D41" w:rsidRPr="00AA5B98" w14:paraId="020E44B8"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7AA19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District IDSP Unit</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895884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Outbreaks/Clusters/Unusual Events (&gt;5 cases same ward)</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99D9A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 xml:space="preserve">Daily </w:t>
            </w:r>
            <w:proofErr w:type="gramStart"/>
            <w:r w:rsidRPr="00AA5B98">
              <w:rPr>
                <w:rFonts w:ascii="Times New Roman" w:eastAsia="Garamond" w:hAnsi="Times New Roman" w:cs="Times New Roman"/>
              </w:rPr>
              <w:t>reporting(</w:t>
            </w:r>
            <w:proofErr w:type="gramEnd"/>
            <w:r w:rsidRPr="00AA5B98">
              <w:rPr>
                <w:rFonts w:ascii="Times New Roman" w:eastAsia="Garamond" w:hAnsi="Times New Roman" w:cs="Times New Roman"/>
              </w:rPr>
              <w:t>IHIP)</w:t>
            </w:r>
          </w:p>
        </w:tc>
        <w:tc>
          <w:tcPr>
            <w:tcW w:w="2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83F5E3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DSO</w:t>
            </w:r>
          </w:p>
        </w:tc>
      </w:tr>
      <w:tr w:rsidR="00DA0D41" w:rsidRPr="00AA5B98" w14:paraId="53DE7065"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6EE70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Veterinary Officer</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A32EB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Animal health events/Zoonotic alerts</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436A5B" w14:textId="68924CB7" w:rsidR="00DA0D41" w:rsidRPr="00AA5B98" w:rsidRDefault="001C2377">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Daily reporting</w:t>
            </w:r>
          </w:p>
        </w:tc>
        <w:tc>
          <w:tcPr>
            <w:tcW w:w="2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1542363" w14:textId="7A9FD760" w:rsidR="00DA0D41" w:rsidRPr="00AA5B98" w:rsidRDefault="00BB7E32">
            <w:pPr>
              <w:pBdr>
                <w:top w:val="nil"/>
                <w:left w:val="nil"/>
                <w:bottom w:val="nil"/>
                <w:right w:val="nil"/>
                <w:between w:val="nil"/>
              </w:pBdr>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DIST.</w:t>
            </w:r>
            <w:r w:rsidRPr="00AA5B98">
              <w:rPr>
                <w:rFonts w:ascii="Times New Roman" w:eastAsia="Garamond" w:hAnsi="Times New Roman" w:cs="Times New Roman"/>
                <w:color w:val="000000"/>
              </w:rPr>
              <w:t>Veterinary</w:t>
            </w:r>
            <w:proofErr w:type="spellEnd"/>
            <w:r w:rsidRPr="00AA5B98">
              <w:rPr>
                <w:rFonts w:ascii="Times New Roman" w:eastAsia="Garamond" w:hAnsi="Times New Roman" w:cs="Times New Roman"/>
                <w:color w:val="000000"/>
              </w:rPr>
              <w:t xml:space="preserve"> Officer</w:t>
            </w:r>
          </w:p>
        </w:tc>
      </w:tr>
      <w:tr w:rsidR="001C2377" w:rsidRPr="00AA5B98" w14:paraId="36E5DDBE"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8AADF5" w14:textId="77777777" w:rsidR="001C2377" w:rsidRPr="00AA5B98" w:rsidRDefault="001C2377" w:rsidP="001C2377">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State Cell</w:t>
            </w:r>
            <w:r w:rsidRPr="00AA5B98">
              <w:rPr>
                <w:rFonts w:ascii="Times New Roman" w:eastAsia="Garamond" w:hAnsi="Times New Roman" w:cs="Times New Roman"/>
                <w:color w:val="000000"/>
              </w:rPr>
              <w:t xml:space="preserve"> </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404C9F" w14:textId="77777777" w:rsidR="001C2377" w:rsidRPr="00AA5B98" w:rsidRDefault="001C2377" w:rsidP="001C2377">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Zoonotic cross-sector events</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3C84794" w14:textId="3AEC9178" w:rsidR="001C2377" w:rsidRPr="00AA5B98" w:rsidRDefault="001C2377" w:rsidP="001C2377">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Daily reporting</w:t>
            </w:r>
          </w:p>
        </w:tc>
        <w:tc>
          <w:tcPr>
            <w:tcW w:w="2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6ECE1B" w14:textId="705F9045" w:rsidR="001C2377" w:rsidRPr="00AA5B98" w:rsidRDefault="001C2377" w:rsidP="001C2377">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ONE HEALTH NODEL OFFICER</w:t>
            </w:r>
          </w:p>
        </w:tc>
      </w:tr>
    </w:tbl>
    <w:p w14:paraId="2B788649"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9C46434" w14:textId="77777777" w:rsidR="00DA0D41" w:rsidRPr="00AA5B98" w:rsidRDefault="002E2FE5">
      <w:pPr>
        <w:pStyle w:val="Heading3"/>
        <w:keepNext w:val="0"/>
        <w:keepLines w:val="0"/>
        <w:spacing w:before="360"/>
        <w:rPr>
          <w:rFonts w:ascii="Times New Roman" w:eastAsia="Garamond" w:hAnsi="Times New Roman" w:cs="Times New Roman"/>
          <w:color w:val="000000"/>
        </w:rPr>
      </w:pPr>
      <w:bookmarkStart w:id="295" w:name="_heading=h.szobo6f9z8ga" w:colFirst="0" w:colLast="0"/>
      <w:bookmarkEnd w:id="295"/>
      <w:r w:rsidRPr="00AA5B98">
        <w:rPr>
          <w:rFonts w:ascii="Times New Roman" w:eastAsia="Garamond" w:hAnsi="Times New Roman" w:cs="Times New Roman"/>
          <w:color w:val="000000"/>
        </w:rPr>
        <w:lastRenderedPageBreak/>
        <w:t>Supply Chain Coordination</w:t>
      </w:r>
    </w:p>
    <w:p w14:paraId="0E44F5E3"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The LSG shall coordinate closely with Block, District, and State authorities (KMSCL) to ensure uninterrupted availability of essential goods, medical supplies, and logistics during a pandemic. Supply requirements shall be assessed regularly based on case load and communicated promptly to the appropriate authorities for timely replenishment.</w:t>
      </w:r>
    </w:p>
    <w:p w14:paraId="0699B48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Key Points:</w:t>
      </w:r>
    </w:p>
    <w:p w14:paraId="51AF2EDA" w14:textId="77777777" w:rsidR="00DA0D41" w:rsidRPr="00AA5B98" w:rsidRDefault="002E2FE5">
      <w:pPr>
        <w:numPr>
          <w:ilvl w:val="0"/>
          <w:numId w:val="21"/>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Maintain updated contact details of District and Block nodal officers for health logistics, oxygen supply, ambulances, and essential medicines.</w:t>
      </w:r>
      <w:r w:rsidRPr="00AA5B98">
        <w:rPr>
          <w:rFonts w:ascii="Times New Roman" w:eastAsia="Garamond" w:hAnsi="Times New Roman" w:cs="Times New Roman"/>
          <w:color w:val="000000"/>
        </w:rPr>
        <w:br/>
      </w:r>
    </w:p>
    <w:p w14:paraId="48A5478C" w14:textId="77777777" w:rsidR="00DA0D41" w:rsidRPr="00AA5B98" w:rsidRDefault="002E2FE5">
      <w:pPr>
        <w:numPr>
          <w:ilvl w:val="0"/>
          <w:numId w:val="21"/>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Submit timely indent requests for PPE, testing kits, medicines, oxygen, and other critical supplies through prescribed channels.</w:t>
      </w:r>
      <w:r w:rsidRPr="00AA5B98">
        <w:rPr>
          <w:rFonts w:ascii="Times New Roman" w:eastAsia="Garamond" w:hAnsi="Times New Roman" w:cs="Times New Roman"/>
          <w:color w:val="000000"/>
        </w:rPr>
        <w:br/>
      </w:r>
    </w:p>
    <w:p w14:paraId="07B6A459" w14:textId="77777777" w:rsidR="00DA0D41" w:rsidRPr="00AA5B98" w:rsidRDefault="002E2FE5">
      <w:pPr>
        <w:numPr>
          <w:ilvl w:val="0"/>
          <w:numId w:val="21"/>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Monitor stock levels at LSGD facilities, quarantine/isolation centres, and field teams through daily stock registers and dispensing logs to prevent shortages.</w:t>
      </w:r>
      <w:r w:rsidRPr="00AA5B98">
        <w:rPr>
          <w:rFonts w:ascii="Times New Roman" w:eastAsia="Garamond" w:hAnsi="Times New Roman" w:cs="Times New Roman"/>
          <w:color w:val="000000"/>
        </w:rPr>
        <w:br/>
      </w:r>
    </w:p>
    <w:p w14:paraId="04CB9FAF" w14:textId="77777777" w:rsidR="00DA0D41" w:rsidRPr="00AA5B98" w:rsidRDefault="002E2FE5">
      <w:pPr>
        <w:numPr>
          <w:ilvl w:val="0"/>
          <w:numId w:val="21"/>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Coordinate with District authorities, Karunya/Neethi medical shops, and local purchase committees for funds allocation and emergency procurement.</w:t>
      </w:r>
    </w:p>
    <w:p w14:paraId="12B9BCA4" w14:textId="77777777" w:rsidR="00DA0D41" w:rsidRPr="00AA5B98" w:rsidRDefault="00DA0D41">
      <w:pPr>
        <w:pBdr>
          <w:top w:val="nil"/>
          <w:left w:val="nil"/>
          <w:bottom w:val="nil"/>
          <w:right w:val="nil"/>
          <w:between w:val="nil"/>
        </w:pBdr>
        <w:ind w:left="720"/>
        <w:jc w:val="left"/>
        <w:rPr>
          <w:rFonts w:ascii="Times New Roman" w:eastAsia="Garamond" w:hAnsi="Times New Roman" w:cs="Times New Roman"/>
          <w:color w:val="000000"/>
        </w:rPr>
      </w:pPr>
    </w:p>
    <w:p w14:paraId="7A869EAA" w14:textId="77777777" w:rsidR="00DA0D41" w:rsidRPr="00AA5B98" w:rsidRDefault="002E2FE5">
      <w:pPr>
        <w:numPr>
          <w:ilvl w:val="0"/>
          <w:numId w:val="21"/>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Ensure regular monitoring of dispensing registers at all facilities to track usage, expiry, and pilferage—shortages being a perennial issue requiring proactive weekly audits.</w:t>
      </w:r>
    </w:p>
    <w:p w14:paraId="1981DDB7" w14:textId="77777777" w:rsidR="00DA0D41" w:rsidRPr="00AA5B98" w:rsidRDefault="00DA0D41">
      <w:pPr>
        <w:pBdr>
          <w:top w:val="nil"/>
          <w:left w:val="nil"/>
          <w:bottom w:val="nil"/>
          <w:right w:val="nil"/>
          <w:between w:val="nil"/>
        </w:pBdr>
        <w:ind w:left="720"/>
        <w:jc w:val="left"/>
        <w:rPr>
          <w:rFonts w:ascii="Times New Roman" w:eastAsia="Garamond" w:hAnsi="Times New Roman" w:cs="Times New Roman"/>
          <w:color w:val="000000"/>
        </w:rPr>
      </w:pPr>
    </w:p>
    <w:p w14:paraId="262375FF" w14:textId="77777777" w:rsidR="00DA0D41" w:rsidRPr="00AA5B98" w:rsidRDefault="002E2FE5">
      <w:pPr>
        <w:numPr>
          <w:ilvl w:val="0"/>
          <w:numId w:val="21"/>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Activate surge procurement protocols during high caseloads, leveraging local purchase powers under LSGD funds alongside state supplies.</w:t>
      </w:r>
    </w:p>
    <w:p w14:paraId="39727A2C" w14:textId="77777777" w:rsidR="00DA0D41" w:rsidRPr="00AA5B98" w:rsidRDefault="00DA0D41">
      <w:pPr>
        <w:pStyle w:val="Heading3"/>
        <w:rPr>
          <w:rFonts w:ascii="Times New Roman" w:eastAsia="Garamond" w:hAnsi="Times New Roman" w:cs="Times New Roman"/>
          <w:color w:val="000000"/>
        </w:rPr>
      </w:pPr>
      <w:bookmarkStart w:id="296" w:name="_heading=h.j8s8et5if4je" w:colFirst="0" w:colLast="0"/>
      <w:bookmarkEnd w:id="296"/>
    </w:p>
    <w:p w14:paraId="77C5CF36" w14:textId="77777777" w:rsidR="00DA0D41" w:rsidRPr="00AA5B98" w:rsidRDefault="002E2FE5">
      <w:pPr>
        <w:pStyle w:val="Heading3"/>
        <w:rPr>
          <w:rFonts w:ascii="Times New Roman" w:eastAsia="Garamond" w:hAnsi="Times New Roman" w:cs="Times New Roman"/>
          <w:color w:val="000000"/>
        </w:rPr>
      </w:pPr>
      <w:bookmarkStart w:id="297" w:name="_heading=h.q3panccgk39o" w:colFirst="0" w:colLast="0"/>
      <w:bookmarkEnd w:id="297"/>
      <w:r w:rsidRPr="00AA5B98">
        <w:rPr>
          <w:rFonts w:ascii="Times New Roman" w:eastAsia="Garamond" w:hAnsi="Times New Roman" w:cs="Times New Roman"/>
          <w:color w:val="000000"/>
        </w:rPr>
        <w:t>Resource Inventory and Contacts</w:t>
      </w:r>
    </w:p>
    <w:tbl>
      <w:tblPr>
        <w:tblStyle w:val="afffffff6"/>
        <w:tblW w:w="94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810"/>
        <w:gridCol w:w="3315"/>
        <w:gridCol w:w="2280"/>
      </w:tblGrid>
      <w:tr w:rsidR="00DA0D41" w:rsidRPr="00AA5B98" w14:paraId="1941F792"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AAB33AA"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Resource Category</w:t>
            </w:r>
          </w:p>
        </w:tc>
        <w:tc>
          <w:tcPr>
            <w:tcW w:w="33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4E9F413"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Source</w:t>
            </w:r>
          </w:p>
          <w:p w14:paraId="6E45455B" w14:textId="77777777" w:rsidR="00DA0D41" w:rsidRPr="00AA5B98" w:rsidRDefault="002E2FE5">
            <w:pPr>
              <w:pBdr>
                <w:top w:val="nil"/>
                <w:left w:val="nil"/>
                <w:bottom w:val="nil"/>
                <w:right w:val="nil"/>
                <w:between w:val="nil"/>
              </w:pBdr>
              <w:spacing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(District/State/Private)</w:t>
            </w:r>
          </w:p>
        </w:tc>
        <w:tc>
          <w:tcPr>
            <w:tcW w:w="22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282A6B2"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Contact</w:t>
            </w:r>
          </w:p>
        </w:tc>
      </w:tr>
      <w:tr w:rsidR="00DA0D41" w:rsidRPr="00AA5B98" w14:paraId="4588BBFB"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2C36E17"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PPE Kits/Masks/Gloves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6317DC" w14:textId="77777777" w:rsidR="00DA0D41" w:rsidRPr="00AA5B98" w:rsidRDefault="002E2FE5">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 xml:space="preserve">KMSCL </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9732E7"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rPr>
              <w:t>7561063775</w:t>
            </w:r>
          </w:p>
        </w:tc>
      </w:tr>
      <w:tr w:rsidR="00DA0D41" w:rsidRPr="00AA5B98" w14:paraId="371BDF3B"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9A073E3"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PPE Kits/Masks/Gloves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8A8DEE" w14:textId="77777777" w:rsidR="00DA0D41" w:rsidRPr="00AA5B98" w:rsidRDefault="002E2FE5">
            <w:pPr>
              <w:pBdr>
                <w:top w:val="nil"/>
                <w:left w:val="nil"/>
                <w:bottom w:val="nil"/>
                <w:right w:val="nil"/>
                <w:between w:val="nil"/>
              </w:pBdr>
              <w:spacing w:before="240" w:after="240"/>
              <w:jc w:val="center"/>
              <w:rPr>
                <w:rFonts w:ascii="Times New Roman" w:eastAsia="Garamond" w:hAnsi="Times New Roman" w:cs="Times New Roman"/>
                <w:color w:val="000000"/>
                <w:sz w:val="21"/>
                <w:szCs w:val="21"/>
              </w:rPr>
            </w:pPr>
            <w:r w:rsidRPr="00AA5B98">
              <w:rPr>
                <w:rFonts w:ascii="Times New Roman" w:eastAsia="Garamond" w:hAnsi="Times New Roman" w:cs="Times New Roman"/>
                <w:color w:val="000000"/>
                <w:sz w:val="21"/>
                <w:szCs w:val="21"/>
              </w:rPr>
              <w:t>Local Vendors</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739B5B"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NA</w:t>
            </w:r>
          </w:p>
        </w:tc>
      </w:tr>
      <w:tr w:rsidR="00DA0D41" w:rsidRPr="00AA5B98" w14:paraId="3F380ECC"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34FA6DC" w14:textId="77777777" w:rsidR="00DA0D41" w:rsidRPr="00AA5B98" w:rsidRDefault="002E2FE5">
            <w:pPr>
              <w:pBdr>
                <w:top w:val="nil"/>
                <w:left w:val="nil"/>
                <w:bottom w:val="nil"/>
                <w:right w:val="nil"/>
                <w:between w:val="nil"/>
              </w:pBdr>
              <w:spacing w:before="240"/>
              <w:ind w:left="27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Oxygen</w:t>
            </w:r>
          </w:p>
          <w:p w14:paraId="61C12A40" w14:textId="77777777" w:rsidR="00DA0D41" w:rsidRPr="00AA5B98" w:rsidRDefault="002E2FE5">
            <w:pPr>
              <w:pBdr>
                <w:top w:val="nil"/>
                <w:left w:val="nil"/>
                <w:bottom w:val="nil"/>
                <w:right w:val="nil"/>
                <w:between w:val="nil"/>
              </w:pBdr>
              <w:spacing w:after="240"/>
              <w:ind w:left="27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Cylinders/Concentrators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7EBB68" w14:textId="77777777" w:rsidR="00DA0D41" w:rsidRPr="00AA5B98" w:rsidRDefault="002E2FE5">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KMSCL</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E85CAB"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rPr>
              <w:t>7561063775</w:t>
            </w:r>
          </w:p>
        </w:tc>
      </w:tr>
      <w:tr w:rsidR="00DA0D41" w:rsidRPr="00AA5B98" w14:paraId="20A786A3"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9C798E"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Medicines/Antivirals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1F0276F" w14:textId="77777777" w:rsidR="00DA0D41" w:rsidRPr="00AA5B98" w:rsidRDefault="002E2FE5">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 xml:space="preserve">KMSCL </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25A7E9"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rPr>
              <w:t>7561063775</w:t>
            </w:r>
          </w:p>
        </w:tc>
      </w:tr>
      <w:tr w:rsidR="00DA0D41" w:rsidRPr="00AA5B98" w14:paraId="74852BF3"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E4F1C2"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Medicines/Antivirals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B1B7173" w14:textId="77777777" w:rsidR="00DA0D41" w:rsidRPr="00AA5B98" w:rsidRDefault="002E2FE5">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color w:val="000000"/>
                <w:sz w:val="21"/>
                <w:szCs w:val="21"/>
              </w:rPr>
              <w:t xml:space="preserve">Neethi Shops </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6DC17AC"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rPr>
              <w:t>NA</w:t>
            </w:r>
          </w:p>
        </w:tc>
      </w:tr>
      <w:tr w:rsidR="00DA0D41" w:rsidRPr="00AA5B98" w14:paraId="59EC4AD4"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F3FCE5"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Test Kits (RTPCR/Rapid)</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vAlign w:val="center"/>
          </w:tcPr>
          <w:p w14:paraId="32399B29" w14:textId="77777777" w:rsidR="00DA0D41" w:rsidRPr="00AA5B98" w:rsidRDefault="002E2FE5">
            <w:pPr>
              <w:pBdr>
                <w:top w:val="nil"/>
                <w:left w:val="nil"/>
                <w:bottom w:val="nil"/>
                <w:right w:val="nil"/>
                <w:between w:val="nil"/>
              </w:pBdr>
              <w:spacing w:before="220" w:after="220"/>
              <w:jc w:val="center"/>
              <w:rPr>
                <w:rFonts w:ascii="Times New Roman" w:eastAsia="Garamond" w:hAnsi="Times New Roman" w:cs="Times New Roman"/>
                <w:color w:val="000000"/>
                <w:sz w:val="19"/>
                <w:szCs w:val="19"/>
              </w:rPr>
            </w:pPr>
            <w:r w:rsidRPr="00AA5B98">
              <w:rPr>
                <w:rFonts w:ascii="Times New Roman" w:eastAsia="Garamond" w:hAnsi="Times New Roman" w:cs="Times New Roman"/>
                <w:color w:val="000000"/>
                <w:sz w:val="19"/>
                <w:szCs w:val="19"/>
              </w:rPr>
              <w:t xml:space="preserve">KMSCL </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7022FAF" w14:textId="77777777" w:rsidR="00DA0D41" w:rsidRPr="00AA5B98" w:rsidRDefault="002E2FE5">
            <w:pPr>
              <w:pBdr>
                <w:top w:val="nil"/>
                <w:left w:val="nil"/>
                <w:bottom w:val="nil"/>
                <w:right w:val="nil"/>
                <w:between w:val="nil"/>
              </w:pBdr>
              <w:spacing w:before="240" w:after="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rPr>
              <w:t>7561063775</w:t>
            </w:r>
          </w:p>
        </w:tc>
      </w:tr>
    </w:tbl>
    <w:p w14:paraId="58FF8353" w14:textId="77777777" w:rsidR="00DA0D41" w:rsidRPr="00AA5B98" w:rsidRDefault="00DA0D41">
      <w:pPr>
        <w:pStyle w:val="Heading2"/>
        <w:rPr>
          <w:rFonts w:ascii="Times New Roman" w:eastAsia="Garamond" w:hAnsi="Times New Roman" w:cs="Times New Roman"/>
          <w:b w:val="0"/>
          <w:bCs w:val="0"/>
          <w:color w:val="000000"/>
          <w:sz w:val="24"/>
          <w:szCs w:val="24"/>
        </w:rPr>
      </w:pPr>
      <w:bookmarkStart w:id="298" w:name="_heading=h.1hni6v9x9pxc" w:colFirst="0" w:colLast="0"/>
      <w:bookmarkEnd w:id="298"/>
    </w:p>
    <w:p w14:paraId="5D5DFEF6" w14:textId="77777777" w:rsidR="00DA0D41" w:rsidRPr="00AA5B98" w:rsidRDefault="002E2FE5">
      <w:pPr>
        <w:pStyle w:val="Heading3"/>
        <w:rPr>
          <w:rFonts w:ascii="Times New Roman" w:eastAsia="Garamond" w:hAnsi="Times New Roman" w:cs="Times New Roman"/>
          <w:color w:val="000000"/>
        </w:rPr>
      </w:pPr>
      <w:bookmarkStart w:id="299" w:name="_heading=h.vwtsjuof27r6" w:colFirst="0" w:colLast="0"/>
      <w:bookmarkEnd w:id="299"/>
      <w:r w:rsidRPr="00AA5B98">
        <w:rPr>
          <w:rFonts w:ascii="Times New Roman" w:eastAsia="Garamond" w:hAnsi="Times New Roman" w:cs="Times New Roman"/>
          <w:color w:val="000000"/>
        </w:rPr>
        <w:t>Collaboration with NGOs, PPP, and CSR</w:t>
      </w:r>
    </w:p>
    <w:p w14:paraId="7A0B0E3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To augment government efforts during a pandemic, the LSG shall collaborate with NGOs, voluntary organisations, and private sector partners through public–private partnerships and Corporate Social Responsibility (CSR) initiatives, in coordination with District authorities.</w:t>
      </w:r>
    </w:p>
    <w:p w14:paraId="152D2E9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016061B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Key Points:</w:t>
      </w:r>
    </w:p>
    <w:p w14:paraId="69929388" w14:textId="77777777" w:rsidR="00DA0D41" w:rsidRPr="00AA5B98" w:rsidRDefault="002E2FE5">
      <w:pPr>
        <w:numPr>
          <w:ilvl w:val="0"/>
          <w:numId w:val="12"/>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Engage NGOs and community-based organisations for community outreach, awareness, and support to vulnerable populations.</w:t>
      </w:r>
      <w:r w:rsidRPr="00AA5B98">
        <w:rPr>
          <w:rFonts w:ascii="Times New Roman" w:eastAsia="Garamond" w:hAnsi="Times New Roman" w:cs="Times New Roman"/>
          <w:color w:val="000000"/>
        </w:rPr>
        <w:br/>
      </w:r>
    </w:p>
    <w:p w14:paraId="3732BC9F" w14:textId="77777777" w:rsidR="00DA0D41" w:rsidRPr="00AA5B98" w:rsidRDefault="002E2FE5">
      <w:pPr>
        <w:numPr>
          <w:ilvl w:val="0"/>
          <w:numId w:val="12"/>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Leverage CSR support for procurement of medical equipment, PPE, oxygen concentrators, food kits, and sanitation materials, as permitted.</w:t>
      </w:r>
      <w:r w:rsidRPr="00AA5B98">
        <w:rPr>
          <w:rFonts w:ascii="Times New Roman" w:eastAsia="Garamond" w:hAnsi="Times New Roman" w:cs="Times New Roman"/>
          <w:color w:val="000000"/>
        </w:rPr>
        <w:br/>
      </w:r>
    </w:p>
    <w:p w14:paraId="307AFA80" w14:textId="77777777" w:rsidR="00DA0D41" w:rsidRPr="00AA5B98" w:rsidRDefault="002E2FE5">
      <w:pPr>
        <w:numPr>
          <w:ilvl w:val="0"/>
          <w:numId w:val="12"/>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Ensure all collaborations align with government guidelines and are routed through approved administrative and financial procedures.</w:t>
      </w:r>
      <w:r w:rsidRPr="00AA5B98">
        <w:rPr>
          <w:rFonts w:ascii="Times New Roman" w:eastAsia="Garamond" w:hAnsi="Times New Roman" w:cs="Times New Roman"/>
          <w:color w:val="000000"/>
        </w:rPr>
        <w:br/>
      </w:r>
    </w:p>
    <w:p w14:paraId="78E8D910" w14:textId="77777777" w:rsidR="00DA0D41" w:rsidRPr="00AA5B98" w:rsidRDefault="002E2FE5">
      <w:pPr>
        <w:numPr>
          <w:ilvl w:val="0"/>
          <w:numId w:val="12"/>
        </w:numPr>
        <w:pBdr>
          <w:top w:val="nil"/>
          <w:left w:val="nil"/>
          <w:bottom w:val="nil"/>
          <w:right w:val="nil"/>
          <w:between w:val="nil"/>
        </w:pBdr>
        <w:spacing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Maintain transparency and documentation for all external support received and utilised.</w:t>
      </w:r>
    </w:p>
    <w:tbl>
      <w:tblPr>
        <w:tblStyle w:val="afffffff7"/>
        <w:tblW w:w="8730"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3060"/>
        <w:gridCol w:w="990"/>
        <w:gridCol w:w="2445"/>
        <w:gridCol w:w="2235"/>
      </w:tblGrid>
      <w:tr w:rsidR="00DA0D41" w:rsidRPr="00AA5B98" w14:paraId="7FE9DA6A" w14:textId="77777777">
        <w:trPr>
          <w:cantSplit/>
          <w:trHeight w:val="20"/>
          <w:tblHeader/>
        </w:trPr>
        <w:tc>
          <w:tcPr>
            <w:tcW w:w="306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7DC2F7B"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Organization</w:t>
            </w:r>
          </w:p>
        </w:tc>
        <w:tc>
          <w:tcPr>
            <w:tcW w:w="9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5162E1D"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Type</w:t>
            </w:r>
          </w:p>
        </w:tc>
        <w:tc>
          <w:tcPr>
            <w:tcW w:w="24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EF403B8"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Support Offered</w:t>
            </w:r>
          </w:p>
        </w:tc>
        <w:tc>
          <w:tcPr>
            <w:tcW w:w="22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23FAD58"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Contact Person</w:t>
            </w:r>
          </w:p>
        </w:tc>
      </w:tr>
      <w:tr w:rsidR="00DA0D41" w:rsidRPr="00AA5B98" w14:paraId="1D060D45" w14:textId="77777777">
        <w:trPr>
          <w:cantSplit/>
          <w:trHeight w:val="20"/>
          <w:tblHeader/>
        </w:trPr>
        <w:tc>
          <w:tcPr>
            <w:tcW w:w="30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96CFF5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b/>
                <w:bCs/>
                <w:color w:val="000000"/>
              </w:rPr>
              <w:t>Youth Clubs/Student Unions</w:t>
            </w:r>
          </w:p>
        </w:tc>
        <w:tc>
          <w:tcPr>
            <w:tcW w:w="9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8D20C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CBO</w:t>
            </w:r>
          </w:p>
        </w:tc>
        <w:tc>
          <w:tcPr>
            <w:tcW w:w="24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2300AA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 xml:space="preserve">Medical </w:t>
            </w:r>
            <w:proofErr w:type="spellStart"/>
            <w:proofErr w:type="gramStart"/>
            <w:r w:rsidRPr="00AA5B98">
              <w:rPr>
                <w:rFonts w:ascii="Times New Roman" w:eastAsia="Garamond" w:hAnsi="Times New Roman" w:cs="Times New Roman"/>
              </w:rPr>
              <w:t>camps,relief</w:t>
            </w:r>
            <w:proofErr w:type="spellEnd"/>
            <w:proofErr w:type="gramEnd"/>
            <w:r w:rsidRPr="00AA5B98">
              <w:rPr>
                <w:rFonts w:ascii="Times New Roman" w:eastAsia="Garamond" w:hAnsi="Times New Roman" w:cs="Times New Roman"/>
              </w:rPr>
              <w:t xml:space="preserve"> </w:t>
            </w:r>
            <w:proofErr w:type="spellStart"/>
            <w:proofErr w:type="gramStart"/>
            <w:r w:rsidRPr="00AA5B98">
              <w:rPr>
                <w:rFonts w:ascii="Times New Roman" w:eastAsia="Garamond" w:hAnsi="Times New Roman" w:cs="Times New Roman"/>
              </w:rPr>
              <w:t>camp,Transportation</w:t>
            </w:r>
            <w:proofErr w:type="spellEnd"/>
            <w:proofErr w:type="gramEnd"/>
          </w:p>
        </w:tc>
        <w:tc>
          <w:tcPr>
            <w:tcW w:w="22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8165D4C"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9744771443</w:t>
            </w:r>
          </w:p>
        </w:tc>
      </w:tr>
    </w:tbl>
    <w:p w14:paraId="0C37CFAF" w14:textId="77777777" w:rsidR="00DA0D41" w:rsidRPr="00AA5B98" w:rsidRDefault="002E2FE5">
      <w:pPr>
        <w:pStyle w:val="Heading3"/>
        <w:keepNext w:val="0"/>
        <w:keepLines w:val="0"/>
        <w:spacing w:before="360"/>
        <w:rPr>
          <w:rFonts w:ascii="Times New Roman" w:eastAsia="Garamond" w:hAnsi="Times New Roman" w:cs="Times New Roman"/>
          <w:b/>
          <w:bCs/>
          <w:color w:val="000000"/>
        </w:rPr>
      </w:pPr>
      <w:bookmarkStart w:id="300" w:name="_heading=h.s6jgj2cl8b4f" w:colFirst="0" w:colLast="0"/>
      <w:bookmarkEnd w:id="300"/>
      <w:r w:rsidRPr="00AA5B98">
        <w:rPr>
          <w:rFonts w:ascii="Times New Roman" w:eastAsia="Garamond" w:hAnsi="Times New Roman" w:cs="Times New Roman"/>
          <w:b/>
          <w:bCs/>
          <w:color w:val="000000"/>
        </w:rPr>
        <w:t>Interdepartmental Coordination</w:t>
      </w:r>
    </w:p>
    <w:p w14:paraId="5427283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Coordination among departments during a pandemic shall be ensured through regular review meetings convened by the LSGD President. These meetings will provide a structured platform for sharing situational updates, assessing resource availability, resolving operational gaps, and taking joint decisions to ensure a coordinated and timely response.</w:t>
      </w:r>
    </w:p>
    <w:p w14:paraId="7D3EB64B"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f8"/>
        <w:tblW w:w="865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190"/>
        <w:gridCol w:w="1980"/>
        <w:gridCol w:w="2895"/>
        <w:gridCol w:w="1590"/>
      </w:tblGrid>
      <w:tr w:rsidR="00DA0D41" w:rsidRPr="00AA5B98" w14:paraId="1EE4EA80"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9E46629"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Department</w:t>
            </w:r>
          </w:p>
        </w:tc>
        <w:tc>
          <w:tcPr>
            <w:tcW w:w="19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A302A1A"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Representative</w:t>
            </w:r>
          </w:p>
        </w:tc>
        <w:tc>
          <w:tcPr>
            <w:tcW w:w="289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4CC2746"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Key Role</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70B7DC6"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Contact</w:t>
            </w:r>
          </w:p>
        </w:tc>
      </w:tr>
      <w:tr w:rsidR="00DA0D41" w:rsidRPr="00AA5B98" w14:paraId="46C6C7B7"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04F49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Health (PHC)</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28E2C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Staff </w:t>
            </w:r>
            <w:proofErr w:type="gramStart"/>
            <w:r w:rsidRPr="00AA5B98">
              <w:rPr>
                <w:rFonts w:ascii="Times New Roman" w:eastAsia="Garamond" w:hAnsi="Times New Roman" w:cs="Times New Roman"/>
                <w:color w:val="000000"/>
              </w:rPr>
              <w:t>Nurse :</w:t>
            </w:r>
            <w:proofErr w:type="gramEnd"/>
            <w:r w:rsidRPr="00AA5B98">
              <w:rPr>
                <w:rFonts w:ascii="Times New Roman" w:eastAsia="Garamond" w:hAnsi="Times New Roman" w:cs="Times New Roman"/>
                <w:color w:val="000000"/>
              </w:rPr>
              <w:t xml:space="preserve"> </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90F1E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Case management</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E9C8C8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9656045741</w:t>
            </w:r>
          </w:p>
        </w:tc>
      </w:tr>
      <w:tr w:rsidR="00DA0D41" w:rsidRPr="00AA5B98" w14:paraId="7B05299B"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2E8A0A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Veterinary</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1690DF3"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Veterinary Surgeon: </w:t>
            </w:r>
          </w:p>
          <w:p w14:paraId="7648FBD7" w14:textId="77777777" w:rsidR="00DA0D41" w:rsidRPr="00AA5B98" w:rsidRDefault="00DA0D41">
            <w:pPr>
              <w:pBdr>
                <w:top w:val="nil"/>
                <w:left w:val="nil"/>
                <w:bottom w:val="nil"/>
                <w:right w:val="nil"/>
                <w:between w:val="nil"/>
              </w:pBdr>
              <w:spacing w:line="240" w:lineRule="auto"/>
              <w:rPr>
                <w:rFonts w:ascii="Times New Roman" w:eastAsia="Garamond" w:hAnsi="Times New Roman" w:cs="Times New Roman"/>
                <w:color w:val="000000"/>
              </w:rPr>
            </w:pP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F25BC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Animal surveillance</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B7675D"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8547449056</w:t>
            </w:r>
          </w:p>
        </w:tc>
      </w:tr>
      <w:tr w:rsidR="00DA0D41" w:rsidRPr="00AA5B98" w14:paraId="69271215"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01A22D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ICDS</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B630A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Supervisor: Sindhu</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97514C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Nutrition support</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BAB63F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7736879011</w:t>
            </w:r>
          </w:p>
        </w:tc>
      </w:tr>
      <w:tr w:rsidR="00DA0D41" w:rsidRPr="00AA5B98" w14:paraId="7EBAA94F"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EDAC8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Education</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B00D5BE"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Head Teacher:</w:t>
            </w:r>
          </w:p>
          <w:p w14:paraId="5A14A8EC" w14:textId="77777777" w:rsidR="00DA0D41" w:rsidRPr="00AA5B98" w:rsidRDefault="00DA0D41">
            <w:pPr>
              <w:pBdr>
                <w:top w:val="nil"/>
                <w:left w:val="nil"/>
                <w:bottom w:val="nil"/>
                <w:right w:val="nil"/>
                <w:between w:val="nil"/>
              </w:pBdr>
              <w:spacing w:line="240" w:lineRule="auto"/>
              <w:rPr>
                <w:rFonts w:ascii="Times New Roman" w:eastAsia="Garamond" w:hAnsi="Times New Roman" w:cs="Times New Roman"/>
                <w:color w:val="000000"/>
              </w:rPr>
            </w:pP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A149D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School coordination</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9A8A5A"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rPr>
              <w:t>7907270251</w:t>
            </w:r>
          </w:p>
        </w:tc>
      </w:tr>
      <w:tr w:rsidR="00DA0D41" w:rsidRPr="00AA5B98" w14:paraId="033A4AE0"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9FE3D66"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Police</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865C15" w14:textId="77297463" w:rsidR="00DA0D41" w:rsidRPr="00AA5B98" w:rsidRDefault="00BB7E32">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SI</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8745EF"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Containment enforcement</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928D0F" w14:textId="61168964"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_04792404611</w:t>
            </w:r>
          </w:p>
        </w:tc>
      </w:tr>
      <w:tr w:rsidR="00DA0D41" w:rsidRPr="00AA5B98" w14:paraId="18DBDE7E"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57365C"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Water Authority</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CD501A" w14:textId="38A1A38F" w:rsidR="00DA0D41" w:rsidRPr="00AA5B98" w:rsidRDefault="00DA0D41">
            <w:pPr>
              <w:pBdr>
                <w:top w:val="nil"/>
                <w:left w:val="nil"/>
                <w:bottom w:val="nil"/>
                <w:right w:val="nil"/>
                <w:between w:val="nil"/>
              </w:pBdr>
              <w:spacing w:line="240" w:lineRule="auto"/>
              <w:rPr>
                <w:rFonts w:ascii="Times New Roman" w:eastAsia="Garamond" w:hAnsi="Times New Roman" w:cs="Times New Roman"/>
                <w:color w:val="000000"/>
              </w:rPr>
            </w:pP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86B669"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Water supply</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10A02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__________</w:t>
            </w:r>
          </w:p>
        </w:tc>
      </w:tr>
      <w:tr w:rsidR="00DA0D41" w:rsidRPr="00AA5B98" w14:paraId="06A4F169"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5F34CB5"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LSGD Engineering</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D2A772"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_AE_________</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96E9310"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Quarantine infrastructure</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20C8DB4" w14:textId="77777777" w:rsidR="00DA0D41" w:rsidRPr="00AA5B98" w:rsidRDefault="002E2FE5">
            <w:pPr>
              <w:pBdr>
                <w:top w:val="nil"/>
                <w:left w:val="nil"/>
                <w:bottom w:val="nil"/>
                <w:right w:val="nil"/>
                <w:between w:val="nil"/>
              </w:pBdr>
              <w:spacing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8078976879</w:t>
            </w:r>
          </w:p>
        </w:tc>
      </w:tr>
    </w:tbl>
    <w:p w14:paraId="00CDF369"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77FFA156" w14:textId="77777777" w:rsidR="00DA0D41" w:rsidRPr="00AA5B98" w:rsidRDefault="002E2FE5">
      <w:pPr>
        <w:pStyle w:val="Heading2"/>
        <w:rPr>
          <w:rFonts w:ascii="Times New Roman" w:eastAsia="Garamond" w:hAnsi="Times New Roman" w:cs="Times New Roman"/>
          <w:color w:val="000000"/>
        </w:rPr>
      </w:pPr>
      <w:bookmarkStart w:id="301" w:name="_heading=h.fff4uh74p8ll" w:colFirst="0" w:colLast="0"/>
      <w:bookmarkEnd w:id="301"/>
      <w:r w:rsidRPr="00AA5B98">
        <w:rPr>
          <w:rFonts w:ascii="Times New Roman" w:hAnsi="Times New Roman" w:cs="Times New Roman"/>
        </w:rPr>
        <w:br w:type="page"/>
      </w:r>
      <w:r w:rsidRPr="00AA5B98">
        <w:rPr>
          <w:rFonts w:ascii="Times New Roman" w:eastAsia="Garamond" w:hAnsi="Times New Roman" w:cs="Times New Roman"/>
          <w:color w:val="000000"/>
        </w:rPr>
        <w:lastRenderedPageBreak/>
        <w:t>PHASE 3 - Surge Capacity</w:t>
      </w:r>
    </w:p>
    <w:p w14:paraId="24DD682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Phase 3 is activated when there is a rapid increase in cases, high test positivity rates, or when existing health facilities and quarantine arrangements approach saturation. The focus of this phase is to expand isolation capacity, augment clinical care services, and mobilise additional resources through district and state support mechanisms.</w:t>
      </w:r>
    </w:p>
    <w:p w14:paraId="5CF1E54E" w14:textId="77777777" w:rsidR="00DA0D41" w:rsidRPr="00AA5B98" w:rsidRDefault="002E2FE5">
      <w:pPr>
        <w:pStyle w:val="Heading2"/>
        <w:keepNext w:val="0"/>
        <w:keepLines w:val="0"/>
        <w:spacing w:before="360"/>
        <w:rPr>
          <w:rFonts w:ascii="Times New Roman" w:eastAsia="Garamond" w:hAnsi="Times New Roman" w:cs="Times New Roman"/>
          <w:color w:val="000000"/>
        </w:rPr>
      </w:pPr>
      <w:bookmarkStart w:id="302" w:name="_heading=h.ywgeqxpnpph3" w:colFirst="0" w:colLast="0"/>
      <w:bookmarkEnd w:id="302"/>
      <w:r w:rsidRPr="00AA5B98">
        <w:rPr>
          <w:rFonts w:ascii="Times New Roman" w:eastAsia="Garamond" w:hAnsi="Times New Roman" w:cs="Times New Roman"/>
          <w:color w:val="000000"/>
        </w:rPr>
        <w:t>Conversion of Community Facilities</w:t>
      </w:r>
    </w:p>
    <w:p w14:paraId="46F6B73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To manage increased case load, the LSGD shall activate additional isolation facilities by repurposing identified community infrastructure such as community halls, auditoriums, schools, hostels, or other suitable buildings.</w:t>
      </w:r>
    </w:p>
    <w:p w14:paraId="01DF25E1"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f9"/>
        <w:tblW w:w="954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890"/>
        <w:gridCol w:w="1890"/>
        <w:gridCol w:w="1245"/>
        <w:gridCol w:w="1200"/>
        <w:gridCol w:w="1785"/>
        <w:gridCol w:w="1530"/>
      </w:tblGrid>
      <w:tr w:rsidR="00DA0D41" w:rsidRPr="00AA5B98" w14:paraId="2A7306AB" w14:textId="77777777">
        <w:trPr>
          <w:cantSplit/>
          <w:trHeight w:val="20"/>
          <w:tblHeader/>
        </w:trPr>
        <w:tc>
          <w:tcPr>
            <w:tcW w:w="18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8BCD000" w14:textId="77777777" w:rsidR="00DA0D41" w:rsidRPr="00AA5B98" w:rsidRDefault="002E2FE5">
            <w:pPr>
              <w:pBdr>
                <w:top w:val="nil"/>
                <w:left w:val="nil"/>
                <w:bottom w:val="nil"/>
                <w:right w:val="nil"/>
                <w:between w:val="nil"/>
              </w:pBdr>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Name of facility</w:t>
            </w:r>
          </w:p>
        </w:tc>
        <w:tc>
          <w:tcPr>
            <w:tcW w:w="18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E8470BC"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Facility Type</w:t>
            </w:r>
          </w:p>
        </w:tc>
        <w:tc>
          <w:tcPr>
            <w:tcW w:w="12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9E5B9E2"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No. of Buildings</w:t>
            </w:r>
          </w:p>
        </w:tc>
        <w:tc>
          <w:tcPr>
            <w:tcW w:w="12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D18E7EB"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Ward</w:t>
            </w:r>
          </w:p>
        </w:tc>
        <w:tc>
          <w:tcPr>
            <w:tcW w:w="17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F8613E3"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Surge Capacity (Beds)</w:t>
            </w:r>
          </w:p>
        </w:tc>
        <w:tc>
          <w:tcPr>
            <w:tcW w:w="15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5B5CC80"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Nodal Person</w:t>
            </w:r>
          </w:p>
        </w:tc>
      </w:tr>
      <w:tr w:rsidR="00DA0D41" w:rsidRPr="00AA5B98" w14:paraId="5BD983FE" w14:textId="77777777">
        <w:trPr>
          <w:cantSplit/>
          <w:trHeight w:val="20"/>
          <w:tblHeader/>
        </w:trPr>
        <w:tc>
          <w:tcPr>
            <w:tcW w:w="18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D3A27E"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rPr>
              <w:t>BBHS</w:t>
            </w:r>
          </w:p>
        </w:tc>
        <w:tc>
          <w:tcPr>
            <w:tcW w:w="18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70D837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School</w:t>
            </w: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79D90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3</w:t>
            </w: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86D49B"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96FE9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300</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B2079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HM</w:t>
            </w:r>
          </w:p>
        </w:tc>
      </w:tr>
      <w:tr w:rsidR="00DA0D41" w:rsidRPr="00AA5B98" w14:paraId="7DE2A151" w14:textId="77777777">
        <w:trPr>
          <w:cantSplit/>
          <w:trHeight w:val="20"/>
          <w:tblHeader/>
        </w:trPr>
        <w:tc>
          <w:tcPr>
            <w:tcW w:w="18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2A98F33"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rPr>
              <w:t xml:space="preserve">Bethany </w:t>
            </w:r>
          </w:p>
        </w:tc>
        <w:tc>
          <w:tcPr>
            <w:tcW w:w="18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DE76EE4"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rPr>
              <w:t>School</w:t>
            </w: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96191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3</w:t>
            </w: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34D4F5D"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7EA6B9F"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300</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2F5527"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HM</w:t>
            </w:r>
          </w:p>
        </w:tc>
      </w:tr>
      <w:tr w:rsidR="00DA0D41" w:rsidRPr="00AA5B98" w14:paraId="3EE954DD" w14:textId="77777777">
        <w:trPr>
          <w:cantSplit/>
          <w:trHeight w:val="20"/>
          <w:tblHeader/>
        </w:trPr>
        <w:tc>
          <w:tcPr>
            <w:tcW w:w="18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538CB2"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rPr>
              <w:t>CKHS</w:t>
            </w:r>
          </w:p>
        </w:tc>
        <w:tc>
          <w:tcPr>
            <w:tcW w:w="18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4974A2"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rPr>
              <w:t>School</w:t>
            </w: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70C6151"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FE1AA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12</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510AF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200</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31DF268"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HM</w:t>
            </w:r>
          </w:p>
        </w:tc>
      </w:tr>
      <w:tr w:rsidR="00DA0D41" w:rsidRPr="00AA5B98" w14:paraId="304ED3C1" w14:textId="77777777">
        <w:trPr>
          <w:cantSplit/>
          <w:trHeight w:val="20"/>
          <w:tblHeader/>
        </w:trPr>
        <w:tc>
          <w:tcPr>
            <w:tcW w:w="18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869729C"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rPr>
              <w:t>CKHSS</w:t>
            </w:r>
          </w:p>
        </w:tc>
        <w:tc>
          <w:tcPr>
            <w:tcW w:w="18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05E99B9" w14:textId="77777777" w:rsidR="00DA0D41" w:rsidRPr="00AA5B98" w:rsidRDefault="002E2FE5">
            <w:pPr>
              <w:pBdr>
                <w:top w:val="nil"/>
                <w:left w:val="nil"/>
                <w:bottom w:val="nil"/>
                <w:right w:val="nil"/>
                <w:between w:val="nil"/>
              </w:pBdr>
              <w:rPr>
                <w:rFonts w:ascii="Times New Roman" w:eastAsia="Garamond" w:hAnsi="Times New Roman" w:cs="Times New Roman"/>
                <w:b/>
                <w:bCs/>
                <w:color w:val="000000"/>
              </w:rPr>
            </w:pPr>
            <w:r w:rsidRPr="00AA5B98">
              <w:rPr>
                <w:rFonts w:ascii="Times New Roman" w:eastAsia="Garamond" w:hAnsi="Times New Roman" w:cs="Times New Roman"/>
                <w:b/>
                <w:bCs/>
              </w:rPr>
              <w:t>School</w:t>
            </w: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3C19E2"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w:t>
            </w: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B9DE79"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12</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998ACF6"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50</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302D84"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rPr>
              <w:t>HM</w:t>
            </w:r>
          </w:p>
        </w:tc>
      </w:tr>
    </w:tbl>
    <w:p w14:paraId="3684ECFF"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2484B566"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122FDDD4"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515DC457"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15420B89"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21C136A7"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0C5A5AC5"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0158F097" w14:textId="77777777" w:rsidR="00DA0D41" w:rsidRPr="00AA5B98" w:rsidRDefault="002E2FE5">
      <w:pPr>
        <w:numPr>
          <w:ilvl w:val="0"/>
          <w:numId w:val="1"/>
        </w:numPr>
        <w:pBdr>
          <w:top w:val="nil"/>
          <w:left w:val="nil"/>
          <w:bottom w:val="nil"/>
          <w:right w:val="nil"/>
          <w:between w:val="nil"/>
        </w:pBdr>
        <w:rPr>
          <w:rFonts w:ascii="Times New Roman" w:eastAsia="Garamond" w:hAnsi="Times New Roman" w:cs="Times New Roman"/>
          <w:b/>
          <w:bCs/>
          <w:color w:val="000000"/>
          <w:sz w:val="36"/>
          <w:szCs w:val="36"/>
        </w:rPr>
      </w:pPr>
      <w:r w:rsidRPr="00AA5B98">
        <w:rPr>
          <w:rFonts w:ascii="Times New Roman" w:eastAsia="Garamond" w:hAnsi="Times New Roman" w:cs="Times New Roman"/>
          <w:b/>
          <w:bCs/>
          <w:color w:val="000000"/>
          <w:sz w:val="36"/>
          <w:szCs w:val="36"/>
        </w:rPr>
        <w:t>Recovery and rehabilitation phase</w:t>
      </w:r>
    </w:p>
    <w:p w14:paraId="4C128D19" w14:textId="77777777" w:rsidR="00DA0D41" w:rsidRPr="00AA5B98" w:rsidRDefault="002E2FE5">
      <w:pPr>
        <w:numPr>
          <w:ilvl w:val="0"/>
          <w:numId w:val="1"/>
        </w:numPr>
        <w:pBdr>
          <w:top w:val="nil"/>
          <w:left w:val="nil"/>
          <w:bottom w:val="nil"/>
          <w:right w:val="nil"/>
          <w:between w:val="nil"/>
        </w:pBdr>
        <w:rPr>
          <w:rFonts w:ascii="Times New Roman" w:eastAsia="Garamond" w:hAnsi="Times New Roman" w:cs="Times New Roman"/>
          <w:b/>
          <w:bCs/>
          <w:color w:val="000000"/>
          <w:sz w:val="36"/>
          <w:szCs w:val="36"/>
        </w:rPr>
      </w:pPr>
      <w:r w:rsidRPr="00AA5B98">
        <w:rPr>
          <w:rFonts w:ascii="Times New Roman" w:eastAsia="Garamond" w:hAnsi="Times New Roman" w:cs="Times New Roman"/>
          <w:b/>
          <w:bCs/>
          <w:color w:val="000000"/>
          <w:sz w:val="36"/>
          <w:szCs w:val="36"/>
        </w:rPr>
        <w:t>Recovery</w:t>
      </w:r>
    </w:p>
    <w:p w14:paraId="7EBBD36B"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Damage &amp; impact assessment</w:t>
      </w:r>
    </w:p>
    <w:p w14:paraId="06AAA54A"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Restoration of health services</w:t>
      </w:r>
    </w:p>
    <w:p w14:paraId="5B93AD45"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Rehabilitation of affected population</w:t>
      </w:r>
    </w:p>
    <w:p w14:paraId="4B6B2268"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Psychosocial &amp; mental health support</w:t>
      </w:r>
    </w:p>
    <w:p w14:paraId="6813D0A9"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Disease surveillance during recovery phase</w:t>
      </w:r>
    </w:p>
    <w:p w14:paraId="5B38DE47"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Environmental cleanup &amp; sanitation</w:t>
      </w:r>
    </w:p>
    <w:p w14:paraId="2FB41F70"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Livelihood restoration</w:t>
      </w:r>
    </w:p>
    <w:p w14:paraId="2C26D6C4"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Community engagement &amp; confidence building</w:t>
      </w:r>
    </w:p>
    <w:p w14:paraId="6909F731"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Documentation &amp; after-action review</w:t>
      </w:r>
    </w:p>
    <w:p w14:paraId="3E5CF269"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Lessons learned &amp; best practices</w:t>
      </w:r>
    </w:p>
    <w:p w14:paraId="0ECC774C"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Health system strengthening</w:t>
      </w:r>
    </w:p>
    <w:p w14:paraId="55094738"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Policy revision &amp; preparedness enhancement</w:t>
      </w:r>
    </w:p>
    <w:p w14:paraId="5FFE1A6A" w14:textId="77777777" w:rsidR="00DA0D41" w:rsidRPr="00AA5B98" w:rsidRDefault="002E2FE5">
      <w:pPr>
        <w:numPr>
          <w:ilvl w:val="1"/>
          <w:numId w:val="1"/>
        </w:num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Research</w:t>
      </w:r>
    </w:p>
    <w:p w14:paraId="32484401" w14:textId="77777777" w:rsidR="00DA0D41" w:rsidRPr="00AA5B98" w:rsidRDefault="00DA0D41">
      <w:pPr>
        <w:pBdr>
          <w:top w:val="nil"/>
          <w:left w:val="nil"/>
          <w:bottom w:val="nil"/>
          <w:right w:val="nil"/>
          <w:between w:val="nil"/>
        </w:pBdr>
        <w:rPr>
          <w:rFonts w:ascii="Times New Roman" w:eastAsia="Garamond" w:hAnsi="Times New Roman" w:cs="Times New Roman"/>
          <w:b/>
          <w:bCs/>
          <w:color w:val="000000"/>
          <w:sz w:val="36"/>
          <w:szCs w:val="36"/>
        </w:rPr>
      </w:pPr>
    </w:p>
    <w:p w14:paraId="196598A2" w14:textId="77777777" w:rsidR="00DA0D41" w:rsidRPr="00AA5B98" w:rsidRDefault="002E2FE5">
      <w:pPr>
        <w:pStyle w:val="Heading1"/>
        <w:rPr>
          <w:rFonts w:ascii="Times New Roman" w:eastAsia="Garamond" w:hAnsi="Times New Roman" w:cs="Times New Roman"/>
          <w:color w:val="000000"/>
        </w:rPr>
      </w:pPr>
      <w:bookmarkStart w:id="303" w:name="_heading=h.2s9pq0s0kufa" w:colFirst="0" w:colLast="0"/>
      <w:bookmarkEnd w:id="303"/>
      <w:r w:rsidRPr="00AA5B98">
        <w:rPr>
          <w:rFonts w:ascii="Times New Roman" w:eastAsia="Garamond" w:hAnsi="Times New Roman" w:cs="Times New Roman"/>
          <w:color w:val="000000"/>
        </w:rPr>
        <w:t>CONCLUSION</w:t>
      </w:r>
    </w:p>
    <w:p w14:paraId="699D3027"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p w14:paraId="4E4D35F0" w14:textId="77777777" w:rsidR="00DA0D41" w:rsidRPr="00AA5B98" w:rsidRDefault="002E2FE5">
      <w:pPr>
        <w:pBdr>
          <w:top w:val="nil"/>
          <w:left w:val="nil"/>
          <w:bottom w:val="nil"/>
          <w:right w:val="nil"/>
          <w:between w:val="nil"/>
        </w:pBdr>
        <w:jc w:val="center"/>
        <w:rPr>
          <w:rFonts w:ascii="Times New Roman" w:eastAsia="Garamond" w:hAnsi="Times New Roman" w:cs="Times New Roman"/>
          <w:b/>
          <w:bCs/>
          <w:color w:val="000000"/>
          <w:sz w:val="32"/>
          <w:szCs w:val="32"/>
        </w:rPr>
      </w:pPr>
      <w:r w:rsidRPr="00AA5B98">
        <w:rPr>
          <w:rFonts w:ascii="Times New Roman" w:eastAsia="Garamond" w:hAnsi="Times New Roman" w:cs="Times New Roman"/>
          <w:b/>
          <w:bCs/>
          <w:color w:val="000000"/>
          <w:sz w:val="32"/>
          <w:szCs w:val="32"/>
        </w:rPr>
        <w:t>Additional points</w:t>
      </w:r>
    </w:p>
    <w:p w14:paraId="031B1600" w14:textId="77777777" w:rsidR="00DA0D41" w:rsidRPr="00AA5B98" w:rsidRDefault="002E2FE5">
      <w:pPr>
        <w:numPr>
          <w:ilvl w:val="0"/>
          <w:numId w:val="19"/>
        </w:numPr>
        <w:pBdr>
          <w:top w:val="nil"/>
          <w:left w:val="nil"/>
          <w:bottom w:val="nil"/>
          <w:right w:val="nil"/>
          <w:between w:val="nil"/>
        </w:pBdr>
        <w:jc w:val="left"/>
        <w:rPr>
          <w:rFonts w:ascii="Times New Roman" w:hAnsi="Times New Roman" w:cs="Times New Roman"/>
          <w:color w:val="000000"/>
        </w:rPr>
      </w:pPr>
      <w:r w:rsidRPr="00AA5B98">
        <w:rPr>
          <w:rFonts w:ascii="Times New Roman" w:eastAsia="Garamond" w:hAnsi="Times New Roman" w:cs="Times New Roman"/>
          <w:color w:val="000000"/>
        </w:rPr>
        <w:t>tech support</w:t>
      </w:r>
    </w:p>
    <w:p w14:paraId="4127C15C" w14:textId="77777777" w:rsidR="00DA0D41" w:rsidRPr="00AA5B98" w:rsidRDefault="002E2FE5">
      <w:pPr>
        <w:numPr>
          <w:ilvl w:val="0"/>
          <w:numId w:val="19"/>
        </w:numPr>
        <w:pBdr>
          <w:top w:val="nil"/>
          <w:left w:val="nil"/>
          <w:bottom w:val="nil"/>
          <w:right w:val="nil"/>
          <w:between w:val="nil"/>
        </w:pBdr>
        <w:jc w:val="left"/>
        <w:rPr>
          <w:rFonts w:ascii="Times New Roman" w:hAnsi="Times New Roman" w:cs="Times New Roman"/>
          <w:color w:val="000000"/>
        </w:rPr>
      </w:pPr>
      <w:r w:rsidRPr="00AA5B98">
        <w:rPr>
          <w:rFonts w:ascii="Times New Roman" w:eastAsia="Garamond" w:hAnsi="Times New Roman" w:cs="Times New Roman"/>
          <w:color w:val="000000"/>
        </w:rPr>
        <w:t>relief based commodities</w:t>
      </w:r>
    </w:p>
    <w:p w14:paraId="2D31CB94" w14:textId="77777777" w:rsidR="00DA0D41" w:rsidRPr="00AA5B98" w:rsidRDefault="002E2FE5">
      <w:pPr>
        <w:numPr>
          <w:ilvl w:val="0"/>
          <w:numId w:val="19"/>
        </w:numPr>
        <w:pBdr>
          <w:top w:val="nil"/>
          <w:left w:val="nil"/>
          <w:bottom w:val="nil"/>
          <w:right w:val="nil"/>
          <w:between w:val="nil"/>
        </w:pBdr>
        <w:jc w:val="left"/>
        <w:rPr>
          <w:rFonts w:ascii="Times New Roman" w:hAnsi="Times New Roman" w:cs="Times New Roman"/>
          <w:color w:val="000000"/>
        </w:rPr>
      </w:pPr>
      <w:r w:rsidRPr="00AA5B98">
        <w:rPr>
          <w:rFonts w:ascii="Times New Roman" w:eastAsia="Garamond" w:hAnsi="Times New Roman" w:cs="Times New Roman"/>
          <w:color w:val="000000"/>
        </w:rPr>
        <w:t>ham reading operators</w:t>
      </w:r>
    </w:p>
    <w:p w14:paraId="6A5BBF7C" w14:textId="77777777" w:rsidR="00DA0D41" w:rsidRPr="00AA5B98" w:rsidRDefault="002E2FE5">
      <w:pPr>
        <w:numPr>
          <w:ilvl w:val="0"/>
          <w:numId w:val="19"/>
        </w:numPr>
        <w:pBdr>
          <w:top w:val="nil"/>
          <w:left w:val="nil"/>
          <w:bottom w:val="nil"/>
          <w:right w:val="nil"/>
          <w:between w:val="nil"/>
        </w:pBdr>
        <w:jc w:val="left"/>
        <w:rPr>
          <w:rFonts w:ascii="Times New Roman" w:hAnsi="Times New Roman" w:cs="Times New Roman"/>
          <w:color w:val="000000"/>
        </w:rPr>
      </w:pPr>
      <w:r w:rsidRPr="00AA5B98">
        <w:rPr>
          <w:rFonts w:ascii="Times New Roman" w:eastAsia="Garamond" w:hAnsi="Times New Roman" w:cs="Times New Roman"/>
          <w:color w:val="000000"/>
        </w:rPr>
        <w:t>hazard vulnerability mapping</w:t>
      </w:r>
    </w:p>
    <w:p w14:paraId="5CCDE644" w14:textId="77777777" w:rsidR="00DA0D41" w:rsidRPr="00AA5B98" w:rsidRDefault="002E2FE5">
      <w:pPr>
        <w:numPr>
          <w:ilvl w:val="0"/>
          <w:numId w:val="19"/>
        </w:numPr>
        <w:pBdr>
          <w:top w:val="nil"/>
          <w:left w:val="nil"/>
          <w:bottom w:val="nil"/>
          <w:right w:val="nil"/>
          <w:between w:val="nil"/>
        </w:pBdr>
        <w:jc w:val="left"/>
        <w:rPr>
          <w:rFonts w:ascii="Times New Roman" w:hAnsi="Times New Roman" w:cs="Times New Roman"/>
          <w:color w:val="000000"/>
        </w:rPr>
      </w:pPr>
      <w:proofErr w:type="spellStart"/>
      <w:r w:rsidRPr="00AA5B98">
        <w:rPr>
          <w:rFonts w:ascii="Times New Roman" w:eastAsia="Garamond" w:hAnsi="Times New Roman" w:cs="Times New Roman"/>
          <w:color w:val="000000"/>
        </w:rPr>
        <w:t>Kseb</w:t>
      </w:r>
      <w:proofErr w:type="spellEnd"/>
      <w:r w:rsidRPr="00AA5B98">
        <w:rPr>
          <w:rFonts w:ascii="Times New Roman" w:eastAsia="Garamond" w:hAnsi="Times New Roman" w:cs="Times New Roman"/>
          <w:color w:val="000000"/>
        </w:rPr>
        <w:t xml:space="preserve"> &amp; other power source</w:t>
      </w:r>
    </w:p>
    <w:p w14:paraId="62079FF5" w14:textId="77777777" w:rsidR="00DA0D41" w:rsidRPr="00AA5B98" w:rsidRDefault="002E2FE5">
      <w:pPr>
        <w:numPr>
          <w:ilvl w:val="0"/>
          <w:numId w:val="19"/>
        </w:numPr>
        <w:pBdr>
          <w:top w:val="nil"/>
          <w:left w:val="nil"/>
          <w:bottom w:val="nil"/>
          <w:right w:val="nil"/>
          <w:between w:val="nil"/>
        </w:pBdr>
        <w:jc w:val="left"/>
        <w:rPr>
          <w:rFonts w:ascii="Times New Roman" w:hAnsi="Times New Roman" w:cs="Times New Roman"/>
          <w:color w:val="000000"/>
        </w:rPr>
      </w:pPr>
      <w:r w:rsidRPr="00AA5B98">
        <w:rPr>
          <w:rFonts w:ascii="Times New Roman" w:eastAsia="Garamond" w:hAnsi="Times New Roman" w:cs="Times New Roman"/>
          <w:color w:val="000000"/>
        </w:rPr>
        <w:t>HR specific responsibility</w:t>
      </w:r>
    </w:p>
    <w:p w14:paraId="5990715D"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hAnsi="Times New Roman" w:cs="Times New Roman"/>
        </w:rPr>
        <w:br w:type="page"/>
      </w:r>
    </w:p>
    <w:p w14:paraId="1559E430" w14:textId="77777777" w:rsidR="00DA0D41" w:rsidRPr="00AA5B98" w:rsidRDefault="002E2FE5">
      <w:pPr>
        <w:pStyle w:val="Heading1"/>
        <w:spacing w:before="240" w:after="240"/>
        <w:rPr>
          <w:rFonts w:ascii="Times New Roman" w:eastAsia="Garamond" w:hAnsi="Times New Roman" w:cs="Times New Roman"/>
          <w:color w:val="000000"/>
        </w:rPr>
      </w:pPr>
      <w:bookmarkStart w:id="304" w:name="_heading=h.m4wy79cericy" w:colFirst="0" w:colLast="0"/>
      <w:bookmarkEnd w:id="304"/>
      <w:r w:rsidRPr="00AA5B98">
        <w:rPr>
          <w:rFonts w:ascii="Times New Roman" w:eastAsia="Garamond" w:hAnsi="Times New Roman" w:cs="Times New Roman"/>
          <w:color w:val="000000"/>
        </w:rPr>
        <w:lastRenderedPageBreak/>
        <w:t>RECOMMENDATIONS</w:t>
      </w:r>
    </w:p>
    <w:p w14:paraId="3493D264" w14:textId="77777777" w:rsidR="00DA0D41" w:rsidRPr="00AA5B98" w:rsidRDefault="002E2FE5">
      <w:pPr>
        <w:pStyle w:val="Heading3"/>
        <w:keepNext w:val="0"/>
        <w:keepLines w:val="0"/>
        <w:numPr>
          <w:ilvl w:val="0"/>
          <w:numId w:val="13"/>
        </w:numPr>
        <w:spacing w:before="280" w:after="0"/>
        <w:rPr>
          <w:rFonts w:ascii="Times New Roman" w:eastAsia="Garamond" w:hAnsi="Times New Roman" w:cs="Times New Roman"/>
          <w:color w:val="000000"/>
          <w:sz w:val="24"/>
          <w:szCs w:val="24"/>
        </w:rPr>
      </w:pPr>
      <w:bookmarkStart w:id="305" w:name="_heading=h.fk8qolcymy12" w:colFirst="0" w:colLast="0"/>
      <w:bookmarkEnd w:id="305"/>
      <w:r w:rsidRPr="00AA5B98">
        <w:rPr>
          <w:rFonts w:ascii="Times New Roman" w:eastAsia="Garamond" w:hAnsi="Times New Roman" w:cs="Times New Roman"/>
          <w:color w:val="000000"/>
          <w:sz w:val="24"/>
          <w:szCs w:val="24"/>
        </w:rPr>
        <w:t>Strengthening Healthcare Infrastructure</w:t>
      </w:r>
    </w:p>
    <w:p w14:paraId="25FB0EB6" w14:textId="77777777" w:rsidR="00DA0D41" w:rsidRPr="00AA5B98" w:rsidRDefault="002E2FE5">
      <w:pPr>
        <w:numPr>
          <w:ilvl w:val="0"/>
          <w:numId w:val="5"/>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Establish a primary health response unit within the Panchayat with trained staff.</w:t>
      </w:r>
    </w:p>
    <w:p w14:paraId="2B70216D" w14:textId="77777777" w:rsidR="00DA0D41" w:rsidRPr="00AA5B98" w:rsidRDefault="002E2FE5">
      <w:pPr>
        <w:numPr>
          <w:ilvl w:val="0"/>
          <w:numId w:val="5"/>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Ensure availability of basic medical supplies (masks, sanitizers, PPE kits, oxygen cylinders).</w:t>
      </w:r>
    </w:p>
    <w:p w14:paraId="07BF2D1D" w14:textId="77777777" w:rsidR="00DA0D41" w:rsidRPr="00AA5B98" w:rsidRDefault="002E2FE5">
      <w:pPr>
        <w:numPr>
          <w:ilvl w:val="0"/>
          <w:numId w:val="5"/>
        </w:numPr>
        <w:pBdr>
          <w:top w:val="nil"/>
          <w:left w:val="nil"/>
          <w:bottom w:val="nil"/>
          <w:right w:val="nil"/>
          <w:between w:val="nil"/>
        </w:pBdr>
        <w:spacing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Create tie-ups with nearby hospitals in</w:t>
      </w:r>
      <w:r w:rsidRPr="00AA5B98">
        <w:rPr>
          <w:rFonts w:ascii="Times New Roman" w:eastAsia="Garamond" w:hAnsi="Times New Roman" w:cs="Times New Roman"/>
        </w:rPr>
        <w:t xml:space="preserve"> </w:t>
      </w:r>
      <w:proofErr w:type="spellStart"/>
      <w:r w:rsidRPr="00AA5B98">
        <w:rPr>
          <w:rFonts w:ascii="Times New Roman" w:eastAsia="Garamond" w:hAnsi="Times New Roman" w:cs="Times New Roman"/>
        </w:rPr>
        <w:t>Cheppad</w:t>
      </w:r>
      <w:proofErr w:type="spellEnd"/>
      <w:r w:rsidRPr="00AA5B98">
        <w:rPr>
          <w:rFonts w:ascii="Times New Roman" w:eastAsia="Garamond" w:hAnsi="Times New Roman" w:cs="Times New Roman"/>
        </w:rPr>
        <w:t xml:space="preserve"> </w:t>
      </w:r>
      <w:r w:rsidRPr="00AA5B98">
        <w:rPr>
          <w:rFonts w:ascii="Times New Roman" w:eastAsia="Garamond" w:hAnsi="Times New Roman" w:cs="Times New Roman"/>
          <w:color w:val="000000"/>
        </w:rPr>
        <w:t>for emergency referral and transport.</w:t>
      </w:r>
    </w:p>
    <w:p w14:paraId="4C327532" w14:textId="77777777" w:rsidR="00DA0D41" w:rsidRPr="00AA5B98" w:rsidRDefault="002E2FE5">
      <w:pPr>
        <w:pStyle w:val="Heading3"/>
        <w:keepNext w:val="0"/>
        <w:keepLines w:val="0"/>
        <w:spacing w:before="280"/>
        <w:rPr>
          <w:rFonts w:ascii="Times New Roman" w:eastAsia="Garamond" w:hAnsi="Times New Roman" w:cs="Times New Roman"/>
          <w:color w:val="000000"/>
          <w:sz w:val="24"/>
          <w:szCs w:val="24"/>
        </w:rPr>
      </w:pPr>
      <w:bookmarkStart w:id="306" w:name="_heading=h.3tbpd33wr21g" w:colFirst="0" w:colLast="0"/>
      <w:bookmarkEnd w:id="306"/>
      <w:r w:rsidRPr="00AA5B98">
        <w:rPr>
          <w:rFonts w:ascii="Times New Roman" w:eastAsia="Garamond" w:hAnsi="Times New Roman" w:cs="Times New Roman"/>
          <w:color w:val="000000"/>
          <w:sz w:val="24"/>
          <w:szCs w:val="24"/>
        </w:rPr>
        <w:t>2. Community Awareness &amp; Education</w:t>
      </w:r>
    </w:p>
    <w:p w14:paraId="46C6D9D4" w14:textId="77777777" w:rsidR="00DA0D41" w:rsidRPr="00AA5B98" w:rsidRDefault="002E2FE5">
      <w:pPr>
        <w:numPr>
          <w:ilvl w:val="0"/>
          <w:numId w:val="9"/>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Conduct regular awareness campaigns on hygiene, vaccination, and preventive measures.</w:t>
      </w:r>
    </w:p>
    <w:p w14:paraId="559F6B9D" w14:textId="77777777" w:rsidR="00DA0D41" w:rsidRPr="00AA5B98" w:rsidRDefault="002E2FE5">
      <w:pPr>
        <w:numPr>
          <w:ilvl w:val="0"/>
          <w:numId w:val="9"/>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Use local communication channels (community radio, WhatsApp groups, notice boards) to spread verified information.</w:t>
      </w:r>
    </w:p>
    <w:p w14:paraId="5FF03874" w14:textId="77777777" w:rsidR="00DA0D41" w:rsidRPr="00AA5B98" w:rsidRDefault="002E2FE5">
      <w:pPr>
        <w:numPr>
          <w:ilvl w:val="0"/>
          <w:numId w:val="9"/>
        </w:numPr>
        <w:pBdr>
          <w:top w:val="nil"/>
          <w:left w:val="nil"/>
          <w:bottom w:val="nil"/>
          <w:right w:val="nil"/>
          <w:between w:val="nil"/>
        </w:pBdr>
        <w:spacing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Train volunteers to act as health ambassadors in each ward.</w:t>
      </w:r>
    </w:p>
    <w:p w14:paraId="1DB2B2DA" w14:textId="77777777" w:rsidR="00DA0D41" w:rsidRPr="00AA5B98" w:rsidRDefault="002E2FE5">
      <w:pPr>
        <w:pStyle w:val="Heading3"/>
        <w:keepNext w:val="0"/>
        <w:keepLines w:val="0"/>
        <w:spacing w:before="280"/>
        <w:rPr>
          <w:rFonts w:ascii="Times New Roman" w:eastAsia="Garamond" w:hAnsi="Times New Roman" w:cs="Times New Roman"/>
          <w:color w:val="000000"/>
          <w:sz w:val="24"/>
          <w:szCs w:val="24"/>
        </w:rPr>
      </w:pPr>
      <w:bookmarkStart w:id="307" w:name="_heading=h.wx6b5gn28ued" w:colFirst="0" w:colLast="0"/>
      <w:bookmarkEnd w:id="307"/>
      <w:r w:rsidRPr="00AA5B98">
        <w:rPr>
          <w:rFonts w:ascii="Times New Roman" w:eastAsia="Garamond" w:hAnsi="Times New Roman" w:cs="Times New Roman"/>
          <w:color w:val="000000"/>
          <w:sz w:val="24"/>
          <w:szCs w:val="24"/>
        </w:rPr>
        <w:t>3. Emergency Response &amp; Coordination</w:t>
      </w:r>
    </w:p>
    <w:p w14:paraId="6B842092" w14:textId="77777777" w:rsidR="00DA0D41" w:rsidRPr="00AA5B98" w:rsidRDefault="002E2FE5">
      <w:pPr>
        <w:numPr>
          <w:ilvl w:val="0"/>
          <w:numId w:val="8"/>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Form a Pandemic Preparedness Committee at Panchayat level including health workers, ward members, and NGOs.</w:t>
      </w:r>
    </w:p>
    <w:p w14:paraId="46E276E7" w14:textId="77777777" w:rsidR="00DA0D41" w:rsidRPr="00AA5B98" w:rsidRDefault="002E2FE5">
      <w:pPr>
        <w:numPr>
          <w:ilvl w:val="0"/>
          <w:numId w:val="8"/>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Develop a clear action plan for lockdowns, quarantine, and distribution of essentials.</w:t>
      </w:r>
    </w:p>
    <w:p w14:paraId="78F84B1D" w14:textId="77777777" w:rsidR="00DA0D41" w:rsidRPr="00AA5B98" w:rsidRDefault="002E2FE5">
      <w:pPr>
        <w:numPr>
          <w:ilvl w:val="0"/>
          <w:numId w:val="8"/>
        </w:numPr>
        <w:pBdr>
          <w:top w:val="nil"/>
          <w:left w:val="nil"/>
          <w:bottom w:val="nil"/>
          <w:right w:val="nil"/>
          <w:between w:val="nil"/>
        </w:pBdr>
        <w:spacing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Maintain a database of vulnerable groups (elderly, </w:t>
      </w:r>
      <w:proofErr w:type="gramStart"/>
      <w:r w:rsidRPr="00AA5B98">
        <w:rPr>
          <w:rFonts w:ascii="Times New Roman" w:eastAsia="Garamond" w:hAnsi="Times New Roman" w:cs="Times New Roman"/>
          <w:color w:val="000000"/>
        </w:rPr>
        <w:t>differently-abled</w:t>
      </w:r>
      <w:proofErr w:type="gramEnd"/>
      <w:r w:rsidRPr="00AA5B98">
        <w:rPr>
          <w:rFonts w:ascii="Times New Roman" w:eastAsia="Garamond" w:hAnsi="Times New Roman" w:cs="Times New Roman"/>
          <w:color w:val="000000"/>
        </w:rPr>
        <w:t>, chronically ill) for targeted support.</w:t>
      </w:r>
    </w:p>
    <w:p w14:paraId="68669783" w14:textId="77777777" w:rsidR="00DA0D41" w:rsidRPr="00AA5B98" w:rsidRDefault="002E2FE5">
      <w:pPr>
        <w:pStyle w:val="Heading3"/>
        <w:keepNext w:val="0"/>
        <w:keepLines w:val="0"/>
        <w:spacing w:before="280"/>
        <w:rPr>
          <w:rFonts w:ascii="Times New Roman" w:eastAsia="Garamond" w:hAnsi="Times New Roman" w:cs="Times New Roman"/>
          <w:color w:val="000000"/>
          <w:sz w:val="24"/>
          <w:szCs w:val="24"/>
        </w:rPr>
      </w:pPr>
      <w:bookmarkStart w:id="308" w:name="_heading=h.onw6t789k9pd" w:colFirst="0" w:colLast="0"/>
      <w:bookmarkEnd w:id="308"/>
      <w:r w:rsidRPr="00AA5B98">
        <w:rPr>
          <w:rFonts w:ascii="Times New Roman" w:eastAsia="Garamond" w:hAnsi="Times New Roman" w:cs="Times New Roman"/>
          <w:color w:val="000000"/>
          <w:sz w:val="24"/>
          <w:szCs w:val="24"/>
        </w:rPr>
        <w:t>4. Supply Chain &amp; Food Security</w:t>
      </w:r>
    </w:p>
    <w:p w14:paraId="42CF5FB8" w14:textId="77777777" w:rsidR="00DA0D41" w:rsidRPr="00AA5B98" w:rsidRDefault="002E2FE5">
      <w:pPr>
        <w:numPr>
          <w:ilvl w:val="0"/>
          <w:numId w:val="27"/>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Identify and support local suppliers and farmers to ensure uninterrupted food supply.</w:t>
      </w:r>
    </w:p>
    <w:p w14:paraId="2897FB99" w14:textId="77777777" w:rsidR="00DA0D41" w:rsidRPr="00AA5B98" w:rsidRDefault="002E2FE5">
      <w:pPr>
        <w:numPr>
          <w:ilvl w:val="0"/>
          <w:numId w:val="27"/>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Create community kitchens during emergencies to serve vulnerable populations.</w:t>
      </w:r>
    </w:p>
    <w:p w14:paraId="699BE9AE" w14:textId="77777777" w:rsidR="00DA0D41" w:rsidRPr="00AA5B98" w:rsidRDefault="002E2FE5">
      <w:pPr>
        <w:numPr>
          <w:ilvl w:val="0"/>
          <w:numId w:val="27"/>
        </w:numPr>
        <w:pBdr>
          <w:top w:val="nil"/>
          <w:left w:val="nil"/>
          <w:bottom w:val="nil"/>
          <w:right w:val="nil"/>
          <w:between w:val="nil"/>
        </w:pBdr>
        <w:spacing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Stockpile essential commodities in Panchayat-run outlets for crisis periods.</w:t>
      </w:r>
    </w:p>
    <w:p w14:paraId="1D60B4E5" w14:textId="77777777" w:rsidR="00DA0D41" w:rsidRPr="00AA5B98" w:rsidRDefault="002E2FE5">
      <w:pPr>
        <w:pStyle w:val="Heading3"/>
        <w:keepNext w:val="0"/>
        <w:keepLines w:val="0"/>
        <w:spacing w:before="280"/>
        <w:rPr>
          <w:rFonts w:ascii="Times New Roman" w:eastAsia="Garamond" w:hAnsi="Times New Roman" w:cs="Times New Roman"/>
          <w:color w:val="000000"/>
          <w:sz w:val="24"/>
          <w:szCs w:val="24"/>
        </w:rPr>
      </w:pPr>
      <w:bookmarkStart w:id="309" w:name="_heading=h.mbhu0dpqosz1" w:colFirst="0" w:colLast="0"/>
      <w:bookmarkEnd w:id="309"/>
      <w:r w:rsidRPr="00AA5B98">
        <w:rPr>
          <w:rFonts w:ascii="Times New Roman" w:eastAsia="Garamond" w:hAnsi="Times New Roman" w:cs="Times New Roman"/>
          <w:color w:val="000000"/>
          <w:sz w:val="24"/>
          <w:szCs w:val="24"/>
        </w:rPr>
        <w:t>5. Digital Preparedness</w:t>
      </w:r>
    </w:p>
    <w:p w14:paraId="22087243" w14:textId="77777777" w:rsidR="00DA0D41" w:rsidRPr="00AA5B98" w:rsidRDefault="002E2FE5">
      <w:pPr>
        <w:numPr>
          <w:ilvl w:val="0"/>
          <w:numId w:val="11"/>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Promote digital platforms for telemedicine consultations.</w:t>
      </w:r>
    </w:p>
    <w:p w14:paraId="3914293D" w14:textId="77777777" w:rsidR="00DA0D41" w:rsidRPr="00AA5B98" w:rsidRDefault="002E2FE5">
      <w:pPr>
        <w:numPr>
          <w:ilvl w:val="0"/>
          <w:numId w:val="11"/>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Use Panchayat’s website/social media for real-time updates on health advisories.</w:t>
      </w:r>
    </w:p>
    <w:p w14:paraId="557EEC24" w14:textId="77777777" w:rsidR="00DA0D41" w:rsidRPr="00AA5B98" w:rsidRDefault="002E2FE5">
      <w:pPr>
        <w:numPr>
          <w:ilvl w:val="0"/>
          <w:numId w:val="11"/>
        </w:numPr>
        <w:pBdr>
          <w:top w:val="nil"/>
          <w:left w:val="nil"/>
          <w:bottom w:val="nil"/>
          <w:right w:val="nil"/>
          <w:between w:val="nil"/>
        </w:pBdr>
        <w:spacing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Encourage online grievance redressal to reduce crowding in offices.</w:t>
      </w:r>
    </w:p>
    <w:p w14:paraId="0135F8E6" w14:textId="77777777" w:rsidR="00DA0D41" w:rsidRPr="00AA5B98" w:rsidRDefault="002E2FE5">
      <w:pPr>
        <w:pStyle w:val="Heading3"/>
        <w:keepNext w:val="0"/>
        <w:keepLines w:val="0"/>
        <w:spacing w:before="280"/>
        <w:rPr>
          <w:rFonts w:ascii="Times New Roman" w:eastAsia="Garamond" w:hAnsi="Times New Roman" w:cs="Times New Roman"/>
          <w:color w:val="000000"/>
          <w:sz w:val="24"/>
          <w:szCs w:val="24"/>
        </w:rPr>
      </w:pPr>
      <w:bookmarkStart w:id="310" w:name="_heading=h.fzvyxsn641r3" w:colFirst="0" w:colLast="0"/>
      <w:bookmarkEnd w:id="310"/>
      <w:r w:rsidRPr="00AA5B98">
        <w:rPr>
          <w:rFonts w:ascii="Times New Roman" w:eastAsia="Garamond" w:hAnsi="Times New Roman" w:cs="Times New Roman"/>
          <w:color w:val="000000"/>
          <w:sz w:val="24"/>
          <w:szCs w:val="24"/>
        </w:rPr>
        <w:t>6. Training &amp; Capacity Building</w:t>
      </w:r>
    </w:p>
    <w:p w14:paraId="0E9A3E8A" w14:textId="77777777" w:rsidR="00DA0D41" w:rsidRPr="00AA5B98" w:rsidRDefault="002E2FE5">
      <w:pPr>
        <w:numPr>
          <w:ilvl w:val="0"/>
          <w:numId w:val="4"/>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Organize mock drills for pandemic response in schools, offices, and public spaces.</w:t>
      </w:r>
    </w:p>
    <w:p w14:paraId="4E5DE357" w14:textId="77777777" w:rsidR="00DA0D41" w:rsidRPr="00AA5B98" w:rsidRDefault="002E2FE5">
      <w:pPr>
        <w:numPr>
          <w:ilvl w:val="0"/>
          <w:numId w:val="4"/>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Train Panchayat staff and volunteers in first aid, infection control, and crowd management.</w:t>
      </w:r>
    </w:p>
    <w:p w14:paraId="02E75039" w14:textId="77777777" w:rsidR="00DA0D41" w:rsidRPr="00AA5B98" w:rsidRDefault="002E2FE5">
      <w:pPr>
        <w:numPr>
          <w:ilvl w:val="0"/>
          <w:numId w:val="4"/>
        </w:numPr>
        <w:pBdr>
          <w:top w:val="nil"/>
          <w:left w:val="nil"/>
          <w:bottom w:val="nil"/>
          <w:right w:val="nil"/>
          <w:between w:val="nil"/>
        </w:pBdr>
        <w:spacing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Collaborate with NGOs and health departments for capacity-building workshops.</w:t>
      </w:r>
    </w:p>
    <w:p w14:paraId="7EFD3AC6" w14:textId="77777777" w:rsidR="00DA0D41" w:rsidRPr="00AA5B98" w:rsidRDefault="002E2FE5">
      <w:pPr>
        <w:pStyle w:val="Heading3"/>
        <w:keepNext w:val="0"/>
        <w:keepLines w:val="0"/>
        <w:spacing w:before="280"/>
        <w:rPr>
          <w:rFonts w:ascii="Times New Roman" w:eastAsia="Garamond" w:hAnsi="Times New Roman" w:cs="Times New Roman"/>
          <w:color w:val="000000"/>
          <w:sz w:val="24"/>
          <w:szCs w:val="24"/>
        </w:rPr>
      </w:pPr>
      <w:bookmarkStart w:id="311" w:name="_heading=h.9nc0puy6x7xu" w:colFirst="0" w:colLast="0"/>
      <w:bookmarkEnd w:id="311"/>
      <w:r w:rsidRPr="00AA5B98">
        <w:rPr>
          <w:rFonts w:ascii="Times New Roman" w:eastAsia="Garamond" w:hAnsi="Times New Roman" w:cs="Times New Roman"/>
          <w:color w:val="000000"/>
          <w:sz w:val="24"/>
          <w:szCs w:val="24"/>
        </w:rPr>
        <w:lastRenderedPageBreak/>
        <w:t>7. Long-Term Resilience</w:t>
      </w:r>
    </w:p>
    <w:p w14:paraId="53C4B43E" w14:textId="77777777" w:rsidR="00DA0D41" w:rsidRPr="00AA5B98" w:rsidRDefault="002E2FE5">
      <w:pPr>
        <w:numPr>
          <w:ilvl w:val="0"/>
          <w:numId w:val="6"/>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Integrate pandemic preparedness into the Panchayat Development Plan.</w:t>
      </w:r>
    </w:p>
    <w:p w14:paraId="3C439819" w14:textId="77777777" w:rsidR="00DA0D41" w:rsidRPr="00AA5B98" w:rsidRDefault="002E2FE5">
      <w:pPr>
        <w:numPr>
          <w:ilvl w:val="0"/>
          <w:numId w:val="6"/>
        </w:num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color w:val="000000"/>
        </w:rPr>
        <w:t>Allocate a dedicated budget for health emergencies.</w:t>
      </w:r>
    </w:p>
    <w:p w14:paraId="082ECE4D" w14:textId="77777777" w:rsidR="00DA0D41" w:rsidRPr="00AA5B98" w:rsidRDefault="002E2FE5">
      <w:pPr>
        <w:numPr>
          <w:ilvl w:val="0"/>
          <w:numId w:val="6"/>
        </w:numPr>
        <w:pBdr>
          <w:top w:val="nil"/>
          <w:left w:val="nil"/>
          <w:bottom w:val="nil"/>
          <w:right w:val="nil"/>
          <w:between w:val="nil"/>
        </w:pBdr>
        <w:spacing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Encourage community participation in planning and monitoring preparedness measures.</w:t>
      </w:r>
    </w:p>
    <w:p w14:paraId="06AD23F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u w:val="single"/>
        </w:rPr>
      </w:pPr>
      <w:r w:rsidRPr="00AA5B98">
        <w:rPr>
          <w:rFonts w:ascii="Times New Roman" w:eastAsia="Garamond" w:hAnsi="Times New Roman" w:cs="Times New Roman"/>
          <w:b/>
          <w:bCs/>
          <w:color w:val="000000"/>
          <w:u w:val="single"/>
        </w:rPr>
        <w:t xml:space="preserve"> </w:t>
      </w:r>
    </w:p>
    <w:p w14:paraId="3B485800"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b/>
          <w:bCs/>
          <w:color w:val="000000"/>
          <w:u w:val="single"/>
        </w:rPr>
      </w:pPr>
    </w:p>
    <w:p w14:paraId="6164B91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FF0000"/>
          <w:u w:val="single"/>
        </w:rPr>
      </w:pPr>
      <w:r w:rsidRPr="00AA5B98">
        <w:rPr>
          <w:rFonts w:ascii="Times New Roman" w:eastAsia="Garamond" w:hAnsi="Times New Roman" w:cs="Times New Roman"/>
          <w:b/>
          <w:bCs/>
          <w:color w:val="FF0000"/>
          <w:u w:val="single"/>
        </w:rPr>
        <w:t>MOCKDRILL SCENARIOS</w:t>
      </w:r>
    </w:p>
    <w:p w14:paraId="701E6174" w14:textId="0A88AE1E" w:rsidR="00DA0D41" w:rsidRPr="00AA5B98" w:rsidRDefault="00E94D56" w:rsidP="000045A7">
      <w:pPr>
        <w:pStyle w:val="ListParagraph"/>
        <w:numPr>
          <w:ilvl w:val="0"/>
          <w:numId w:val="33"/>
        </w:numPr>
        <w:pBdr>
          <w:top w:val="nil"/>
          <w:left w:val="nil"/>
          <w:bottom w:val="nil"/>
          <w:right w:val="nil"/>
          <w:between w:val="nil"/>
        </w:pBdr>
        <w:spacing w:before="240" w:after="240"/>
        <w:rPr>
          <w:rFonts w:ascii="Times New Roman" w:eastAsia="Garamond" w:hAnsi="Times New Roman" w:cs="Times New Roman"/>
          <w:b/>
          <w:bCs/>
          <w:color w:val="000000" w:themeColor="text1"/>
        </w:rPr>
      </w:pPr>
      <w:r w:rsidRPr="00AA5B98">
        <w:rPr>
          <w:rFonts w:ascii="Times New Roman" w:eastAsia="Garamond" w:hAnsi="Times New Roman" w:cs="Times New Roman"/>
          <w:b/>
          <w:bCs/>
          <w:color w:val="000000" w:themeColor="text1"/>
        </w:rPr>
        <w:t xml:space="preserve">Fire and </w:t>
      </w:r>
      <w:r w:rsidR="009A60E1" w:rsidRPr="00AA5B98">
        <w:rPr>
          <w:rFonts w:ascii="Times New Roman" w:eastAsia="Garamond" w:hAnsi="Times New Roman" w:cs="Times New Roman"/>
          <w:b/>
          <w:bCs/>
          <w:color w:val="000000" w:themeColor="text1"/>
        </w:rPr>
        <w:t>safety work</w:t>
      </w:r>
      <w:r w:rsidR="00177F33" w:rsidRPr="00AA5B98">
        <w:rPr>
          <w:rFonts w:ascii="Times New Roman" w:eastAsia="Garamond" w:hAnsi="Times New Roman" w:cs="Times New Roman"/>
          <w:b/>
          <w:bCs/>
          <w:color w:val="000000" w:themeColor="text1"/>
        </w:rPr>
        <w:t>shop conducted.</w:t>
      </w:r>
    </w:p>
    <w:p w14:paraId="7FC06332" w14:textId="69BB8A3E" w:rsidR="00177F33" w:rsidRPr="00AA5B98" w:rsidRDefault="00E87D77" w:rsidP="000045A7">
      <w:pPr>
        <w:pStyle w:val="ListParagraph"/>
        <w:numPr>
          <w:ilvl w:val="0"/>
          <w:numId w:val="33"/>
        </w:numPr>
        <w:pBdr>
          <w:top w:val="nil"/>
          <w:left w:val="nil"/>
          <w:bottom w:val="nil"/>
          <w:right w:val="nil"/>
          <w:between w:val="nil"/>
        </w:pBdr>
        <w:spacing w:before="240" w:after="240"/>
        <w:rPr>
          <w:rFonts w:ascii="Times New Roman" w:eastAsia="Garamond" w:hAnsi="Times New Roman" w:cs="Times New Roman"/>
          <w:b/>
          <w:bCs/>
          <w:color w:val="000000" w:themeColor="text1"/>
        </w:rPr>
      </w:pPr>
      <w:r w:rsidRPr="00AA5B98">
        <w:rPr>
          <w:rFonts w:ascii="Times New Roman" w:eastAsia="Garamond" w:hAnsi="Times New Roman" w:cs="Times New Roman"/>
          <w:b/>
          <w:bCs/>
          <w:color w:val="000000" w:themeColor="text1"/>
        </w:rPr>
        <w:t xml:space="preserve">First aid </w:t>
      </w:r>
      <w:r w:rsidR="000045A7" w:rsidRPr="00AA5B98">
        <w:rPr>
          <w:rFonts w:ascii="Times New Roman" w:eastAsia="Garamond" w:hAnsi="Times New Roman" w:cs="Times New Roman"/>
          <w:b/>
          <w:bCs/>
          <w:color w:val="000000" w:themeColor="text1"/>
        </w:rPr>
        <w:t>workshop conducted.</w:t>
      </w:r>
    </w:p>
    <w:p w14:paraId="588D89C3"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b/>
          <w:bCs/>
          <w:color w:val="000000"/>
          <w:u w:val="single"/>
        </w:rPr>
      </w:pPr>
    </w:p>
    <w:p w14:paraId="48EAE9F6"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b/>
          <w:bCs/>
          <w:color w:val="000000"/>
          <w:u w:val="single"/>
        </w:rPr>
      </w:pPr>
    </w:p>
    <w:p w14:paraId="771E6053"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b/>
          <w:bCs/>
          <w:color w:val="000000"/>
          <w:u w:val="single"/>
        </w:rPr>
      </w:pPr>
    </w:p>
    <w:p w14:paraId="636247D0"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b/>
          <w:bCs/>
          <w:color w:val="000000"/>
          <w:u w:val="single"/>
        </w:rPr>
      </w:pPr>
    </w:p>
    <w:p w14:paraId="4C69D38C"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b/>
          <w:bCs/>
          <w:color w:val="000000"/>
          <w:u w:val="single"/>
        </w:rPr>
      </w:pPr>
    </w:p>
    <w:p w14:paraId="12E58BA9"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0B2B9828"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2278EE21"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1454394A"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7E26826D"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266698CB"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49006DB3"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307D5095"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528934D3"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74BC748A"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rPr>
      </w:pPr>
    </w:p>
    <w:p w14:paraId="30592D81" w14:textId="77777777" w:rsidR="000045A7" w:rsidRPr="00AA5B98" w:rsidRDefault="000045A7">
      <w:pPr>
        <w:pStyle w:val="Heading1"/>
        <w:jc w:val="center"/>
        <w:rPr>
          <w:rFonts w:ascii="Times New Roman" w:eastAsia="Garamond" w:hAnsi="Times New Roman" w:cs="Times New Roman"/>
          <w:color w:val="000000"/>
          <w:sz w:val="38"/>
          <w:szCs w:val="38"/>
        </w:rPr>
      </w:pPr>
      <w:bookmarkStart w:id="312" w:name="_heading=h.ikfjv024mhvs" w:colFirst="0" w:colLast="0"/>
      <w:bookmarkEnd w:id="312"/>
    </w:p>
    <w:p w14:paraId="17550AD5" w14:textId="77777777" w:rsidR="000045A7" w:rsidRPr="00AA5B98" w:rsidRDefault="000045A7">
      <w:pPr>
        <w:pStyle w:val="Heading1"/>
        <w:jc w:val="center"/>
        <w:rPr>
          <w:rFonts w:ascii="Times New Roman" w:eastAsia="Garamond" w:hAnsi="Times New Roman" w:cs="Times New Roman"/>
          <w:color w:val="000000"/>
          <w:sz w:val="38"/>
          <w:szCs w:val="38"/>
        </w:rPr>
      </w:pPr>
    </w:p>
    <w:p w14:paraId="7CCFD5EE" w14:textId="68336921" w:rsidR="00DA0D41" w:rsidRPr="00AA5B98" w:rsidRDefault="002E2FE5">
      <w:pPr>
        <w:pStyle w:val="Heading1"/>
        <w:jc w:val="center"/>
        <w:rPr>
          <w:rFonts w:ascii="Times New Roman" w:eastAsia="Garamond" w:hAnsi="Times New Roman" w:cs="Times New Roman"/>
          <w:color w:val="000000"/>
          <w:sz w:val="38"/>
          <w:szCs w:val="38"/>
        </w:rPr>
      </w:pPr>
      <w:r w:rsidRPr="00AA5B98">
        <w:rPr>
          <w:rFonts w:ascii="Times New Roman" w:eastAsia="Garamond" w:hAnsi="Times New Roman" w:cs="Times New Roman"/>
          <w:color w:val="000000"/>
          <w:sz w:val="38"/>
          <w:szCs w:val="38"/>
        </w:rPr>
        <w:t>ANNEXURE</w:t>
      </w:r>
    </w:p>
    <w:p w14:paraId="4C4EF8C8" w14:textId="77777777" w:rsidR="00DA0D41" w:rsidRPr="00AA5B98" w:rsidRDefault="00DA0D41">
      <w:pPr>
        <w:pBdr>
          <w:top w:val="nil"/>
          <w:left w:val="nil"/>
          <w:bottom w:val="nil"/>
          <w:right w:val="nil"/>
          <w:between w:val="nil"/>
        </w:pBdr>
        <w:jc w:val="center"/>
        <w:rPr>
          <w:rFonts w:ascii="Times New Roman" w:eastAsia="Garamond" w:hAnsi="Times New Roman" w:cs="Times New Roman"/>
          <w:color w:val="000000"/>
          <w:sz w:val="38"/>
          <w:szCs w:val="38"/>
        </w:rPr>
      </w:pPr>
    </w:p>
    <w:p w14:paraId="0CAAEB19" w14:textId="77777777" w:rsidR="00DA0D41" w:rsidRPr="00AA5B98" w:rsidRDefault="002E2FE5">
      <w:pPr>
        <w:pStyle w:val="Heading2"/>
        <w:numPr>
          <w:ilvl w:val="0"/>
          <w:numId w:val="14"/>
        </w:numPr>
        <w:jc w:val="left"/>
        <w:rPr>
          <w:rFonts w:ascii="Times New Roman" w:eastAsia="Garamond" w:hAnsi="Times New Roman" w:cs="Times New Roman"/>
          <w:color w:val="000000"/>
        </w:rPr>
      </w:pPr>
      <w:bookmarkStart w:id="313" w:name="_heading=h.k9sjrs8m0k74" w:colFirst="0" w:colLast="0"/>
      <w:bookmarkEnd w:id="313"/>
      <w:r w:rsidRPr="00AA5B98">
        <w:rPr>
          <w:rFonts w:ascii="Times New Roman" w:eastAsia="Garamond" w:hAnsi="Times New Roman" w:cs="Times New Roman"/>
          <w:color w:val="000000"/>
        </w:rPr>
        <w:t>IMPORTANT PHONE NUMBERS</w:t>
      </w:r>
    </w:p>
    <w:p w14:paraId="1409DAC7" w14:textId="77777777" w:rsidR="00DA0D41" w:rsidRPr="00AA5B98" w:rsidRDefault="00DA0D41">
      <w:pPr>
        <w:pBdr>
          <w:top w:val="nil"/>
          <w:left w:val="nil"/>
          <w:bottom w:val="nil"/>
          <w:right w:val="nil"/>
          <w:between w:val="nil"/>
        </w:pBdr>
        <w:jc w:val="left"/>
        <w:rPr>
          <w:rFonts w:ascii="Times New Roman" w:eastAsia="Garamond" w:hAnsi="Times New Roman" w:cs="Times New Roman"/>
          <w:b/>
          <w:bCs/>
          <w:color w:val="000000"/>
        </w:rPr>
      </w:pPr>
    </w:p>
    <w:p w14:paraId="591ABCB6" w14:textId="77777777" w:rsidR="00DA0D41" w:rsidRPr="00AA5B98" w:rsidRDefault="002E2FE5">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 xml:space="preserve"> </w:t>
      </w:r>
      <w:r w:rsidRPr="00AA5B98">
        <w:rPr>
          <w:rFonts w:ascii="Times New Roman" w:eastAsia="Garamond" w:hAnsi="Times New Roman" w:cs="Times New Roman"/>
          <w:color w:val="000000"/>
        </w:rPr>
        <w:t xml:space="preserve">Phone numbers and particulars of persons responsible for providing guidance, assistance, and support for pandemic preparedness operations may be provided here in a manner that allows easy reference </w:t>
      </w:r>
      <w:proofErr w:type="gramStart"/>
      <w:r w:rsidRPr="00AA5B98">
        <w:rPr>
          <w:rFonts w:ascii="Times New Roman" w:eastAsia="Garamond" w:hAnsi="Times New Roman" w:cs="Times New Roman"/>
          <w:color w:val="000000"/>
        </w:rPr>
        <w:t>at a glance</w:t>
      </w:r>
      <w:proofErr w:type="gramEnd"/>
      <w:r w:rsidRPr="00AA5B98">
        <w:rPr>
          <w:rFonts w:ascii="Times New Roman" w:eastAsia="Garamond" w:hAnsi="Times New Roman" w:cs="Times New Roman"/>
          <w:color w:val="000000"/>
        </w:rPr>
        <w:t>.</w:t>
      </w:r>
      <w:r w:rsidRPr="00AA5B98">
        <w:rPr>
          <w:rFonts w:ascii="Times New Roman" w:eastAsia="Garamond" w:hAnsi="Times New Roman" w:cs="Times New Roman"/>
          <w:b/>
          <w:bCs/>
          <w:color w:val="000000"/>
        </w:rPr>
        <w:t xml:space="preserve"> </w:t>
      </w:r>
      <w:r w:rsidRPr="00AA5B98">
        <w:rPr>
          <w:rFonts w:ascii="Times New Roman" w:eastAsia="Garamond" w:hAnsi="Times New Roman" w:cs="Times New Roman"/>
          <w:color w:val="000000"/>
        </w:rPr>
        <w:t>The information recorded here could be exhibited elsewhere at the time of emergencies. LSG institutions shall give special attention to collect and record the above data of persons and institutions who/which are supposed to give technical and co-ordination support to reduce the impact of pandemic.</w:t>
      </w:r>
    </w:p>
    <w:p w14:paraId="71C689B3" w14:textId="77777777" w:rsidR="00DA0D41" w:rsidRPr="00AA5B98" w:rsidRDefault="002E2FE5">
      <w:pPr>
        <w:pStyle w:val="Heading3"/>
        <w:spacing w:before="280"/>
        <w:ind w:right="1120"/>
        <w:jc w:val="left"/>
        <w:rPr>
          <w:rFonts w:ascii="Times New Roman" w:eastAsia="Garamond" w:hAnsi="Times New Roman" w:cs="Times New Roman"/>
          <w:color w:val="000000"/>
        </w:rPr>
      </w:pPr>
      <w:bookmarkStart w:id="314" w:name="_heading=h.nl8xa0lgpolh" w:colFirst="0" w:colLast="0"/>
      <w:bookmarkEnd w:id="314"/>
      <w:r w:rsidRPr="00AA5B98">
        <w:rPr>
          <w:rFonts w:ascii="Times New Roman" w:eastAsia="Garamond" w:hAnsi="Times New Roman" w:cs="Times New Roman"/>
          <w:color w:val="000000"/>
        </w:rPr>
        <w:lastRenderedPageBreak/>
        <w:t xml:space="preserve"> 1.1. Details of grama panchayat/municipality/corporation wards</w:t>
      </w:r>
    </w:p>
    <w:tbl>
      <w:tblPr>
        <w:tblStyle w:val="afffffffa"/>
        <w:tblW w:w="8640"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1245"/>
        <w:gridCol w:w="2250"/>
        <w:gridCol w:w="1740"/>
      </w:tblGrid>
      <w:tr w:rsidR="00DA0D41" w:rsidRPr="00AA5B98" w14:paraId="068C7BE5" w14:textId="77777777">
        <w:trPr>
          <w:cantSplit/>
          <w:trHeight w:val="537"/>
          <w:tblHeader/>
        </w:trPr>
        <w:tc>
          <w:tcPr>
            <w:tcW w:w="6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89D9455"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proofErr w:type="spellStart"/>
            <w:proofErr w:type="gramStart"/>
            <w:r w:rsidRPr="00AA5B98">
              <w:rPr>
                <w:rFonts w:ascii="Times New Roman" w:eastAsia="Garamond" w:hAnsi="Times New Roman" w:cs="Times New Roman"/>
                <w:color w:val="000000"/>
              </w:rPr>
              <w:t>Sl.No</w:t>
            </w:r>
            <w:proofErr w:type="spellEnd"/>
            <w:proofErr w:type="gramEnd"/>
          </w:p>
        </w:tc>
        <w:tc>
          <w:tcPr>
            <w:tcW w:w="271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005067E9" w14:textId="77777777" w:rsidR="00DA0D41" w:rsidRPr="00AA5B98" w:rsidRDefault="002E2FE5">
            <w:pPr>
              <w:pBdr>
                <w:top w:val="nil"/>
                <w:left w:val="nil"/>
                <w:bottom w:val="nil"/>
                <w:right w:val="nil"/>
                <w:between w:val="nil"/>
              </w:pBdr>
              <w:spacing w:before="240" w:after="240"/>
              <w:ind w:left="360"/>
              <w:jc w:val="center"/>
              <w:rPr>
                <w:rFonts w:ascii="Times New Roman" w:eastAsia="Garamond" w:hAnsi="Times New Roman" w:cs="Times New Roman"/>
                <w:color w:val="000000"/>
              </w:rPr>
            </w:pPr>
            <w:r w:rsidRPr="00AA5B98">
              <w:rPr>
                <w:rFonts w:ascii="Times New Roman" w:eastAsia="Garamond" w:hAnsi="Times New Roman" w:cs="Times New Roman"/>
                <w:color w:val="000000"/>
              </w:rPr>
              <w:t>Name of the ward</w:t>
            </w:r>
          </w:p>
        </w:tc>
        <w:tc>
          <w:tcPr>
            <w:tcW w:w="124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7AEFFC2" w14:textId="77777777" w:rsidR="00DA0D41" w:rsidRPr="00AA5B98" w:rsidRDefault="002E2FE5">
            <w:pPr>
              <w:pBdr>
                <w:top w:val="nil"/>
                <w:left w:val="nil"/>
                <w:bottom w:val="nil"/>
                <w:right w:val="nil"/>
                <w:between w:val="nil"/>
              </w:pBdr>
              <w:spacing w:before="240" w:after="240"/>
              <w:ind w:left="360"/>
              <w:jc w:val="center"/>
              <w:rPr>
                <w:rFonts w:ascii="Times New Roman" w:eastAsia="Garamond" w:hAnsi="Times New Roman" w:cs="Times New Roman"/>
                <w:color w:val="000000"/>
              </w:rPr>
            </w:pPr>
            <w:r w:rsidRPr="00AA5B98">
              <w:rPr>
                <w:rFonts w:ascii="Times New Roman" w:eastAsia="Garamond" w:hAnsi="Times New Roman" w:cs="Times New Roman"/>
                <w:color w:val="000000"/>
              </w:rPr>
              <w:t>Ward number</w:t>
            </w:r>
          </w:p>
        </w:tc>
        <w:tc>
          <w:tcPr>
            <w:tcW w:w="225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7F966C19" w14:textId="77777777" w:rsidR="00DA0D41" w:rsidRPr="00AA5B98" w:rsidRDefault="002E2FE5">
            <w:pPr>
              <w:pBdr>
                <w:top w:val="nil"/>
                <w:left w:val="nil"/>
                <w:bottom w:val="nil"/>
                <w:right w:val="nil"/>
                <w:between w:val="nil"/>
              </w:pBdr>
              <w:spacing w:before="240"/>
              <w:ind w:left="360"/>
              <w:jc w:val="center"/>
              <w:rPr>
                <w:rFonts w:ascii="Times New Roman" w:eastAsia="Garamond" w:hAnsi="Times New Roman" w:cs="Times New Roman"/>
                <w:color w:val="000000"/>
              </w:rPr>
            </w:pPr>
            <w:r w:rsidRPr="00AA5B98">
              <w:rPr>
                <w:rFonts w:ascii="Times New Roman" w:eastAsia="Garamond" w:hAnsi="Times New Roman" w:cs="Times New Roman"/>
                <w:color w:val="000000"/>
              </w:rPr>
              <w:t>Name of the ward</w:t>
            </w:r>
          </w:p>
          <w:p w14:paraId="48BDF344" w14:textId="77777777" w:rsidR="00DA0D41" w:rsidRPr="00AA5B98" w:rsidRDefault="002E2FE5">
            <w:pPr>
              <w:pBdr>
                <w:top w:val="nil"/>
                <w:left w:val="nil"/>
                <w:bottom w:val="nil"/>
                <w:right w:val="nil"/>
                <w:between w:val="nil"/>
              </w:pBdr>
              <w:spacing w:after="240"/>
              <w:ind w:left="360"/>
              <w:jc w:val="center"/>
              <w:rPr>
                <w:rFonts w:ascii="Times New Roman" w:eastAsia="Garamond" w:hAnsi="Times New Roman" w:cs="Times New Roman"/>
                <w:color w:val="000000"/>
              </w:rPr>
            </w:pPr>
            <w:r w:rsidRPr="00AA5B98">
              <w:rPr>
                <w:rFonts w:ascii="Times New Roman" w:eastAsia="Garamond" w:hAnsi="Times New Roman" w:cs="Times New Roman"/>
                <w:color w:val="000000"/>
              </w:rPr>
              <w:t>member</w:t>
            </w:r>
          </w:p>
        </w:tc>
        <w:tc>
          <w:tcPr>
            <w:tcW w:w="174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3A2A5F08" w14:textId="77777777" w:rsidR="00DA0D41" w:rsidRPr="00AA5B98" w:rsidRDefault="002E2FE5">
            <w:pPr>
              <w:pBdr>
                <w:top w:val="nil"/>
                <w:left w:val="nil"/>
                <w:bottom w:val="nil"/>
                <w:right w:val="nil"/>
                <w:between w:val="nil"/>
              </w:pBdr>
              <w:spacing w:before="240" w:after="240"/>
              <w:ind w:left="360"/>
              <w:jc w:val="center"/>
              <w:rPr>
                <w:rFonts w:ascii="Times New Roman" w:eastAsia="Garamond" w:hAnsi="Times New Roman" w:cs="Times New Roman"/>
                <w:color w:val="000000"/>
              </w:rPr>
            </w:pPr>
            <w:r w:rsidRPr="00AA5B98">
              <w:rPr>
                <w:rFonts w:ascii="Times New Roman" w:eastAsia="Garamond" w:hAnsi="Times New Roman" w:cs="Times New Roman"/>
                <w:color w:val="000000"/>
              </w:rPr>
              <w:t>Contact number</w:t>
            </w:r>
          </w:p>
        </w:tc>
      </w:tr>
      <w:tr w:rsidR="00DA0D41" w:rsidRPr="00AA5B98" w14:paraId="7E1858F7"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679A654"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13EECFD1"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Nangiyarkulangara</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4BA73C99"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1</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69CC91D8"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 xml:space="preserve">Rajesh </w:t>
            </w:r>
            <w:proofErr w:type="spellStart"/>
            <w:r w:rsidRPr="00AA5B98">
              <w:rPr>
                <w:rFonts w:ascii="Times New Roman" w:eastAsia="Garamond" w:hAnsi="Times New Roman" w:cs="Times New Roman"/>
              </w:rPr>
              <w:t>ramakrishnan</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68040A9F"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9961156123</w:t>
            </w:r>
          </w:p>
        </w:tc>
      </w:tr>
      <w:tr w:rsidR="00DA0D41" w:rsidRPr="00AA5B98" w14:paraId="6FA498F5"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719E875"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07F77333"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Muttom</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3B0B22D3"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2</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3543D471"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Sunitha K Murali</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0639BA16"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9656925534</w:t>
            </w:r>
          </w:p>
        </w:tc>
      </w:tr>
      <w:tr w:rsidR="00DA0D41" w:rsidRPr="00AA5B98" w14:paraId="7A584EED"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88CED56"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7179B94E"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Valiyakuzhi</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65C6E6F6"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3</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1A974E80"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MK Manikumar</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39AB43E4"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9072776223</w:t>
            </w:r>
          </w:p>
        </w:tc>
      </w:tr>
      <w:tr w:rsidR="00DA0D41" w:rsidRPr="00AA5B98" w14:paraId="10FE51B1"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8D8D6C8"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21B473BA"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Pazhaya</w:t>
            </w:r>
            <w:proofErr w:type="spellEnd"/>
            <w:r w:rsidRPr="00AA5B98">
              <w:rPr>
                <w:rFonts w:ascii="Times New Roman" w:eastAsia="Garamond" w:hAnsi="Times New Roman" w:cs="Times New Roman"/>
              </w:rPr>
              <w:t xml:space="preserve"> </w:t>
            </w:r>
            <w:proofErr w:type="spellStart"/>
            <w:r w:rsidRPr="00AA5B98">
              <w:rPr>
                <w:rFonts w:ascii="Times New Roman" w:eastAsia="Garamond" w:hAnsi="Times New Roman" w:cs="Times New Roman"/>
              </w:rPr>
              <w:t>karazhma</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22C85B79"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4</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7B69ED92"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Rajani K G</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29CBF838"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7025161707</w:t>
            </w:r>
          </w:p>
        </w:tc>
      </w:tr>
      <w:tr w:rsidR="00DA0D41" w:rsidRPr="00AA5B98" w14:paraId="5C3D9991"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790A282"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52B71956"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Mukkad</w:t>
            </w:r>
            <w:proofErr w:type="spellEnd"/>
            <w:r w:rsidRPr="00AA5B98">
              <w:rPr>
                <w:rFonts w:ascii="Times New Roman" w:eastAsia="Garamond" w:hAnsi="Times New Roman" w:cs="Times New Roman"/>
              </w:rPr>
              <w:t xml:space="preserve"> </w:t>
            </w:r>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5553D65A"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5</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0C5319EF"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Vineetha Sreekumar</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6B169421"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9744675933</w:t>
            </w:r>
          </w:p>
        </w:tc>
      </w:tr>
      <w:tr w:rsidR="00DA0D41" w:rsidRPr="00AA5B98" w14:paraId="24C62AF0"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23938F3"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284AA3FC"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Choondupalaka</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5281CEFE"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6</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58EEB4F2"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K B Harikumar</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58A09D7A"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9747354060</w:t>
            </w:r>
          </w:p>
        </w:tc>
      </w:tr>
      <w:tr w:rsidR="00DA0D41" w:rsidRPr="00AA5B98" w14:paraId="6D4D4EC9"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169F5F4"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390D7765"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Rechal baby</w:t>
            </w:r>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54AA2ACB"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7</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1F388411"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Parimanam</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562F3D3E"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9656264117</w:t>
            </w:r>
          </w:p>
        </w:tc>
      </w:tr>
      <w:tr w:rsidR="00DA0D41" w:rsidRPr="00AA5B98" w14:paraId="1DB740C9"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9D45800"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7240CFE3"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Radhamani</w:t>
            </w:r>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3B743A24"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8</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74E74886"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Kanichanalloor</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67D62786"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9656209570</w:t>
            </w:r>
          </w:p>
        </w:tc>
      </w:tr>
      <w:tr w:rsidR="00DA0D41" w:rsidRPr="00AA5B98" w14:paraId="0405C70B"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A3D1139"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33CA8602"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Bijitha</w:t>
            </w:r>
            <w:proofErr w:type="spellEnd"/>
            <w:r w:rsidRPr="00AA5B98">
              <w:rPr>
                <w:rFonts w:ascii="Times New Roman" w:eastAsia="Garamond" w:hAnsi="Times New Roman" w:cs="Times New Roman"/>
              </w:rPr>
              <w:t xml:space="preserve"> Bhaskaran</w:t>
            </w:r>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7B83CD72"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0A6D7CA3"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Malamelkode</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2553342F"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9562811968</w:t>
            </w:r>
          </w:p>
        </w:tc>
      </w:tr>
      <w:tr w:rsidR="00DA0D41" w:rsidRPr="00AA5B98" w14:paraId="06736D21"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CB1ADE9"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7769B755"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Goutham raj</w:t>
            </w:r>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2DAB231A"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10</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196E7397"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Evoor</w:t>
            </w:r>
            <w:proofErr w:type="spellEnd"/>
            <w:r w:rsidRPr="00AA5B98">
              <w:rPr>
                <w:rFonts w:ascii="Times New Roman" w:eastAsia="Garamond" w:hAnsi="Times New Roman" w:cs="Times New Roman"/>
              </w:rPr>
              <w:t xml:space="preserve"> North</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3D5524D9"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7902442335</w:t>
            </w:r>
          </w:p>
        </w:tc>
      </w:tr>
      <w:tr w:rsidR="00DA0D41" w:rsidRPr="00AA5B98" w14:paraId="29A16F9D"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52E4BBB"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2C1BF603"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sheeja</w:t>
            </w:r>
            <w:proofErr w:type="spellEnd"/>
            <w:r w:rsidRPr="00AA5B98">
              <w:rPr>
                <w:rFonts w:ascii="Times New Roman" w:eastAsia="Garamond" w:hAnsi="Times New Roman" w:cs="Times New Roman"/>
              </w:rPr>
              <w:t xml:space="preserve"> </w:t>
            </w:r>
            <w:proofErr w:type="spellStart"/>
            <w:r w:rsidRPr="00AA5B98">
              <w:rPr>
                <w:rFonts w:ascii="Times New Roman" w:eastAsia="Garamond" w:hAnsi="Times New Roman" w:cs="Times New Roman"/>
              </w:rPr>
              <w:t>mohan</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47B9A9F4"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11</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38B9DFD1"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panachamood</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4DCC1729"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9947458337</w:t>
            </w:r>
          </w:p>
        </w:tc>
      </w:tr>
      <w:tr w:rsidR="00DA0D41" w:rsidRPr="00AA5B98" w14:paraId="27D4B8B5" w14:textId="77777777">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143AD35"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12</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0C58958F"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 xml:space="preserve">Madhu </w:t>
            </w:r>
            <w:proofErr w:type="spellStart"/>
            <w:r w:rsidRPr="00AA5B98">
              <w:rPr>
                <w:rFonts w:ascii="Times New Roman" w:eastAsia="Garamond" w:hAnsi="Times New Roman" w:cs="Times New Roman"/>
              </w:rPr>
              <w:t>damodharan</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3D6E577B"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12</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4D1EDCEE"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Evoor</w:t>
            </w:r>
            <w:proofErr w:type="spellEnd"/>
            <w:r w:rsidRPr="00AA5B98">
              <w:rPr>
                <w:rFonts w:ascii="Times New Roman" w:eastAsia="Garamond" w:hAnsi="Times New Roman" w:cs="Times New Roman"/>
              </w:rPr>
              <w:t xml:space="preserve"> </w:t>
            </w:r>
            <w:proofErr w:type="gramStart"/>
            <w:r w:rsidRPr="00AA5B98">
              <w:rPr>
                <w:rFonts w:ascii="Times New Roman" w:eastAsia="Garamond" w:hAnsi="Times New Roman" w:cs="Times New Roman"/>
              </w:rPr>
              <w:t>north west</w:t>
            </w:r>
            <w:proofErr w:type="gram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340E68BC"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9744169817</w:t>
            </w:r>
          </w:p>
        </w:tc>
      </w:tr>
    </w:tbl>
    <w:p w14:paraId="26BECB60" w14:textId="77777777" w:rsidR="00DA0D41" w:rsidRPr="00AA5B98" w:rsidRDefault="00DA0D41">
      <w:pPr>
        <w:pStyle w:val="Heading3"/>
        <w:ind w:right="-435"/>
        <w:jc w:val="left"/>
        <w:rPr>
          <w:rFonts w:ascii="Times New Roman" w:eastAsia="Garamond" w:hAnsi="Times New Roman" w:cs="Times New Roman"/>
          <w:color w:val="000000"/>
        </w:rPr>
      </w:pPr>
      <w:bookmarkStart w:id="315" w:name="_heading=h.eretc2w5kw5t" w:colFirst="0" w:colLast="0"/>
      <w:bookmarkEnd w:id="315"/>
    </w:p>
    <w:p w14:paraId="008CF0A1" w14:textId="77777777" w:rsidR="00DA0D41" w:rsidRPr="00AA5B98" w:rsidRDefault="002E2FE5">
      <w:pPr>
        <w:pStyle w:val="Heading3"/>
        <w:ind w:right="-435"/>
        <w:jc w:val="left"/>
        <w:rPr>
          <w:rFonts w:ascii="Times New Roman" w:eastAsia="Garamond" w:hAnsi="Times New Roman" w:cs="Times New Roman"/>
          <w:color w:val="000000"/>
        </w:rPr>
      </w:pPr>
      <w:r w:rsidRPr="00AA5B98">
        <w:rPr>
          <w:rFonts w:ascii="Times New Roman" w:eastAsia="Garamond" w:hAnsi="Times New Roman" w:cs="Times New Roman"/>
          <w:color w:val="000000"/>
        </w:rPr>
        <w:t>1.2. Other important phone numbers of grama panchayat/municipality/corporation area</w:t>
      </w:r>
    </w:p>
    <w:tbl>
      <w:tblPr>
        <w:tblStyle w:val="afffffffb"/>
        <w:tblW w:w="862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825"/>
        <w:gridCol w:w="5325"/>
        <w:gridCol w:w="2475"/>
      </w:tblGrid>
      <w:tr w:rsidR="00DA0D41" w:rsidRPr="00AA5B98" w14:paraId="73CFB9C6" w14:textId="77777777">
        <w:trPr>
          <w:cantSplit/>
          <w:trHeight w:val="20"/>
          <w:tblHeader/>
        </w:trPr>
        <w:tc>
          <w:tcPr>
            <w:tcW w:w="8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F8004B"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Sl. No.</w:t>
            </w:r>
          </w:p>
        </w:tc>
        <w:tc>
          <w:tcPr>
            <w:tcW w:w="532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7A3012BD"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Name</w:t>
            </w:r>
          </w:p>
        </w:tc>
        <w:tc>
          <w:tcPr>
            <w:tcW w:w="247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14BCBA2"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Contact number</w:t>
            </w:r>
          </w:p>
        </w:tc>
      </w:tr>
      <w:tr w:rsidR="00DA0D41" w:rsidRPr="00AA5B98" w14:paraId="1CC08B7F" w14:textId="77777777">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316DC6A"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1F128F2C"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Thankamani</w:t>
            </w:r>
            <w:proofErr w:type="spellEnd"/>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260B5B76"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9746926496</w:t>
            </w:r>
          </w:p>
        </w:tc>
      </w:tr>
      <w:tr w:rsidR="00DA0D41" w:rsidRPr="00AA5B98" w14:paraId="2750DB53" w14:textId="77777777">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1B44182"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1B41DED0"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rPr>
              <w:t>Bindhu</w:t>
            </w:r>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490D8916" w14:textId="77777777" w:rsidR="00DA0D41" w:rsidRPr="00AA5B98" w:rsidRDefault="002E2FE5">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9946035916</w:t>
            </w:r>
          </w:p>
        </w:tc>
      </w:tr>
      <w:tr w:rsidR="00DA0D41" w:rsidRPr="00AA5B98" w14:paraId="28F19436" w14:textId="77777777">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3FAB9D2"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24B78FBF"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Manilekha</w:t>
            </w:r>
            <w:proofErr w:type="spellEnd"/>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31125FCA" w14:textId="77777777" w:rsidR="00DA0D41" w:rsidRPr="00AA5B98" w:rsidRDefault="002E2FE5">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8078265796</w:t>
            </w:r>
          </w:p>
        </w:tc>
      </w:tr>
      <w:tr w:rsidR="00DA0D41" w:rsidRPr="00AA5B98" w14:paraId="2A015C4F" w14:textId="77777777">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6CFAE90"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7868A712"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rPr>
              <w:t>Salini</w:t>
            </w:r>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61DE58CB" w14:textId="77777777" w:rsidR="00DA0D41" w:rsidRPr="00AA5B98" w:rsidRDefault="002E2FE5">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9072351556</w:t>
            </w:r>
          </w:p>
        </w:tc>
      </w:tr>
      <w:tr w:rsidR="00DA0D41" w:rsidRPr="00AA5B98" w14:paraId="1677DD73" w14:textId="77777777">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13F0025"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38F53CD2"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b/>
                <w:bCs/>
                <w:color w:val="000000"/>
              </w:rPr>
            </w:pPr>
            <w:proofErr w:type="spellStart"/>
            <w:r w:rsidRPr="00AA5B98">
              <w:rPr>
                <w:rFonts w:ascii="Times New Roman" w:eastAsia="Garamond" w:hAnsi="Times New Roman" w:cs="Times New Roman"/>
                <w:b/>
                <w:bCs/>
              </w:rPr>
              <w:t>Viswaprasad</w:t>
            </w:r>
            <w:proofErr w:type="spellEnd"/>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332B12AA" w14:textId="77777777" w:rsidR="00DA0D41" w:rsidRPr="00AA5B98" w:rsidRDefault="002E2FE5">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9744771443</w:t>
            </w:r>
          </w:p>
        </w:tc>
      </w:tr>
      <w:tr w:rsidR="00DA0D41" w:rsidRPr="00AA5B98" w14:paraId="7CB71904" w14:textId="77777777">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F774884"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6E25AB38"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Gopakumar</w:t>
            </w:r>
            <w:proofErr w:type="spellEnd"/>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3626772F" w14:textId="77777777" w:rsidR="00DA0D41" w:rsidRPr="00AA5B98" w:rsidRDefault="002E2FE5">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9446431580</w:t>
            </w:r>
          </w:p>
        </w:tc>
      </w:tr>
      <w:tr w:rsidR="00DA0D41" w:rsidRPr="00AA5B98" w14:paraId="7CABF091" w14:textId="77777777">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747B195"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34744FCF"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Excise department</w:t>
            </w:r>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6D269841" w14:textId="77777777" w:rsidR="00DA0D41" w:rsidRPr="00AA5B98" w:rsidRDefault="002E2FE5">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Nil</w:t>
            </w:r>
          </w:p>
        </w:tc>
      </w:tr>
      <w:tr w:rsidR="00DA0D41" w:rsidRPr="00AA5B98" w14:paraId="74D9CB76" w14:textId="77777777">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B38EDB9"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0204C693" w14:textId="77777777" w:rsidR="00DA0D41" w:rsidRPr="00AA5B98" w:rsidRDefault="002E2FE5">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Forest department</w:t>
            </w:r>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0C42AC54" w14:textId="77777777" w:rsidR="00DA0D41" w:rsidRPr="00AA5B98" w:rsidRDefault="002E2FE5">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Nil</w:t>
            </w:r>
          </w:p>
        </w:tc>
      </w:tr>
    </w:tbl>
    <w:p w14:paraId="625F607F" w14:textId="77777777" w:rsidR="00DA0D41" w:rsidRPr="00AA5B98" w:rsidRDefault="002E2FE5">
      <w:pPr>
        <w:pBdr>
          <w:top w:val="nil"/>
          <w:left w:val="nil"/>
          <w:bottom w:val="nil"/>
          <w:right w:val="nil"/>
          <w:between w:val="nil"/>
        </w:pBdr>
        <w:spacing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 </w:t>
      </w:r>
    </w:p>
    <w:p w14:paraId="0005D5C3" w14:textId="77777777" w:rsidR="00DA0D41" w:rsidRPr="00AA5B98" w:rsidRDefault="002E2FE5">
      <w:pPr>
        <w:pStyle w:val="Heading3"/>
        <w:ind w:right="1120"/>
        <w:jc w:val="left"/>
        <w:rPr>
          <w:rFonts w:ascii="Times New Roman" w:eastAsia="Garamond" w:hAnsi="Times New Roman" w:cs="Times New Roman"/>
          <w:color w:val="000000"/>
        </w:rPr>
      </w:pPr>
      <w:bookmarkStart w:id="316" w:name="_heading=h.lek881thmjkd" w:colFirst="0" w:colLast="0"/>
      <w:bookmarkEnd w:id="316"/>
      <w:r w:rsidRPr="00AA5B98">
        <w:rPr>
          <w:rFonts w:ascii="Times New Roman" w:eastAsia="Garamond" w:hAnsi="Times New Roman" w:cs="Times New Roman"/>
          <w:color w:val="000000"/>
        </w:rPr>
        <w:lastRenderedPageBreak/>
        <w:t>1.3. Important offices of grama panchayat/municipality/ corporation</w:t>
      </w:r>
    </w:p>
    <w:tbl>
      <w:tblPr>
        <w:tblStyle w:val="afffffffc"/>
        <w:tblW w:w="9420"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870"/>
        <w:gridCol w:w="3450"/>
        <w:gridCol w:w="2730"/>
        <w:gridCol w:w="2370"/>
      </w:tblGrid>
      <w:tr w:rsidR="00DA0D41" w:rsidRPr="00AA5B98" w14:paraId="496A8665" w14:textId="77777777">
        <w:trPr>
          <w:cantSplit/>
          <w:trHeight w:val="144"/>
          <w:tblHeader/>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AE64359"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proofErr w:type="spellStart"/>
            <w:proofErr w:type="gramStart"/>
            <w:r w:rsidRPr="00AA5B98">
              <w:rPr>
                <w:rFonts w:ascii="Times New Roman" w:eastAsia="Garamond" w:hAnsi="Times New Roman" w:cs="Times New Roman"/>
                <w:color w:val="000000"/>
              </w:rPr>
              <w:t>Sl.No</w:t>
            </w:r>
            <w:proofErr w:type="spellEnd"/>
            <w:proofErr w:type="gramEnd"/>
          </w:p>
        </w:tc>
        <w:tc>
          <w:tcPr>
            <w:tcW w:w="345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6EB29F4C"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Name of the office</w:t>
            </w:r>
          </w:p>
        </w:tc>
        <w:tc>
          <w:tcPr>
            <w:tcW w:w="273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559618E0"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Contact person</w:t>
            </w:r>
          </w:p>
        </w:tc>
        <w:tc>
          <w:tcPr>
            <w:tcW w:w="237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7A45235C"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Contact number</w:t>
            </w:r>
          </w:p>
        </w:tc>
      </w:tr>
      <w:tr w:rsidR="00DA0D41" w:rsidRPr="00AA5B98" w14:paraId="5EECA8ED" w14:textId="77777777">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6B2A1D7"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5DF78414"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Village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7B92DE56"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Village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4C6878BC"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8547611609</w:t>
            </w:r>
          </w:p>
        </w:tc>
      </w:tr>
      <w:tr w:rsidR="00DA0D41" w:rsidRPr="00AA5B98" w14:paraId="1ADBB1F0" w14:textId="77777777">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81963C4"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41151D9C"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Agriculture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621DC77B"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Agriculture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2B7AA369"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9447840511</w:t>
            </w:r>
          </w:p>
        </w:tc>
      </w:tr>
      <w:tr w:rsidR="00DA0D41" w:rsidRPr="00AA5B98" w14:paraId="5C757113" w14:textId="77777777">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945FFE7"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0D773835"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Animal Husbandry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31B40353"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Animal Husbandry Doctor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61F05839"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8547449056</w:t>
            </w:r>
          </w:p>
        </w:tc>
      </w:tr>
      <w:tr w:rsidR="00DA0D41" w:rsidRPr="00AA5B98" w14:paraId="16950EFB" w14:textId="77777777">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07FD519"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631EE8D6"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Police Station</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33D741E5"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Police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6407B419"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0479240461</w:t>
            </w:r>
          </w:p>
        </w:tc>
      </w:tr>
      <w:tr w:rsidR="00DA0D41" w:rsidRPr="00AA5B98" w14:paraId="08413BBA" w14:textId="77777777">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F6C7C3C"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2FE70DD2"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BSNL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4E0A0D3A"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72AA3F09"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04792485200</w:t>
            </w:r>
          </w:p>
        </w:tc>
      </w:tr>
      <w:tr w:rsidR="00DA0D41" w:rsidRPr="00AA5B98" w14:paraId="700A0753" w14:textId="77777777">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99D00FF"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273C19D8"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Block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47B839D4"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018F4300"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9495544671</w:t>
            </w:r>
          </w:p>
        </w:tc>
      </w:tr>
      <w:tr w:rsidR="00DA0D41" w:rsidRPr="00AA5B98" w14:paraId="2A66851B" w14:textId="77777777">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BC8016D"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52EB84CB"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KSEB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3052438D"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Officer </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5EF64FF6"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04792472797</w:t>
            </w:r>
          </w:p>
        </w:tc>
      </w:tr>
      <w:tr w:rsidR="00DA0D41" w:rsidRPr="00AA5B98" w14:paraId="0099077D" w14:textId="77777777">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A0D3680"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27F0903D"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Fisheries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52DA2F6D"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175A5C71" w14:textId="77777777" w:rsidR="00DA0D41" w:rsidRPr="00AA5B98" w:rsidRDefault="00DA0D41">
            <w:pPr>
              <w:pBdr>
                <w:top w:val="nil"/>
                <w:left w:val="nil"/>
                <w:bottom w:val="nil"/>
                <w:right w:val="nil"/>
                <w:between w:val="nil"/>
              </w:pBdr>
              <w:spacing w:before="240" w:after="240"/>
              <w:ind w:left="260"/>
              <w:jc w:val="left"/>
              <w:rPr>
                <w:rFonts w:ascii="Times New Roman" w:eastAsia="Garamond" w:hAnsi="Times New Roman" w:cs="Times New Roman"/>
                <w:color w:val="000000"/>
              </w:rPr>
            </w:pPr>
          </w:p>
        </w:tc>
      </w:tr>
      <w:tr w:rsidR="00DA0D41" w:rsidRPr="00AA5B98" w14:paraId="02260911" w14:textId="77777777">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9C0EEE0"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4998BE26"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Fire and </w:t>
            </w:r>
            <w:proofErr w:type="gramStart"/>
            <w:r w:rsidRPr="00AA5B98">
              <w:rPr>
                <w:rFonts w:ascii="Times New Roman" w:eastAsia="Garamond" w:hAnsi="Times New Roman" w:cs="Times New Roman"/>
                <w:color w:val="000000"/>
              </w:rPr>
              <w:t>Rescue</w:t>
            </w:r>
            <w:proofErr w:type="gramEnd"/>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03C394AF"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012BA358"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0479241101</w:t>
            </w:r>
          </w:p>
        </w:tc>
      </w:tr>
    </w:tbl>
    <w:p w14:paraId="08367718" w14:textId="77777777" w:rsidR="00DA0D41" w:rsidRPr="00AA5B98" w:rsidRDefault="002E2FE5">
      <w:pPr>
        <w:pStyle w:val="Heading3"/>
        <w:spacing w:before="80" w:after="200"/>
        <w:ind w:right="1120"/>
        <w:jc w:val="left"/>
        <w:rPr>
          <w:rFonts w:ascii="Times New Roman" w:eastAsia="Garamond" w:hAnsi="Times New Roman" w:cs="Times New Roman"/>
          <w:color w:val="000000"/>
        </w:rPr>
      </w:pPr>
      <w:bookmarkStart w:id="317" w:name="_heading=h.rxnzqxz9hkdx" w:colFirst="0" w:colLast="0"/>
      <w:bookmarkEnd w:id="317"/>
      <w:r w:rsidRPr="00AA5B98">
        <w:rPr>
          <w:rFonts w:ascii="Times New Roman" w:eastAsia="Garamond" w:hAnsi="Times New Roman" w:cs="Times New Roman"/>
          <w:color w:val="000000"/>
        </w:rPr>
        <w:t xml:space="preserve"> 1.4. Health Services</w:t>
      </w:r>
    </w:p>
    <w:p w14:paraId="2C838F40" w14:textId="77777777" w:rsidR="00DA0D41" w:rsidRPr="00AA5B98" w:rsidRDefault="002E2FE5">
      <w:pPr>
        <w:pBdr>
          <w:top w:val="nil"/>
          <w:left w:val="nil"/>
          <w:bottom w:val="nil"/>
          <w:right w:val="nil"/>
          <w:between w:val="nil"/>
        </w:pBdr>
        <w:spacing w:before="6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 </w:t>
      </w:r>
    </w:p>
    <w:tbl>
      <w:tblPr>
        <w:tblStyle w:val="afffffffd"/>
        <w:tblW w:w="862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990"/>
        <w:gridCol w:w="4290"/>
        <w:gridCol w:w="1605"/>
        <w:gridCol w:w="1740"/>
      </w:tblGrid>
      <w:tr w:rsidR="00DA0D41" w:rsidRPr="00AA5B98" w14:paraId="44DE395A" w14:textId="77777777">
        <w:trPr>
          <w:cantSplit/>
          <w:trHeight w:val="20"/>
          <w:tblHeader/>
        </w:trPr>
        <w:tc>
          <w:tcPr>
            <w:tcW w:w="9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1B45F0"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429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0756F80F"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Name of the hospital/institution</w:t>
            </w:r>
          </w:p>
        </w:tc>
        <w:tc>
          <w:tcPr>
            <w:tcW w:w="160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E771232"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Location</w:t>
            </w:r>
          </w:p>
        </w:tc>
        <w:tc>
          <w:tcPr>
            <w:tcW w:w="174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901CB3A"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 number</w:t>
            </w:r>
          </w:p>
        </w:tc>
      </w:tr>
      <w:tr w:rsidR="00DA0D41" w:rsidRPr="00AA5B98" w14:paraId="4283BB63" w14:textId="77777777">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C4AFDE6"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03FB2FFC"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Government hospitals/PHC</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566C7857"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muttom</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1A517860" w14:textId="77777777" w:rsidR="00DA0D41" w:rsidRPr="00AA5B98" w:rsidRDefault="002E2FE5">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04792400911</w:t>
            </w:r>
          </w:p>
        </w:tc>
      </w:tr>
      <w:tr w:rsidR="00DA0D41" w:rsidRPr="00AA5B98" w14:paraId="35FBF00C" w14:textId="77777777">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2B8ADDD"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11F2DC84"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Private hospitals</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2D0276A4"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Cheppad</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528E3E61" w14:textId="77777777" w:rsidR="00DA0D41" w:rsidRPr="00AA5B98" w:rsidRDefault="00DA0D41">
            <w:pPr>
              <w:pBdr>
                <w:top w:val="nil"/>
                <w:left w:val="nil"/>
                <w:bottom w:val="nil"/>
                <w:right w:val="nil"/>
                <w:between w:val="nil"/>
              </w:pBdr>
              <w:spacing w:before="240" w:after="240"/>
              <w:jc w:val="center"/>
              <w:rPr>
                <w:rFonts w:ascii="Times New Roman" w:eastAsia="Garamond" w:hAnsi="Times New Roman" w:cs="Times New Roman"/>
                <w:color w:val="000000"/>
              </w:rPr>
            </w:pPr>
          </w:p>
        </w:tc>
      </w:tr>
      <w:tr w:rsidR="00DA0D41" w:rsidRPr="00AA5B98" w14:paraId="237BBAD2" w14:textId="77777777">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D34C9EA"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0D32C969"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Clinical laboratories</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70658BD8"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Cheppad</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02B2E159"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r w:rsidR="00DA0D41" w:rsidRPr="00AA5B98" w14:paraId="013F63DD" w14:textId="77777777">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CBAD990"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073960E7"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Chemist/pharmacy</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3F472D7F"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28A94817"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r w:rsidR="00DA0D41" w:rsidRPr="00AA5B98" w14:paraId="67FB429C" w14:textId="77777777">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7E6D007"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6CC785F7"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Blood donors</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3D6B4FFD"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58E86F1B"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r w:rsidR="00DA0D41" w:rsidRPr="00AA5B98" w14:paraId="19684501" w14:textId="77777777">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D3758C7"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3F5598AB" w14:textId="77777777" w:rsidR="00DA0D41" w:rsidRPr="00AA5B98" w:rsidRDefault="002E2FE5">
            <w:pPr>
              <w:pBdr>
                <w:top w:val="nil"/>
                <w:left w:val="nil"/>
                <w:bottom w:val="nil"/>
                <w:right w:val="nil"/>
                <w:between w:val="nil"/>
              </w:pBdr>
              <w:spacing w:before="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Other language experts (Bihari, Hindi, Bengali,</w:t>
            </w:r>
          </w:p>
          <w:p w14:paraId="51CEB1CF" w14:textId="77777777" w:rsidR="00DA0D41" w:rsidRPr="00AA5B98" w:rsidRDefault="002E2FE5">
            <w:pPr>
              <w:pBdr>
                <w:top w:val="nil"/>
                <w:left w:val="nil"/>
                <w:bottom w:val="nil"/>
                <w:right w:val="nil"/>
                <w:between w:val="nil"/>
              </w:pBdr>
              <w:spacing w:after="240"/>
              <w:ind w:left="360"/>
              <w:jc w:val="left"/>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Asamees</w:t>
            </w:r>
            <w:proofErr w:type="spellEnd"/>
            <w:r w:rsidRPr="00AA5B98">
              <w:rPr>
                <w:rFonts w:ascii="Times New Roman" w:eastAsia="Garamond" w:hAnsi="Times New Roman" w:cs="Times New Roman"/>
                <w:color w:val="000000"/>
              </w:rPr>
              <w:t xml:space="preserve"> ………)</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01883C4D"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627E113D"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bl>
    <w:p w14:paraId="502BEF42" w14:textId="77777777" w:rsidR="00DA0D41" w:rsidRPr="00AA5B98" w:rsidRDefault="002E2FE5">
      <w:pPr>
        <w:pBdr>
          <w:top w:val="nil"/>
          <w:left w:val="nil"/>
          <w:bottom w:val="nil"/>
          <w:right w:val="nil"/>
          <w:between w:val="nil"/>
        </w:pBdr>
        <w:spacing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 </w:t>
      </w:r>
    </w:p>
    <w:p w14:paraId="4086A426" w14:textId="77777777" w:rsidR="00DA0D41" w:rsidRPr="00AA5B98" w:rsidRDefault="002E2FE5">
      <w:pPr>
        <w:pStyle w:val="Heading3"/>
        <w:spacing w:after="200"/>
        <w:ind w:right="1120"/>
        <w:jc w:val="left"/>
        <w:rPr>
          <w:rFonts w:ascii="Times New Roman" w:eastAsia="Garamond" w:hAnsi="Times New Roman" w:cs="Times New Roman"/>
          <w:color w:val="000000"/>
        </w:rPr>
      </w:pPr>
      <w:bookmarkStart w:id="318" w:name="_heading=h.6ztic2v15asw" w:colFirst="0" w:colLast="0"/>
      <w:bookmarkEnd w:id="318"/>
      <w:r w:rsidRPr="00AA5B98">
        <w:rPr>
          <w:rFonts w:ascii="Times New Roman" w:eastAsia="Garamond" w:hAnsi="Times New Roman" w:cs="Times New Roman"/>
          <w:color w:val="000000"/>
        </w:rPr>
        <w:t>1.5. Veterinary Services</w:t>
      </w:r>
    </w:p>
    <w:tbl>
      <w:tblPr>
        <w:tblStyle w:val="afffffffe"/>
        <w:tblW w:w="862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795"/>
        <w:gridCol w:w="2670"/>
        <w:gridCol w:w="1875"/>
        <w:gridCol w:w="1395"/>
        <w:gridCol w:w="1890"/>
      </w:tblGrid>
      <w:tr w:rsidR="00DA0D41" w:rsidRPr="00AA5B98" w14:paraId="4224C7B5" w14:textId="77777777">
        <w:trPr>
          <w:cantSplit/>
          <w:trHeight w:val="879"/>
          <w:tblHeader/>
        </w:trPr>
        <w:tc>
          <w:tcPr>
            <w:tcW w:w="79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854123C" w14:textId="77777777" w:rsidR="00DA0D41" w:rsidRPr="00AA5B98" w:rsidRDefault="002E2FE5">
            <w:pPr>
              <w:pBdr>
                <w:top w:val="nil"/>
                <w:left w:val="nil"/>
                <w:bottom w:val="nil"/>
                <w:right w:val="nil"/>
                <w:between w:val="nil"/>
              </w:pBdr>
              <w:spacing w:before="240" w:after="240"/>
              <w:ind w:left="42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 xml:space="preserve"> </w:t>
            </w:r>
            <w:proofErr w:type="spellStart"/>
            <w:proofErr w:type="gramStart"/>
            <w:r w:rsidRPr="00AA5B98">
              <w:rPr>
                <w:rFonts w:ascii="Times New Roman" w:eastAsia="Garamond" w:hAnsi="Times New Roman" w:cs="Times New Roman"/>
                <w:color w:val="000000"/>
              </w:rPr>
              <w:t>Sl.No</w:t>
            </w:r>
            <w:proofErr w:type="spellEnd"/>
            <w:proofErr w:type="gramEnd"/>
          </w:p>
        </w:tc>
        <w:tc>
          <w:tcPr>
            <w:tcW w:w="267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1C4C45C4"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Name of the Clinic</w:t>
            </w:r>
          </w:p>
        </w:tc>
        <w:tc>
          <w:tcPr>
            <w:tcW w:w="187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351D2BFF" w14:textId="77777777" w:rsidR="00DA0D41" w:rsidRPr="00AA5B98" w:rsidRDefault="002E2FE5">
            <w:pPr>
              <w:pBdr>
                <w:top w:val="nil"/>
                <w:left w:val="nil"/>
                <w:bottom w:val="nil"/>
                <w:right w:val="nil"/>
                <w:between w:val="nil"/>
              </w:pBdr>
              <w:ind w:left="260"/>
              <w:jc w:val="center"/>
              <w:rPr>
                <w:rFonts w:ascii="Times New Roman" w:eastAsia="Garamond" w:hAnsi="Times New Roman" w:cs="Times New Roman"/>
                <w:color w:val="000000"/>
              </w:rPr>
            </w:pPr>
            <w:r w:rsidRPr="00AA5B98">
              <w:rPr>
                <w:rFonts w:ascii="Times New Roman" w:eastAsia="Garamond" w:hAnsi="Times New Roman" w:cs="Times New Roman"/>
                <w:color w:val="000000"/>
              </w:rPr>
              <w:t>Name of the</w:t>
            </w:r>
          </w:p>
          <w:p w14:paraId="3B2DAD87" w14:textId="77777777" w:rsidR="00DA0D41" w:rsidRPr="00AA5B98" w:rsidRDefault="002E2FE5">
            <w:pPr>
              <w:pBdr>
                <w:top w:val="nil"/>
                <w:left w:val="nil"/>
                <w:bottom w:val="nil"/>
                <w:right w:val="nil"/>
                <w:between w:val="nil"/>
              </w:pBdr>
              <w:spacing w:after="240"/>
              <w:ind w:left="260"/>
              <w:jc w:val="center"/>
              <w:rPr>
                <w:rFonts w:ascii="Times New Roman" w:eastAsia="Garamond" w:hAnsi="Times New Roman" w:cs="Times New Roman"/>
                <w:color w:val="000000"/>
              </w:rPr>
            </w:pPr>
            <w:r w:rsidRPr="00AA5B98">
              <w:rPr>
                <w:rFonts w:ascii="Times New Roman" w:eastAsia="Garamond" w:hAnsi="Times New Roman" w:cs="Times New Roman"/>
                <w:color w:val="000000"/>
              </w:rPr>
              <w:t>Surgeon/Doctor</w:t>
            </w:r>
          </w:p>
        </w:tc>
        <w:tc>
          <w:tcPr>
            <w:tcW w:w="139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6266F05A" w14:textId="77777777" w:rsidR="00DA0D41" w:rsidRPr="00AA5B98" w:rsidRDefault="002E2FE5">
            <w:pPr>
              <w:pBdr>
                <w:top w:val="nil"/>
                <w:left w:val="nil"/>
                <w:bottom w:val="nil"/>
                <w:right w:val="nil"/>
                <w:between w:val="nil"/>
              </w:pBdr>
              <w:spacing w:before="240" w:after="240"/>
              <w:ind w:left="500"/>
              <w:jc w:val="left"/>
              <w:rPr>
                <w:rFonts w:ascii="Times New Roman" w:eastAsia="Garamond" w:hAnsi="Times New Roman" w:cs="Times New Roman"/>
                <w:color w:val="000000"/>
              </w:rPr>
            </w:pPr>
            <w:r w:rsidRPr="00AA5B98">
              <w:rPr>
                <w:rFonts w:ascii="Times New Roman" w:eastAsia="Garamond" w:hAnsi="Times New Roman" w:cs="Times New Roman"/>
                <w:color w:val="000000"/>
              </w:rPr>
              <w:t>Place/location</w:t>
            </w:r>
          </w:p>
        </w:tc>
        <w:tc>
          <w:tcPr>
            <w:tcW w:w="189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21FA482" w14:textId="77777777" w:rsidR="00DA0D41" w:rsidRPr="00AA5B98" w:rsidRDefault="002E2FE5">
            <w:pPr>
              <w:pBdr>
                <w:top w:val="nil"/>
                <w:left w:val="nil"/>
                <w:bottom w:val="nil"/>
                <w:right w:val="nil"/>
                <w:between w:val="nil"/>
              </w:pBdr>
              <w:spacing w:before="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w:t>
            </w:r>
          </w:p>
          <w:p w14:paraId="32F6D3B6" w14:textId="77777777" w:rsidR="00DA0D41" w:rsidRPr="00AA5B98" w:rsidRDefault="002E2FE5">
            <w:pPr>
              <w:pBdr>
                <w:top w:val="nil"/>
                <w:left w:val="nil"/>
                <w:bottom w:val="nil"/>
                <w:right w:val="nil"/>
                <w:between w:val="nil"/>
              </w:pBdr>
              <w:spacing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number</w:t>
            </w:r>
          </w:p>
        </w:tc>
      </w:tr>
      <w:tr w:rsidR="00DA0D41" w:rsidRPr="00AA5B98" w14:paraId="47B9BB71" w14:textId="77777777">
        <w:trPr>
          <w:cantSplit/>
          <w:trHeight w:val="270"/>
          <w:tblHeader/>
        </w:trPr>
        <w:tc>
          <w:tcPr>
            <w:tcW w:w="79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80E3563" w14:textId="77777777" w:rsidR="00DA0D41" w:rsidRPr="00AA5B98" w:rsidRDefault="002E2FE5">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2670" w:type="dxa"/>
            <w:tcBorders>
              <w:top w:val="nil"/>
              <w:left w:val="nil"/>
              <w:bottom w:val="single" w:sz="5" w:space="0" w:color="000000"/>
              <w:right w:val="single" w:sz="5" w:space="0" w:color="000000"/>
            </w:tcBorders>
            <w:tcMar>
              <w:top w:w="0" w:type="dxa"/>
              <w:left w:w="0" w:type="dxa"/>
              <w:bottom w:w="0" w:type="dxa"/>
              <w:right w:w="0" w:type="dxa"/>
            </w:tcMar>
          </w:tcPr>
          <w:p w14:paraId="7422C724"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Govt.Veterinary</w:t>
            </w:r>
            <w:proofErr w:type="spellEnd"/>
            <w:r w:rsidRPr="00AA5B98">
              <w:rPr>
                <w:rFonts w:ascii="Times New Roman" w:eastAsia="Garamond" w:hAnsi="Times New Roman" w:cs="Times New Roman"/>
                <w:color w:val="000000"/>
              </w:rPr>
              <w:t xml:space="preserve"> Hospital</w:t>
            </w:r>
          </w:p>
        </w:tc>
        <w:tc>
          <w:tcPr>
            <w:tcW w:w="1875" w:type="dxa"/>
            <w:tcBorders>
              <w:top w:val="nil"/>
              <w:left w:val="nil"/>
              <w:bottom w:val="single" w:sz="5" w:space="0" w:color="000000"/>
              <w:right w:val="single" w:sz="5" w:space="0" w:color="000000"/>
            </w:tcBorders>
            <w:tcMar>
              <w:top w:w="0" w:type="dxa"/>
              <w:left w:w="0" w:type="dxa"/>
              <w:bottom w:w="0" w:type="dxa"/>
              <w:right w:w="0" w:type="dxa"/>
            </w:tcMar>
          </w:tcPr>
          <w:p w14:paraId="753EA869"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Dr Aruna</w:t>
            </w:r>
          </w:p>
        </w:tc>
        <w:tc>
          <w:tcPr>
            <w:tcW w:w="1395" w:type="dxa"/>
            <w:tcBorders>
              <w:top w:val="nil"/>
              <w:left w:val="nil"/>
              <w:bottom w:val="single" w:sz="5" w:space="0" w:color="000000"/>
              <w:right w:val="single" w:sz="5" w:space="0" w:color="000000"/>
            </w:tcBorders>
            <w:tcMar>
              <w:top w:w="0" w:type="dxa"/>
              <w:left w:w="0" w:type="dxa"/>
              <w:bottom w:w="0" w:type="dxa"/>
              <w:right w:w="0" w:type="dxa"/>
            </w:tcMar>
          </w:tcPr>
          <w:p w14:paraId="7FCFB98E"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10</w:t>
            </w:r>
          </w:p>
        </w:tc>
        <w:tc>
          <w:tcPr>
            <w:tcW w:w="1890" w:type="dxa"/>
            <w:tcBorders>
              <w:top w:val="nil"/>
              <w:left w:val="nil"/>
              <w:bottom w:val="single" w:sz="5" w:space="0" w:color="000000"/>
              <w:right w:val="single" w:sz="5" w:space="0" w:color="000000"/>
            </w:tcBorders>
            <w:tcMar>
              <w:top w:w="0" w:type="dxa"/>
              <w:left w:w="0" w:type="dxa"/>
              <w:bottom w:w="0" w:type="dxa"/>
              <w:right w:w="0" w:type="dxa"/>
            </w:tcMar>
          </w:tcPr>
          <w:p w14:paraId="5F0E6EB3" w14:textId="77777777" w:rsidR="00DA0D41" w:rsidRPr="00AA5B98" w:rsidRDefault="002E2FE5">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8547449056</w:t>
            </w:r>
          </w:p>
        </w:tc>
      </w:tr>
    </w:tbl>
    <w:p w14:paraId="3B58C5E7" w14:textId="77777777" w:rsidR="00DA0D41" w:rsidRPr="00AA5B98" w:rsidRDefault="002E2FE5">
      <w:p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 </w:t>
      </w:r>
    </w:p>
    <w:p w14:paraId="57ACFF51" w14:textId="77777777" w:rsidR="00DA0D41" w:rsidRPr="00AA5B98" w:rsidRDefault="002E2FE5">
      <w:pPr>
        <w:pStyle w:val="Heading3"/>
        <w:spacing w:after="200"/>
        <w:ind w:right="1120"/>
        <w:jc w:val="left"/>
        <w:rPr>
          <w:rFonts w:ascii="Times New Roman" w:eastAsia="Garamond" w:hAnsi="Times New Roman" w:cs="Times New Roman"/>
          <w:b/>
          <w:bCs/>
          <w:color w:val="000000"/>
        </w:rPr>
      </w:pPr>
      <w:bookmarkStart w:id="319" w:name="_heading=h.stov4z2u3kzo" w:colFirst="0" w:colLast="0"/>
      <w:bookmarkEnd w:id="319"/>
      <w:r w:rsidRPr="00AA5B98">
        <w:rPr>
          <w:rFonts w:ascii="Times New Roman" w:eastAsia="Garamond" w:hAnsi="Times New Roman" w:cs="Times New Roman"/>
          <w:color w:val="000000"/>
        </w:rPr>
        <w:lastRenderedPageBreak/>
        <w:t>1.6. Helpline numbers</w:t>
      </w:r>
    </w:p>
    <w:tbl>
      <w:tblPr>
        <w:tblStyle w:val="affffffff"/>
        <w:tblW w:w="862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4335"/>
        <w:gridCol w:w="4290"/>
      </w:tblGrid>
      <w:tr w:rsidR="00DA0D41" w:rsidRPr="00AA5B98" w14:paraId="6BBC7DD7" w14:textId="77777777">
        <w:trPr>
          <w:cantSplit/>
          <w:trHeight w:val="270"/>
          <w:tblHeader/>
        </w:trPr>
        <w:tc>
          <w:tcPr>
            <w:tcW w:w="43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2CB9C72" w14:textId="77777777" w:rsidR="00DA0D41" w:rsidRPr="00AA5B98" w:rsidRDefault="002E2FE5">
            <w:pPr>
              <w:pBdr>
                <w:top w:val="nil"/>
                <w:left w:val="nil"/>
                <w:bottom w:val="nil"/>
                <w:right w:val="nil"/>
                <w:between w:val="nil"/>
              </w:pBdr>
              <w:spacing w:line="279" w:lineRule="auto"/>
              <w:ind w:left="260"/>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Helpline</w:t>
            </w:r>
          </w:p>
        </w:tc>
        <w:tc>
          <w:tcPr>
            <w:tcW w:w="429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783D88F8" w14:textId="77777777" w:rsidR="00DA0D41" w:rsidRPr="00AA5B98" w:rsidRDefault="002E2FE5">
            <w:pPr>
              <w:pBdr>
                <w:top w:val="nil"/>
                <w:left w:val="nil"/>
                <w:bottom w:val="nil"/>
                <w:right w:val="nil"/>
                <w:between w:val="nil"/>
              </w:pBdr>
              <w:spacing w:line="279" w:lineRule="auto"/>
              <w:ind w:left="260"/>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Phone number</w:t>
            </w:r>
          </w:p>
        </w:tc>
      </w:tr>
      <w:tr w:rsidR="00DA0D41" w:rsidRPr="00AA5B98" w14:paraId="3FF9A362" w14:textId="77777777">
        <w:trPr>
          <w:cantSplit/>
          <w:trHeight w:val="270"/>
          <w:tblHeader/>
        </w:trPr>
        <w:tc>
          <w:tcPr>
            <w:tcW w:w="433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93482BD" w14:textId="77777777" w:rsidR="00DA0D41" w:rsidRPr="00AA5B98" w:rsidRDefault="002E2FE5">
            <w:pPr>
              <w:pBdr>
                <w:top w:val="nil"/>
                <w:left w:val="nil"/>
                <w:bottom w:val="nil"/>
                <w:right w:val="nil"/>
                <w:between w:val="nil"/>
              </w:pBdr>
              <w:spacing w:before="240" w:after="240" w:line="279" w:lineRule="auto"/>
              <w:ind w:left="260"/>
              <w:jc w:val="center"/>
              <w:rPr>
                <w:rFonts w:ascii="Times New Roman" w:eastAsia="Garamond" w:hAnsi="Times New Roman" w:cs="Times New Roman"/>
                <w:color w:val="000000"/>
              </w:rPr>
            </w:pPr>
            <w:r w:rsidRPr="00AA5B98">
              <w:rPr>
                <w:rFonts w:ascii="Times New Roman" w:eastAsia="Garamond" w:hAnsi="Times New Roman" w:cs="Times New Roman"/>
                <w:color w:val="000000"/>
              </w:rPr>
              <w:t>Police</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2E885A36" w14:textId="77777777" w:rsidR="00DA0D41" w:rsidRPr="00AA5B98" w:rsidRDefault="002E2FE5">
            <w:pPr>
              <w:pBdr>
                <w:top w:val="nil"/>
                <w:left w:val="nil"/>
                <w:bottom w:val="nil"/>
                <w:right w:val="nil"/>
                <w:between w:val="nil"/>
              </w:pBdr>
              <w:spacing w:before="240" w:after="240"/>
              <w:ind w:left="260"/>
              <w:jc w:val="center"/>
              <w:rPr>
                <w:rFonts w:ascii="Times New Roman" w:eastAsia="Garamond" w:hAnsi="Times New Roman" w:cs="Times New Roman"/>
                <w:color w:val="000000"/>
              </w:rPr>
            </w:pPr>
            <w:r w:rsidRPr="00AA5B98">
              <w:rPr>
                <w:rFonts w:ascii="Times New Roman" w:eastAsia="Garamond" w:hAnsi="Times New Roman" w:cs="Times New Roman"/>
              </w:rPr>
              <w:t>0479-2404611</w:t>
            </w:r>
          </w:p>
        </w:tc>
      </w:tr>
      <w:tr w:rsidR="00DA0D41" w:rsidRPr="00AA5B98" w14:paraId="4FE384AF" w14:textId="77777777">
        <w:trPr>
          <w:cantSplit/>
          <w:trHeight w:val="270"/>
          <w:tblHeader/>
        </w:trPr>
        <w:tc>
          <w:tcPr>
            <w:tcW w:w="433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6FDB14E" w14:textId="77777777" w:rsidR="00DA0D41" w:rsidRPr="00AA5B98" w:rsidRDefault="002E2FE5">
            <w:pPr>
              <w:pBdr>
                <w:top w:val="nil"/>
                <w:left w:val="nil"/>
                <w:bottom w:val="nil"/>
                <w:right w:val="nil"/>
                <w:between w:val="nil"/>
              </w:pBdr>
              <w:spacing w:before="240" w:after="240" w:line="279" w:lineRule="auto"/>
              <w:ind w:left="26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Fire and </w:t>
            </w:r>
            <w:proofErr w:type="gramStart"/>
            <w:r w:rsidRPr="00AA5B98">
              <w:rPr>
                <w:rFonts w:ascii="Times New Roman" w:eastAsia="Garamond" w:hAnsi="Times New Roman" w:cs="Times New Roman"/>
                <w:color w:val="000000"/>
              </w:rPr>
              <w:t>Rescue</w:t>
            </w:r>
            <w:proofErr w:type="gramEnd"/>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2D87DAD9" w14:textId="77777777" w:rsidR="00DA0D41" w:rsidRPr="00AA5B98" w:rsidRDefault="002E2FE5">
            <w:pPr>
              <w:pBdr>
                <w:top w:val="nil"/>
                <w:left w:val="nil"/>
                <w:bottom w:val="nil"/>
                <w:right w:val="nil"/>
                <w:between w:val="nil"/>
              </w:pBdr>
              <w:spacing w:before="240" w:after="240"/>
              <w:ind w:left="260"/>
              <w:jc w:val="center"/>
              <w:rPr>
                <w:rFonts w:ascii="Times New Roman" w:eastAsia="Garamond" w:hAnsi="Times New Roman" w:cs="Times New Roman"/>
                <w:color w:val="000000"/>
              </w:rPr>
            </w:pPr>
            <w:r w:rsidRPr="00AA5B98">
              <w:rPr>
                <w:rFonts w:ascii="Times New Roman" w:eastAsia="Garamond" w:hAnsi="Times New Roman" w:cs="Times New Roman"/>
              </w:rPr>
              <w:t>0479-241101</w:t>
            </w:r>
          </w:p>
        </w:tc>
      </w:tr>
      <w:tr w:rsidR="00DA0D41" w:rsidRPr="00AA5B98" w14:paraId="6CB74E84" w14:textId="77777777">
        <w:trPr>
          <w:cantSplit/>
          <w:trHeight w:val="270"/>
          <w:tblHeader/>
        </w:trPr>
        <w:tc>
          <w:tcPr>
            <w:tcW w:w="433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665FCD9" w14:textId="77777777" w:rsidR="00DA0D41" w:rsidRPr="00AA5B98" w:rsidRDefault="002E2FE5">
            <w:pPr>
              <w:pBdr>
                <w:top w:val="nil"/>
                <w:left w:val="nil"/>
                <w:bottom w:val="nil"/>
                <w:right w:val="nil"/>
                <w:between w:val="nil"/>
              </w:pBdr>
              <w:spacing w:line="279" w:lineRule="auto"/>
              <w:ind w:left="260"/>
              <w:jc w:val="center"/>
              <w:rPr>
                <w:rFonts w:ascii="Times New Roman" w:eastAsia="Garamond" w:hAnsi="Times New Roman" w:cs="Times New Roman"/>
                <w:color w:val="000000"/>
              </w:rPr>
            </w:pPr>
            <w:r w:rsidRPr="00AA5B98">
              <w:rPr>
                <w:rFonts w:ascii="Times New Roman" w:eastAsia="Garamond" w:hAnsi="Times New Roman" w:cs="Times New Roman"/>
                <w:color w:val="000000"/>
              </w:rPr>
              <w:t>KSEB</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71A1F169" w14:textId="77777777" w:rsidR="00DA0D41" w:rsidRPr="00AA5B98" w:rsidRDefault="002E2FE5">
            <w:pPr>
              <w:pBdr>
                <w:top w:val="nil"/>
                <w:left w:val="nil"/>
                <w:bottom w:val="nil"/>
                <w:right w:val="nil"/>
                <w:between w:val="nil"/>
              </w:pBdr>
              <w:spacing w:before="240" w:after="240"/>
              <w:ind w:left="260"/>
              <w:jc w:val="center"/>
              <w:rPr>
                <w:rFonts w:ascii="Times New Roman" w:eastAsia="Garamond" w:hAnsi="Times New Roman" w:cs="Times New Roman"/>
                <w:color w:val="000000"/>
              </w:rPr>
            </w:pPr>
            <w:r w:rsidRPr="00AA5B98">
              <w:rPr>
                <w:rFonts w:ascii="Times New Roman" w:eastAsia="Garamond" w:hAnsi="Times New Roman" w:cs="Times New Roman"/>
              </w:rPr>
              <w:t>0479-2472797</w:t>
            </w:r>
          </w:p>
        </w:tc>
      </w:tr>
    </w:tbl>
    <w:p w14:paraId="4F4C0414"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p w14:paraId="32456349"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sz w:val="38"/>
          <w:szCs w:val="38"/>
        </w:rPr>
      </w:pPr>
    </w:p>
    <w:p w14:paraId="2AFEB034"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sz w:val="38"/>
          <w:szCs w:val="38"/>
        </w:rPr>
      </w:pPr>
    </w:p>
    <w:p w14:paraId="07BA75B7"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sz w:val="38"/>
          <w:szCs w:val="38"/>
        </w:rPr>
      </w:pPr>
    </w:p>
    <w:p w14:paraId="17429126" w14:textId="77777777" w:rsidR="00DA0D41" w:rsidRPr="00AA5B98" w:rsidRDefault="002E2FE5">
      <w:pPr>
        <w:pStyle w:val="Heading3"/>
        <w:jc w:val="left"/>
        <w:rPr>
          <w:rFonts w:ascii="Times New Roman" w:eastAsia="Garamond" w:hAnsi="Times New Roman" w:cs="Times New Roman"/>
          <w:color w:val="000000"/>
        </w:rPr>
      </w:pPr>
      <w:bookmarkStart w:id="320" w:name="_heading=h.b440u5rtg7f0" w:colFirst="0" w:colLast="0"/>
      <w:bookmarkEnd w:id="320"/>
      <w:r w:rsidRPr="00AA5B98">
        <w:rPr>
          <w:rFonts w:ascii="Times New Roman" w:eastAsia="Garamond" w:hAnsi="Times New Roman" w:cs="Times New Roman"/>
          <w:color w:val="000000"/>
        </w:rPr>
        <w:t>1.7. Public and Private Schools Contact details</w:t>
      </w:r>
    </w:p>
    <w:p w14:paraId="6FC723F6"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tbl>
      <w:tblPr>
        <w:tblStyle w:val="affffffff0"/>
        <w:tblW w:w="919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705"/>
        <w:gridCol w:w="4320"/>
        <w:gridCol w:w="2160"/>
        <w:gridCol w:w="2010"/>
      </w:tblGrid>
      <w:tr w:rsidR="00DA0D41" w:rsidRPr="00AA5B98" w14:paraId="03E30FFE" w14:textId="77777777">
        <w:trPr>
          <w:cantSplit/>
          <w:trHeight w:val="285"/>
          <w:tblHeader/>
        </w:trPr>
        <w:tc>
          <w:tcPr>
            <w:tcW w:w="7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BB874F"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proofErr w:type="spellStart"/>
            <w:proofErr w:type="gramStart"/>
            <w:r w:rsidRPr="00AA5B98">
              <w:rPr>
                <w:rFonts w:ascii="Times New Roman" w:eastAsia="Garamond" w:hAnsi="Times New Roman" w:cs="Times New Roman"/>
                <w:color w:val="000000"/>
              </w:rPr>
              <w:lastRenderedPageBreak/>
              <w:t>S.No</w:t>
            </w:r>
            <w:proofErr w:type="spellEnd"/>
            <w:proofErr w:type="gramEnd"/>
          </w:p>
        </w:tc>
        <w:tc>
          <w:tcPr>
            <w:tcW w:w="4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42ADC0"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Name of School</w:t>
            </w:r>
          </w:p>
        </w:tc>
        <w:tc>
          <w:tcPr>
            <w:tcW w:w="21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710869B"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Institution type</w:t>
            </w:r>
          </w:p>
        </w:tc>
        <w:tc>
          <w:tcPr>
            <w:tcW w:w="20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0089258"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 number</w:t>
            </w:r>
          </w:p>
        </w:tc>
      </w:tr>
      <w:tr w:rsidR="00DA0D41" w:rsidRPr="00AA5B98" w14:paraId="5273FB69"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E92478"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6328D4FA"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BBHS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307F5C4E"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2104DBE1"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9747567393</w:t>
            </w:r>
          </w:p>
        </w:tc>
      </w:tr>
      <w:tr w:rsidR="00DA0D41" w:rsidRPr="00AA5B98" w14:paraId="6D412C6C"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80DF95"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590E3B4F"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Viswabharathy</w:t>
            </w:r>
            <w:proofErr w:type="spellEnd"/>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120619EC"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0F1D2C82"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9747193590</w:t>
            </w:r>
          </w:p>
        </w:tc>
      </w:tr>
      <w:tr w:rsidR="00DA0D41" w:rsidRPr="00AA5B98" w14:paraId="0B278198"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522A16"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03257BC4"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Bethany central school</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5009C5B9"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Private</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21F33AE7"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6282155211</w:t>
            </w:r>
          </w:p>
        </w:tc>
      </w:tr>
      <w:tr w:rsidR="00DA0D41" w:rsidRPr="00AA5B98" w14:paraId="4A7278CE"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A35740"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4</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6656DA1C"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GLPS </w:t>
            </w:r>
            <w:proofErr w:type="spellStart"/>
            <w:r w:rsidRPr="00AA5B98">
              <w:rPr>
                <w:rFonts w:ascii="Times New Roman" w:eastAsia="Garamond" w:hAnsi="Times New Roman" w:cs="Times New Roman"/>
              </w:rPr>
              <w:t>Cheppad</w:t>
            </w:r>
            <w:proofErr w:type="spellEnd"/>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2CFA564A"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Govt</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1ACD20DD"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9946694191</w:t>
            </w:r>
          </w:p>
        </w:tc>
      </w:tr>
      <w:tr w:rsidR="00DA0D41" w:rsidRPr="00AA5B98" w14:paraId="3FF6CB7B"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914B5B"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5</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7504B7B3"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St </w:t>
            </w:r>
            <w:proofErr w:type="spellStart"/>
            <w:r w:rsidRPr="00AA5B98">
              <w:rPr>
                <w:rFonts w:ascii="Times New Roman" w:eastAsia="Garamond" w:hAnsi="Times New Roman" w:cs="Times New Roman"/>
              </w:rPr>
              <w:t>Gregorious</w:t>
            </w:r>
            <w:proofErr w:type="spellEnd"/>
            <w:r w:rsidRPr="00AA5B98">
              <w:rPr>
                <w:rFonts w:ascii="Times New Roman" w:eastAsia="Garamond" w:hAnsi="Times New Roman" w:cs="Times New Roman"/>
              </w:rPr>
              <w:t xml:space="preserve"> U P School</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51083F78"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Private</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4477B8BC"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9495440747</w:t>
            </w:r>
          </w:p>
        </w:tc>
      </w:tr>
      <w:tr w:rsidR="00DA0D41" w:rsidRPr="00AA5B98" w14:paraId="535F1BA6"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E8F696"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7948CE93"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GLPS </w:t>
            </w:r>
            <w:proofErr w:type="spellStart"/>
            <w:r w:rsidRPr="00AA5B98">
              <w:rPr>
                <w:rFonts w:ascii="Times New Roman" w:eastAsia="Garamond" w:hAnsi="Times New Roman" w:cs="Times New Roman"/>
              </w:rPr>
              <w:t>Cheppad</w:t>
            </w:r>
            <w:proofErr w:type="spellEnd"/>
            <w:r w:rsidRPr="00AA5B98">
              <w:rPr>
                <w:rFonts w:ascii="Times New Roman" w:eastAsia="Garamond" w:hAnsi="Times New Roman" w:cs="Times New Roman"/>
              </w:rPr>
              <w:t xml:space="preserve"> South</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7929E7CB"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Govt</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7AE4377"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8547271749</w:t>
            </w:r>
          </w:p>
        </w:tc>
      </w:tr>
      <w:tr w:rsidR="00DA0D41" w:rsidRPr="00AA5B98" w14:paraId="7D838904"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B48CF8"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6390BB84"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GLPS </w:t>
            </w:r>
            <w:proofErr w:type="spellStart"/>
            <w:r w:rsidRPr="00AA5B98">
              <w:rPr>
                <w:rFonts w:ascii="Times New Roman" w:eastAsia="Garamond" w:hAnsi="Times New Roman" w:cs="Times New Roman"/>
              </w:rPr>
              <w:t>Kanichanalloor</w:t>
            </w:r>
            <w:proofErr w:type="spellEnd"/>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4276A45A"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Govt</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C8BE2AA"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9495133483</w:t>
            </w:r>
          </w:p>
        </w:tc>
      </w:tr>
      <w:tr w:rsidR="00DA0D41" w:rsidRPr="00AA5B98" w14:paraId="6DB66F67"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2C68EC"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54C1F2FC"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GLPS </w:t>
            </w:r>
            <w:proofErr w:type="spellStart"/>
            <w:r w:rsidRPr="00AA5B98">
              <w:rPr>
                <w:rFonts w:ascii="Times New Roman" w:eastAsia="Garamond" w:hAnsi="Times New Roman" w:cs="Times New Roman"/>
              </w:rPr>
              <w:t>Evoor</w:t>
            </w:r>
            <w:proofErr w:type="spellEnd"/>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2F9391CD"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Govt</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4B4D40A9"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9496806779</w:t>
            </w:r>
          </w:p>
        </w:tc>
      </w:tr>
      <w:tr w:rsidR="00DA0D41" w:rsidRPr="00AA5B98" w14:paraId="19210A0B"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DCC4B9"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52739BE3"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PMD UPS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38303386"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2C357046"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rPr>
            </w:pPr>
            <w:r w:rsidRPr="00AA5B98">
              <w:rPr>
                <w:rFonts w:ascii="Times New Roman" w:eastAsia="Garamond" w:hAnsi="Times New Roman" w:cs="Times New Roman"/>
              </w:rPr>
              <w:t>8281909063</w:t>
            </w:r>
          </w:p>
        </w:tc>
      </w:tr>
      <w:tr w:rsidR="00DA0D41" w:rsidRPr="00AA5B98" w14:paraId="4EF4076C"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8B0EF5"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10</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28C98102"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CKHS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5566DF73"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669721AE"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rPr>
            </w:pPr>
            <w:r w:rsidRPr="00AA5B98">
              <w:rPr>
                <w:rFonts w:ascii="Times New Roman" w:eastAsia="Garamond" w:hAnsi="Times New Roman" w:cs="Times New Roman"/>
              </w:rPr>
              <w:t>7907270251</w:t>
            </w:r>
          </w:p>
        </w:tc>
      </w:tr>
      <w:tr w:rsidR="00DA0D41" w:rsidRPr="00AA5B98" w14:paraId="56EC1AA9"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CD93B4"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11</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23A80F39"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CKHSS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015CC558"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F0B7DF5"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rPr>
            </w:pPr>
            <w:r w:rsidRPr="00AA5B98">
              <w:rPr>
                <w:rFonts w:ascii="Times New Roman" w:eastAsia="Garamond" w:hAnsi="Times New Roman" w:cs="Times New Roman"/>
              </w:rPr>
              <w:t>9447002490</w:t>
            </w:r>
          </w:p>
        </w:tc>
      </w:tr>
      <w:tr w:rsidR="00DA0D41" w:rsidRPr="00AA5B98" w14:paraId="1F34129A"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C7B7F6"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12</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1AE927CB"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Athena</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7DA85EE6"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Private</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3F4D9AAF"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rPr>
            </w:pPr>
            <w:r w:rsidRPr="00AA5B98">
              <w:rPr>
                <w:rFonts w:ascii="Times New Roman" w:eastAsia="Garamond" w:hAnsi="Times New Roman" w:cs="Times New Roman"/>
              </w:rPr>
              <w:t>9744294430</w:t>
            </w:r>
          </w:p>
        </w:tc>
      </w:tr>
      <w:tr w:rsidR="00DA0D41" w:rsidRPr="00AA5B98" w14:paraId="52D8CFAC"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BA6E6B"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13</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2A2ADBDC"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Muttom</w:t>
            </w:r>
            <w:proofErr w:type="spellEnd"/>
            <w:r w:rsidRPr="00AA5B98">
              <w:rPr>
                <w:rFonts w:ascii="Times New Roman" w:eastAsia="Garamond" w:hAnsi="Times New Roman" w:cs="Times New Roman"/>
              </w:rPr>
              <w:t xml:space="preserve"> LPS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49414A5B"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68CE712E"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9895619515</w:t>
            </w:r>
          </w:p>
        </w:tc>
      </w:tr>
      <w:tr w:rsidR="00DA0D41" w:rsidRPr="00AA5B98" w14:paraId="7A5A5264"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A3CAC8"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14</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40A73791"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Muriyammood</w:t>
            </w:r>
            <w:proofErr w:type="spellEnd"/>
            <w:r w:rsidRPr="00AA5B98">
              <w:rPr>
                <w:rFonts w:ascii="Times New Roman" w:eastAsia="Garamond" w:hAnsi="Times New Roman" w:cs="Times New Roman"/>
              </w:rPr>
              <w:t xml:space="preserve"> LPS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6A0B9881"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Govt</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9E67D1B"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9961320318</w:t>
            </w:r>
          </w:p>
        </w:tc>
      </w:tr>
      <w:tr w:rsidR="00DA0D41" w:rsidRPr="00AA5B98" w14:paraId="21CC27E6" w14:textId="77777777">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17C182"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r w:rsidRPr="00AA5B98">
              <w:rPr>
                <w:rFonts w:ascii="Times New Roman" w:eastAsia="Garamond" w:hAnsi="Times New Roman" w:cs="Times New Roman"/>
              </w:rPr>
              <w:t>5</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086789BF"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SKV UPS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071C1F0F"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CE03E8A"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9847902559</w:t>
            </w:r>
          </w:p>
        </w:tc>
      </w:tr>
    </w:tbl>
    <w:p w14:paraId="30236E62"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p w14:paraId="5A4E788C"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p w14:paraId="0F736FA0" w14:textId="77777777" w:rsidR="00DA0D41" w:rsidRPr="00AA5B98" w:rsidRDefault="002E2FE5">
      <w:pPr>
        <w:pStyle w:val="Heading3"/>
        <w:jc w:val="left"/>
        <w:rPr>
          <w:rFonts w:ascii="Times New Roman" w:eastAsia="Garamond" w:hAnsi="Times New Roman" w:cs="Times New Roman"/>
          <w:color w:val="000000"/>
        </w:rPr>
      </w:pPr>
      <w:bookmarkStart w:id="321" w:name="_heading=h.2yn7i0syxcqz" w:colFirst="0" w:colLast="0"/>
      <w:bookmarkEnd w:id="321"/>
      <w:r w:rsidRPr="00AA5B98">
        <w:rPr>
          <w:rFonts w:ascii="Times New Roman" w:eastAsia="Garamond" w:hAnsi="Times New Roman" w:cs="Times New Roman"/>
          <w:color w:val="000000"/>
        </w:rPr>
        <w:t xml:space="preserve">1.9. Anganwadi Contact Details </w:t>
      </w:r>
    </w:p>
    <w:p w14:paraId="5A8DFBA7"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tbl>
      <w:tblPr>
        <w:tblStyle w:val="affffffff1"/>
        <w:tblW w:w="889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755"/>
        <w:gridCol w:w="4140"/>
        <w:gridCol w:w="3000"/>
      </w:tblGrid>
      <w:tr w:rsidR="00DA0D41" w:rsidRPr="00AA5B98" w14:paraId="4B493C12" w14:textId="77777777">
        <w:trPr>
          <w:cantSplit/>
          <w:trHeight w:val="285"/>
          <w:tblHeader/>
        </w:trPr>
        <w:tc>
          <w:tcPr>
            <w:tcW w:w="17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FC2E28"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Ward No</w:t>
            </w:r>
          </w:p>
        </w:tc>
        <w:tc>
          <w:tcPr>
            <w:tcW w:w="4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836B01"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Name of Anganwadi Teachers</w:t>
            </w:r>
          </w:p>
        </w:tc>
        <w:tc>
          <w:tcPr>
            <w:tcW w:w="3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ACE139"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 number</w:t>
            </w:r>
          </w:p>
        </w:tc>
      </w:tr>
      <w:tr w:rsidR="00DA0D41" w:rsidRPr="00AA5B98" w14:paraId="4571D69F" w14:textId="77777777">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925BC0"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10</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30D6AD17"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Akhila</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36BB2B1D"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8714412968</w:t>
            </w:r>
          </w:p>
        </w:tc>
      </w:tr>
      <w:tr w:rsidR="00DA0D41" w:rsidRPr="00AA5B98" w14:paraId="4978C1E7" w14:textId="77777777">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43587F"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10</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21A6C599"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sobhana</w:t>
            </w:r>
            <w:proofErr w:type="spellEnd"/>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15F740AC"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9567405388</w:t>
            </w:r>
          </w:p>
        </w:tc>
      </w:tr>
      <w:tr w:rsidR="00DA0D41" w:rsidRPr="00AA5B98" w14:paraId="370F47A6" w14:textId="77777777">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B39655"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10</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5C9B056E"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Latha </w:t>
            </w:r>
            <w:proofErr w:type="spellStart"/>
            <w:r w:rsidRPr="00AA5B98">
              <w:rPr>
                <w:rFonts w:ascii="Times New Roman" w:eastAsia="Garamond" w:hAnsi="Times New Roman" w:cs="Times New Roman"/>
              </w:rPr>
              <w:t>sankar</w:t>
            </w:r>
            <w:proofErr w:type="spellEnd"/>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22C42E6"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9747206687</w:t>
            </w:r>
          </w:p>
        </w:tc>
      </w:tr>
      <w:tr w:rsidR="00DA0D41" w:rsidRPr="00AA5B98" w14:paraId="06DC6EB5" w14:textId="77777777">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3C79D4"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0B1AA1A5"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Saraswathy amma</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17B7F270"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7356997059</w:t>
            </w:r>
          </w:p>
        </w:tc>
      </w:tr>
      <w:tr w:rsidR="00DA0D41" w:rsidRPr="00AA5B98" w14:paraId="253E850E" w14:textId="77777777">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8FDC30"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14</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16FEED64"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Beenakumari</w:t>
            </w:r>
            <w:proofErr w:type="spellEnd"/>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CE5C189"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9544104663</w:t>
            </w:r>
          </w:p>
        </w:tc>
      </w:tr>
      <w:tr w:rsidR="00DA0D41" w:rsidRPr="00AA5B98" w14:paraId="28D2C9CB" w14:textId="77777777">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832D38"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456AB3F5"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Sini</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9868616"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9207017577</w:t>
            </w:r>
          </w:p>
        </w:tc>
      </w:tr>
    </w:tbl>
    <w:p w14:paraId="39943562"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p w14:paraId="05D0B2C4"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tbl>
      <w:tblPr>
        <w:tblStyle w:val="affffffff2"/>
        <w:tblW w:w="765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140"/>
        <w:gridCol w:w="4500"/>
        <w:gridCol w:w="2010"/>
      </w:tblGrid>
      <w:tr w:rsidR="00DA0D41" w:rsidRPr="00AA5B98" w14:paraId="51533359" w14:textId="77777777">
        <w:trPr>
          <w:cantSplit/>
          <w:trHeight w:val="571"/>
          <w:tblHeader/>
        </w:trPr>
        <w:tc>
          <w:tcPr>
            <w:tcW w:w="1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66CB97"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Ward No</w:t>
            </w: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C9D3726"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Anganwadi No and Name of Teacher</w:t>
            </w:r>
          </w:p>
        </w:tc>
        <w:tc>
          <w:tcPr>
            <w:tcW w:w="20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5977BC"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 number</w:t>
            </w:r>
          </w:p>
        </w:tc>
      </w:tr>
      <w:tr w:rsidR="00DA0D41" w:rsidRPr="00AA5B98" w14:paraId="58D54983" w14:textId="77777777">
        <w:trPr>
          <w:cantSplit/>
          <w:trHeight w:val="571"/>
          <w:tblHeader/>
        </w:trPr>
        <w:tc>
          <w:tcPr>
            <w:tcW w:w="114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5C52E"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13</w:t>
            </w:r>
            <w:r w:rsidRPr="00AA5B98">
              <w:rPr>
                <w:rFonts w:ascii="Times New Roman" w:eastAsia="Garamond" w:hAnsi="Times New Roman" w:cs="Times New Roman"/>
                <w:color w:val="000000"/>
              </w:rPr>
              <w:t xml:space="preserve"> </w:t>
            </w:r>
          </w:p>
          <w:p w14:paraId="2CCA6C79"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3</w:t>
            </w:r>
            <w:r w:rsidRPr="00AA5B98">
              <w:rPr>
                <w:rFonts w:ascii="Times New Roman" w:eastAsia="Garamond" w:hAnsi="Times New Roman" w:cs="Times New Roman"/>
                <w:color w:val="000000"/>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6CB0340C" w14:textId="77777777" w:rsidR="00DA0D41" w:rsidRPr="00AA5B98" w:rsidRDefault="002E2FE5">
            <w:pPr>
              <w:numPr>
                <w:ilvl w:val="0"/>
                <w:numId w:val="7"/>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Vilasini</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3EC9A53F"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7306936775</w:t>
            </w:r>
          </w:p>
        </w:tc>
      </w:tr>
      <w:tr w:rsidR="00DA0D41" w:rsidRPr="00AA5B98" w14:paraId="794CB371" w14:textId="77777777">
        <w:trPr>
          <w:cantSplit/>
          <w:trHeight w:val="571"/>
          <w:tblHeader/>
        </w:trPr>
        <w:tc>
          <w:tcPr>
            <w:tcW w:w="114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720873"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6BADFCB" w14:textId="77777777" w:rsidR="00DA0D41" w:rsidRPr="00AA5B98" w:rsidRDefault="002E2FE5">
            <w:pPr>
              <w:numPr>
                <w:ilvl w:val="0"/>
                <w:numId w:val="7"/>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Saraswathy</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A285B8A"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8547470825</w:t>
            </w:r>
          </w:p>
        </w:tc>
      </w:tr>
      <w:tr w:rsidR="00DA0D41" w:rsidRPr="00AA5B98" w14:paraId="748C294B"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8CEF10"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3</w:t>
            </w:r>
            <w:r w:rsidRPr="00AA5B98">
              <w:rPr>
                <w:rFonts w:ascii="Times New Roman" w:eastAsia="Garamond" w:hAnsi="Times New Roman" w:cs="Times New Roman"/>
                <w:color w:val="000000"/>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FBBF9C6"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proofErr w:type="spellStart"/>
            <w:r w:rsidRPr="00AA5B98">
              <w:rPr>
                <w:rFonts w:ascii="Times New Roman" w:eastAsia="Garamond" w:hAnsi="Times New Roman" w:cs="Times New Roman"/>
              </w:rPr>
              <w:t>soniya</w:t>
            </w:r>
            <w:proofErr w:type="spellEnd"/>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96A0D46"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7356819659</w:t>
            </w:r>
          </w:p>
        </w:tc>
      </w:tr>
      <w:tr w:rsidR="00DA0D41" w:rsidRPr="00AA5B98" w14:paraId="2EAB7CD9" w14:textId="77777777">
        <w:trPr>
          <w:cantSplit/>
          <w:trHeight w:val="571"/>
          <w:tblHeader/>
        </w:trPr>
        <w:tc>
          <w:tcPr>
            <w:tcW w:w="114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190D9E"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w:t>
            </w:r>
          </w:p>
          <w:p w14:paraId="1C2C4B7B"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rPr>
            </w:pPr>
            <w:r w:rsidRPr="00AA5B98">
              <w:rPr>
                <w:rFonts w:ascii="Times New Roman" w:eastAsia="Garamond" w:hAnsi="Times New Roman" w:cs="Times New Roman"/>
              </w:rPr>
              <w:t>6</w:t>
            </w:r>
          </w:p>
          <w:p w14:paraId="6A58626E" w14:textId="77777777" w:rsidR="00DA0D41" w:rsidRPr="00AA5B98" w:rsidRDefault="002E2FE5">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4</w:t>
            </w:r>
            <w:r w:rsidRPr="00AA5B98">
              <w:rPr>
                <w:rFonts w:ascii="Times New Roman" w:eastAsia="Garamond" w:hAnsi="Times New Roman" w:cs="Times New Roman"/>
                <w:color w:val="000000"/>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BC5115E" w14:textId="77777777" w:rsidR="00DA0D41" w:rsidRPr="00AA5B98" w:rsidRDefault="002E2FE5">
            <w:pPr>
              <w:numPr>
                <w:ilvl w:val="0"/>
                <w:numId w:val="10"/>
              </w:num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Indhulekha</w:t>
            </w:r>
            <w:proofErr w:type="spellEnd"/>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32382335"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8606369514</w:t>
            </w:r>
          </w:p>
        </w:tc>
      </w:tr>
      <w:tr w:rsidR="00DA0D41" w:rsidRPr="00AA5B98" w14:paraId="7AB6489C" w14:textId="77777777">
        <w:trPr>
          <w:cantSplit/>
          <w:trHeight w:val="571"/>
          <w:tblHeader/>
        </w:trPr>
        <w:tc>
          <w:tcPr>
            <w:tcW w:w="114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E16D73"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A30755E" w14:textId="77777777" w:rsidR="00DA0D41" w:rsidRPr="00AA5B98" w:rsidRDefault="002E2FE5">
            <w:pPr>
              <w:numPr>
                <w:ilvl w:val="0"/>
                <w:numId w:val="10"/>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Bindhu</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301397E0"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9562144826</w:t>
            </w:r>
          </w:p>
        </w:tc>
      </w:tr>
      <w:tr w:rsidR="00DA0D41" w:rsidRPr="00AA5B98" w14:paraId="606B8256" w14:textId="77777777">
        <w:trPr>
          <w:cantSplit/>
          <w:trHeight w:val="571"/>
          <w:tblHeader/>
        </w:trPr>
        <w:tc>
          <w:tcPr>
            <w:tcW w:w="114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0C7984" w14:textId="77777777" w:rsidR="00DA0D41" w:rsidRPr="00AA5B98" w:rsidRDefault="00DA0D41">
            <w:pPr>
              <w:widowControl w:val="0"/>
              <w:pBdr>
                <w:top w:val="nil"/>
                <w:left w:val="nil"/>
                <w:bottom w:val="nil"/>
                <w:right w:val="nil"/>
                <w:between w:val="nil"/>
              </w:pBdr>
              <w:jc w:val="left"/>
              <w:rPr>
                <w:rFonts w:ascii="Times New Roman" w:eastAsia="Garamond" w:hAnsi="Times New Roman" w:cs="Times New Roman"/>
                <w:color w:val="000000"/>
              </w:rPr>
            </w:pP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F9E85B4" w14:textId="77777777" w:rsidR="00DA0D41" w:rsidRPr="00AA5B98" w:rsidRDefault="002E2FE5">
            <w:pPr>
              <w:numPr>
                <w:ilvl w:val="0"/>
                <w:numId w:val="10"/>
              </w:num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asha</w:t>
            </w:r>
            <w:proofErr w:type="spellEnd"/>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F7C58E7"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9074461043</w:t>
            </w:r>
          </w:p>
        </w:tc>
      </w:tr>
      <w:tr w:rsidR="00DA0D41" w:rsidRPr="00AA5B98" w14:paraId="0A5E8DCC"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741727"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4</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BA8FAF3"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rPr>
              <w:t>Renjini</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CB01690"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7510429965</w:t>
            </w:r>
          </w:p>
        </w:tc>
      </w:tr>
      <w:tr w:rsidR="00DA0D41" w:rsidRPr="00AA5B98" w14:paraId="75680837"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728BC5"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9</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D68FB68"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rPr>
              <w:t>Thankamma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0F817B68"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8330888176</w:t>
            </w:r>
          </w:p>
        </w:tc>
      </w:tr>
      <w:tr w:rsidR="00DA0D41" w:rsidRPr="00AA5B98" w14:paraId="1A722612"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10121A"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9</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A934D7C"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Sudharma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0103FF3"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9496123858</w:t>
            </w:r>
          </w:p>
        </w:tc>
      </w:tr>
      <w:tr w:rsidR="00DA0D41" w:rsidRPr="00AA5B98" w14:paraId="0B378907"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2B3D62"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2</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DDE9EF6"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rPr>
            </w:pPr>
            <w:proofErr w:type="spellStart"/>
            <w:r w:rsidRPr="00AA5B98">
              <w:rPr>
                <w:rFonts w:ascii="Times New Roman" w:eastAsia="Garamond" w:hAnsi="Times New Roman" w:cs="Times New Roman"/>
              </w:rPr>
              <w:t>Prasudha</w:t>
            </w:r>
            <w:proofErr w:type="spellEnd"/>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00850C5A"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8086929955</w:t>
            </w:r>
          </w:p>
        </w:tc>
      </w:tr>
      <w:tr w:rsidR="00DA0D41" w:rsidRPr="00AA5B98" w14:paraId="666CEB25"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908B16"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8</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034C385"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Subhadra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033D6C35"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7012147355</w:t>
            </w:r>
          </w:p>
        </w:tc>
      </w:tr>
      <w:tr w:rsidR="00DA0D41" w:rsidRPr="00AA5B98" w14:paraId="64E20D4A"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85D400"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8</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82301A7"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Beena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2035509"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9495116324</w:t>
            </w:r>
          </w:p>
        </w:tc>
      </w:tr>
      <w:tr w:rsidR="00DA0D41" w:rsidRPr="00AA5B98" w14:paraId="49516EFA"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24B39D"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8</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E0B5ECF"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Surya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2540FDB2"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9645561819</w:t>
            </w:r>
          </w:p>
        </w:tc>
      </w:tr>
      <w:tr w:rsidR="00DA0D41" w:rsidRPr="00AA5B98" w14:paraId="59E75A6E"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1B5A71"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5</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386970ED"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rPr>
            </w:pPr>
            <w:proofErr w:type="spellStart"/>
            <w:r w:rsidRPr="00AA5B98">
              <w:rPr>
                <w:rFonts w:ascii="Times New Roman" w:eastAsia="Garamond" w:hAnsi="Times New Roman" w:cs="Times New Roman"/>
              </w:rPr>
              <w:t>Sulatha</w:t>
            </w:r>
            <w:proofErr w:type="spellEnd"/>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401DFFB3"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9496040946</w:t>
            </w:r>
          </w:p>
        </w:tc>
      </w:tr>
      <w:tr w:rsidR="00DA0D41" w:rsidRPr="00AA5B98" w14:paraId="78A573F7"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851716"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7</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BD37AC3"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Sandhya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B196786"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9207160447</w:t>
            </w:r>
          </w:p>
        </w:tc>
      </w:tr>
      <w:tr w:rsidR="00DA0D41" w:rsidRPr="00AA5B98" w14:paraId="23892A4C" w14:textId="77777777">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5EC755" w14:textId="77777777" w:rsidR="00DA0D41" w:rsidRPr="00AA5B98" w:rsidRDefault="002E2FE5">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8</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5120AC8" w14:textId="77777777" w:rsidR="00DA0D41" w:rsidRPr="00AA5B98" w:rsidRDefault="002E2FE5">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Renju</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0345AB8" w14:textId="77777777" w:rsidR="00DA0D41" w:rsidRPr="00AA5B98" w:rsidRDefault="002E2FE5">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9061117065</w:t>
            </w:r>
          </w:p>
        </w:tc>
      </w:tr>
    </w:tbl>
    <w:p w14:paraId="60287D59"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p w14:paraId="0C5DB413"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p w14:paraId="01D1F03B" w14:textId="77777777" w:rsidR="00DA0D41" w:rsidRPr="00AA5B98" w:rsidRDefault="00DA0D41">
      <w:pPr>
        <w:pBdr>
          <w:top w:val="nil"/>
          <w:left w:val="nil"/>
          <w:bottom w:val="nil"/>
          <w:right w:val="nil"/>
          <w:between w:val="nil"/>
        </w:pBdr>
        <w:jc w:val="left"/>
        <w:rPr>
          <w:rFonts w:ascii="Times New Roman" w:eastAsia="Garamond" w:hAnsi="Times New Roman" w:cs="Times New Roman"/>
          <w:color w:val="000000"/>
        </w:rPr>
      </w:pPr>
    </w:p>
    <w:p w14:paraId="6DF9CB2B" w14:textId="77777777" w:rsidR="00DA0D41" w:rsidRPr="00AA5B98" w:rsidRDefault="002E2FE5">
      <w:pPr>
        <w:pStyle w:val="Heading3"/>
        <w:jc w:val="left"/>
        <w:rPr>
          <w:rFonts w:ascii="Times New Roman" w:eastAsia="Garamond" w:hAnsi="Times New Roman" w:cs="Times New Roman"/>
          <w:color w:val="000000"/>
        </w:rPr>
      </w:pPr>
      <w:bookmarkStart w:id="322" w:name="_heading=h.cmd3ivqkd6s" w:colFirst="0" w:colLast="0"/>
      <w:bookmarkEnd w:id="322"/>
      <w:r w:rsidRPr="00AA5B98">
        <w:rPr>
          <w:rFonts w:ascii="Times New Roman" w:eastAsia="Garamond" w:hAnsi="Times New Roman" w:cs="Times New Roman"/>
          <w:color w:val="000000"/>
        </w:rPr>
        <w:t>1.12. Information regarding resources</w:t>
      </w:r>
    </w:p>
    <w:p w14:paraId="22F4124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tbl>
      <w:tblPr>
        <w:tblStyle w:val="affffffff3"/>
        <w:tblW w:w="9192"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4"/>
        <w:gridCol w:w="3064"/>
        <w:gridCol w:w="3064"/>
      </w:tblGrid>
      <w:tr w:rsidR="00DA0D41" w:rsidRPr="00AA5B98" w14:paraId="1961FFA9" w14:textId="77777777">
        <w:trPr>
          <w:cantSplit/>
          <w:tblHeader/>
        </w:trPr>
        <w:tc>
          <w:tcPr>
            <w:tcW w:w="3064" w:type="dxa"/>
            <w:shd w:val="clear" w:color="auto" w:fill="FFFFFF"/>
            <w:tcMar>
              <w:top w:w="100" w:type="dxa"/>
              <w:left w:w="100" w:type="dxa"/>
              <w:bottom w:w="100" w:type="dxa"/>
              <w:right w:w="100" w:type="dxa"/>
            </w:tcMar>
          </w:tcPr>
          <w:p w14:paraId="086D2C19"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Means of transportation</w:t>
            </w:r>
          </w:p>
        </w:tc>
        <w:tc>
          <w:tcPr>
            <w:tcW w:w="3064" w:type="dxa"/>
            <w:shd w:val="clear" w:color="auto" w:fill="FFFFFF"/>
            <w:tcMar>
              <w:top w:w="100" w:type="dxa"/>
              <w:left w:w="100" w:type="dxa"/>
              <w:bottom w:w="100" w:type="dxa"/>
              <w:right w:w="100" w:type="dxa"/>
            </w:tcMar>
          </w:tcPr>
          <w:p w14:paraId="5F415E72"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Name of Owner</w:t>
            </w:r>
          </w:p>
        </w:tc>
        <w:tc>
          <w:tcPr>
            <w:tcW w:w="3064" w:type="dxa"/>
            <w:shd w:val="clear" w:color="auto" w:fill="FFFFFF"/>
            <w:tcMar>
              <w:top w:w="100" w:type="dxa"/>
              <w:left w:w="100" w:type="dxa"/>
              <w:bottom w:w="100" w:type="dxa"/>
              <w:right w:w="100" w:type="dxa"/>
            </w:tcMar>
          </w:tcPr>
          <w:p w14:paraId="69D1316D"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 Number</w:t>
            </w:r>
          </w:p>
        </w:tc>
      </w:tr>
      <w:tr w:rsidR="00DA0D41" w:rsidRPr="00AA5B98" w14:paraId="28E8A301" w14:textId="77777777">
        <w:trPr>
          <w:cantSplit/>
          <w:tblHeader/>
        </w:trPr>
        <w:tc>
          <w:tcPr>
            <w:tcW w:w="3064" w:type="dxa"/>
            <w:tcMar>
              <w:top w:w="100" w:type="dxa"/>
              <w:left w:w="100" w:type="dxa"/>
              <w:bottom w:w="100" w:type="dxa"/>
              <w:right w:w="100" w:type="dxa"/>
            </w:tcMar>
          </w:tcPr>
          <w:p w14:paraId="5F99C0CC"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Heavy Trucks</w:t>
            </w:r>
          </w:p>
        </w:tc>
        <w:tc>
          <w:tcPr>
            <w:tcW w:w="3064" w:type="dxa"/>
            <w:tcMar>
              <w:top w:w="100" w:type="dxa"/>
              <w:left w:w="100" w:type="dxa"/>
              <w:bottom w:w="100" w:type="dxa"/>
              <w:right w:w="100" w:type="dxa"/>
            </w:tcMar>
          </w:tcPr>
          <w:p w14:paraId="28863A1D"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Subhash</w:t>
            </w:r>
          </w:p>
        </w:tc>
        <w:tc>
          <w:tcPr>
            <w:tcW w:w="3064" w:type="dxa"/>
            <w:tcMar>
              <w:top w:w="100" w:type="dxa"/>
              <w:left w:w="100" w:type="dxa"/>
              <w:bottom w:w="100" w:type="dxa"/>
              <w:right w:w="100" w:type="dxa"/>
            </w:tcMar>
          </w:tcPr>
          <w:p w14:paraId="40702282"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9446541359</w:t>
            </w:r>
          </w:p>
        </w:tc>
      </w:tr>
      <w:tr w:rsidR="00DA0D41" w:rsidRPr="00AA5B98" w14:paraId="7C33A02A" w14:textId="77777777">
        <w:trPr>
          <w:cantSplit/>
          <w:tblHeader/>
        </w:trPr>
        <w:tc>
          <w:tcPr>
            <w:tcW w:w="3064" w:type="dxa"/>
            <w:tcMar>
              <w:top w:w="100" w:type="dxa"/>
              <w:left w:w="100" w:type="dxa"/>
              <w:bottom w:w="100" w:type="dxa"/>
              <w:right w:w="100" w:type="dxa"/>
            </w:tcMar>
          </w:tcPr>
          <w:p w14:paraId="7FC225AA"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Tractor</w:t>
            </w:r>
          </w:p>
        </w:tc>
        <w:tc>
          <w:tcPr>
            <w:tcW w:w="3064" w:type="dxa"/>
            <w:tcMar>
              <w:top w:w="100" w:type="dxa"/>
              <w:left w:w="100" w:type="dxa"/>
              <w:bottom w:w="100" w:type="dxa"/>
              <w:right w:w="100" w:type="dxa"/>
            </w:tcMar>
          </w:tcPr>
          <w:p w14:paraId="562BF5D3"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Thulasi</w:t>
            </w:r>
          </w:p>
        </w:tc>
        <w:tc>
          <w:tcPr>
            <w:tcW w:w="3064" w:type="dxa"/>
            <w:tcMar>
              <w:top w:w="100" w:type="dxa"/>
              <w:left w:w="100" w:type="dxa"/>
              <w:bottom w:w="100" w:type="dxa"/>
              <w:right w:w="100" w:type="dxa"/>
            </w:tcMar>
          </w:tcPr>
          <w:p w14:paraId="6F827E49"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9847811580</w:t>
            </w:r>
          </w:p>
        </w:tc>
      </w:tr>
      <w:tr w:rsidR="00DA0D41" w:rsidRPr="00AA5B98" w14:paraId="0A72BAF7" w14:textId="77777777">
        <w:trPr>
          <w:cantSplit/>
          <w:tblHeader/>
        </w:trPr>
        <w:tc>
          <w:tcPr>
            <w:tcW w:w="3064" w:type="dxa"/>
            <w:tcMar>
              <w:top w:w="100" w:type="dxa"/>
              <w:left w:w="100" w:type="dxa"/>
              <w:bottom w:w="100" w:type="dxa"/>
              <w:right w:w="100" w:type="dxa"/>
            </w:tcMar>
          </w:tcPr>
          <w:p w14:paraId="63946FF4"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Ambulances</w:t>
            </w:r>
          </w:p>
        </w:tc>
        <w:tc>
          <w:tcPr>
            <w:tcW w:w="3064" w:type="dxa"/>
            <w:tcMar>
              <w:top w:w="100" w:type="dxa"/>
              <w:left w:w="100" w:type="dxa"/>
              <w:bottom w:w="100" w:type="dxa"/>
              <w:right w:w="100" w:type="dxa"/>
            </w:tcMar>
          </w:tcPr>
          <w:p w14:paraId="5097D7DB"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Shibu</w:t>
            </w:r>
          </w:p>
        </w:tc>
        <w:tc>
          <w:tcPr>
            <w:tcW w:w="3064" w:type="dxa"/>
            <w:tcMar>
              <w:top w:w="100" w:type="dxa"/>
              <w:left w:w="100" w:type="dxa"/>
              <w:bottom w:w="100" w:type="dxa"/>
              <w:right w:w="100" w:type="dxa"/>
            </w:tcMar>
          </w:tcPr>
          <w:p w14:paraId="6C40BBD5"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9447364926</w:t>
            </w:r>
          </w:p>
        </w:tc>
      </w:tr>
      <w:tr w:rsidR="00DA0D41" w:rsidRPr="00AA5B98" w14:paraId="0953FFD5" w14:textId="77777777">
        <w:trPr>
          <w:cantSplit/>
          <w:tblHeader/>
        </w:trPr>
        <w:tc>
          <w:tcPr>
            <w:tcW w:w="3064" w:type="dxa"/>
            <w:tcMar>
              <w:top w:w="100" w:type="dxa"/>
              <w:left w:w="100" w:type="dxa"/>
              <w:bottom w:w="100" w:type="dxa"/>
              <w:right w:w="100" w:type="dxa"/>
            </w:tcMar>
          </w:tcPr>
          <w:p w14:paraId="6E7B4E73"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Boats</w:t>
            </w:r>
          </w:p>
        </w:tc>
        <w:tc>
          <w:tcPr>
            <w:tcW w:w="3064" w:type="dxa"/>
            <w:tcMar>
              <w:top w:w="100" w:type="dxa"/>
              <w:left w:w="100" w:type="dxa"/>
              <w:bottom w:w="100" w:type="dxa"/>
              <w:right w:w="100" w:type="dxa"/>
            </w:tcMar>
          </w:tcPr>
          <w:p w14:paraId="0B7D7EE0" w14:textId="348D39D0" w:rsidR="00DA0D41" w:rsidRPr="00AA5B98" w:rsidRDefault="000045A7">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w:t>
            </w:r>
          </w:p>
        </w:tc>
        <w:tc>
          <w:tcPr>
            <w:tcW w:w="3064" w:type="dxa"/>
            <w:tcMar>
              <w:top w:w="100" w:type="dxa"/>
              <w:left w:w="100" w:type="dxa"/>
              <w:bottom w:w="100" w:type="dxa"/>
              <w:right w:w="100" w:type="dxa"/>
            </w:tcMar>
          </w:tcPr>
          <w:p w14:paraId="68791CD5" w14:textId="28EFAF64" w:rsidR="00DA0D41" w:rsidRPr="00AA5B98" w:rsidRDefault="000045A7">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w:t>
            </w:r>
          </w:p>
        </w:tc>
      </w:tr>
      <w:tr w:rsidR="00DA0D41" w:rsidRPr="00AA5B98" w14:paraId="136DD260" w14:textId="77777777">
        <w:trPr>
          <w:cantSplit/>
          <w:tblHeader/>
        </w:trPr>
        <w:tc>
          <w:tcPr>
            <w:tcW w:w="3064" w:type="dxa"/>
            <w:tcMar>
              <w:top w:w="100" w:type="dxa"/>
              <w:left w:w="100" w:type="dxa"/>
              <w:bottom w:w="100" w:type="dxa"/>
              <w:right w:w="100" w:type="dxa"/>
            </w:tcMar>
          </w:tcPr>
          <w:p w14:paraId="768A49CB"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Taxi service</w:t>
            </w:r>
          </w:p>
        </w:tc>
        <w:tc>
          <w:tcPr>
            <w:tcW w:w="3064" w:type="dxa"/>
            <w:tcMar>
              <w:top w:w="100" w:type="dxa"/>
              <w:left w:w="100" w:type="dxa"/>
              <w:bottom w:w="100" w:type="dxa"/>
              <w:right w:w="100" w:type="dxa"/>
            </w:tcMar>
          </w:tcPr>
          <w:p w14:paraId="323DF286"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Renjith</w:t>
            </w:r>
          </w:p>
        </w:tc>
        <w:tc>
          <w:tcPr>
            <w:tcW w:w="3064" w:type="dxa"/>
            <w:tcMar>
              <w:top w:w="100" w:type="dxa"/>
              <w:left w:w="100" w:type="dxa"/>
              <w:bottom w:w="100" w:type="dxa"/>
              <w:right w:w="100" w:type="dxa"/>
            </w:tcMar>
          </w:tcPr>
          <w:p w14:paraId="0D8DC93D" w14:textId="77777777" w:rsidR="00DA0D41" w:rsidRPr="00AA5B98" w:rsidRDefault="002E2FE5">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7025210002</w:t>
            </w:r>
          </w:p>
        </w:tc>
      </w:tr>
    </w:tbl>
    <w:p w14:paraId="772C5C9A"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7BE974D5" w14:textId="77777777" w:rsidR="00DA0D41" w:rsidRPr="00AA5B98" w:rsidRDefault="002E2FE5">
      <w:pPr>
        <w:pBdr>
          <w:top w:val="nil"/>
          <w:left w:val="nil"/>
          <w:bottom w:val="nil"/>
          <w:right w:val="nil"/>
          <w:between w:val="nil"/>
        </w:pBdr>
        <w:rPr>
          <w:rFonts w:ascii="Times New Roman" w:eastAsia="Garamond" w:hAnsi="Times New Roman" w:cs="Times New Roman"/>
          <w:color w:val="000000"/>
        </w:rPr>
      </w:pPr>
      <w:r w:rsidRPr="00AA5B98">
        <w:rPr>
          <w:rFonts w:ascii="Times New Roman" w:hAnsi="Times New Roman" w:cs="Times New Roman"/>
        </w:rPr>
        <w:br w:type="page"/>
      </w:r>
    </w:p>
    <w:p w14:paraId="4633F701" w14:textId="77777777" w:rsidR="00DA0D41" w:rsidRPr="00AA5B98" w:rsidRDefault="002E2FE5">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b/>
          <w:bCs/>
          <w:color w:val="000000"/>
          <w:sz w:val="32"/>
          <w:szCs w:val="32"/>
        </w:rPr>
        <w:lastRenderedPageBreak/>
        <w:t xml:space="preserve">Annexure 1: LSG Baseline Data Collection Format </w:t>
      </w:r>
    </w:p>
    <w:p w14:paraId="5297C34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A. Baseline data</w:t>
      </w:r>
    </w:p>
    <w:tbl>
      <w:tblPr>
        <w:tblStyle w:val="affffffff4"/>
        <w:tblW w:w="667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765"/>
        <w:gridCol w:w="3675"/>
        <w:gridCol w:w="2235"/>
      </w:tblGrid>
      <w:tr w:rsidR="00FC3302" w:rsidRPr="00AA5B98" w14:paraId="3DCAAE0B" w14:textId="77777777" w:rsidTr="00FC3302">
        <w:trPr>
          <w:cantSplit/>
          <w:trHeight w:val="20"/>
          <w:tblHeader/>
        </w:trPr>
        <w:tc>
          <w:tcPr>
            <w:tcW w:w="7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2BFD99" w14:textId="77777777" w:rsidR="00FC3302" w:rsidRPr="00AA5B98" w:rsidRDefault="00FC3302">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Sl. No.</w:t>
            </w:r>
          </w:p>
        </w:tc>
        <w:tc>
          <w:tcPr>
            <w:tcW w:w="367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9AC98E4" w14:textId="77777777" w:rsidR="00FC3302" w:rsidRPr="00AA5B98" w:rsidRDefault="00FC3302">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Indicator / Field</w:t>
            </w:r>
          </w:p>
        </w:tc>
        <w:tc>
          <w:tcPr>
            <w:tcW w:w="223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D725984" w14:textId="77777777" w:rsidR="00FC3302" w:rsidRPr="00AA5B98" w:rsidRDefault="00FC3302">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Baseline Data</w:t>
            </w:r>
          </w:p>
        </w:tc>
      </w:tr>
      <w:tr w:rsidR="00FC3302" w:rsidRPr="00AA5B98" w14:paraId="201AFBD5" w14:textId="77777777" w:rsidTr="00FC3302">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383A102" w14:textId="77777777" w:rsidR="00FC3302" w:rsidRPr="00AA5B98" w:rsidRDefault="00FC3302">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0BC4885F"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Name of LSG</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DB0524C"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Cheppad</w:t>
            </w:r>
            <w:proofErr w:type="spellEnd"/>
          </w:p>
        </w:tc>
      </w:tr>
      <w:tr w:rsidR="00FC3302" w:rsidRPr="00AA5B98" w14:paraId="1F6CE1BF" w14:textId="77777777" w:rsidTr="00FC3302">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3BCC22" w14:textId="77777777" w:rsidR="00FC3302" w:rsidRPr="00AA5B98" w:rsidRDefault="00FC3302">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7F12FF34"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District</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16D55957"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Alappuzha</w:t>
            </w:r>
          </w:p>
        </w:tc>
      </w:tr>
      <w:tr w:rsidR="00FC3302" w:rsidRPr="00AA5B98" w14:paraId="389F01FC" w14:textId="77777777" w:rsidTr="00FC3302">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F1D2DAF" w14:textId="77777777" w:rsidR="00FC3302" w:rsidRPr="00AA5B98" w:rsidRDefault="00FC3302">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0D6E6F7D"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Block / Taluk</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60B7CAE0"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Muthukulam</w:t>
            </w:r>
            <w:proofErr w:type="spellEnd"/>
          </w:p>
        </w:tc>
      </w:tr>
      <w:tr w:rsidR="00FC3302" w:rsidRPr="00AA5B98" w14:paraId="79B130CC" w14:textId="77777777" w:rsidTr="00FC3302">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71BF55E" w14:textId="77777777" w:rsidR="00FC3302" w:rsidRPr="00AA5B98" w:rsidRDefault="00FC3302">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16A0E24E"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Type of LSG (Gram Panchayat / Municipality / Corporation)</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351684EE"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G</w:t>
            </w:r>
            <w:r w:rsidRPr="00AA5B98">
              <w:rPr>
                <w:rFonts w:ascii="Times New Roman" w:eastAsia="Garamond" w:hAnsi="Times New Roman" w:cs="Times New Roman"/>
              </w:rPr>
              <w:t>ramapanchayath</w:t>
            </w:r>
            <w:proofErr w:type="spellEnd"/>
          </w:p>
        </w:tc>
      </w:tr>
      <w:tr w:rsidR="00FC3302" w:rsidRPr="00AA5B98" w14:paraId="3BB92B5E" w14:textId="77777777" w:rsidTr="00FC3302">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DA9F3EE" w14:textId="77777777" w:rsidR="00FC3302" w:rsidRPr="00AA5B98" w:rsidRDefault="00FC3302">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1BFFA1A4"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Area (sq. km)</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38E8E28D"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!2.7</w:t>
            </w:r>
          </w:p>
        </w:tc>
      </w:tr>
      <w:tr w:rsidR="00FC3302" w:rsidRPr="00AA5B98" w14:paraId="74748041" w14:textId="77777777" w:rsidTr="00FC3302">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9C18266" w14:textId="77777777" w:rsidR="00FC3302" w:rsidRPr="00AA5B98" w:rsidRDefault="00FC3302">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1FB46750"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No. of wards</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66EC1CE3"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16</w:t>
            </w:r>
          </w:p>
        </w:tc>
      </w:tr>
      <w:tr w:rsidR="00FC3302" w:rsidRPr="00AA5B98" w14:paraId="5480CEBF" w14:textId="77777777" w:rsidTr="00FC3302">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46938F2" w14:textId="77777777" w:rsidR="00FC3302" w:rsidRPr="00AA5B98" w:rsidRDefault="00FC3302">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43BA7527"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GIS boundary file available </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632D3FD1"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(Yes/No)</w:t>
            </w:r>
          </w:p>
        </w:tc>
      </w:tr>
      <w:tr w:rsidR="00FC3302" w:rsidRPr="00AA5B98" w14:paraId="42685034" w14:textId="77777777" w:rsidTr="00FC3302">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C885D4F" w14:textId="77777777" w:rsidR="00FC3302" w:rsidRPr="00AA5B98" w:rsidRDefault="00FC3302">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46709D6E" w14:textId="77777777"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Key contact person &amp; phone</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69545701" w14:textId="6260FDE0" w:rsidR="00FC3302" w:rsidRPr="00AA5B98" w:rsidRDefault="00FC3302">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00D640E5" w:rsidRPr="00AA5B98">
              <w:rPr>
                <w:rFonts w:ascii="Times New Roman" w:eastAsia="Garamond" w:hAnsi="Times New Roman" w:cs="Times New Roman"/>
                <w:color w:val="000000"/>
              </w:rPr>
              <w:t>HI</w:t>
            </w:r>
          </w:p>
        </w:tc>
      </w:tr>
    </w:tbl>
    <w:p w14:paraId="36D9A88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5722B0AF"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b/>
          <w:bCs/>
          <w:color w:val="000000"/>
        </w:rPr>
        <w:t>B. Demography</w:t>
      </w:r>
    </w:p>
    <w:tbl>
      <w:tblPr>
        <w:tblStyle w:val="affffffff5"/>
        <w:tblW w:w="594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70"/>
      </w:tblGrid>
      <w:tr w:rsidR="00D640E5" w:rsidRPr="00AA5B98" w14:paraId="3E9F0060" w14:textId="77777777" w:rsidTr="00D640E5">
        <w:trPr>
          <w:cantSplit/>
          <w:trHeight w:val="20"/>
          <w:tblHeader/>
        </w:trPr>
        <w:tc>
          <w:tcPr>
            <w:tcW w:w="29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E11685" w14:textId="77777777" w:rsidR="00D640E5" w:rsidRPr="00AA5B98" w:rsidRDefault="00D640E5">
            <w:pPr>
              <w:pBdr>
                <w:top w:val="nil"/>
                <w:left w:val="nil"/>
                <w:bottom w:val="nil"/>
                <w:right w:val="nil"/>
                <w:between w:val="nil"/>
              </w:pBdr>
              <w:spacing w:before="240" w:line="240" w:lineRule="auto"/>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Indicator / Field</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E29CA34" w14:textId="77777777" w:rsidR="00D640E5" w:rsidRPr="00AA5B98" w:rsidRDefault="00D640E5">
            <w:pPr>
              <w:pBdr>
                <w:top w:val="nil"/>
                <w:left w:val="nil"/>
                <w:bottom w:val="nil"/>
                <w:right w:val="nil"/>
                <w:between w:val="nil"/>
              </w:pBdr>
              <w:spacing w:before="240" w:line="240" w:lineRule="auto"/>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Baseline Data</w:t>
            </w:r>
          </w:p>
        </w:tc>
      </w:tr>
      <w:tr w:rsidR="00D640E5" w:rsidRPr="00AA5B98" w14:paraId="58134A5D" w14:textId="77777777" w:rsidTr="00D640E5">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DE4554"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Total population</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0E169B49"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22912</w:t>
            </w:r>
          </w:p>
        </w:tc>
      </w:tr>
      <w:tr w:rsidR="00D640E5" w:rsidRPr="00AA5B98" w14:paraId="2FDE5239" w14:textId="77777777" w:rsidTr="00D640E5">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718AA6C"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Males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084EECDF"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10618</w:t>
            </w:r>
          </w:p>
        </w:tc>
      </w:tr>
      <w:tr w:rsidR="00D640E5" w:rsidRPr="00AA5B98" w14:paraId="0BBE5894" w14:textId="77777777" w:rsidTr="00D640E5">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F052A32"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Females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0430CA09"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12294</w:t>
            </w:r>
          </w:p>
        </w:tc>
      </w:tr>
      <w:tr w:rsidR="00D640E5" w:rsidRPr="00AA5B98" w14:paraId="0F2D055B" w14:textId="77777777" w:rsidTr="00D640E5">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58D798"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Transgender population</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0B53B40B"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D640E5" w:rsidRPr="00AA5B98" w14:paraId="2DC9F4DE" w14:textId="77777777" w:rsidTr="00D640E5">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D331A32"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Age distribution</w:t>
            </w:r>
          </w:p>
          <w:p w14:paraId="3C80DB76" w14:textId="77777777" w:rsidR="00D640E5" w:rsidRPr="00AA5B98" w:rsidRDefault="00D640E5">
            <w:pPr>
              <w:pBdr>
                <w:top w:val="nil"/>
                <w:left w:val="nil"/>
                <w:bottom w:val="nil"/>
                <w:right w:val="nil"/>
                <w:between w:val="nil"/>
              </w:pBdr>
              <w:spacing w:line="240" w:lineRule="auto"/>
              <w:rPr>
                <w:rFonts w:ascii="Times New Roman" w:eastAsia="Garamond" w:hAnsi="Times New Roman" w:cs="Times New Roman"/>
                <w:color w:val="000000"/>
              </w:rPr>
            </w:pPr>
            <w:sdt>
              <w:sdtPr>
                <w:rPr>
                  <w:rFonts w:ascii="Times New Roman" w:hAnsi="Times New Roman" w:cs="Times New Roman"/>
                </w:rPr>
                <w:tag w:val="goog_rdk_355"/>
                <w:id w:val="1641818259"/>
              </w:sdtPr>
              <w:sdtContent>
                <w:r w:rsidRPr="00AA5B98">
                  <w:rPr>
                    <w:rFonts w:ascii="Times New Roman" w:eastAsia="Gungsuh" w:hAnsi="Times New Roman" w:cs="Times New Roman"/>
                    <w:color w:val="000000"/>
                  </w:rPr>
                  <w:t>(&lt;5, 5–14, 15–59, ≥60)</w:t>
                </w:r>
              </w:sdtContent>
            </w:sdt>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36701BE7"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above 60-4473</w:t>
            </w:r>
          </w:p>
        </w:tc>
      </w:tr>
      <w:tr w:rsidR="00D640E5" w:rsidRPr="00AA5B98" w14:paraId="099B7193" w14:textId="77777777" w:rsidTr="00D640E5">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7C3A57E"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No. of households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67B09921"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6096</w:t>
            </w:r>
          </w:p>
        </w:tc>
      </w:tr>
      <w:tr w:rsidR="00D640E5" w:rsidRPr="00AA5B98" w14:paraId="241D9BA0" w14:textId="77777777" w:rsidTr="00D640E5">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B60CE06"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Population density (persons/sq.km)</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3BCC89CE"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r w:rsidR="00D640E5" w:rsidRPr="00AA5B98" w14:paraId="4B14658F" w14:textId="77777777" w:rsidTr="00D640E5">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EE800A6"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No. of migrant workers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56DAAA2" w14:textId="6AFC181A"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themeColor="text1"/>
              </w:rPr>
            </w:pPr>
            <w:r w:rsidRPr="00AA5B98">
              <w:rPr>
                <w:rFonts w:ascii="Times New Roman" w:eastAsia="Garamond" w:hAnsi="Times New Roman" w:cs="Times New Roman"/>
                <w:color w:val="000000" w:themeColor="text1"/>
              </w:rPr>
              <w:t xml:space="preserve"> </w:t>
            </w:r>
            <w:r w:rsidR="001B07DE" w:rsidRPr="00AA5B98">
              <w:rPr>
                <w:rFonts w:ascii="Times New Roman" w:eastAsia="Garamond" w:hAnsi="Times New Roman" w:cs="Times New Roman"/>
                <w:color w:val="000000" w:themeColor="text1"/>
              </w:rPr>
              <w:t>86</w:t>
            </w:r>
          </w:p>
        </w:tc>
      </w:tr>
      <w:tr w:rsidR="00D640E5" w:rsidRPr="00AA5B98" w14:paraId="4639E5E3" w14:textId="77777777" w:rsidTr="00D640E5">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888EC59"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Major occupational groups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67E00485" w14:textId="77777777" w:rsidR="00D640E5" w:rsidRPr="00AA5B98" w:rsidRDefault="00D640E5">
            <w:pPr>
              <w:pBdr>
                <w:top w:val="nil"/>
                <w:left w:val="nil"/>
                <w:bottom w:val="nil"/>
                <w:right w:val="nil"/>
                <w:between w:val="nil"/>
              </w:pBdr>
              <w:spacing w:before="240" w:line="240" w:lineRule="auto"/>
              <w:rPr>
                <w:rFonts w:ascii="Times New Roman" w:eastAsia="Garamond" w:hAnsi="Times New Roman" w:cs="Times New Roman"/>
                <w:color w:val="000000" w:themeColor="text1"/>
              </w:rPr>
            </w:pPr>
            <w:r w:rsidRPr="00AA5B98">
              <w:rPr>
                <w:rFonts w:ascii="Times New Roman" w:eastAsia="Garamond" w:hAnsi="Times New Roman" w:cs="Times New Roman"/>
                <w:color w:val="000000" w:themeColor="text1"/>
              </w:rPr>
              <w:t xml:space="preserve"> </w:t>
            </w:r>
            <w:sdt>
              <w:sdtPr>
                <w:rPr>
                  <w:rFonts w:ascii="Times New Roman" w:hAnsi="Times New Roman" w:cs="Times New Roman"/>
                  <w:color w:val="000000" w:themeColor="text1"/>
                </w:rPr>
                <w:tag w:val="goog_rdk_357"/>
                <w:id w:val="1846470570"/>
              </w:sdtPr>
              <w:sdtContent>
                <w:ins w:id="323" w:author="Arogya Cheppad" w:date="2026-02-06T09:51:00Z">
                  <w:r w:rsidRPr="00AA5B98">
                    <w:rPr>
                      <w:rFonts w:ascii="Times New Roman" w:eastAsia="Garamond" w:hAnsi="Times New Roman" w:cs="Times New Roman"/>
                      <w:color w:val="000000" w:themeColor="text1"/>
                    </w:rPr>
                    <w:t>Agricultural labours</w:t>
                  </w:r>
                </w:ins>
              </w:sdtContent>
            </w:sdt>
          </w:p>
        </w:tc>
      </w:tr>
    </w:tbl>
    <w:p w14:paraId="36350A5C" w14:textId="77777777" w:rsidR="00DA0D41" w:rsidRPr="00AA5B98" w:rsidRDefault="00DA0D41">
      <w:pPr>
        <w:pBdr>
          <w:top w:val="nil"/>
          <w:left w:val="nil"/>
          <w:bottom w:val="nil"/>
          <w:right w:val="nil"/>
          <w:between w:val="nil"/>
        </w:pBdr>
        <w:spacing w:before="240" w:after="240"/>
        <w:rPr>
          <w:rFonts w:ascii="Times New Roman" w:eastAsia="Garamond" w:hAnsi="Times New Roman" w:cs="Times New Roman"/>
          <w:color w:val="000000"/>
        </w:rPr>
      </w:pPr>
    </w:p>
    <w:p w14:paraId="2BDB3D8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C. Vulnerable Populations &amp; Social Risks</w:t>
      </w:r>
    </w:p>
    <w:tbl>
      <w:tblPr>
        <w:tblStyle w:val="affffffff6"/>
        <w:tblW w:w="678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005"/>
        <w:gridCol w:w="3570"/>
        <w:gridCol w:w="2205"/>
      </w:tblGrid>
      <w:tr w:rsidR="001B07DE" w:rsidRPr="00AA5B98" w14:paraId="739D5CAA" w14:textId="77777777" w:rsidTr="001B07DE">
        <w:trPr>
          <w:cantSplit/>
          <w:trHeight w:val="20"/>
          <w:tblHeader/>
        </w:trPr>
        <w:tc>
          <w:tcPr>
            <w:tcW w:w="10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D4DA5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5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4C8CAB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0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616A90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304F86FB"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F8EBE0"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467DF5F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sdt>
              <w:sdtPr>
                <w:rPr>
                  <w:rFonts w:ascii="Times New Roman" w:hAnsi="Times New Roman" w:cs="Times New Roman"/>
                </w:rPr>
                <w:tag w:val="goog_rdk_358"/>
                <w:id w:val="896893439"/>
              </w:sdtPr>
              <w:sdtContent>
                <w:r w:rsidRPr="00AA5B98">
                  <w:rPr>
                    <w:rFonts w:ascii="Times New Roman" w:eastAsia="Gungsuh" w:hAnsi="Times New Roman" w:cs="Times New Roman"/>
                    <w:color w:val="000000"/>
                  </w:rPr>
                  <w:t>No. of elderly (≥60)</w:t>
                </w:r>
              </w:sdtContent>
            </w:sdt>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952263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4473</w:t>
            </w:r>
          </w:p>
        </w:tc>
      </w:tr>
      <w:tr w:rsidR="001B07DE" w:rsidRPr="00AA5B98" w14:paraId="2926A9C3"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FA264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189C06A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persons with disability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34B814C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58</w:t>
            </w:r>
          </w:p>
        </w:tc>
      </w:tr>
      <w:tr w:rsidR="001B07DE" w:rsidRPr="00AA5B98" w14:paraId="2DA839B0"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4B652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26751FD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bedridden persons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7652CF7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60</w:t>
            </w:r>
          </w:p>
        </w:tc>
      </w:tr>
      <w:tr w:rsidR="001B07DE" w:rsidRPr="00AA5B98" w14:paraId="15550E1F"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9B9DB1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A161BF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chronic disease cases (DM/HTN/COPD/CKD etc.)</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1D3C28E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3987</w:t>
            </w:r>
          </w:p>
        </w:tc>
      </w:tr>
      <w:tr w:rsidR="001B07DE" w:rsidRPr="00AA5B98" w14:paraId="2038E43B"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B0B6AD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00EA110"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Pregnant women (current estimate)</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4C45861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65</w:t>
            </w:r>
          </w:p>
        </w:tc>
      </w:tr>
      <w:tr w:rsidR="001B07DE" w:rsidRPr="00AA5B98" w14:paraId="3780010F"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9877B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1135578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Children &lt;5 years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466B00A0"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r w:rsidR="001B07DE" w:rsidRPr="00AA5B98" w14:paraId="2ED645AE"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4B570B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7FB3101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Tribal population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137E731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46FD2E4D"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3BE27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2D6C39F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Fisherfolk / coastal vulnerable groups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2BF9667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w:t>
            </w:r>
          </w:p>
        </w:tc>
      </w:tr>
      <w:tr w:rsidR="001B07DE" w:rsidRPr="00AA5B98" w14:paraId="74FFEDCE"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E625D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D47DD6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Urban slums / unnotified settlements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1905F9A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7307B4B3"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952FEB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20023DC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Homeless population</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11097EF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5</w:t>
            </w:r>
          </w:p>
        </w:tc>
      </w:tr>
      <w:tr w:rsidR="001B07DE" w:rsidRPr="00AA5B98" w14:paraId="338BC813"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AC30F0"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2DDE2F0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Orphanages / old age homes (number &amp; capacity)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3FBF9A4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1B07DE" w:rsidRPr="00AA5B98" w14:paraId="6B072258"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4874DD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12</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25C292F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Hostels / prisons / shelters (number &amp; capacity)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348BECD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1B07DE" w:rsidRPr="00AA5B98" w14:paraId="470044C0"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BD8B1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13</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18D0A2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Poverty / BPL estimate</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1ACC5BF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6000</w:t>
            </w:r>
          </w:p>
        </w:tc>
      </w:tr>
      <w:tr w:rsidR="001B07DE" w:rsidRPr="00AA5B98" w14:paraId="423AADE7"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05A662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14</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70D098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Food insecurity hotspots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2A34794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0ACC2FCA" w14:textId="77777777" w:rsidTr="001B07D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02E56D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15</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6CC5C9A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Any history of stigma/discrimination issues (Yes/No)</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7AD6B05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bl>
    <w:p w14:paraId="56520FAE"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2530620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D. Health System &amp; Service Readiness</w:t>
      </w:r>
    </w:p>
    <w:tbl>
      <w:tblPr>
        <w:tblStyle w:val="affffffff7"/>
        <w:tblW w:w="690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845"/>
        <w:gridCol w:w="2955"/>
        <w:gridCol w:w="2100"/>
      </w:tblGrid>
      <w:tr w:rsidR="001B07DE" w:rsidRPr="00AA5B98" w14:paraId="41E738AF" w14:textId="77777777" w:rsidTr="001B07DE">
        <w:trPr>
          <w:cantSplit/>
          <w:trHeight w:val="20"/>
          <w:tblHeader/>
        </w:trPr>
        <w:tc>
          <w:tcPr>
            <w:tcW w:w="1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2C610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29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D93513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10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7A0691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1F0213FA"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765D6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7DEA0B5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health facilities in LSG (PHC/CHC/TH/DH/Private)</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16C2CB8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FHC</w:t>
            </w:r>
          </w:p>
        </w:tc>
      </w:tr>
      <w:tr w:rsidR="001B07DE" w:rsidRPr="00AA5B98" w14:paraId="2960E658"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DC5326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012BE920"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PHC/Family Health Centre details (name, location)</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0C9B113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Ward </w:t>
            </w:r>
            <w:proofErr w:type="gramStart"/>
            <w:r w:rsidRPr="00AA5B98">
              <w:rPr>
                <w:rFonts w:ascii="Times New Roman" w:eastAsia="Garamond" w:hAnsi="Times New Roman" w:cs="Times New Roman"/>
                <w:color w:val="000000"/>
              </w:rPr>
              <w:t>3,Muttom</w:t>
            </w:r>
            <w:proofErr w:type="gramEnd"/>
          </w:p>
        </w:tc>
      </w:tr>
      <w:tr w:rsidR="001B07DE" w:rsidRPr="00AA5B98" w14:paraId="7FB27EFD"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571892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6FA7BB2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Subcentres / Health &amp; Wellness Centres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10C3B3C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4</w:t>
            </w:r>
          </w:p>
        </w:tc>
      </w:tr>
      <w:tr w:rsidR="001B07DE" w:rsidRPr="00AA5B98" w14:paraId="4D9FCFFA"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BEA060"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151B757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Private clinics / hospitals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59753F8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w:t>
            </w:r>
          </w:p>
        </w:tc>
      </w:tr>
      <w:tr w:rsidR="001B07DE" w:rsidRPr="00AA5B98" w14:paraId="566D8FF8"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6FA911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559C5BE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Labs available (public/private)</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6A7F344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8</w:t>
            </w:r>
          </w:p>
        </w:tc>
      </w:tr>
      <w:tr w:rsidR="001B07DE" w:rsidRPr="00AA5B98" w14:paraId="26B7833B"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43902F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5A34CBA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Availability of ambulance services (Yes/No,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367679E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644D67EA"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932283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443D2E7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Availability of isolation/quarantine facilities (Yes/No, details)</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A2BF0A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r w:rsidR="001B07DE" w:rsidRPr="00AA5B98" w14:paraId="4D2181A1"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9869D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5A21CBF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Cold chain facilities (Yes/No, details)</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5D9B125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5537AE3E"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976D93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7F775FF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Stockpile space available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21A8F91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r w:rsidR="001B07DE" w:rsidRPr="00AA5B98" w14:paraId="173BD0E3"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4245A3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10</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11A5B3B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PPE / mask / sanitizer availability plan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1CEC551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5CD37D2D"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CC9634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04F2EB0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Surveillance staff available (JHI/JPHN/ASHA count)</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62EF04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74FB77DC" w14:textId="77777777" w:rsidTr="001B07D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875FFE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12</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21E79950"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Existing emergency referral pathways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4CF15BB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6E32235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14819F96"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E. Points of Entry &amp; Mobility</w:t>
      </w:r>
    </w:p>
    <w:tbl>
      <w:tblPr>
        <w:tblStyle w:val="affffffff8"/>
        <w:tblW w:w="67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145"/>
        <w:gridCol w:w="2310"/>
        <w:gridCol w:w="2250"/>
      </w:tblGrid>
      <w:tr w:rsidR="001B07DE" w:rsidRPr="00AA5B98" w14:paraId="5C6A7D26" w14:textId="77777777" w:rsidTr="001B07DE">
        <w:trPr>
          <w:cantSplit/>
          <w:trHeight w:val="20"/>
          <w:tblHeader/>
        </w:trPr>
        <w:tc>
          <w:tcPr>
            <w:tcW w:w="21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D40A25"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231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0960050"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5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596D2D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4C0048A8" w14:textId="77777777" w:rsidTr="001B07D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C4FFB3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2366243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Bus stands / depots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2088D9F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7FEF64EC" w14:textId="77777777" w:rsidTr="001B07D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F03DE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3884B8B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Railway stations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56AE20F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1B07DE" w:rsidRPr="00AA5B98" w14:paraId="78F43B23" w14:textId="77777777" w:rsidTr="001B07D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DFFA5A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7382AB2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Boat jetties / fishing harbours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76EC7C1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13AAC20F" w14:textId="77777777" w:rsidTr="001B07D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C8D9E8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70089CB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Ports / airports nearby (specify distance)</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15708D8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5AC956DE" w14:textId="77777777" w:rsidTr="001B07D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8E37A4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69D63AB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Major highways/roads passing through</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5A98AC7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1B07DE" w:rsidRPr="00AA5B98" w14:paraId="5FE0D2E9" w14:textId="77777777" w:rsidTr="001B07D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165DC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6A17D6E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Border crossings (state/district)</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2F9B7C3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745BCE15" w14:textId="77777777" w:rsidTr="001B07D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F08226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061D1A5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Major markets / weekly markets</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25877F2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6A16B9DE" w14:textId="77777777" w:rsidTr="001B07D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FDF2E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295CDB7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Tourism hubs / major event venues</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6A5B4F1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5C8AF023" w14:textId="77777777" w:rsidTr="001B07D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E5597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6DA6A9B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Schools/colleges with hostels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2DCA7A4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7490D6C4" w14:textId="77777777" w:rsidTr="001B07D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92B5E2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6FC71C0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Factories / large workplaces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448A7AE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bl>
    <w:p w14:paraId="738C176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color w:val="000000"/>
        </w:rPr>
        <w:lastRenderedPageBreak/>
        <w:t xml:space="preserve"> </w:t>
      </w:r>
      <w:r w:rsidRPr="00AA5B98">
        <w:rPr>
          <w:rFonts w:ascii="Times New Roman" w:eastAsia="Garamond" w:hAnsi="Times New Roman" w:cs="Times New Roman"/>
          <w:b/>
          <w:bCs/>
          <w:color w:val="000000"/>
        </w:rPr>
        <w:t>F. Water, Sanitation &amp; Hygiene (WASH)</w:t>
      </w:r>
    </w:p>
    <w:tbl>
      <w:tblPr>
        <w:tblStyle w:val="affffffff9"/>
        <w:tblW w:w="669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95"/>
        <w:gridCol w:w="3530"/>
        <w:gridCol w:w="2265"/>
      </w:tblGrid>
      <w:tr w:rsidR="001B07DE" w:rsidRPr="00AA5B98" w14:paraId="0A53E459" w14:textId="77777777" w:rsidTr="001B07DE">
        <w:trPr>
          <w:cantSplit/>
          <w:trHeight w:val="20"/>
          <w:tblHeader/>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6AFAD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Sl. No.</w:t>
            </w:r>
          </w:p>
        </w:tc>
        <w:tc>
          <w:tcPr>
            <w:tcW w:w="35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327343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6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20B482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5D94308D" w14:textId="77777777" w:rsidTr="001B07D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F6BED9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7A87A49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Major drinking water sources (piped / wells / borewells / springs)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40C1CE55"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6096</w:t>
            </w:r>
          </w:p>
        </w:tc>
      </w:tr>
      <w:tr w:rsidR="001B07DE" w:rsidRPr="00AA5B98" w14:paraId="09CB1311" w14:textId="77777777" w:rsidTr="001B07D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91776E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3439420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public wells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13A7C72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w:t>
            </w:r>
          </w:p>
        </w:tc>
      </w:tr>
      <w:tr w:rsidR="001B07DE" w:rsidRPr="00AA5B98" w14:paraId="6D7D0E58" w14:textId="77777777" w:rsidTr="001B07D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EA71E0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7C381535"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households with piped water connection</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0E929F9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2343</w:t>
            </w:r>
          </w:p>
        </w:tc>
      </w:tr>
      <w:tr w:rsidR="001B07DE" w:rsidRPr="00AA5B98" w14:paraId="761BBBF2" w14:textId="77777777" w:rsidTr="001B07D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19C272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0E96CD4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Water quality testing routine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4A4DC2A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4E8B3E77" w14:textId="77777777" w:rsidTr="001B07D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106300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056DFD0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Common contamination risks (flooding, salinity, industrial waste)</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67909FA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Flooding</w:t>
            </w:r>
          </w:p>
        </w:tc>
      </w:tr>
      <w:tr w:rsidR="001B07DE" w:rsidRPr="00AA5B98" w14:paraId="25CF266E" w14:textId="77777777" w:rsidTr="001B07D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EE8475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400625A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Open defecation free status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46DF6F5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59C7D28A" w14:textId="77777777" w:rsidTr="001B07D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70213D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45BFFCB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Solid waste management system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714DE71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es</w:t>
            </w:r>
          </w:p>
        </w:tc>
      </w:tr>
      <w:tr w:rsidR="001B07DE" w:rsidRPr="00AA5B98" w14:paraId="2A7FA96B" w14:textId="77777777" w:rsidTr="001B07D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1E4DA9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23A2A04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Bio-medical waste disposal mechanism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30EACFC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64B76DCC" w14:textId="77777777" w:rsidTr="001B07D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E9342C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72752B5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public toilets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140BEBF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0E587153" w14:textId="77777777" w:rsidTr="001B07D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BFC2A8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43F9AF0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Handwashing stations in public places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5CBC7BC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7200310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color w:val="000000"/>
        </w:rPr>
        <w:t xml:space="preserve"> </w:t>
      </w:r>
      <w:r w:rsidRPr="00AA5B98">
        <w:rPr>
          <w:rFonts w:ascii="Times New Roman" w:eastAsia="Garamond" w:hAnsi="Times New Roman" w:cs="Times New Roman"/>
          <w:b/>
          <w:bCs/>
          <w:color w:val="000000"/>
        </w:rPr>
        <w:t>G. Zoonotic Risks &amp; One Health</w:t>
      </w:r>
    </w:p>
    <w:tbl>
      <w:tblPr>
        <w:tblStyle w:val="affffffffa"/>
        <w:tblW w:w="68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5"/>
        <w:gridCol w:w="3785"/>
        <w:gridCol w:w="2160"/>
      </w:tblGrid>
      <w:tr w:rsidR="001B07DE" w:rsidRPr="00AA5B98" w14:paraId="66F8D4CA" w14:textId="77777777" w:rsidTr="001B07DE">
        <w:trPr>
          <w:cantSplit/>
          <w:trHeight w:val="20"/>
          <w:tblHeader/>
        </w:trPr>
        <w:tc>
          <w:tcPr>
            <w:tcW w:w="895" w:type="dxa"/>
            <w:tcMar>
              <w:top w:w="0" w:type="dxa"/>
              <w:left w:w="100" w:type="dxa"/>
              <w:bottom w:w="0" w:type="dxa"/>
              <w:right w:w="100" w:type="dxa"/>
            </w:tcMar>
          </w:tcPr>
          <w:p w14:paraId="0C64C18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785" w:type="dxa"/>
            <w:tcMar>
              <w:top w:w="0" w:type="dxa"/>
              <w:left w:w="100" w:type="dxa"/>
              <w:bottom w:w="0" w:type="dxa"/>
              <w:right w:w="100" w:type="dxa"/>
            </w:tcMar>
          </w:tcPr>
          <w:p w14:paraId="1060A9D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160" w:type="dxa"/>
            <w:tcMar>
              <w:top w:w="0" w:type="dxa"/>
              <w:left w:w="100" w:type="dxa"/>
              <w:bottom w:w="0" w:type="dxa"/>
              <w:right w:w="100" w:type="dxa"/>
            </w:tcMar>
          </w:tcPr>
          <w:p w14:paraId="675F67A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7C62867A" w14:textId="77777777" w:rsidTr="001B07DE">
        <w:trPr>
          <w:cantSplit/>
          <w:trHeight w:val="20"/>
          <w:tblHeader/>
        </w:trPr>
        <w:tc>
          <w:tcPr>
            <w:tcW w:w="895" w:type="dxa"/>
            <w:tcMar>
              <w:top w:w="0" w:type="dxa"/>
              <w:left w:w="100" w:type="dxa"/>
              <w:bottom w:w="0" w:type="dxa"/>
              <w:right w:w="100" w:type="dxa"/>
            </w:tcMar>
          </w:tcPr>
          <w:p w14:paraId="7308301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785" w:type="dxa"/>
            <w:tcMar>
              <w:top w:w="0" w:type="dxa"/>
              <w:left w:w="100" w:type="dxa"/>
              <w:bottom w:w="0" w:type="dxa"/>
              <w:right w:w="100" w:type="dxa"/>
            </w:tcMar>
          </w:tcPr>
          <w:p w14:paraId="1C2A7D2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Livestock population (cattle/goats/pigs/poultry) – estimates</w:t>
            </w:r>
          </w:p>
        </w:tc>
        <w:tc>
          <w:tcPr>
            <w:tcW w:w="2160" w:type="dxa"/>
            <w:tcMar>
              <w:top w:w="0" w:type="dxa"/>
              <w:left w:w="100" w:type="dxa"/>
              <w:bottom w:w="0" w:type="dxa"/>
              <w:right w:w="100" w:type="dxa"/>
            </w:tcMar>
          </w:tcPr>
          <w:p w14:paraId="250F6EF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1254</w:t>
            </w:r>
          </w:p>
        </w:tc>
      </w:tr>
      <w:tr w:rsidR="001B07DE" w:rsidRPr="00AA5B98" w14:paraId="694A64E2" w14:textId="77777777" w:rsidTr="001B07DE">
        <w:trPr>
          <w:cantSplit/>
          <w:trHeight w:val="20"/>
          <w:tblHeader/>
        </w:trPr>
        <w:tc>
          <w:tcPr>
            <w:tcW w:w="895" w:type="dxa"/>
            <w:tcMar>
              <w:top w:w="0" w:type="dxa"/>
              <w:left w:w="100" w:type="dxa"/>
              <w:bottom w:w="0" w:type="dxa"/>
              <w:right w:w="100" w:type="dxa"/>
            </w:tcMar>
          </w:tcPr>
          <w:p w14:paraId="6ACE011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785" w:type="dxa"/>
            <w:tcMar>
              <w:top w:w="0" w:type="dxa"/>
              <w:left w:w="100" w:type="dxa"/>
              <w:bottom w:w="0" w:type="dxa"/>
              <w:right w:w="100" w:type="dxa"/>
            </w:tcMar>
          </w:tcPr>
          <w:p w14:paraId="7C0C921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dairy farms / poultry farms / pig farms</w:t>
            </w:r>
          </w:p>
        </w:tc>
        <w:tc>
          <w:tcPr>
            <w:tcW w:w="2160" w:type="dxa"/>
            <w:tcMar>
              <w:top w:w="0" w:type="dxa"/>
              <w:left w:w="100" w:type="dxa"/>
              <w:bottom w:w="0" w:type="dxa"/>
              <w:right w:w="100" w:type="dxa"/>
            </w:tcMar>
          </w:tcPr>
          <w:p w14:paraId="094E5CBF" w14:textId="6B7A6814"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77855036" w14:textId="77777777" w:rsidTr="001B07DE">
        <w:trPr>
          <w:cantSplit/>
          <w:trHeight w:val="20"/>
          <w:tblHeader/>
        </w:trPr>
        <w:tc>
          <w:tcPr>
            <w:tcW w:w="895" w:type="dxa"/>
            <w:tcMar>
              <w:top w:w="0" w:type="dxa"/>
              <w:left w:w="100" w:type="dxa"/>
              <w:bottom w:w="0" w:type="dxa"/>
              <w:right w:w="100" w:type="dxa"/>
            </w:tcMar>
          </w:tcPr>
          <w:p w14:paraId="660D2AF5"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785" w:type="dxa"/>
            <w:tcMar>
              <w:top w:w="0" w:type="dxa"/>
              <w:left w:w="100" w:type="dxa"/>
              <w:bottom w:w="0" w:type="dxa"/>
              <w:right w:w="100" w:type="dxa"/>
            </w:tcMar>
          </w:tcPr>
          <w:p w14:paraId="2235F8A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Slaughterhouses / meat shops (number)</w:t>
            </w:r>
          </w:p>
        </w:tc>
        <w:tc>
          <w:tcPr>
            <w:tcW w:w="2160" w:type="dxa"/>
            <w:tcMar>
              <w:top w:w="0" w:type="dxa"/>
              <w:left w:w="100" w:type="dxa"/>
              <w:bottom w:w="0" w:type="dxa"/>
              <w:right w:w="100" w:type="dxa"/>
            </w:tcMar>
          </w:tcPr>
          <w:p w14:paraId="0B9218D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 Meat shop</w:t>
            </w:r>
          </w:p>
        </w:tc>
      </w:tr>
      <w:tr w:rsidR="001B07DE" w:rsidRPr="00AA5B98" w14:paraId="6A1115BE" w14:textId="77777777" w:rsidTr="001B07DE">
        <w:trPr>
          <w:cantSplit/>
          <w:trHeight w:val="20"/>
          <w:tblHeader/>
        </w:trPr>
        <w:tc>
          <w:tcPr>
            <w:tcW w:w="895" w:type="dxa"/>
            <w:tcMar>
              <w:top w:w="0" w:type="dxa"/>
              <w:left w:w="100" w:type="dxa"/>
              <w:bottom w:w="0" w:type="dxa"/>
              <w:right w:w="100" w:type="dxa"/>
            </w:tcMar>
          </w:tcPr>
          <w:p w14:paraId="50633275"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785" w:type="dxa"/>
            <w:tcMar>
              <w:top w:w="0" w:type="dxa"/>
              <w:left w:w="100" w:type="dxa"/>
              <w:bottom w:w="0" w:type="dxa"/>
              <w:right w:w="100" w:type="dxa"/>
            </w:tcMar>
          </w:tcPr>
          <w:p w14:paraId="0893A2A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Animal markets (Yes/No, details)</w:t>
            </w:r>
          </w:p>
        </w:tc>
        <w:tc>
          <w:tcPr>
            <w:tcW w:w="2160" w:type="dxa"/>
            <w:tcMar>
              <w:top w:w="0" w:type="dxa"/>
              <w:left w:w="100" w:type="dxa"/>
              <w:bottom w:w="0" w:type="dxa"/>
              <w:right w:w="100" w:type="dxa"/>
            </w:tcMar>
          </w:tcPr>
          <w:p w14:paraId="22D4771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1FFBC786" w14:textId="77777777" w:rsidTr="001B07DE">
        <w:trPr>
          <w:cantSplit/>
          <w:trHeight w:val="20"/>
          <w:tblHeader/>
        </w:trPr>
        <w:tc>
          <w:tcPr>
            <w:tcW w:w="895" w:type="dxa"/>
            <w:tcMar>
              <w:top w:w="0" w:type="dxa"/>
              <w:left w:w="100" w:type="dxa"/>
              <w:bottom w:w="0" w:type="dxa"/>
              <w:right w:w="100" w:type="dxa"/>
            </w:tcMar>
          </w:tcPr>
          <w:p w14:paraId="2C7BFE8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785" w:type="dxa"/>
            <w:tcMar>
              <w:top w:w="0" w:type="dxa"/>
              <w:left w:w="100" w:type="dxa"/>
              <w:bottom w:w="0" w:type="dxa"/>
              <w:right w:w="100" w:type="dxa"/>
            </w:tcMar>
          </w:tcPr>
          <w:p w14:paraId="2BDF649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Veterinary dispensaries (number)</w:t>
            </w:r>
          </w:p>
        </w:tc>
        <w:tc>
          <w:tcPr>
            <w:tcW w:w="2160" w:type="dxa"/>
            <w:tcMar>
              <w:top w:w="0" w:type="dxa"/>
              <w:left w:w="100" w:type="dxa"/>
              <w:bottom w:w="0" w:type="dxa"/>
              <w:right w:w="100" w:type="dxa"/>
            </w:tcMar>
          </w:tcPr>
          <w:p w14:paraId="3422EAD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1B07DE" w:rsidRPr="00AA5B98" w14:paraId="789A0B17" w14:textId="77777777" w:rsidTr="001B07DE">
        <w:trPr>
          <w:cantSplit/>
          <w:trHeight w:val="20"/>
          <w:tblHeader/>
        </w:trPr>
        <w:tc>
          <w:tcPr>
            <w:tcW w:w="895" w:type="dxa"/>
            <w:tcMar>
              <w:top w:w="0" w:type="dxa"/>
              <w:left w:w="100" w:type="dxa"/>
              <w:bottom w:w="0" w:type="dxa"/>
              <w:right w:w="100" w:type="dxa"/>
            </w:tcMar>
          </w:tcPr>
          <w:p w14:paraId="1922215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785" w:type="dxa"/>
            <w:tcMar>
              <w:top w:w="0" w:type="dxa"/>
              <w:left w:w="100" w:type="dxa"/>
              <w:bottom w:w="0" w:type="dxa"/>
              <w:right w:w="100" w:type="dxa"/>
            </w:tcMar>
          </w:tcPr>
          <w:p w14:paraId="4D64FEC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History of zoonotic outbreaks (rabies, leptospirosis, avian flu etc.)</w:t>
            </w:r>
          </w:p>
        </w:tc>
        <w:tc>
          <w:tcPr>
            <w:tcW w:w="2160" w:type="dxa"/>
            <w:tcMar>
              <w:top w:w="0" w:type="dxa"/>
              <w:left w:w="100" w:type="dxa"/>
              <w:bottom w:w="0" w:type="dxa"/>
              <w:right w:w="100" w:type="dxa"/>
            </w:tcMar>
          </w:tcPr>
          <w:p w14:paraId="368E4C9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1B07DE" w:rsidRPr="00AA5B98" w14:paraId="446BCC44" w14:textId="77777777" w:rsidTr="001B07DE">
        <w:trPr>
          <w:cantSplit/>
          <w:trHeight w:val="20"/>
          <w:tblHeader/>
        </w:trPr>
        <w:tc>
          <w:tcPr>
            <w:tcW w:w="895" w:type="dxa"/>
            <w:tcMar>
              <w:top w:w="0" w:type="dxa"/>
              <w:left w:w="100" w:type="dxa"/>
              <w:bottom w:w="0" w:type="dxa"/>
              <w:right w:w="100" w:type="dxa"/>
            </w:tcMar>
          </w:tcPr>
          <w:p w14:paraId="48A8765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785" w:type="dxa"/>
            <w:tcMar>
              <w:top w:w="0" w:type="dxa"/>
              <w:left w:w="100" w:type="dxa"/>
              <w:bottom w:w="0" w:type="dxa"/>
              <w:right w:w="100" w:type="dxa"/>
            </w:tcMar>
          </w:tcPr>
          <w:p w14:paraId="01D1446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Stray dog population management measures (Yes/No)</w:t>
            </w:r>
          </w:p>
        </w:tc>
        <w:tc>
          <w:tcPr>
            <w:tcW w:w="2160" w:type="dxa"/>
            <w:tcMar>
              <w:top w:w="0" w:type="dxa"/>
              <w:left w:w="100" w:type="dxa"/>
              <w:bottom w:w="0" w:type="dxa"/>
              <w:right w:w="100" w:type="dxa"/>
            </w:tcMar>
          </w:tcPr>
          <w:p w14:paraId="543AA20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r w:rsidR="001B07DE" w:rsidRPr="00AA5B98" w14:paraId="5F6859E4" w14:textId="77777777" w:rsidTr="001B07DE">
        <w:trPr>
          <w:cantSplit/>
          <w:trHeight w:val="20"/>
          <w:tblHeader/>
        </w:trPr>
        <w:tc>
          <w:tcPr>
            <w:tcW w:w="895" w:type="dxa"/>
            <w:tcMar>
              <w:top w:w="0" w:type="dxa"/>
              <w:left w:w="100" w:type="dxa"/>
              <w:bottom w:w="0" w:type="dxa"/>
              <w:right w:w="100" w:type="dxa"/>
            </w:tcMar>
          </w:tcPr>
          <w:p w14:paraId="7688241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785" w:type="dxa"/>
            <w:tcMar>
              <w:top w:w="0" w:type="dxa"/>
              <w:left w:w="100" w:type="dxa"/>
              <w:bottom w:w="0" w:type="dxa"/>
              <w:right w:w="100" w:type="dxa"/>
            </w:tcMar>
          </w:tcPr>
          <w:p w14:paraId="5FDC986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Rodent infestation hotspots (Yes/No)</w:t>
            </w:r>
          </w:p>
        </w:tc>
        <w:tc>
          <w:tcPr>
            <w:tcW w:w="2160" w:type="dxa"/>
            <w:tcMar>
              <w:top w:w="0" w:type="dxa"/>
              <w:left w:w="100" w:type="dxa"/>
              <w:bottom w:w="0" w:type="dxa"/>
              <w:right w:w="100" w:type="dxa"/>
            </w:tcMar>
          </w:tcPr>
          <w:p w14:paraId="2CD0C8B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r w:rsidR="001B07DE" w:rsidRPr="00AA5B98" w14:paraId="146EFFC9" w14:textId="77777777" w:rsidTr="001B07DE">
        <w:trPr>
          <w:cantSplit/>
          <w:trHeight w:val="20"/>
          <w:tblHeader/>
        </w:trPr>
        <w:tc>
          <w:tcPr>
            <w:tcW w:w="895" w:type="dxa"/>
            <w:tcMar>
              <w:top w:w="0" w:type="dxa"/>
              <w:left w:w="100" w:type="dxa"/>
              <w:bottom w:w="0" w:type="dxa"/>
              <w:right w:w="100" w:type="dxa"/>
            </w:tcMar>
          </w:tcPr>
          <w:p w14:paraId="414D67F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785" w:type="dxa"/>
            <w:tcMar>
              <w:top w:w="0" w:type="dxa"/>
              <w:left w:w="100" w:type="dxa"/>
              <w:bottom w:w="0" w:type="dxa"/>
              <w:right w:w="100" w:type="dxa"/>
            </w:tcMar>
          </w:tcPr>
          <w:p w14:paraId="519ACE1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Wetlands / waterlogged areas prone to leptospirosis</w:t>
            </w:r>
          </w:p>
        </w:tc>
        <w:tc>
          <w:tcPr>
            <w:tcW w:w="2160" w:type="dxa"/>
            <w:tcMar>
              <w:top w:w="0" w:type="dxa"/>
              <w:left w:w="100" w:type="dxa"/>
              <w:bottom w:w="0" w:type="dxa"/>
              <w:right w:w="100" w:type="dxa"/>
            </w:tcMar>
          </w:tcPr>
          <w:p w14:paraId="3AE1344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w:t>
            </w:r>
          </w:p>
        </w:tc>
      </w:tr>
      <w:tr w:rsidR="001B07DE" w:rsidRPr="00AA5B98" w14:paraId="7BB21EDC" w14:textId="77777777" w:rsidTr="001B07DE">
        <w:trPr>
          <w:cantSplit/>
          <w:trHeight w:val="20"/>
          <w:tblHeader/>
        </w:trPr>
        <w:tc>
          <w:tcPr>
            <w:tcW w:w="895" w:type="dxa"/>
            <w:tcMar>
              <w:top w:w="0" w:type="dxa"/>
              <w:left w:w="100" w:type="dxa"/>
              <w:bottom w:w="0" w:type="dxa"/>
              <w:right w:w="100" w:type="dxa"/>
            </w:tcMar>
          </w:tcPr>
          <w:p w14:paraId="0157779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3785" w:type="dxa"/>
            <w:tcMar>
              <w:top w:w="0" w:type="dxa"/>
              <w:left w:w="100" w:type="dxa"/>
              <w:bottom w:w="0" w:type="dxa"/>
              <w:right w:w="100" w:type="dxa"/>
            </w:tcMar>
          </w:tcPr>
          <w:p w14:paraId="1393D73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Bat roosting areas / caves / fruit orchards (if any)</w:t>
            </w:r>
          </w:p>
        </w:tc>
        <w:tc>
          <w:tcPr>
            <w:tcW w:w="2160" w:type="dxa"/>
            <w:tcMar>
              <w:top w:w="0" w:type="dxa"/>
              <w:left w:w="100" w:type="dxa"/>
              <w:bottom w:w="0" w:type="dxa"/>
              <w:right w:w="100" w:type="dxa"/>
            </w:tcMar>
          </w:tcPr>
          <w:p w14:paraId="29B3258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1B07DE" w:rsidRPr="00AA5B98" w14:paraId="60DD866E" w14:textId="77777777" w:rsidTr="001B07DE">
        <w:trPr>
          <w:cantSplit/>
          <w:trHeight w:val="20"/>
          <w:tblHeader/>
        </w:trPr>
        <w:tc>
          <w:tcPr>
            <w:tcW w:w="895" w:type="dxa"/>
            <w:tcMar>
              <w:top w:w="0" w:type="dxa"/>
              <w:left w:w="100" w:type="dxa"/>
              <w:bottom w:w="0" w:type="dxa"/>
              <w:right w:w="100" w:type="dxa"/>
            </w:tcMar>
          </w:tcPr>
          <w:p w14:paraId="7B56CF3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3785" w:type="dxa"/>
            <w:tcMar>
              <w:top w:w="0" w:type="dxa"/>
              <w:left w:w="100" w:type="dxa"/>
              <w:bottom w:w="0" w:type="dxa"/>
              <w:right w:w="100" w:type="dxa"/>
            </w:tcMar>
          </w:tcPr>
          <w:p w14:paraId="4C583D0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Human-animal interface hotspots (farms near residences)</w:t>
            </w:r>
          </w:p>
        </w:tc>
        <w:tc>
          <w:tcPr>
            <w:tcW w:w="2160" w:type="dxa"/>
            <w:tcMar>
              <w:top w:w="0" w:type="dxa"/>
              <w:left w:w="100" w:type="dxa"/>
              <w:bottom w:w="0" w:type="dxa"/>
              <w:right w:w="100" w:type="dxa"/>
            </w:tcMar>
          </w:tcPr>
          <w:p w14:paraId="702A43D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bl>
    <w:p w14:paraId="2D7B2632"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color w:val="000000"/>
        </w:rPr>
        <w:lastRenderedPageBreak/>
        <w:t xml:space="preserve"> </w:t>
      </w:r>
      <w:r w:rsidRPr="00AA5B98">
        <w:rPr>
          <w:rFonts w:ascii="Times New Roman" w:eastAsia="Garamond" w:hAnsi="Times New Roman" w:cs="Times New Roman"/>
          <w:b/>
          <w:bCs/>
          <w:color w:val="000000"/>
        </w:rPr>
        <w:t>H. Climate &amp; Disaster Risks (Pandemic Amplifiers)</w:t>
      </w:r>
    </w:p>
    <w:tbl>
      <w:tblPr>
        <w:tblStyle w:val="affffffffb"/>
        <w:tblW w:w="669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5"/>
        <w:gridCol w:w="3545"/>
        <w:gridCol w:w="2250"/>
      </w:tblGrid>
      <w:tr w:rsidR="001B07DE" w:rsidRPr="00AA5B98" w14:paraId="40BBDBCB" w14:textId="77777777" w:rsidTr="001B07DE">
        <w:trPr>
          <w:cantSplit/>
          <w:trHeight w:val="20"/>
          <w:tblHeader/>
        </w:trPr>
        <w:tc>
          <w:tcPr>
            <w:tcW w:w="895" w:type="dxa"/>
            <w:tcMar>
              <w:top w:w="0" w:type="dxa"/>
              <w:left w:w="100" w:type="dxa"/>
              <w:bottom w:w="0" w:type="dxa"/>
              <w:right w:w="100" w:type="dxa"/>
            </w:tcMar>
          </w:tcPr>
          <w:p w14:paraId="687505C8"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Sl. No.</w:t>
            </w:r>
          </w:p>
        </w:tc>
        <w:tc>
          <w:tcPr>
            <w:tcW w:w="3545" w:type="dxa"/>
            <w:tcMar>
              <w:top w:w="0" w:type="dxa"/>
              <w:left w:w="100" w:type="dxa"/>
              <w:bottom w:w="0" w:type="dxa"/>
              <w:right w:w="100" w:type="dxa"/>
            </w:tcMar>
          </w:tcPr>
          <w:p w14:paraId="6C6BBDA5"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50" w:type="dxa"/>
            <w:tcMar>
              <w:top w:w="0" w:type="dxa"/>
              <w:left w:w="100" w:type="dxa"/>
              <w:bottom w:w="0" w:type="dxa"/>
              <w:right w:w="100" w:type="dxa"/>
            </w:tcMar>
          </w:tcPr>
          <w:p w14:paraId="7C5743AC"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25698219" w14:textId="77777777" w:rsidTr="001B07DE">
        <w:trPr>
          <w:cantSplit/>
          <w:trHeight w:val="20"/>
          <w:tblHeader/>
        </w:trPr>
        <w:tc>
          <w:tcPr>
            <w:tcW w:w="895" w:type="dxa"/>
            <w:tcMar>
              <w:top w:w="0" w:type="dxa"/>
              <w:left w:w="100" w:type="dxa"/>
              <w:bottom w:w="0" w:type="dxa"/>
              <w:right w:w="100" w:type="dxa"/>
            </w:tcMar>
          </w:tcPr>
          <w:p w14:paraId="01EBC7ED"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545" w:type="dxa"/>
            <w:tcMar>
              <w:top w:w="0" w:type="dxa"/>
              <w:left w:w="100" w:type="dxa"/>
              <w:bottom w:w="0" w:type="dxa"/>
              <w:right w:w="100" w:type="dxa"/>
            </w:tcMar>
          </w:tcPr>
          <w:p w14:paraId="4D618605"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Flood-prone wards (list)</w:t>
            </w:r>
          </w:p>
        </w:tc>
        <w:tc>
          <w:tcPr>
            <w:tcW w:w="2250" w:type="dxa"/>
            <w:tcMar>
              <w:top w:w="0" w:type="dxa"/>
              <w:left w:w="100" w:type="dxa"/>
              <w:bottom w:w="0" w:type="dxa"/>
              <w:right w:w="100" w:type="dxa"/>
            </w:tcMar>
          </w:tcPr>
          <w:p w14:paraId="315F4D21"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3,4,5,7,</w:t>
            </w:r>
            <w:r w:rsidRPr="00AA5B98">
              <w:rPr>
                <w:rFonts w:ascii="Times New Roman" w:eastAsia="Garamond" w:hAnsi="Times New Roman" w:cs="Times New Roman"/>
              </w:rPr>
              <w:t>8,9,10</w:t>
            </w:r>
          </w:p>
        </w:tc>
      </w:tr>
      <w:tr w:rsidR="001B07DE" w:rsidRPr="00AA5B98" w14:paraId="0B38A512" w14:textId="77777777" w:rsidTr="001B07DE">
        <w:trPr>
          <w:cantSplit/>
          <w:trHeight w:val="20"/>
          <w:tblHeader/>
        </w:trPr>
        <w:tc>
          <w:tcPr>
            <w:tcW w:w="895" w:type="dxa"/>
            <w:tcMar>
              <w:top w:w="0" w:type="dxa"/>
              <w:left w:w="100" w:type="dxa"/>
              <w:bottom w:w="0" w:type="dxa"/>
              <w:right w:w="100" w:type="dxa"/>
            </w:tcMar>
          </w:tcPr>
          <w:p w14:paraId="5BB0BD1E"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545" w:type="dxa"/>
            <w:tcMar>
              <w:top w:w="0" w:type="dxa"/>
              <w:left w:w="100" w:type="dxa"/>
              <w:bottom w:w="0" w:type="dxa"/>
              <w:right w:w="100" w:type="dxa"/>
            </w:tcMar>
          </w:tcPr>
          <w:p w14:paraId="2653FF0B"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Landslide-prone wards (list)</w:t>
            </w:r>
          </w:p>
        </w:tc>
        <w:tc>
          <w:tcPr>
            <w:tcW w:w="2250" w:type="dxa"/>
            <w:tcMar>
              <w:top w:w="0" w:type="dxa"/>
              <w:left w:w="100" w:type="dxa"/>
              <w:bottom w:w="0" w:type="dxa"/>
              <w:right w:w="100" w:type="dxa"/>
            </w:tcMar>
          </w:tcPr>
          <w:p w14:paraId="7F6C05FC"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4A05FDB6" w14:textId="77777777" w:rsidTr="001B07DE">
        <w:trPr>
          <w:cantSplit/>
          <w:trHeight w:val="20"/>
          <w:tblHeader/>
        </w:trPr>
        <w:tc>
          <w:tcPr>
            <w:tcW w:w="895" w:type="dxa"/>
            <w:tcMar>
              <w:top w:w="0" w:type="dxa"/>
              <w:left w:w="100" w:type="dxa"/>
              <w:bottom w:w="0" w:type="dxa"/>
              <w:right w:w="100" w:type="dxa"/>
            </w:tcMar>
          </w:tcPr>
          <w:p w14:paraId="17215BAA"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545" w:type="dxa"/>
            <w:tcMar>
              <w:top w:w="0" w:type="dxa"/>
              <w:left w:w="100" w:type="dxa"/>
              <w:bottom w:w="0" w:type="dxa"/>
              <w:right w:w="100" w:type="dxa"/>
            </w:tcMar>
          </w:tcPr>
          <w:p w14:paraId="75C63E1B"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Cyclone/sea surge risk (Yes/No)</w:t>
            </w:r>
          </w:p>
        </w:tc>
        <w:tc>
          <w:tcPr>
            <w:tcW w:w="2250" w:type="dxa"/>
            <w:tcMar>
              <w:top w:w="0" w:type="dxa"/>
              <w:left w:w="100" w:type="dxa"/>
              <w:bottom w:w="0" w:type="dxa"/>
              <w:right w:w="100" w:type="dxa"/>
            </w:tcMar>
          </w:tcPr>
          <w:p w14:paraId="5149783C"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538C7742" w14:textId="77777777" w:rsidTr="001B07DE">
        <w:trPr>
          <w:cantSplit/>
          <w:trHeight w:val="20"/>
          <w:tblHeader/>
        </w:trPr>
        <w:tc>
          <w:tcPr>
            <w:tcW w:w="895" w:type="dxa"/>
            <w:tcMar>
              <w:top w:w="0" w:type="dxa"/>
              <w:left w:w="100" w:type="dxa"/>
              <w:bottom w:w="0" w:type="dxa"/>
              <w:right w:w="100" w:type="dxa"/>
            </w:tcMar>
          </w:tcPr>
          <w:p w14:paraId="62E311CC"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545" w:type="dxa"/>
            <w:tcMar>
              <w:top w:w="0" w:type="dxa"/>
              <w:left w:w="100" w:type="dxa"/>
              <w:bottom w:w="0" w:type="dxa"/>
              <w:right w:w="100" w:type="dxa"/>
            </w:tcMar>
          </w:tcPr>
          <w:p w14:paraId="3C2EA16A"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Heatwave risk zones (Yes/No)</w:t>
            </w:r>
          </w:p>
        </w:tc>
        <w:tc>
          <w:tcPr>
            <w:tcW w:w="2250" w:type="dxa"/>
            <w:tcMar>
              <w:top w:w="0" w:type="dxa"/>
              <w:left w:w="100" w:type="dxa"/>
              <w:bottom w:w="0" w:type="dxa"/>
              <w:right w:w="100" w:type="dxa"/>
            </w:tcMar>
          </w:tcPr>
          <w:p w14:paraId="63F34555"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72E26C66" w14:textId="77777777" w:rsidTr="001B07DE">
        <w:trPr>
          <w:cantSplit/>
          <w:trHeight w:val="20"/>
          <w:tblHeader/>
        </w:trPr>
        <w:tc>
          <w:tcPr>
            <w:tcW w:w="895" w:type="dxa"/>
            <w:tcMar>
              <w:top w:w="0" w:type="dxa"/>
              <w:left w:w="100" w:type="dxa"/>
              <w:bottom w:w="0" w:type="dxa"/>
              <w:right w:w="100" w:type="dxa"/>
            </w:tcMar>
          </w:tcPr>
          <w:p w14:paraId="4EC802C8"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545" w:type="dxa"/>
            <w:tcMar>
              <w:top w:w="0" w:type="dxa"/>
              <w:left w:w="100" w:type="dxa"/>
              <w:bottom w:w="0" w:type="dxa"/>
              <w:right w:w="100" w:type="dxa"/>
            </w:tcMar>
          </w:tcPr>
          <w:p w14:paraId="6A1F8A65"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Waterlogging areas (list)</w:t>
            </w:r>
          </w:p>
        </w:tc>
        <w:tc>
          <w:tcPr>
            <w:tcW w:w="2250" w:type="dxa"/>
            <w:tcMar>
              <w:top w:w="0" w:type="dxa"/>
              <w:left w:w="100" w:type="dxa"/>
              <w:bottom w:w="0" w:type="dxa"/>
              <w:right w:w="100" w:type="dxa"/>
            </w:tcMar>
          </w:tcPr>
          <w:p w14:paraId="570D396E"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8,10,7</w:t>
            </w:r>
          </w:p>
        </w:tc>
      </w:tr>
      <w:tr w:rsidR="001B07DE" w:rsidRPr="00AA5B98" w14:paraId="4AFDE00D" w14:textId="77777777" w:rsidTr="001B07DE">
        <w:trPr>
          <w:cantSplit/>
          <w:trHeight w:val="20"/>
          <w:tblHeader/>
        </w:trPr>
        <w:tc>
          <w:tcPr>
            <w:tcW w:w="895" w:type="dxa"/>
            <w:tcMar>
              <w:top w:w="0" w:type="dxa"/>
              <w:left w:w="100" w:type="dxa"/>
              <w:bottom w:w="0" w:type="dxa"/>
              <w:right w:w="100" w:type="dxa"/>
            </w:tcMar>
          </w:tcPr>
          <w:p w14:paraId="73658D0C"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545" w:type="dxa"/>
            <w:tcMar>
              <w:top w:w="0" w:type="dxa"/>
              <w:left w:w="100" w:type="dxa"/>
              <w:bottom w:w="0" w:type="dxa"/>
              <w:right w:w="100" w:type="dxa"/>
            </w:tcMar>
          </w:tcPr>
          <w:p w14:paraId="19E0F947"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Shelter homes / relief camps (number, capacity)</w:t>
            </w:r>
          </w:p>
        </w:tc>
        <w:tc>
          <w:tcPr>
            <w:tcW w:w="2250" w:type="dxa"/>
            <w:tcMar>
              <w:top w:w="0" w:type="dxa"/>
              <w:left w:w="100" w:type="dxa"/>
              <w:bottom w:w="0" w:type="dxa"/>
              <w:right w:w="100" w:type="dxa"/>
            </w:tcMar>
          </w:tcPr>
          <w:p w14:paraId="66C7CC44"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15</w:t>
            </w:r>
          </w:p>
        </w:tc>
      </w:tr>
      <w:tr w:rsidR="001B07DE" w:rsidRPr="00AA5B98" w14:paraId="1FDD3A11" w14:textId="77777777" w:rsidTr="001B07DE">
        <w:trPr>
          <w:cantSplit/>
          <w:trHeight w:val="20"/>
          <w:tblHeader/>
        </w:trPr>
        <w:tc>
          <w:tcPr>
            <w:tcW w:w="895" w:type="dxa"/>
            <w:tcMar>
              <w:top w:w="0" w:type="dxa"/>
              <w:left w:w="100" w:type="dxa"/>
              <w:bottom w:w="0" w:type="dxa"/>
              <w:right w:w="100" w:type="dxa"/>
            </w:tcMar>
          </w:tcPr>
          <w:p w14:paraId="088920F4"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545" w:type="dxa"/>
            <w:tcMar>
              <w:top w:w="0" w:type="dxa"/>
              <w:left w:w="100" w:type="dxa"/>
              <w:bottom w:w="0" w:type="dxa"/>
              <w:right w:w="100" w:type="dxa"/>
            </w:tcMar>
          </w:tcPr>
          <w:p w14:paraId="0FC1D608"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Past disaster displacement history</w:t>
            </w:r>
          </w:p>
        </w:tc>
        <w:tc>
          <w:tcPr>
            <w:tcW w:w="2250" w:type="dxa"/>
            <w:tcMar>
              <w:top w:w="0" w:type="dxa"/>
              <w:left w:w="100" w:type="dxa"/>
              <w:bottom w:w="0" w:type="dxa"/>
              <w:right w:w="100" w:type="dxa"/>
            </w:tcMar>
          </w:tcPr>
          <w:p w14:paraId="1A3CBCE3"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7BA9C94C" w14:textId="77777777" w:rsidTr="001B07DE">
        <w:trPr>
          <w:cantSplit/>
          <w:trHeight w:val="20"/>
          <w:tblHeader/>
        </w:trPr>
        <w:tc>
          <w:tcPr>
            <w:tcW w:w="895" w:type="dxa"/>
            <w:tcMar>
              <w:top w:w="0" w:type="dxa"/>
              <w:left w:w="100" w:type="dxa"/>
              <w:bottom w:w="0" w:type="dxa"/>
              <w:right w:w="100" w:type="dxa"/>
            </w:tcMar>
          </w:tcPr>
          <w:p w14:paraId="050973D3"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545" w:type="dxa"/>
            <w:tcMar>
              <w:top w:w="0" w:type="dxa"/>
              <w:left w:w="100" w:type="dxa"/>
              <w:bottom w:w="0" w:type="dxa"/>
              <w:right w:w="100" w:type="dxa"/>
            </w:tcMar>
          </w:tcPr>
          <w:p w14:paraId="56AD0A5E"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Disruption to water supply/transport common (Yes/No)</w:t>
            </w:r>
          </w:p>
        </w:tc>
        <w:tc>
          <w:tcPr>
            <w:tcW w:w="2250" w:type="dxa"/>
            <w:tcMar>
              <w:top w:w="0" w:type="dxa"/>
              <w:left w:w="100" w:type="dxa"/>
              <w:bottom w:w="0" w:type="dxa"/>
              <w:right w:w="100" w:type="dxa"/>
            </w:tcMar>
          </w:tcPr>
          <w:p w14:paraId="47739223"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bl>
    <w:p w14:paraId="3B9C5DF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color w:val="000000"/>
        </w:rPr>
        <w:t xml:space="preserve"> </w:t>
      </w:r>
      <w:r w:rsidRPr="00AA5B98">
        <w:rPr>
          <w:rFonts w:ascii="Times New Roman" w:eastAsia="Garamond" w:hAnsi="Times New Roman" w:cs="Times New Roman"/>
          <w:b/>
          <w:bCs/>
          <w:color w:val="000000"/>
        </w:rPr>
        <w:t>I. Critical Infrastructure &amp; Logistics</w:t>
      </w:r>
    </w:p>
    <w:tbl>
      <w:tblPr>
        <w:tblStyle w:val="affffffffc"/>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05"/>
        <w:gridCol w:w="3665"/>
        <w:gridCol w:w="2250"/>
        <w:tblGridChange w:id="324">
          <w:tblGrid>
            <w:gridCol w:w="805"/>
            <w:gridCol w:w="3665"/>
            <w:gridCol w:w="2250"/>
          </w:tblGrid>
        </w:tblGridChange>
      </w:tblGrid>
      <w:tr w:rsidR="001B07DE" w:rsidRPr="00AA5B98" w14:paraId="5F645AA7" w14:textId="77777777" w:rsidTr="001B07DE">
        <w:trPr>
          <w:cantSplit/>
          <w:trHeight w:val="20"/>
          <w:tblHeader/>
        </w:trPr>
        <w:tc>
          <w:tcPr>
            <w:tcW w:w="805" w:type="dxa"/>
            <w:tcMar>
              <w:top w:w="0" w:type="dxa"/>
              <w:left w:w="100" w:type="dxa"/>
              <w:bottom w:w="0" w:type="dxa"/>
              <w:right w:w="100" w:type="dxa"/>
            </w:tcMar>
          </w:tcPr>
          <w:p w14:paraId="78CCF82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665" w:type="dxa"/>
            <w:tcMar>
              <w:top w:w="0" w:type="dxa"/>
              <w:left w:w="100" w:type="dxa"/>
              <w:bottom w:w="0" w:type="dxa"/>
              <w:right w:w="100" w:type="dxa"/>
            </w:tcMar>
          </w:tcPr>
          <w:p w14:paraId="6A582DC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50" w:type="dxa"/>
            <w:tcMar>
              <w:top w:w="0" w:type="dxa"/>
              <w:left w:w="100" w:type="dxa"/>
              <w:bottom w:w="0" w:type="dxa"/>
              <w:right w:w="100" w:type="dxa"/>
            </w:tcMar>
          </w:tcPr>
          <w:p w14:paraId="53E12E3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55253014" w14:textId="77777777" w:rsidTr="001B07DE">
        <w:trPr>
          <w:cantSplit/>
          <w:trHeight w:val="20"/>
          <w:tblHeader/>
        </w:trPr>
        <w:tc>
          <w:tcPr>
            <w:tcW w:w="805" w:type="dxa"/>
            <w:tcMar>
              <w:top w:w="0" w:type="dxa"/>
              <w:left w:w="100" w:type="dxa"/>
              <w:bottom w:w="0" w:type="dxa"/>
              <w:right w:w="100" w:type="dxa"/>
            </w:tcMar>
          </w:tcPr>
          <w:p w14:paraId="27F6946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665" w:type="dxa"/>
            <w:tcMar>
              <w:top w:w="0" w:type="dxa"/>
              <w:left w:w="100" w:type="dxa"/>
              <w:bottom w:w="0" w:type="dxa"/>
              <w:right w:w="100" w:type="dxa"/>
            </w:tcMar>
          </w:tcPr>
          <w:p w14:paraId="39A73F2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Schools (number)</w:t>
            </w:r>
          </w:p>
        </w:tc>
        <w:tc>
          <w:tcPr>
            <w:tcW w:w="2250" w:type="dxa"/>
            <w:tcMar>
              <w:top w:w="0" w:type="dxa"/>
              <w:left w:w="100" w:type="dxa"/>
              <w:bottom w:w="0" w:type="dxa"/>
              <w:right w:w="100" w:type="dxa"/>
            </w:tcMar>
          </w:tcPr>
          <w:p w14:paraId="602DB26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15</w:t>
            </w:r>
          </w:p>
        </w:tc>
      </w:tr>
      <w:tr w:rsidR="001B07DE" w:rsidRPr="00AA5B98" w14:paraId="47935D1B" w14:textId="77777777" w:rsidTr="001B07DE">
        <w:trPr>
          <w:cantSplit/>
          <w:trHeight w:val="20"/>
          <w:tblHeader/>
        </w:trPr>
        <w:tc>
          <w:tcPr>
            <w:tcW w:w="805" w:type="dxa"/>
            <w:tcMar>
              <w:top w:w="0" w:type="dxa"/>
              <w:left w:w="100" w:type="dxa"/>
              <w:bottom w:w="0" w:type="dxa"/>
              <w:right w:w="100" w:type="dxa"/>
            </w:tcMar>
          </w:tcPr>
          <w:p w14:paraId="0EB24F7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665" w:type="dxa"/>
            <w:tcMar>
              <w:top w:w="0" w:type="dxa"/>
              <w:left w:w="100" w:type="dxa"/>
              <w:bottom w:w="0" w:type="dxa"/>
              <w:right w:w="100" w:type="dxa"/>
            </w:tcMar>
          </w:tcPr>
          <w:p w14:paraId="699FB77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Anganwadis</w:t>
            </w:r>
            <w:proofErr w:type="spellEnd"/>
            <w:r w:rsidRPr="00AA5B98">
              <w:rPr>
                <w:rFonts w:ascii="Times New Roman" w:eastAsia="Garamond" w:hAnsi="Times New Roman" w:cs="Times New Roman"/>
                <w:color w:val="000000"/>
              </w:rPr>
              <w:t xml:space="preserve"> (number)</w:t>
            </w:r>
          </w:p>
        </w:tc>
        <w:tc>
          <w:tcPr>
            <w:tcW w:w="2250" w:type="dxa"/>
            <w:tcMar>
              <w:top w:w="0" w:type="dxa"/>
              <w:left w:w="100" w:type="dxa"/>
              <w:bottom w:w="0" w:type="dxa"/>
              <w:right w:w="100" w:type="dxa"/>
            </w:tcMar>
          </w:tcPr>
          <w:p w14:paraId="2F4F0AC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22</w:t>
            </w:r>
          </w:p>
        </w:tc>
      </w:tr>
      <w:sdt>
        <w:sdtPr>
          <w:rPr>
            <w:rFonts w:ascii="Times New Roman" w:hAnsi="Times New Roman" w:cs="Times New Roman"/>
          </w:rPr>
          <w:tag w:val="goog_rdk_359"/>
          <w:id w:val="-375506303"/>
        </w:sdtPr>
        <w:sdtEndPr>
          <w:rPr>
            <w:rFonts w:eastAsia="Garamond"/>
            <w:color w:val="000000"/>
          </w:rPr>
        </w:sdtEndPr>
        <w:sdtContent>
          <w:tr w:rsidR="001B07DE" w:rsidRPr="00AA5B98" w14:paraId="7684C70C" w14:textId="77777777" w:rsidTr="001B07DE">
            <w:trPr>
              <w:cantSplit/>
              <w:trHeight w:val="760"/>
              <w:tblHeader/>
            </w:trPr>
            <w:tc>
              <w:tcPr>
                <w:tcW w:w="805" w:type="dxa"/>
                <w:tcMar>
                  <w:top w:w="0" w:type="dxa"/>
                  <w:left w:w="100" w:type="dxa"/>
                  <w:bottom w:w="0" w:type="dxa"/>
                  <w:right w:w="100" w:type="dxa"/>
                </w:tcMar>
              </w:tcPr>
              <w:p w14:paraId="7B67AE0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665" w:type="dxa"/>
                <w:tcMar>
                  <w:top w:w="0" w:type="dxa"/>
                  <w:left w:w="100" w:type="dxa"/>
                  <w:bottom w:w="0" w:type="dxa"/>
                  <w:right w:w="100" w:type="dxa"/>
                </w:tcMar>
              </w:tcPr>
              <w:p w14:paraId="538CE90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Colleges (number)</w:t>
                </w:r>
              </w:p>
            </w:tc>
            <w:tc>
              <w:tcPr>
                <w:tcW w:w="2250" w:type="dxa"/>
                <w:tcMar>
                  <w:top w:w="0" w:type="dxa"/>
                  <w:left w:w="100" w:type="dxa"/>
                  <w:bottom w:w="0" w:type="dxa"/>
                  <w:right w:w="100" w:type="dxa"/>
                </w:tcMar>
              </w:tcPr>
              <w:p w14:paraId="5FD3EC3C" w14:textId="7ABFB23D"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sdtContent>
      </w:sdt>
      <w:tr w:rsidR="001B07DE" w:rsidRPr="00AA5B98" w14:paraId="6A5421C5" w14:textId="77777777" w:rsidTr="001B07DE">
        <w:trPr>
          <w:cantSplit/>
          <w:trHeight w:val="20"/>
          <w:tblHeader/>
        </w:trPr>
        <w:tc>
          <w:tcPr>
            <w:tcW w:w="805" w:type="dxa"/>
            <w:tcMar>
              <w:top w:w="0" w:type="dxa"/>
              <w:left w:w="100" w:type="dxa"/>
              <w:bottom w:w="0" w:type="dxa"/>
              <w:right w:w="100" w:type="dxa"/>
            </w:tcMar>
          </w:tcPr>
          <w:p w14:paraId="5ED515D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665" w:type="dxa"/>
            <w:tcMar>
              <w:top w:w="0" w:type="dxa"/>
              <w:left w:w="100" w:type="dxa"/>
              <w:bottom w:w="0" w:type="dxa"/>
              <w:right w:w="100" w:type="dxa"/>
            </w:tcMar>
          </w:tcPr>
          <w:p w14:paraId="2FB3A3F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Community halls (number)</w:t>
            </w:r>
          </w:p>
        </w:tc>
        <w:tc>
          <w:tcPr>
            <w:tcW w:w="2250" w:type="dxa"/>
            <w:tcMar>
              <w:top w:w="0" w:type="dxa"/>
              <w:left w:w="100" w:type="dxa"/>
              <w:bottom w:w="0" w:type="dxa"/>
              <w:right w:w="100" w:type="dxa"/>
            </w:tcMar>
          </w:tcPr>
          <w:p w14:paraId="19A5D97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sdt>
              <w:sdtPr>
                <w:rPr>
                  <w:rFonts w:ascii="Times New Roman" w:hAnsi="Times New Roman" w:cs="Times New Roman"/>
                </w:rPr>
                <w:tag w:val="goog_rdk_360"/>
                <w:id w:val="314323244"/>
              </w:sdtPr>
              <w:sdtContent>
                <w:ins w:id="325" w:author="Arogya Cheppad" w:date="2026-02-06T09:50:00Z">
                  <w:r w:rsidRPr="00AA5B98">
                    <w:rPr>
                      <w:rFonts w:ascii="Times New Roman" w:eastAsia="Garamond" w:hAnsi="Times New Roman" w:cs="Times New Roman"/>
                      <w:color w:val="000000"/>
                    </w:rPr>
                    <w:t>4</w:t>
                  </w:r>
                </w:ins>
              </w:sdtContent>
            </w:sdt>
          </w:p>
        </w:tc>
      </w:tr>
      <w:tr w:rsidR="001B07DE" w:rsidRPr="00AA5B98" w14:paraId="08990299" w14:textId="77777777" w:rsidTr="001B07DE">
        <w:trPr>
          <w:cantSplit/>
          <w:trHeight w:val="20"/>
          <w:tblHeader/>
        </w:trPr>
        <w:tc>
          <w:tcPr>
            <w:tcW w:w="805" w:type="dxa"/>
            <w:tcMar>
              <w:top w:w="0" w:type="dxa"/>
              <w:left w:w="100" w:type="dxa"/>
              <w:bottom w:w="0" w:type="dxa"/>
              <w:right w:w="100" w:type="dxa"/>
            </w:tcMar>
          </w:tcPr>
          <w:p w14:paraId="38A0827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665" w:type="dxa"/>
            <w:tcMar>
              <w:top w:w="0" w:type="dxa"/>
              <w:left w:w="100" w:type="dxa"/>
              <w:bottom w:w="0" w:type="dxa"/>
              <w:right w:w="100" w:type="dxa"/>
            </w:tcMar>
          </w:tcPr>
          <w:p w14:paraId="00BA11C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Places of worship with large gatherings (number)</w:t>
            </w:r>
          </w:p>
        </w:tc>
        <w:tc>
          <w:tcPr>
            <w:tcW w:w="2250" w:type="dxa"/>
            <w:tcMar>
              <w:top w:w="0" w:type="dxa"/>
              <w:left w:w="100" w:type="dxa"/>
              <w:bottom w:w="0" w:type="dxa"/>
              <w:right w:w="100" w:type="dxa"/>
            </w:tcMar>
          </w:tcPr>
          <w:p w14:paraId="7D4802F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w:t>
            </w:r>
          </w:p>
        </w:tc>
      </w:tr>
      <w:tr w:rsidR="001B07DE" w:rsidRPr="00AA5B98" w14:paraId="1DB87E52" w14:textId="77777777" w:rsidTr="001B07DE">
        <w:trPr>
          <w:cantSplit/>
          <w:trHeight w:val="20"/>
          <w:tblHeader/>
        </w:trPr>
        <w:tc>
          <w:tcPr>
            <w:tcW w:w="805" w:type="dxa"/>
            <w:tcMar>
              <w:top w:w="0" w:type="dxa"/>
              <w:left w:w="100" w:type="dxa"/>
              <w:bottom w:w="0" w:type="dxa"/>
              <w:right w:w="100" w:type="dxa"/>
            </w:tcMar>
          </w:tcPr>
          <w:p w14:paraId="710551D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665" w:type="dxa"/>
            <w:tcMar>
              <w:top w:w="0" w:type="dxa"/>
              <w:left w:w="100" w:type="dxa"/>
              <w:bottom w:w="0" w:type="dxa"/>
              <w:right w:w="100" w:type="dxa"/>
            </w:tcMar>
          </w:tcPr>
          <w:p w14:paraId="7421900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Large markets / shopping areas (number)</w:t>
            </w:r>
          </w:p>
        </w:tc>
        <w:tc>
          <w:tcPr>
            <w:tcW w:w="2250" w:type="dxa"/>
            <w:tcMar>
              <w:top w:w="0" w:type="dxa"/>
              <w:left w:w="100" w:type="dxa"/>
              <w:bottom w:w="0" w:type="dxa"/>
              <w:right w:w="100" w:type="dxa"/>
            </w:tcMar>
          </w:tcPr>
          <w:p w14:paraId="469F3E2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233AE1C1" w14:textId="77777777" w:rsidTr="001B07DE">
        <w:trPr>
          <w:cantSplit/>
          <w:trHeight w:val="20"/>
          <w:tblHeader/>
        </w:trPr>
        <w:tc>
          <w:tcPr>
            <w:tcW w:w="805" w:type="dxa"/>
            <w:tcMar>
              <w:top w:w="0" w:type="dxa"/>
              <w:left w:w="100" w:type="dxa"/>
              <w:bottom w:w="0" w:type="dxa"/>
              <w:right w:w="100" w:type="dxa"/>
            </w:tcMar>
          </w:tcPr>
          <w:p w14:paraId="49D2DA7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665" w:type="dxa"/>
            <w:tcMar>
              <w:top w:w="0" w:type="dxa"/>
              <w:left w:w="100" w:type="dxa"/>
              <w:bottom w:w="0" w:type="dxa"/>
              <w:right w:w="100" w:type="dxa"/>
            </w:tcMar>
          </w:tcPr>
          <w:p w14:paraId="3914F14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Warehouses / cold storages (number)</w:t>
            </w:r>
          </w:p>
        </w:tc>
        <w:tc>
          <w:tcPr>
            <w:tcW w:w="2250" w:type="dxa"/>
            <w:tcMar>
              <w:top w:w="0" w:type="dxa"/>
              <w:left w:w="100" w:type="dxa"/>
              <w:bottom w:w="0" w:type="dxa"/>
              <w:right w:w="100" w:type="dxa"/>
            </w:tcMar>
          </w:tcPr>
          <w:p w14:paraId="73794B5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1B07DE" w:rsidRPr="00AA5B98" w14:paraId="55DA2E11" w14:textId="77777777" w:rsidTr="001B07DE">
        <w:trPr>
          <w:cantSplit/>
          <w:trHeight w:val="20"/>
          <w:tblHeader/>
        </w:trPr>
        <w:tc>
          <w:tcPr>
            <w:tcW w:w="805" w:type="dxa"/>
            <w:tcMar>
              <w:top w:w="0" w:type="dxa"/>
              <w:left w:w="100" w:type="dxa"/>
              <w:bottom w:w="0" w:type="dxa"/>
              <w:right w:w="100" w:type="dxa"/>
            </w:tcMar>
          </w:tcPr>
          <w:p w14:paraId="24F36FB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665" w:type="dxa"/>
            <w:tcMar>
              <w:top w:w="0" w:type="dxa"/>
              <w:left w:w="100" w:type="dxa"/>
              <w:bottom w:w="0" w:type="dxa"/>
              <w:right w:w="100" w:type="dxa"/>
            </w:tcMar>
          </w:tcPr>
          <w:p w14:paraId="2A10DD8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Telecom/mobile network coverage gaps (Yes/No)</w:t>
            </w:r>
          </w:p>
        </w:tc>
        <w:tc>
          <w:tcPr>
            <w:tcW w:w="2250" w:type="dxa"/>
            <w:tcMar>
              <w:top w:w="0" w:type="dxa"/>
              <w:left w:w="100" w:type="dxa"/>
              <w:bottom w:w="0" w:type="dxa"/>
              <w:right w:w="100" w:type="dxa"/>
            </w:tcMar>
          </w:tcPr>
          <w:p w14:paraId="6410348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sdt>
              <w:sdtPr>
                <w:rPr>
                  <w:rFonts w:ascii="Times New Roman" w:hAnsi="Times New Roman" w:cs="Times New Roman"/>
                </w:rPr>
                <w:tag w:val="goog_rdk_361"/>
                <w:id w:val="652421249"/>
              </w:sdtPr>
              <w:sdtContent>
                <w:ins w:id="326" w:author="Arogya Cheppad" w:date="2026-02-06T09:50:00Z">
                  <w:r w:rsidRPr="00AA5B98">
                    <w:rPr>
                      <w:rFonts w:ascii="Times New Roman" w:eastAsia="Garamond" w:hAnsi="Times New Roman" w:cs="Times New Roman"/>
                      <w:color w:val="000000"/>
                    </w:rPr>
                    <w:t>No</w:t>
                  </w:r>
                </w:ins>
              </w:sdtContent>
            </w:sdt>
          </w:p>
        </w:tc>
      </w:tr>
      <w:tr w:rsidR="001B07DE" w:rsidRPr="00AA5B98" w14:paraId="7A99DFA2" w14:textId="77777777" w:rsidTr="001B07DE">
        <w:trPr>
          <w:cantSplit/>
          <w:trHeight w:val="20"/>
          <w:tblHeader/>
        </w:trPr>
        <w:tc>
          <w:tcPr>
            <w:tcW w:w="805" w:type="dxa"/>
            <w:tcMar>
              <w:top w:w="0" w:type="dxa"/>
              <w:left w:w="100" w:type="dxa"/>
              <w:bottom w:w="0" w:type="dxa"/>
              <w:right w:w="100" w:type="dxa"/>
            </w:tcMar>
          </w:tcPr>
          <w:p w14:paraId="2E2635F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665" w:type="dxa"/>
            <w:tcMar>
              <w:top w:w="0" w:type="dxa"/>
              <w:left w:w="100" w:type="dxa"/>
              <w:bottom w:w="0" w:type="dxa"/>
              <w:right w:w="100" w:type="dxa"/>
            </w:tcMar>
          </w:tcPr>
          <w:p w14:paraId="0AF02A6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Power outage frequency (high/medium/low)</w:t>
            </w:r>
          </w:p>
        </w:tc>
        <w:tc>
          <w:tcPr>
            <w:tcW w:w="2250" w:type="dxa"/>
            <w:tcMar>
              <w:top w:w="0" w:type="dxa"/>
              <w:left w:w="100" w:type="dxa"/>
              <w:bottom w:w="0" w:type="dxa"/>
              <w:right w:w="100" w:type="dxa"/>
            </w:tcMar>
          </w:tcPr>
          <w:p w14:paraId="3A969E2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Low</w:t>
            </w:r>
          </w:p>
        </w:tc>
      </w:tr>
      <w:tr w:rsidR="001B07DE" w:rsidRPr="00AA5B98" w14:paraId="57E12929" w14:textId="77777777" w:rsidTr="001B07DE">
        <w:trPr>
          <w:cantSplit/>
          <w:trHeight w:val="20"/>
          <w:tblHeader/>
        </w:trPr>
        <w:tc>
          <w:tcPr>
            <w:tcW w:w="805" w:type="dxa"/>
            <w:tcMar>
              <w:top w:w="0" w:type="dxa"/>
              <w:left w:w="100" w:type="dxa"/>
              <w:bottom w:w="0" w:type="dxa"/>
              <w:right w:w="100" w:type="dxa"/>
            </w:tcMar>
          </w:tcPr>
          <w:p w14:paraId="7C254255"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3665" w:type="dxa"/>
            <w:tcMar>
              <w:top w:w="0" w:type="dxa"/>
              <w:left w:w="100" w:type="dxa"/>
              <w:bottom w:w="0" w:type="dxa"/>
              <w:right w:w="100" w:type="dxa"/>
            </w:tcMar>
          </w:tcPr>
          <w:p w14:paraId="3C6EBA1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Availability of generators in key facilities</w:t>
            </w:r>
          </w:p>
        </w:tc>
        <w:tc>
          <w:tcPr>
            <w:tcW w:w="2250" w:type="dxa"/>
            <w:tcMar>
              <w:top w:w="0" w:type="dxa"/>
              <w:left w:w="100" w:type="dxa"/>
              <w:bottom w:w="0" w:type="dxa"/>
              <w:right w:w="100" w:type="dxa"/>
            </w:tcMar>
          </w:tcPr>
          <w:p w14:paraId="7EE56D3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73F4F08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16BCFED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J. Risk Communication &amp; Community Networks</w:t>
      </w:r>
    </w:p>
    <w:tbl>
      <w:tblPr>
        <w:tblStyle w:val="affffffffd"/>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5"/>
        <w:gridCol w:w="3560"/>
        <w:gridCol w:w="2265"/>
      </w:tblGrid>
      <w:tr w:rsidR="001B07DE" w:rsidRPr="00AA5B98" w14:paraId="55EF3763" w14:textId="77777777" w:rsidTr="001B07DE">
        <w:trPr>
          <w:cantSplit/>
          <w:trHeight w:val="20"/>
          <w:tblHeader/>
        </w:trPr>
        <w:tc>
          <w:tcPr>
            <w:tcW w:w="895" w:type="dxa"/>
            <w:tcMar>
              <w:top w:w="0" w:type="dxa"/>
              <w:left w:w="100" w:type="dxa"/>
              <w:bottom w:w="0" w:type="dxa"/>
              <w:right w:w="100" w:type="dxa"/>
            </w:tcMar>
          </w:tcPr>
          <w:p w14:paraId="6B89E2D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560" w:type="dxa"/>
            <w:tcMar>
              <w:top w:w="0" w:type="dxa"/>
              <w:left w:w="100" w:type="dxa"/>
              <w:bottom w:w="0" w:type="dxa"/>
              <w:right w:w="100" w:type="dxa"/>
            </w:tcMar>
          </w:tcPr>
          <w:p w14:paraId="23D100D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65" w:type="dxa"/>
            <w:tcMar>
              <w:top w:w="0" w:type="dxa"/>
              <w:left w:w="100" w:type="dxa"/>
              <w:bottom w:w="0" w:type="dxa"/>
              <w:right w:w="100" w:type="dxa"/>
            </w:tcMar>
          </w:tcPr>
          <w:p w14:paraId="2419252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13BFA69F" w14:textId="77777777" w:rsidTr="001B07DE">
        <w:trPr>
          <w:cantSplit/>
          <w:trHeight w:val="20"/>
          <w:tblHeader/>
        </w:trPr>
        <w:tc>
          <w:tcPr>
            <w:tcW w:w="895" w:type="dxa"/>
            <w:tcMar>
              <w:top w:w="0" w:type="dxa"/>
              <w:left w:w="100" w:type="dxa"/>
              <w:bottom w:w="0" w:type="dxa"/>
              <w:right w:w="100" w:type="dxa"/>
            </w:tcMar>
          </w:tcPr>
          <w:p w14:paraId="552CA4A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560" w:type="dxa"/>
            <w:tcMar>
              <w:top w:w="0" w:type="dxa"/>
              <w:left w:w="100" w:type="dxa"/>
              <w:bottom w:w="0" w:type="dxa"/>
              <w:right w:w="100" w:type="dxa"/>
            </w:tcMar>
          </w:tcPr>
          <w:p w14:paraId="2CB5BD1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Ward-level rapid response teams (Yes/No)</w:t>
            </w:r>
          </w:p>
        </w:tc>
        <w:tc>
          <w:tcPr>
            <w:tcW w:w="2265" w:type="dxa"/>
            <w:tcMar>
              <w:top w:w="0" w:type="dxa"/>
              <w:left w:w="100" w:type="dxa"/>
              <w:bottom w:w="0" w:type="dxa"/>
              <w:right w:w="100" w:type="dxa"/>
            </w:tcMar>
          </w:tcPr>
          <w:p w14:paraId="5324D395"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1D4A8C5B" w14:textId="77777777" w:rsidTr="001B07DE">
        <w:trPr>
          <w:cantSplit/>
          <w:trHeight w:val="20"/>
          <w:tblHeader/>
        </w:trPr>
        <w:tc>
          <w:tcPr>
            <w:tcW w:w="895" w:type="dxa"/>
            <w:tcMar>
              <w:top w:w="0" w:type="dxa"/>
              <w:left w:w="100" w:type="dxa"/>
              <w:bottom w:w="0" w:type="dxa"/>
              <w:right w:w="100" w:type="dxa"/>
            </w:tcMar>
          </w:tcPr>
          <w:p w14:paraId="3A67EF6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560" w:type="dxa"/>
            <w:tcMar>
              <w:top w:w="0" w:type="dxa"/>
              <w:left w:w="100" w:type="dxa"/>
              <w:bottom w:w="0" w:type="dxa"/>
              <w:right w:w="100" w:type="dxa"/>
            </w:tcMar>
          </w:tcPr>
          <w:p w14:paraId="405789B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Jagratha</w:t>
            </w:r>
            <w:proofErr w:type="spellEnd"/>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samithis</w:t>
            </w:r>
            <w:proofErr w:type="spellEnd"/>
            <w:r w:rsidRPr="00AA5B98">
              <w:rPr>
                <w:rFonts w:ascii="Times New Roman" w:eastAsia="Garamond" w:hAnsi="Times New Roman" w:cs="Times New Roman"/>
                <w:color w:val="000000"/>
              </w:rPr>
              <w:t xml:space="preserve"> / committees active (Yes/No)</w:t>
            </w:r>
          </w:p>
        </w:tc>
        <w:tc>
          <w:tcPr>
            <w:tcW w:w="2265" w:type="dxa"/>
            <w:tcMar>
              <w:top w:w="0" w:type="dxa"/>
              <w:left w:w="100" w:type="dxa"/>
              <w:bottom w:w="0" w:type="dxa"/>
              <w:right w:w="100" w:type="dxa"/>
            </w:tcMar>
          </w:tcPr>
          <w:p w14:paraId="794A5E9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30D8B049" w14:textId="77777777" w:rsidTr="001B07DE">
        <w:trPr>
          <w:cantSplit/>
          <w:trHeight w:val="20"/>
          <w:tblHeader/>
        </w:trPr>
        <w:tc>
          <w:tcPr>
            <w:tcW w:w="895" w:type="dxa"/>
            <w:tcMar>
              <w:top w:w="0" w:type="dxa"/>
              <w:left w:w="100" w:type="dxa"/>
              <w:bottom w:w="0" w:type="dxa"/>
              <w:right w:w="100" w:type="dxa"/>
            </w:tcMar>
          </w:tcPr>
          <w:p w14:paraId="4FF740B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560" w:type="dxa"/>
            <w:tcMar>
              <w:top w:w="0" w:type="dxa"/>
              <w:left w:w="100" w:type="dxa"/>
              <w:bottom w:w="0" w:type="dxa"/>
              <w:right w:w="100" w:type="dxa"/>
            </w:tcMar>
          </w:tcPr>
          <w:p w14:paraId="5B79CAF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Kudumbashree</w:t>
            </w:r>
            <w:proofErr w:type="spellEnd"/>
            <w:r w:rsidRPr="00AA5B98">
              <w:rPr>
                <w:rFonts w:ascii="Times New Roman" w:eastAsia="Garamond" w:hAnsi="Times New Roman" w:cs="Times New Roman"/>
                <w:color w:val="000000"/>
              </w:rPr>
              <w:t xml:space="preserve"> presence and strength (number of units)</w:t>
            </w:r>
          </w:p>
        </w:tc>
        <w:tc>
          <w:tcPr>
            <w:tcW w:w="2265" w:type="dxa"/>
            <w:tcMar>
              <w:top w:w="0" w:type="dxa"/>
              <w:left w:w="100" w:type="dxa"/>
              <w:bottom w:w="0" w:type="dxa"/>
              <w:right w:w="100" w:type="dxa"/>
            </w:tcMar>
          </w:tcPr>
          <w:p w14:paraId="6A6D8CC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225</w:t>
            </w:r>
          </w:p>
        </w:tc>
      </w:tr>
      <w:tr w:rsidR="001B07DE" w:rsidRPr="00AA5B98" w14:paraId="0CBC4F6D" w14:textId="77777777" w:rsidTr="001B07DE">
        <w:trPr>
          <w:cantSplit/>
          <w:trHeight w:val="20"/>
          <w:tblHeader/>
        </w:trPr>
        <w:tc>
          <w:tcPr>
            <w:tcW w:w="895" w:type="dxa"/>
            <w:tcMar>
              <w:top w:w="0" w:type="dxa"/>
              <w:left w:w="100" w:type="dxa"/>
              <w:bottom w:w="0" w:type="dxa"/>
              <w:right w:w="100" w:type="dxa"/>
            </w:tcMar>
          </w:tcPr>
          <w:p w14:paraId="03EFBF28"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560" w:type="dxa"/>
            <w:tcMar>
              <w:top w:w="0" w:type="dxa"/>
              <w:left w:w="100" w:type="dxa"/>
              <w:bottom w:w="0" w:type="dxa"/>
              <w:right w:w="100" w:type="dxa"/>
            </w:tcMar>
          </w:tcPr>
          <w:p w14:paraId="1F8524D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Volunteer network (number, coverage)</w:t>
            </w:r>
          </w:p>
        </w:tc>
        <w:tc>
          <w:tcPr>
            <w:tcW w:w="2265" w:type="dxa"/>
            <w:tcMar>
              <w:top w:w="0" w:type="dxa"/>
              <w:left w:w="100" w:type="dxa"/>
              <w:bottom w:w="0" w:type="dxa"/>
              <w:right w:w="100" w:type="dxa"/>
            </w:tcMar>
          </w:tcPr>
          <w:p w14:paraId="51E2441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200</w:t>
            </w:r>
          </w:p>
        </w:tc>
      </w:tr>
      <w:tr w:rsidR="001B07DE" w:rsidRPr="00AA5B98" w14:paraId="315AE965" w14:textId="77777777" w:rsidTr="001B07DE">
        <w:trPr>
          <w:cantSplit/>
          <w:trHeight w:val="20"/>
          <w:tblHeader/>
        </w:trPr>
        <w:tc>
          <w:tcPr>
            <w:tcW w:w="895" w:type="dxa"/>
            <w:tcMar>
              <w:top w:w="0" w:type="dxa"/>
              <w:left w:w="100" w:type="dxa"/>
              <w:bottom w:w="0" w:type="dxa"/>
              <w:right w:w="100" w:type="dxa"/>
            </w:tcMar>
          </w:tcPr>
          <w:p w14:paraId="2F3FC64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560" w:type="dxa"/>
            <w:tcMar>
              <w:top w:w="0" w:type="dxa"/>
              <w:left w:w="100" w:type="dxa"/>
              <w:bottom w:w="0" w:type="dxa"/>
              <w:right w:w="100" w:type="dxa"/>
            </w:tcMar>
          </w:tcPr>
          <w:p w14:paraId="3CA5E4F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Community-based surveillance mechanisms (Yes/No)</w:t>
            </w:r>
          </w:p>
        </w:tc>
        <w:tc>
          <w:tcPr>
            <w:tcW w:w="2265" w:type="dxa"/>
            <w:tcMar>
              <w:top w:w="0" w:type="dxa"/>
              <w:left w:w="100" w:type="dxa"/>
              <w:bottom w:w="0" w:type="dxa"/>
              <w:right w:w="100" w:type="dxa"/>
            </w:tcMar>
          </w:tcPr>
          <w:p w14:paraId="434E7FE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02BE129D" w14:textId="77777777" w:rsidTr="001B07DE">
        <w:trPr>
          <w:cantSplit/>
          <w:trHeight w:val="20"/>
          <w:tblHeader/>
        </w:trPr>
        <w:tc>
          <w:tcPr>
            <w:tcW w:w="895" w:type="dxa"/>
            <w:tcMar>
              <w:top w:w="0" w:type="dxa"/>
              <w:left w:w="100" w:type="dxa"/>
              <w:bottom w:w="0" w:type="dxa"/>
              <w:right w:w="100" w:type="dxa"/>
            </w:tcMar>
          </w:tcPr>
          <w:p w14:paraId="07B891E0"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560" w:type="dxa"/>
            <w:tcMar>
              <w:top w:w="0" w:type="dxa"/>
              <w:left w:w="100" w:type="dxa"/>
              <w:bottom w:w="0" w:type="dxa"/>
              <w:right w:w="100" w:type="dxa"/>
            </w:tcMar>
          </w:tcPr>
          <w:p w14:paraId="4EC0EB1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IEC dissemination channels (WhatsApp groups, community radio, PA systems)</w:t>
            </w:r>
          </w:p>
        </w:tc>
        <w:tc>
          <w:tcPr>
            <w:tcW w:w="2265" w:type="dxa"/>
            <w:tcMar>
              <w:top w:w="0" w:type="dxa"/>
              <w:left w:w="100" w:type="dxa"/>
              <w:bottom w:w="0" w:type="dxa"/>
              <w:right w:w="100" w:type="dxa"/>
            </w:tcMar>
          </w:tcPr>
          <w:p w14:paraId="5A08558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6A050127" w14:textId="77777777" w:rsidTr="001B07DE">
        <w:trPr>
          <w:cantSplit/>
          <w:trHeight w:val="20"/>
          <w:tblHeader/>
        </w:trPr>
        <w:tc>
          <w:tcPr>
            <w:tcW w:w="895" w:type="dxa"/>
            <w:tcMar>
              <w:top w:w="0" w:type="dxa"/>
              <w:left w:w="100" w:type="dxa"/>
              <w:bottom w:w="0" w:type="dxa"/>
              <w:right w:w="100" w:type="dxa"/>
            </w:tcMar>
          </w:tcPr>
          <w:p w14:paraId="50DCC07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560" w:type="dxa"/>
            <w:tcMar>
              <w:top w:w="0" w:type="dxa"/>
              <w:left w:w="100" w:type="dxa"/>
              <w:bottom w:w="0" w:type="dxa"/>
              <w:right w:w="100" w:type="dxa"/>
            </w:tcMar>
          </w:tcPr>
          <w:p w14:paraId="3FD06E3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Rumour tracking mechanisms (Yes/No)</w:t>
            </w:r>
          </w:p>
        </w:tc>
        <w:tc>
          <w:tcPr>
            <w:tcW w:w="2265" w:type="dxa"/>
            <w:tcMar>
              <w:top w:w="0" w:type="dxa"/>
              <w:left w:w="100" w:type="dxa"/>
              <w:bottom w:w="0" w:type="dxa"/>
              <w:right w:w="100" w:type="dxa"/>
            </w:tcMar>
          </w:tcPr>
          <w:p w14:paraId="3A224FA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30E84E5D" w14:textId="77777777" w:rsidTr="001B07DE">
        <w:trPr>
          <w:cantSplit/>
          <w:trHeight w:val="20"/>
          <w:tblHeader/>
        </w:trPr>
        <w:tc>
          <w:tcPr>
            <w:tcW w:w="895" w:type="dxa"/>
            <w:tcMar>
              <w:top w:w="0" w:type="dxa"/>
              <w:left w:w="100" w:type="dxa"/>
              <w:bottom w:w="0" w:type="dxa"/>
              <w:right w:w="100" w:type="dxa"/>
            </w:tcMar>
          </w:tcPr>
          <w:p w14:paraId="5D0A2795"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560" w:type="dxa"/>
            <w:tcMar>
              <w:top w:w="0" w:type="dxa"/>
              <w:left w:w="100" w:type="dxa"/>
              <w:bottom w:w="0" w:type="dxa"/>
              <w:right w:w="100" w:type="dxa"/>
            </w:tcMar>
          </w:tcPr>
          <w:p w14:paraId="699D66F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Languages spoken / literacy considerations</w:t>
            </w:r>
          </w:p>
        </w:tc>
        <w:tc>
          <w:tcPr>
            <w:tcW w:w="2265" w:type="dxa"/>
            <w:tcMar>
              <w:top w:w="0" w:type="dxa"/>
              <w:left w:w="100" w:type="dxa"/>
              <w:bottom w:w="0" w:type="dxa"/>
              <w:right w:w="100" w:type="dxa"/>
            </w:tcMar>
          </w:tcPr>
          <w:p w14:paraId="56847B95"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5F24D496" w14:textId="77777777" w:rsidTr="001B07DE">
        <w:trPr>
          <w:cantSplit/>
          <w:trHeight w:val="20"/>
          <w:tblHeader/>
        </w:trPr>
        <w:tc>
          <w:tcPr>
            <w:tcW w:w="895" w:type="dxa"/>
            <w:tcMar>
              <w:top w:w="0" w:type="dxa"/>
              <w:left w:w="100" w:type="dxa"/>
              <w:bottom w:w="0" w:type="dxa"/>
              <w:right w:w="100" w:type="dxa"/>
            </w:tcMar>
          </w:tcPr>
          <w:p w14:paraId="5B130B2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560" w:type="dxa"/>
            <w:tcMar>
              <w:top w:w="0" w:type="dxa"/>
              <w:left w:w="100" w:type="dxa"/>
              <w:bottom w:w="0" w:type="dxa"/>
              <w:right w:w="100" w:type="dxa"/>
            </w:tcMar>
          </w:tcPr>
          <w:p w14:paraId="04A0521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Vulnerable groups communication strategy available (Yes/No)</w:t>
            </w:r>
          </w:p>
        </w:tc>
        <w:tc>
          <w:tcPr>
            <w:tcW w:w="2265" w:type="dxa"/>
            <w:tcMar>
              <w:top w:w="0" w:type="dxa"/>
              <w:left w:w="100" w:type="dxa"/>
              <w:bottom w:w="0" w:type="dxa"/>
              <w:right w:w="100" w:type="dxa"/>
            </w:tcMar>
          </w:tcPr>
          <w:p w14:paraId="157A955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22FC62AC"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476234B4"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K. Preparedness Planning &amp; Governance</w:t>
      </w:r>
    </w:p>
    <w:tbl>
      <w:tblPr>
        <w:tblStyle w:val="affffffffe"/>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15"/>
        <w:gridCol w:w="3740"/>
        <w:gridCol w:w="2265"/>
      </w:tblGrid>
      <w:tr w:rsidR="001B07DE" w:rsidRPr="00AA5B98" w14:paraId="17954DDD" w14:textId="77777777" w:rsidTr="001B07DE">
        <w:trPr>
          <w:cantSplit/>
          <w:trHeight w:val="20"/>
          <w:tblHeader/>
        </w:trPr>
        <w:tc>
          <w:tcPr>
            <w:tcW w:w="715" w:type="dxa"/>
            <w:tcMar>
              <w:top w:w="0" w:type="dxa"/>
              <w:left w:w="100" w:type="dxa"/>
              <w:bottom w:w="0" w:type="dxa"/>
              <w:right w:w="100" w:type="dxa"/>
            </w:tcMar>
          </w:tcPr>
          <w:p w14:paraId="1D8CBD8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740" w:type="dxa"/>
            <w:tcMar>
              <w:top w:w="0" w:type="dxa"/>
              <w:left w:w="100" w:type="dxa"/>
              <w:bottom w:w="0" w:type="dxa"/>
              <w:right w:w="100" w:type="dxa"/>
            </w:tcMar>
          </w:tcPr>
          <w:p w14:paraId="3B4F993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65" w:type="dxa"/>
            <w:tcMar>
              <w:top w:w="0" w:type="dxa"/>
              <w:left w:w="100" w:type="dxa"/>
              <w:bottom w:w="0" w:type="dxa"/>
              <w:right w:w="100" w:type="dxa"/>
            </w:tcMar>
          </w:tcPr>
          <w:p w14:paraId="77B6B80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5B86EC6B" w14:textId="77777777" w:rsidTr="001B07DE">
        <w:trPr>
          <w:cantSplit/>
          <w:trHeight w:val="20"/>
          <w:tblHeader/>
        </w:trPr>
        <w:tc>
          <w:tcPr>
            <w:tcW w:w="715" w:type="dxa"/>
            <w:tcMar>
              <w:top w:w="0" w:type="dxa"/>
              <w:left w:w="100" w:type="dxa"/>
              <w:bottom w:w="0" w:type="dxa"/>
              <w:right w:w="100" w:type="dxa"/>
            </w:tcMar>
          </w:tcPr>
          <w:p w14:paraId="55D8DEC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740" w:type="dxa"/>
            <w:tcMar>
              <w:top w:w="0" w:type="dxa"/>
              <w:left w:w="100" w:type="dxa"/>
              <w:bottom w:w="0" w:type="dxa"/>
              <w:right w:w="100" w:type="dxa"/>
            </w:tcMar>
          </w:tcPr>
          <w:p w14:paraId="7BE6E9F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LSG emergency plan available (Yes/No)</w:t>
            </w:r>
          </w:p>
        </w:tc>
        <w:tc>
          <w:tcPr>
            <w:tcW w:w="2265" w:type="dxa"/>
            <w:tcMar>
              <w:top w:w="0" w:type="dxa"/>
              <w:left w:w="100" w:type="dxa"/>
              <w:bottom w:w="0" w:type="dxa"/>
              <w:right w:w="100" w:type="dxa"/>
            </w:tcMar>
          </w:tcPr>
          <w:p w14:paraId="64AB27C9"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6B3C60D3" w14:textId="77777777" w:rsidTr="001B07DE">
        <w:trPr>
          <w:cantSplit/>
          <w:trHeight w:val="20"/>
          <w:tblHeader/>
        </w:trPr>
        <w:tc>
          <w:tcPr>
            <w:tcW w:w="715" w:type="dxa"/>
            <w:tcMar>
              <w:top w:w="0" w:type="dxa"/>
              <w:left w:w="100" w:type="dxa"/>
              <w:bottom w:w="0" w:type="dxa"/>
              <w:right w:w="100" w:type="dxa"/>
            </w:tcMar>
          </w:tcPr>
          <w:p w14:paraId="6228A78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740" w:type="dxa"/>
            <w:tcMar>
              <w:top w:w="0" w:type="dxa"/>
              <w:left w:w="100" w:type="dxa"/>
              <w:bottom w:w="0" w:type="dxa"/>
              <w:right w:w="100" w:type="dxa"/>
            </w:tcMar>
          </w:tcPr>
          <w:p w14:paraId="4CB0AE8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Pandemic preparedness plan available (Yes/No)</w:t>
            </w:r>
          </w:p>
        </w:tc>
        <w:tc>
          <w:tcPr>
            <w:tcW w:w="2265" w:type="dxa"/>
            <w:tcMar>
              <w:top w:w="0" w:type="dxa"/>
              <w:left w:w="100" w:type="dxa"/>
              <w:bottom w:w="0" w:type="dxa"/>
              <w:right w:w="100" w:type="dxa"/>
            </w:tcMar>
          </w:tcPr>
          <w:p w14:paraId="312456D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21D7E363" w14:textId="77777777" w:rsidTr="001B07DE">
        <w:trPr>
          <w:cantSplit/>
          <w:trHeight w:val="20"/>
          <w:tblHeader/>
        </w:trPr>
        <w:tc>
          <w:tcPr>
            <w:tcW w:w="715" w:type="dxa"/>
            <w:tcMar>
              <w:top w:w="0" w:type="dxa"/>
              <w:left w:w="100" w:type="dxa"/>
              <w:bottom w:w="0" w:type="dxa"/>
              <w:right w:w="100" w:type="dxa"/>
            </w:tcMar>
          </w:tcPr>
          <w:p w14:paraId="065B6276"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740" w:type="dxa"/>
            <w:tcMar>
              <w:top w:w="0" w:type="dxa"/>
              <w:left w:w="100" w:type="dxa"/>
              <w:bottom w:w="0" w:type="dxa"/>
              <w:right w:w="100" w:type="dxa"/>
            </w:tcMar>
          </w:tcPr>
          <w:p w14:paraId="7ADCFA3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Incident Command System identified (Yes/No)</w:t>
            </w:r>
          </w:p>
        </w:tc>
        <w:tc>
          <w:tcPr>
            <w:tcW w:w="2265" w:type="dxa"/>
            <w:tcMar>
              <w:top w:w="0" w:type="dxa"/>
              <w:left w:w="100" w:type="dxa"/>
              <w:bottom w:w="0" w:type="dxa"/>
              <w:right w:w="100" w:type="dxa"/>
            </w:tcMar>
          </w:tcPr>
          <w:p w14:paraId="0A79114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568815BD" w14:textId="77777777" w:rsidTr="001B07DE">
        <w:trPr>
          <w:cantSplit/>
          <w:trHeight w:val="20"/>
          <w:tblHeader/>
        </w:trPr>
        <w:tc>
          <w:tcPr>
            <w:tcW w:w="715" w:type="dxa"/>
            <w:tcMar>
              <w:top w:w="0" w:type="dxa"/>
              <w:left w:w="100" w:type="dxa"/>
              <w:bottom w:w="0" w:type="dxa"/>
              <w:right w:w="100" w:type="dxa"/>
            </w:tcMar>
          </w:tcPr>
          <w:p w14:paraId="723AFFF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740" w:type="dxa"/>
            <w:tcMar>
              <w:top w:w="0" w:type="dxa"/>
              <w:left w:w="100" w:type="dxa"/>
              <w:bottom w:w="0" w:type="dxa"/>
              <w:right w:w="100" w:type="dxa"/>
            </w:tcMar>
          </w:tcPr>
          <w:p w14:paraId="5C7B817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Rapid procurement mechanism available (Yes/No)</w:t>
            </w:r>
          </w:p>
        </w:tc>
        <w:tc>
          <w:tcPr>
            <w:tcW w:w="2265" w:type="dxa"/>
            <w:tcMar>
              <w:top w:w="0" w:type="dxa"/>
              <w:left w:w="100" w:type="dxa"/>
              <w:bottom w:w="0" w:type="dxa"/>
              <w:right w:w="100" w:type="dxa"/>
            </w:tcMar>
          </w:tcPr>
          <w:p w14:paraId="0923D74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28A4D913" w14:textId="77777777" w:rsidTr="001B07DE">
        <w:trPr>
          <w:cantSplit/>
          <w:trHeight w:val="20"/>
          <w:tblHeader/>
        </w:trPr>
        <w:tc>
          <w:tcPr>
            <w:tcW w:w="715" w:type="dxa"/>
            <w:tcMar>
              <w:top w:w="0" w:type="dxa"/>
              <w:left w:w="100" w:type="dxa"/>
              <w:bottom w:w="0" w:type="dxa"/>
              <w:right w:w="100" w:type="dxa"/>
            </w:tcMar>
          </w:tcPr>
          <w:p w14:paraId="3DB6C82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740" w:type="dxa"/>
            <w:tcMar>
              <w:top w:w="0" w:type="dxa"/>
              <w:left w:w="100" w:type="dxa"/>
              <w:bottom w:w="0" w:type="dxa"/>
              <w:right w:w="100" w:type="dxa"/>
            </w:tcMar>
          </w:tcPr>
          <w:p w14:paraId="282A625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Emergency fund available (Yes/No, amount)</w:t>
            </w:r>
          </w:p>
        </w:tc>
        <w:tc>
          <w:tcPr>
            <w:tcW w:w="2265" w:type="dxa"/>
            <w:tcMar>
              <w:top w:w="0" w:type="dxa"/>
              <w:left w:w="100" w:type="dxa"/>
              <w:bottom w:w="0" w:type="dxa"/>
              <w:right w:w="100" w:type="dxa"/>
            </w:tcMar>
          </w:tcPr>
          <w:p w14:paraId="7D0C0822"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25553954" w14:textId="77777777" w:rsidTr="001B07DE">
        <w:trPr>
          <w:cantSplit/>
          <w:trHeight w:val="20"/>
          <w:tblHeader/>
        </w:trPr>
        <w:tc>
          <w:tcPr>
            <w:tcW w:w="715" w:type="dxa"/>
            <w:tcMar>
              <w:top w:w="0" w:type="dxa"/>
              <w:left w:w="100" w:type="dxa"/>
              <w:bottom w:w="0" w:type="dxa"/>
              <w:right w:w="100" w:type="dxa"/>
            </w:tcMar>
          </w:tcPr>
          <w:p w14:paraId="57288604"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740" w:type="dxa"/>
            <w:tcMar>
              <w:top w:w="0" w:type="dxa"/>
              <w:left w:w="100" w:type="dxa"/>
              <w:bottom w:w="0" w:type="dxa"/>
              <w:right w:w="100" w:type="dxa"/>
            </w:tcMar>
          </w:tcPr>
          <w:p w14:paraId="48AA38A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Past outbreak response experience (Yes/No, details)</w:t>
            </w:r>
          </w:p>
        </w:tc>
        <w:tc>
          <w:tcPr>
            <w:tcW w:w="2265" w:type="dxa"/>
            <w:tcMar>
              <w:top w:w="0" w:type="dxa"/>
              <w:left w:w="100" w:type="dxa"/>
              <w:bottom w:w="0" w:type="dxa"/>
              <w:right w:w="100" w:type="dxa"/>
            </w:tcMar>
          </w:tcPr>
          <w:p w14:paraId="454CE391"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No</w:t>
            </w:r>
          </w:p>
        </w:tc>
      </w:tr>
      <w:tr w:rsidR="001B07DE" w:rsidRPr="00AA5B98" w14:paraId="066EED64" w14:textId="77777777" w:rsidTr="001B07DE">
        <w:trPr>
          <w:cantSplit/>
          <w:trHeight w:val="20"/>
          <w:tblHeader/>
        </w:trPr>
        <w:tc>
          <w:tcPr>
            <w:tcW w:w="715" w:type="dxa"/>
            <w:tcMar>
              <w:top w:w="0" w:type="dxa"/>
              <w:left w:w="100" w:type="dxa"/>
              <w:bottom w:w="0" w:type="dxa"/>
              <w:right w:w="100" w:type="dxa"/>
            </w:tcMar>
          </w:tcPr>
          <w:p w14:paraId="5185250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740" w:type="dxa"/>
            <w:tcMar>
              <w:top w:w="0" w:type="dxa"/>
              <w:left w:w="100" w:type="dxa"/>
              <w:bottom w:w="0" w:type="dxa"/>
              <w:right w:w="100" w:type="dxa"/>
            </w:tcMar>
          </w:tcPr>
          <w:p w14:paraId="7BEB663F"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Intersectoral coordination mechanism (Health, Police, LSG, Veterinary, Education)</w:t>
            </w:r>
          </w:p>
        </w:tc>
        <w:tc>
          <w:tcPr>
            <w:tcW w:w="2265" w:type="dxa"/>
            <w:tcMar>
              <w:top w:w="0" w:type="dxa"/>
              <w:left w:w="100" w:type="dxa"/>
              <w:bottom w:w="0" w:type="dxa"/>
              <w:right w:w="100" w:type="dxa"/>
            </w:tcMar>
          </w:tcPr>
          <w:p w14:paraId="10BE68C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581E285C" w14:textId="77777777" w:rsidTr="001B07DE">
        <w:trPr>
          <w:cantSplit/>
          <w:trHeight w:val="20"/>
          <w:tblHeader/>
        </w:trPr>
        <w:tc>
          <w:tcPr>
            <w:tcW w:w="715" w:type="dxa"/>
            <w:tcMar>
              <w:top w:w="0" w:type="dxa"/>
              <w:left w:w="100" w:type="dxa"/>
              <w:bottom w:w="0" w:type="dxa"/>
              <w:right w:w="100" w:type="dxa"/>
            </w:tcMar>
          </w:tcPr>
          <w:p w14:paraId="6895BC8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740" w:type="dxa"/>
            <w:tcMar>
              <w:top w:w="0" w:type="dxa"/>
              <w:left w:w="100" w:type="dxa"/>
              <w:bottom w:w="0" w:type="dxa"/>
              <w:right w:w="100" w:type="dxa"/>
            </w:tcMar>
          </w:tcPr>
          <w:p w14:paraId="536DEDB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Mock drills conducted in last 12 months (Yes/No)</w:t>
            </w:r>
          </w:p>
        </w:tc>
        <w:tc>
          <w:tcPr>
            <w:tcW w:w="2265" w:type="dxa"/>
            <w:tcMar>
              <w:top w:w="0" w:type="dxa"/>
              <w:left w:w="100" w:type="dxa"/>
              <w:bottom w:w="0" w:type="dxa"/>
              <w:right w:w="100" w:type="dxa"/>
            </w:tcMar>
          </w:tcPr>
          <w:p w14:paraId="3B45768C"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r w:rsidR="001B07DE" w:rsidRPr="00AA5B98" w14:paraId="55A78AAA" w14:textId="77777777" w:rsidTr="001B07DE">
        <w:trPr>
          <w:cantSplit/>
          <w:trHeight w:val="20"/>
          <w:tblHeader/>
        </w:trPr>
        <w:tc>
          <w:tcPr>
            <w:tcW w:w="715" w:type="dxa"/>
            <w:tcMar>
              <w:top w:w="0" w:type="dxa"/>
              <w:left w:w="100" w:type="dxa"/>
              <w:bottom w:w="0" w:type="dxa"/>
              <w:right w:w="100" w:type="dxa"/>
            </w:tcMar>
          </w:tcPr>
          <w:p w14:paraId="17FF4723"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740" w:type="dxa"/>
            <w:tcMar>
              <w:top w:w="0" w:type="dxa"/>
              <w:left w:w="100" w:type="dxa"/>
              <w:bottom w:w="0" w:type="dxa"/>
              <w:right w:w="100" w:type="dxa"/>
            </w:tcMar>
          </w:tcPr>
          <w:p w14:paraId="3758CAE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Training coverage for staff/volunteers (Yes/No)</w:t>
            </w:r>
          </w:p>
        </w:tc>
        <w:tc>
          <w:tcPr>
            <w:tcW w:w="2265" w:type="dxa"/>
            <w:tcMar>
              <w:top w:w="0" w:type="dxa"/>
              <w:left w:w="100" w:type="dxa"/>
              <w:bottom w:w="0" w:type="dxa"/>
              <w:right w:w="100" w:type="dxa"/>
            </w:tcMar>
          </w:tcPr>
          <w:p w14:paraId="646CDACE"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177F6F3B"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0EDAEB40"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L. Surveillance &amp; Data Systems</w:t>
      </w:r>
    </w:p>
    <w:tbl>
      <w:tblPr>
        <w:tblStyle w:val="afffffffff"/>
        <w:tblW w:w="673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5"/>
        <w:gridCol w:w="3590"/>
        <w:gridCol w:w="2250"/>
      </w:tblGrid>
      <w:tr w:rsidR="001B07DE" w:rsidRPr="00AA5B98" w14:paraId="1BB170F4" w14:textId="77777777" w:rsidTr="001B07DE">
        <w:trPr>
          <w:cantSplit/>
          <w:trHeight w:val="20"/>
          <w:tblHeader/>
        </w:trPr>
        <w:tc>
          <w:tcPr>
            <w:tcW w:w="895" w:type="dxa"/>
            <w:tcMar>
              <w:top w:w="0" w:type="dxa"/>
              <w:left w:w="100" w:type="dxa"/>
              <w:bottom w:w="0" w:type="dxa"/>
              <w:right w:w="100" w:type="dxa"/>
            </w:tcMar>
          </w:tcPr>
          <w:p w14:paraId="7F7FAE4B"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590" w:type="dxa"/>
            <w:tcMar>
              <w:top w:w="0" w:type="dxa"/>
              <w:left w:w="100" w:type="dxa"/>
              <w:bottom w:w="0" w:type="dxa"/>
              <w:right w:w="100" w:type="dxa"/>
            </w:tcMar>
          </w:tcPr>
          <w:p w14:paraId="604E6E5A"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50" w:type="dxa"/>
            <w:tcMar>
              <w:top w:w="0" w:type="dxa"/>
              <w:left w:w="100" w:type="dxa"/>
              <w:bottom w:w="0" w:type="dxa"/>
              <w:right w:w="100" w:type="dxa"/>
            </w:tcMar>
          </w:tcPr>
          <w:p w14:paraId="3BEC5D52"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1B821DFA" w14:textId="77777777" w:rsidTr="001B07DE">
        <w:trPr>
          <w:cantSplit/>
          <w:trHeight w:val="20"/>
          <w:tblHeader/>
        </w:trPr>
        <w:tc>
          <w:tcPr>
            <w:tcW w:w="895" w:type="dxa"/>
            <w:tcMar>
              <w:top w:w="0" w:type="dxa"/>
              <w:left w:w="100" w:type="dxa"/>
              <w:bottom w:w="0" w:type="dxa"/>
              <w:right w:w="100" w:type="dxa"/>
            </w:tcMar>
          </w:tcPr>
          <w:p w14:paraId="0146EFC6"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590" w:type="dxa"/>
            <w:tcMar>
              <w:top w:w="0" w:type="dxa"/>
              <w:left w:w="100" w:type="dxa"/>
              <w:bottom w:w="0" w:type="dxa"/>
              <w:right w:w="100" w:type="dxa"/>
            </w:tcMar>
          </w:tcPr>
          <w:p w14:paraId="19693C13"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Digital reporting tools used (e.g., DHIS2, portals)</w:t>
            </w:r>
          </w:p>
        </w:tc>
        <w:tc>
          <w:tcPr>
            <w:tcW w:w="2250" w:type="dxa"/>
            <w:tcMar>
              <w:top w:w="0" w:type="dxa"/>
              <w:left w:w="100" w:type="dxa"/>
              <w:bottom w:w="0" w:type="dxa"/>
              <w:right w:w="100" w:type="dxa"/>
            </w:tcMar>
          </w:tcPr>
          <w:p w14:paraId="753260C5"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IHIP</w:t>
            </w:r>
          </w:p>
        </w:tc>
      </w:tr>
      <w:tr w:rsidR="001B07DE" w:rsidRPr="00AA5B98" w14:paraId="01D75CFE" w14:textId="77777777" w:rsidTr="001B07DE">
        <w:trPr>
          <w:cantSplit/>
          <w:trHeight w:val="20"/>
          <w:tblHeader/>
        </w:trPr>
        <w:tc>
          <w:tcPr>
            <w:tcW w:w="895" w:type="dxa"/>
            <w:tcMar>
              <w:top w:w="0" w:type="dxa"/>
              <w:left w:w="100" w:type="dxa"/>
              <w:bottom w:w="0" w:type="dxa"/>
              <w:right w:w="100" w:type="dxa"/>
            </w:tcMar>
          </w:tcPr>
          <w:p w14:paraId="69C4C25B"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590" w:type="dxa"/>
            <w:tcMar>
              <w:top w:w="0" w:type="dxa"/>
              <w:left w:w="100" w:type="dxa"/>
              <w:bottom w:w="0" w:type="dxa"/>
              <w:right w:w="100" w:type="dxa"/>
            </w:tcMar>
          </w:tcPr>
          <w:p w14:paraId="3C61024A"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Availability of line-listing format (Yes/No)</w:t>
            </w:r>
          </w:p>
        </w:tc>
        <w:tc>
          <w:tcPr>
            <w:tcW w:w="2250" w:type="dxa"/>
            <w:tcMar>
              <w:top w:w="0" w:type="dxa"/>
              <w:left w:w="100" w:type="dxa"/>
              <w:bottom w:w="0" w:type="dxa"/>
              <w:right w:w="100" w:type="dxa"/>
            </w:tcMar>
          </w:tcPr>
          <w:p w14:paraId="70A19391"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59D11EE3" w14:textId="77777777" w:rsidTr="001B07DE">
        <w:trPr>
          <w:cantSplit/>
          <w:trHeight w:val="20"/>
          <w:tblHeader/>
        </w:trPr>
        <w:tc>
          <w:tcPr>
            <w:tcW w:w="895" w:type="dxa"/>
            <w:tcMar>
              <w:top w:w="0" w:type="dxa"/>
              <w:left w:w="100" w:type="dxa"/>
              <w:bottom w:w="0" w:type="dxa"/>
              <w:right w:w="100" w:type="dxa"/>
            </w:tcMar>
          </w:tcPr>
          <w:p w14:paraId="3E172A6E"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590" w:type="dxa"/>
            <w:tcMar>
              <w:top w:w="0" w:type="dxa"/>
              <w:left w:w="100" w:type="dxa"/>
              <w:bottom w:w="0" w:type="dxa"/>
              <w:right w:w="100" w:type="dxa"/>
            </w:tcMar>
          </w:tcPr>
          <w:p w14:paraId="19C39F1B"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Contact tracing team identified (Yes/No)</w:t>
            </w:r>
          </w:p>
        </w:tc>
        <w:tc>
          <w:tcPr>
            <w:tcW w:w="2250" w:type="dxa"/>
            <w:tcMar>
              <w:top w:w="0" w:type="dxa"/>
              <w:left w:w="100" w:type="dxa"/>
              <w:bottom w:w="0" w:type="dxa"/>
              <w:right w:w="100" w:type="dxa"/>
            </w:tcMar>
          </w:tcPr>
          <w:p w14:paraId="00BB9193"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62A4E850" w14:textId="77777777" w:rsidTr="001B07DE">
        <w:trPr>
          <w:cantSplit/>
          <w:trHeight w:val="20"/>
          <w:tblHeader/>
        </w:trPr>
        <w:tc>
          <w:tcPr>
            <w:tcW w:w="895" w:type="dxa"/>
            <w:tcMar>
              <w:top w:w="0" w:type="dxa"/>
              <w:left w:w="100" w:type="dxa"/>
              <w:bottom w:w="0" w:type="dxa"/>
              <w:right w:w="100" w:type="dxa"/>
            </w:tcMar>
          </w:tcPr>
          <w:p w14:paraId="469AC3DB"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590" w:type="dxa"/>
            <w:tcMar>
              <w:top w:w="0" w:type="dxa"/>
              <w:left w:w="100" w:type="dxa"/>
              <w:bottom w:w="0" w:type="dxa"/>
              <w:right w:w="100" w:type="dxa"/>
            </w:tcMar>
          </w:tcPr>
          <w:p w14:paraId="3A5876C9"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Mapping of high-risk households available (Yes/No)</w:t>
            </w:r>
          </w:p>
        </w:tc>
        <w:tc>
          <w:tcPr>
            <w:tcW w:w="2250" w:type="dxa"/>
            <w:tcMar>
              <w:top w:w="0" w:type="dxa"/>
              <w:left w:w="100" w:type="dxa"/>
              <w:bottom w:w="0" w:type="dxa"/>
              <w:right w:w="100" w:type="dxa"/>
            </w:tcMar>
          </w:tcPr>
          <w:p w14:paraId="6ED1C8C5"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22E9DC66" w14:textId="77777777" w:rsidTr="001B07DE">
        <w:trPr>
          <w:cantSplit/>
          <w:trHeight w:val="20"/>
          <w:tblHeader/>
        </w:trPr>
        <w:tc>
          <w:tcPr>
            <w:tcW w:w="895" w:type="dxa"/>
            <w:tcMar>
              <w:top w:w="0" w:type="dxa"/>
              <w:left w:w="100" w:type="dxa"/>
              <w:bottom w:w="0" w:type="dxa"/>
              <w:right w:w="100" w:type="dxa"/>
            </w:tcMar>
          </w:tcPr>
          <w:p w14:paraId="6B712784"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590" w:type="dxa"/>
            <w:tcMar>
              <w:top w:w="0" w:type="dxa"/>
              <w:left w:w="100" w:type="dxa"/>
              <w:bottom w:w="0" w:type="dxa"/>
              <w:right w:w="100" w:type="dxa"/>
            </w:tcMar>
          </w:tcPr>
          <w:p w14:paraId="6F05F22E"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Testing sample transport mechanism (Yes/No)</w:t>
            </w:r>
          </w:p>
        </w:tc>
        <w:tc>
          <w:tcPr>
            <w:tcW w:w="2250" w:type="dxa"/>
            <w:tcMar>
              <w:top w:w="0" w:type="dxa"/>
              <w:left w:w="100" w:type="dxa"/>
              <w:bottom w:w="0" w:type="dxa"/>
              <w:right w:w="100" w:type="dxa"/>
            </w:tcMar>
          </w:tcPr>
          <w:p w14:paraId="5228B909"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0A505A2A" w14:textId="77777777" w:rsidTr="001B07DE">
        <w:trPr>
          <w:cantSplit/>
          <w:trHeight w:val="20"/>
          <w:tblHeader/>
        </w:trPr>
        <w:tc>
          <w:tcPr>
            <w:tcW w:w="895" w:type="dxa"/>
            <w:tcMar>
              <w:top w:w="0" w:type="dxa"/>
              <w:left w:w="100" w:type="dxa"/>
              <w:bottom w:w="0" w:type="dxa"/>
              <w:right w:w="100" w:type="dxa"/>
            </w:tcMar>
          </w:tcPr>
          <w:p w14:paraId="00B90502"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590" w:type="dxa"/>
            <w:tcMar>
              <w:top w:w="0" w:type="dxa"/>
              <w:left w:w="100" w:type="dxa"/>
              <w:bottom w:w="0" w:type="dxa"/>
              <w:right w:w="100" w:type="dxa"/>
            </w:tcMar>
          </w:tcPr>
          <w:p w14:paraId="5501C9EF"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Reporting timeline adherence (good/average/poor)</w:t>
            </w:r>
          </w:p>
        </w:tc>
        <w:tc>
          <w:tcPr>
            <w:tcW w:w="2250" w:type="dxa"/>
            <w:tcMar>
              <w:top w:w="0" w:type="dxa"/>
              <w:left w:w="100" w:type="dxa"/>
              <w:bottom w:w="0" w:type="dxa"/>
              <w:right w:w="100" w:type="dxa"/>
            </w:tcMar>
          </w:tcPr>
          <w:p w14:paraId="40ACB61C"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47FAFB5F" w14:textId="77777777" w:rsidTr="001B07DE">
        <w:trPr>
          <w:cantSplit/>
          <w:trHeight w:val="20"/>
          <w:tblHeader/>
        </w:trPr>
        <w:tc>
          <w:tcPr>
            <w:tcW w:w="895" w:type="dxa"/>
            <w:tcMar>
              <w:top w:w="0" w:type="dxa"/>
              <w:left w:w="100" w:type="dxa"/>
              <w:bottom w:w="0" w:type="dxa"/>
              <w:right w:w="100" w:type="dxa"/>
            </w:tcMar>
          </w:tcPr>
          <w:p w14:paraId="479FB4A1"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590" w:type="dxa"/>
            <w:tcMar>
              <w:top w:w="0" w:type="dxa"/>
              <w:left w:w="100" w:type="dxa"/>
              <w:bottom w:w="0" w:type="dxa"/>
              <w:right w:w="100" w:type="dxa"/>
            </w:tcMar>
          </w:tcPr>
          <w:p w14:paraId="54E1673E"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Data sharing between departments (Yes/No)</w:t>
            </w:r>
          </w:p>
        </w:tc>
        <w:tc>
          <w:tcPr>
            <w:tcW w:w="2250" w:type="dxa"/>
            <w:tcMar>
              <w:top w:w="0" w:type="dxa"/>
              <w:left w:w="100" w:type="dxa"/>
              <w:bottom w:w="0" w:type="dxa"/>
              <w:right w:w="100" w:type="dxa"/>
            </w:tcMar>
          </w:tcPr>
          <w:p w14:paraId="66429ECC"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1B07DE" w:rsidRPr="00AA5B98" w14:paraId="4532E57B" w14:textId="77777777" w:rsidTr="001B07DE">
        <w:trPr>
          <w:cantSplit/>
          <w:trHeight w:val="20"/>
          <w:tblHeader/>
        </w:trPr>
        <w:tc>
          <w:tcPr>
            <w:tcW w:w="895" w:type="dxa"/>
            <w:tcMar>
              <w:top w:w="0" w:type="dxa"/>
              <w:left w:w="100" w:type="dxa"/>
              <w:bottom w:w="0" w:type="dxa"/>
              <w:right w:w="100" w:type="dxa"/>
            </w:tcMar>
          </w:tcPr>
          <w:p w14:paraId="028A3A31"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590" w:type="dxa"/>
            <w:tcMar>
              <w:top w:w="0" w:type="dxa"/>
              <w:left w:w="100" w:type="dxa"/>
              <w:bottom w:w="0" w:type="dxa"/>
              <w:right w:w="100" w:type="dxa"/>
            </w:tcMar>
          </w:tcPr>
          <w:p w14:paraId="0BE712A4"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Availability of dashboard for monitoring (Yes/No)</w:t>
            </w:r>
          </w:p>
        </w:tc>
        <w:tc>
          <w:tcPr>
            <w:tcW w:w="2250" w:type="dxa"/>
            <w:tcMar>
              <w:top w:w="0" w:type="dxa"/>
              <w:left w:w="100" w:type="dxa"/>
              <w:bottom w:w="0" w:type="dxa"/>
              <w:right w:w="100" w:type="dxa"/>
            </w:tcMar>
          </w:tcPr>
          <w:p w14:paraId="3AC2D0D5"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4C9A6B83"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172A9BF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b/>
          <w:bCs/>
          <w:color w:val="000000"/>
        </w:rPr>
      </w:pPr>
    </w:p>
    <w:p w14:paraId="48F48C0B"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b/>
          <w:bCs/>
          <w:color w:val="000000"/>
        </w:rPr>
      </w:pPr>
    </w:p>
    <w:p w14:paraId="5D7DD45A"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b/>
          <w:bCs/>
          <w:color w:val="000000"/>
        </w:rPr>
      </w:pPr>
    </w:p>
    <w:p w14:paraId="593883BD"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b/>
          <w:bCs/>
          <w:color w:val="000000"/>
        </w:rPr>
      </w:pPr>
    </w:p>
    <w:p w14:paraId="18C13687" w14:textId="77777777" w:rsidR="001B07DE" w:rsidRPr="00AA5B98" w:rsidRDefault="001B07DE">
      <w:pPr>
        <w:pBdr>
          <w:top w:val="nil"/>
          <w:left w:val="nil"/>
          <w:bottom w:val="nil"/>
          <w:right w:val="nil"/>
          <w:between w:val="nil"/>
        </w:pBdr>
        <w:spacing w:before="240" w:after="240"/>
        <w:rPr>
          <w:rFonts w:ascii="Times New Roman" w:eastAsia="Garamond" w:hAnsi="Times New Roman" w:cs="Times New Roman"/>
          <w:b/>
          <w:bCs/>
          <w:color w:val="000000"/>
        </w:rPr>
      </w:pPr>
    </w:p>
    <w:p w14:paraId="5B1B5389" w14:textId="6822C3DF" w:rsidR="00DA0D41" w:rsidRPr="00AA5B98" w:rsidRDefault="002E2FE5">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lastRenderedPageBreak/>
        <w:t>M. Additional Notes &amp; Observations</w:t>
      </w:r>
    </w:p>
    <w:tbl>
      <w:tblPr>
        <w:tblStyle w:val="afffffffff0"/>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05"/>
        <w:gridCol w:w="3665"/>
        <w:gridCol w:w="2250"/>
      </w:tblGrid>
      <w:tr w:rsidR="001B07DE" w:rsidRPr="00AA5B98" w14:paraId="2C1B6986" w14:textId="77777777" w:rsidTr="001B07DE">
        <w:trPr>
          <w:cantSplit/>
          <w:trHeight w:val="20"/>
          <w:tblHeader/>
        </w:trPr>
        <w:tc>
          <w:tcPr>
            <w:tcW w:w="805" w:type="dxa"/>
            <w:tcMar>
              <w:top w:w="0" w:type="dxa"/>
              <w:left w:w="100" w:type="dxa"/>
              <w:bottom w:w="0" w:type="dxa"/>
              <w:right w:w="100" w:type="dxa"/>
            </w:tcMar>
          </w:tcPr>
          <w:p w14:paraId="42608B88"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Sl. No.</w:t>
            </w:r>
          </w:p>
        </w:tc>
        <w:tc>
          <w:tcPr>
            <w:tcW w:w="3665" w:type="dxa"/>
            <w:tcMar>
              <w:top w:w="0" w:type="dxa"/>
              <w:left w:w="100" w:type="dxa"/>
              <w:bottom w:w="0" w:type="dxa"/>
              <w:right w:w="100" w:type="dxa"/>
            </w:tcMar>
          </w:tcPr>
          <w:p w14:paraId="0CD5B54E"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50" w:type="dxa"/>
            <w:tcMar>
              <w:top w:w="0" w:type="dxa"/>
              <w:left w:w="100" w:type="dxa"/>
              <w:bottom w:w="0" w:type="dxa"/>
              <w:right w:w="100" w:type="dxa"/>
            </w:tcMar>
          </w:tcPr>
          <w:p w14:paraId="7D991D17"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1B07DE" w:rsidRPr="00AA5B98" w14:paraId="3D94E9AA" w14:textId="77777777" w:rsidTr="001B07DE">
        <w:trPr>
          <w:cantSplit/>
          <w:trHeight w:val="20"/>
          <w:tblHeader/>
        </w:trPr>
        <w:tc>
          <w:tcPr>
            <w:tcW w:w="805" w:type="dxa"/>
            <w:tcMar>
              <w:top w:w="0" w:type="dxa"/>
              <w:left w:w="100" w:type="dxa"/>
              <w:bottom w:w="0" w:type="dxa"/>
              <w:right w:w="100" w:type="dxa"/>
            </w:tcMar>
          </w:tcPr>
          <w:p w14:paraId="32AC0EB9"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665" w:type="dxa"/>
            <w:tcMar>
              <w:top w:w="0" w:type="dxa"/>
              <w:left w:w="100" w:type="dxa"/>
              <w:bottom w:w="0" w:type="dxa"/>
              <w:right w:w="100" w:type="dxa"/>
            </w:tcMar>
          </w:tcPr>
          <w:p w14:paraId="0DBDAF45"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Key challenges perceived by LSG</w:t>
            </w:r>
          </w:p>
        </w:tc>
        <w:tc>
          <w:tcPr>
            <w:tcW w:w="2250" w:type="dxa"/>
            <w:tcMar>
              <w:top w:w="0" w:type="dxa"/>
              <w:left w:w="100" w:type="dxa"/>
              <w:bottom w:w="0" w:type="dxa"/>
              <w:right w:w="100" w:type="dxa"/>
            </w:tcMar>
          </w:tcPr>
          <w:p w14:paraId="40F9984C"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Stry</w:t>
            </w:r>
            <w:proofErr w:type="spellEnd"/>
            <w:r w:rsidRPr="00AA5B98">
              <w:rPr>
                <w:rFonts w:ascii="Times New Roman" w:eastAsia="Garamond" w:hAnsi="Times New Roman" w:cs="Times New Roman"/>
                <w:color w:val="000000"/>
              </w:rPr>
              <w:t xml:space="preserve"> </w:t>
            </w:r>
            <w:proofErr w:type="spellStart"/>
            <w:proofErr w:type="gramStart"/>
            <w:r w:rsidRPr="00AA5B98">
              <w:rPr>
                <w:rFonts w:ascii="Times New Roman" w:eastAsia="Garamond" w:hAnsi="Times New Roman" w:cs="Times New Roman"/>
                <w:color w:val="000000"/>
              </w:rPr>
              <w:t>dogs,Marsh</w:t>
            </w:r>
            <w:proofErr w:type="spellEnd"/>
            <w:proofErr w:type="gramEnd"/>
            <w:r w:rsidRPr="00AA5B98">
              <w:rPr>
                <w:rFonts w:ascii="Times New Roman" w:eastAsia="Garamond" w:hAnsi="Times New Roman" w:cs="Times New Roman"/>
                <w:color w:val="000000"/>
              </w:rPr>
              <w:t xml:space="preserve"> </w:t>
            </w:r>
            <w:proofErr w:type="spellStart"/>
            <w:proofErr w:type="gramStart"/>
            <w:r w:rsidRPr="00AA5B98">
              <w:rPr>
                <w:rFonts w:ascii="Times New Roman" w:eastAsia="Garamond" w:hAnsi="Times New Roman" w:cs="Times New Roman"/>
                <w:color w:val="000000"/>
              </w:rPr>
              <w:t>lands,paddy</w:t>
            </w:r>
            <w:proofErr w:type="spellEnd"/>
            <w:proofErr w:type="gramEnd"/>
            <w:r w:rsidRPr="00AA5B98">
              <w:rPr>
                <w:rFonts w:ascii="Times New Roman" w:eastAsia="Garamond" w:hAnsi="Times New Roman" w:cs="Times New Roman"/>
                <w:color w:val="000000"/>
              </w:rPr>
              <w:t xml:space="preserve"> fields</w:t>
            </w:r>
          </w:p>
        </w:tc>
      </w:tr>
      <w:tr w:rsidR="001B07DE" w:rsidRPr="00AA5B98" w14:paraId="383EB631" w14:textId="77777777" w:rsidTr="001B07DE">
        <w:trPr>
          <w:cantSplit/>
          <w:trHeight w:val="20"/>
          <w:tblHeader/>
        </w:trPr>
        <w:tc>
          <w:tcPr>
            <w:tcW w:w="805" w:type="dxa"/>
            <w:tcMar>
              <w:top w:w="0" w:type="dxa"/>
              <w:left w:w="100" w:type="dxa"/>
              <w:bottom w:w="0" w:type="dxa"/>
              <w:right w:w="100" w:type="dxa"/>
            </w:tcMar>
          </w:tcPr>
          <w:p w14:paraId="14D4F920"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665" w:type="dxa"/>
            <w:tcMar>
              <w:top w:w="0" w:type="dxa"/>
              <w:left w:w="100" w:type="dxa"/>
              <w:bottom w:w="0" w:type="dxa"/>
              <w:right w:w="100" w:type="dxa"/>
            </w:tcMar>
          </w:tcPr>
          <w:p w14:paraId="4965F659"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Top 5 high-risk wards (reason)</w:t>
            </w:r>
          </w:p>
        </w:tc>
        <w:tc>
          <w:tcPr>
            <w:tcW w:w="2250" w:type="dxa"/>
            <w:tcMar>
              <w:top w:w="0" w:type="dxa"/>
              <w:left w:w="100" w:type="dxa"/>
              <w:bottom w:w="0" w:type="dxa"/>
              <w:right w:w="100" w:type="dxa"/>
            </w:tcMar>
          </w:tcPr>
          <w:p w14:paraId="67A8973C"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r w:rsidRPr="00AA5B98">
              <w:rPr>
                <w:rFonts w:ascii="Times New Roman" w:eastAsia="Garamond" w:hAnsi="Times New Roman" w:cs="Times New Roman"/>
              </w:rPr>
              <w:t>3,4,5,7,8,10</w:t>
            </w:r>
          </w:p>
        </w:tc>
      </w:tr>
      <w:tr w:rsidR="001B07DE" w:rsidRPr="00AA5B98" w14:paraId="7B0C26B5" w14:textId="77777777" w:rsidTr="001B07DE">
        <w:trPr>
          <w:cantSplit/>
          <w:trHeight w:val="20"/>
          <w:tblHeader/>
        </w:trPr>
        <w:tc>
          <w:tcPr>
            <w:tcW w:w="805" w:type="dxa"/>
            <w:tcMar>
              <w:top w:w="0" w:type="dxa"/>
              <w:left w:w="100" w:type="dxa"/>
              <w:bottom w:w="0" w:type="dxa"/>
              <w:right w:w="100" w:type="dxa"/>
            </w:tcMar>
          </w:tcPr>
          <w:p w14:paraId="58E04AFE"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665" w:type="dxa"/>
            <w:tcMar>
              <w:top w:w="0" w:type="dxa"/>
              <w:left w:w="100" w:type="dxa"/>
              <w:bottom w:w="0" w:type="dxa"/>
              <w:right w:w="100" w:type="dxa"/>
            </w:tcMar>
          </w:tcPr>
          <w:p w14:paraId="2FA9E045"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Any unique local risks (industrial pollution, refugee camps, etc.)</w:t>
            </w:r>
          </w:p>
        </w:tc>
        <w:tc>
          <w:tcPr>
            <w:tcW w:w="2250" w:type="dxa"/>
            <w:tcMar>
              <w:top w:w="0" w:type="dxa"/>
              <w:left w:w="100" w:type="dxa"/>
              <w:bottom w:w="0" w:type="dxa"/>
              <w:right w:w="100" w:type="dxa"/>
            </w:tcMar>
          </w:tcPr>
          <w:p w14:paraId="230D836C"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Nil</w:t>
            </w:r>
          </w:p>
        </w:tc>
      </w:tr>
      <w:tr w:rsidR="001B07DE" w:rsidRPr="00AA5B98" w14:paraId="3EBF1247" w14:textId="77777777" w:rsidTr="001B07DE">
        <w:trPr>
          <w:cantSplit/>
          <w:trHeight w:val="20"/>
          <w:tblHeader/>
        </w:trPr>
        <w:tc>
          <w:tcPr>
            <w:tcW w:w="805" w:type="dxa"/>
            <w:tcMar>
              <w:top w:w="0" w:type="dxa"/>
              <w:left w:w="100" w:type="dxa"/>
              <w:bottom w:w="0" w:type="dxa"/>
              <w:right w:w="100" w:type="dxa"/>
            </w:tcMar>
          </w:tcPr>
          <w:p w14:paraId="1C35EBA3"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665" w:type="dxa"/>
            <w:tcMar>
              <w:top w:w="0" w:type="dxa"/>
              <w:left w:w="100" w:type="dxa"/>
              <w:bottom w:w="0" w:type="dxa"/>
              <w:right w:w="100" w:type="dxa"/>
            </w:tcMar>
          </w:tcPr>
          <w:p w14:paraId="5B9D85AF"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Recommendations for preparedness strengthening</w:t>
            </w:r>
          </w:p>
        </w:tc>
        <w:tc>
          <w:tcPr>
            <w:tcW w:w="2250" w:type="dxa"/>
            <w:tcMar>
              <w:top w:w="0" w:type="dxa"/>
              <w:left w:w="100" w:type="dxa"/>
              <w:bottom w:w="0" w:type="dxa"/>
              <w:right w:w="100" w:type="dxa"/>
            </w:tcMar>
          </w:tcPr>
          <w:p w14:paraId="451E70A0" w14:textId="77777777" w:rsidR="001B07DE" w:rsidRPr="00AA5B98" w:rsidRDefault="001B07DE">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shelter home for stray </w:t>
            </w:r>
            <w:proofErr w:type="gramStart"/>
            <w:r w:rsidRPr="00AA5B98">
              <w:rPr>
                <w:rFonts w:ascii="Times New Roman" w:eastAsia="Garamond" w:hAnsi="Times New Roman" w:cs="Times New Roman"/>
                <w:color w:val="000000"/>
              </w:rPr>
              <w:t>dogs ,sterilization</w:t>
            </w:r>
            <w:proofErr w:type="gramEnd"/>
            <w:r w:rsidRPr="00AA5B98">
              <w:rPr>
                <w:rFonts w:ascii="Times New Roman" w:eastAsia="Garamond" w:hAnsi="Times New Roman" w:cs="Times New Roman"/>
                <w:color w:val="000000"/>
              </w:rPr>
              <w:t xml:space="preserve"> of stray </w:t>
            </w:r>
            <w:proofErr w:type="spellStart"/>
            <w:proofErr w:type="gramStart"/>
            <w:r w:rsidRPr="00AA5B98">
              <w:rPr>
                <w:rFonts w:ascii="Times New Roman" w:eastAsia="Garamond" w:hAnsi="Times New Roman" w:cs="Times New Roman"/>
                <w:color w:val="000000"/>
              </w:rPr>
              <w:t>dogs,source</w:t>
            </w:r>
            <w:proofErr w:type="spellEnd"/>
            <w:proofErr w:type="gramEnd"/>
            <w:r w:rsidRPr="00AA5B98">
              <w:rPr>
                <w:rFonts w:ascii="Times New Roman" w:eastAsia="Garamond" w:hAnsi="Times New Roman" w:cs="Times New Roman"/>
                <w:color w:val="000000"/>
              </w:rPr>
              <w:t xml:space="preserve"> </w:t>
            </w:r>
            <w:proofErr w:type="spellStart"/>
            <w:proofErr w:type="gramStart"/>
            <w:r w:rsidRPr="00AA5B98">
              <w:rPr>
                <w:rFonts w:ascii="Times New Roman" w:eastAsia="Garamond" w:hAnsi="Times New Roman" w:cs="Times New Roman"/>
                <w:color w:val="000000"/>
              </w:rPr>
              <w:t>reduction,IEC</w:t>
            </w:r>
            <w:proofErr w:type="spellEnd"/>
            <w:proofErr w:type="gramEnd"/>
            <w:r w:rsidRPr="00AA5B98">
              <w:rPr>
                <w:rFonts w:ascii="Times New Roman" w:eastAsia="Garamond" w:hAnsi="Times New Roman" w:cs="Times New Roman"/>
                <w:color w:val="000000"/>
              </w:rPr>
              <w:t xml:space="preserve"> activities.</w:t>
            </w:r>
          </w:p>
        </w:tc>
      </w:tr>
    </w:tbl>
    <w:p w14:paraId="432D12B9" w14:textId="77777777" w:rsidR="00DA0D41" w:rsidRPr="00AA5B98" w:rsidRDefault="002E2FE5">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33341062" w14:textId="77777777" w:rsidR="00DA0D41" w:rsidRPr="00AA5B98" w:rsidRDefault="00DA0D41">
      <w:pPr>
        <w:pBdr>
          <w:top w:val="nil"/>
          <w:left w:val="nil"/>
          <w:bottom w:val="nil"/>
          <w:right w:val="nil"/>
          <w:between w:val="nil"/>
        </w:pBdr>
        <w:rPr>
          <w:rFonts w:ascii="Times New Roman" w:eastAsia="Garamond" w:hAnsi="Times New Roman" w:cs="Times New Roman"/>
          <w:color w:val="000000"/>
        </w:rPr>
      </w:pPr>
    </w:p>
    <w:sectPr w:rsidR="00DA0D41" w:rsidRPr="00AA5B98">
      <w:pgSz w:w="11906" w:h="16838"/>
      <w:pgMar w:top="1440" w:right="1274"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53722" w14:textId="77777777" w:rsidR="009D2675" w:rsidRDefault="009D2675">
      <w:pPr>
        <w:spacing w:line="240" w:lineRule="auto"/>
      </w:pPr>
      <w:r>
        <w:separator/>
      </w:r>
    </w:p>
  </w:endnote>
  <w:endnote w:type="continuationSeparator" w:id="0">
    <w:p w14:paraId="5CA6194B" w14:textId="77777777" w:rsidR="009D2675" w:rsidRDefault="009D26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696C289-7C28-4EF0-AB94-9686AB6BEC20}"/>
  </w:font>
  <w:font w:name="Roboto">
    <w:charset w:val="00"/>
    <w:family w:val="auto"/>
    <w:pitch w:val="variable"/>
    <w:sig w:usb0="E0000AFF" w:usb1="5000217F" w:usb2="00000021" w:usb3="00000000" w:csb0="0000019F" w:csb1="00000000"/>
    <w:embedRegular r:id="rId2" w:fontKey="{8668A4D3-5901-48F0-9287-A9E9405D791A}"/>
    <w:embedBold r:id="rId3" w:fontKey="{2D0EC6AD-5C35-4A3A-A446-BEA7DCB9540A}"/>
    <w:embedItalic r:id="rId4" w:fontKey="{076C9526-D53A-4098-BCA7-0F4A9B243BD0}"/>
  </w:font>
  <w:font w:name="Aptos">
    <w:charset w:val="00"/>
    <w:family w:val="swiss"/>
    <w:pitch w:val="variable"/>
    <w:sig w:usb0="20000287" w:usb1="00000003" w:usb2="00000000" w:usb3="00000000" w:csb0="0000019F" w:csb1="00000000"/>
    <w:embedRegular r:id="rId5" w:fontKey="{3EC75218-2B10-4892-8294-DB1195E3A8D3}"/>
    <w:embedBold r:id="rId6" w:fontKey="{73C6AD56-1C64-4F88-8071-F7FD559F54DE}"/>
  </w:font>
  <w:font w:name="Calibri">
    <w:panose1 w:val="020F0502020204030204"/>
    <w:charset w:val="00"/>
    <w:family w:val="swiss"/>
    <w:pitch w:val="variable"/>
    <w:sig w:usb0="E4002EFF" w:usb1="C200247B" w:usb2="00000009" w:usb3="00000000" w:csb0="000001FF" w:csb1="00000000"/>
    <w:embedRegular r:id="rId7" w:fontKey="{7523C3E7-A90A-4618-A506-EDCD31FAC22D}"/>
  </w:font>
  <w:font w:name="Tahoma">
    <w:panose1 w:val="020B0604030504040204"/>
    <w:charset w:val="00"/>
    <w:family w:val="swiss"/>
    <w:pitch w:val="variable"/>
    <w:sig w:usb0="E1002EFF" w:usb1="C000605B" w:usb2="00000029" w:usb3="00000000" w:csb0="000101FF" w:csb1="00000000"/>
    <w:embedRegular r:id="rId8" w:fontKey="{92282E1C-3455-43EA-8CF5-ACC62923479F}"/>
  </w:font>
  <w:font w:name="Garamond">
    <w:panose1 w:val="02020404030301010803"/>
    <w:charset w:val="00"/>
    <w:family w:val="roman"/>
    <w:pitch w:val="variable"/>
    <w:sig w:usb0="00000287" w:usb1="00000000" w:usb2="00000000" w:usb3="00000000" w:csb0="0000009F" w:csb1="00000000"/>
    <w:embedRegular r:id="rId9" w:fontKey="{978068FE-52DC-4E86-82D9-7C893C710157}"/>
    <w:embedBold r:id="rId10" w:fontKey="{20BED657-21D7-4F05-99CC-711F210A4856}"/>
    <w:embedItalic r:id="rId11" w:fontKey="{3FE00928-02AF-43A2-A652-3126340A06BF}"/>
    <w:embedBoldItalic r:id="rId12" w:fontKey="{D55CCAED-FC2B-4E05-8C00-AE9A81F11223}"/>
  </w:font>
  <w:font w:name="Cardo">
    <w:charset w:val="00"/>
    <w:family w:val="auto"/>
    <w:pitch w:val="default"/>
    <w:embedRegular r:id="rId13" w:fontKey="{A75DD64B-5ED8-444A-B914-A7678B6AB874}"/>
  </w:font>
  <w:font w:name="Cambria Math">
    <w:panose1 w:val="02040503050406030204"/>
    <w:charset w:val="00"/>
    <w:family w:val="roman"/>
    <w:pitch w:val="variable"/>
    <w:sig w:usb0="E00006FF" w:usb1="420024FF" w:usb2="02000000" w:usb3="00000000" w:csb0="0000019F" w:csb1="00000000"/>
    <w:embedRegular r:id="rId14" w:fontKey="{229F112D-AE8D-4755-8717-36BE6BC344EA}"/>
  </w:font>
  <w:font w:name="Gungsuh">
    <w:charset w:val="81"/>
    <w:family w:val="roman"/>
    <w:pitch w:val="variable"/>
    <w:sig w:usb0="B00002AF" w:usb1="69D77CFB" w:usb2="00000030" w:usb3="00000000" w:csb0="0008009F" w:csb1="00000000"/>
  </w:font>
  <w:font w:name="Kartika">
    <w:panose1 w:val="02020503030404060203"/>
    <w:charset w:val="00"/>
    <w:family w:val="roman"/>
    <w:pitch w:val="variable"/>
    <w:sig w:usb0="00800003" w:usb1="00000000" w:usb2="00000000" w:usb3="00000000" w:csb0="00000001" w:csb1="00000000"/>
    <w:embedRegular r:id="rId15" w:fontKey="{0DB076B8-048E-44AC-8115-84598A190DCF}"/>
  </w:font>
  <w:font w:name="Cambria">
    <w:panose1 w:val="02040503050406030204"/>
    <w:charset w:val="00"/>
    <w:family w:val="roman"/>
    <w:pitch w:val="variable"/>
    <w:sig w:usb0="E00006FF" w:usb1="420024FF" w:usb2="02000000" w:usb3="00000000" w:csb0="0000019F" w:csb1="00000000"/>
    <w:embedRegular r:id="rId16" w:fontKey="{F55BD836-CE08-4D10-B94F-25C0E1A414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AE19" w14:textId="77777777" w:rsidR="00DA0D41" w:rsidRDefault="00DA0D41">
    <w:pPr>
      <w:pBdr>
        <w:top w:val="nil"/>
        <w:left w:val="nil"/>
        <w:bottom w:val="nil"/>
        <w:right w:val="nil"/>
        <w:between w:val="nil"/>
      </w:pBdr>
      <w:tabs>
        <w:tab w:val="center" w:pos="4513"/>
        <w:tab w:val="right" w:pos="9026"/>
      </w:tabs>
      <w:spacing w:line="240" w:lineRule="auto"/>
      <w:jc w:val="left"/>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C2F4" w14:textId="77777777" w:rsidR="00DA0D41" w:rsidRDefault="00DA0D41">
    <w:pPr>
      <w:widowControl w:val="0"/>
      <w:pBdr>
        <w:top w:val="nil"/>
        <w:left w:val="nil"/>
        <w:bottom w:val="nil"/>
        <w:right w:val="nil"/>
        <w:between w:val="nil"/>
      </w:pBdr>
      <w:jc w:val="left"/>
      <w:rPr>
        <w:rFonts w:ascii="Calibri" w:eastAsia="Calibri" w:hAnsi="Calibri" w:cs="Calibri"/>
        <w:color w:val="000000"/>
      </w:rPr>
    </w:pPr>
  </w:p>
  <w:tbl>
    <w:tblPr>
      <w:tblStyle w:val="afffffffff1"/>
      <w:tblW w:w="11347" w:type="dxa"/>
      <w:tblInd w:w="-1398" w:type="dxa"/>
      <w:tblLayout w:type="fixed"/>
      <w:tblLook w:val="0400" w:firstRow="0" w:lastRow="0" w:firstColumn="0" w:lastColumn="0" w:noHBand="0" w:noVBand="1"/>
    </w:tblPr>
    <w:tblGrid>
      <w:gridCol w:w="4525"/>
      <w:gridCol w:w="6822"/>
    </w:tblGrid>
    <w:tr w:rsidR="00DA0D41" w14:paraId="7F74649A" w14:textId="77777777">
      <w:trPr>
        <w:cantSplit/>
        <w:trHeight w:val="285"/>
        <w:tblHeader/>
      </w:trPr>
      <w:tc>
        <w:tcPr>
          <w:tcW w:w="4525" w:type="dxa"/>
          <w:shd w:val="clear" w:color="auto" w:fill="4472C4"/>
          <w:tcMar>
            <w:top w:w="0" w:type="dxa"/>
            <w:bottom w:w="0" w:type="dxa"/>
          </w:tcMar>
        </w:tcPr>
        <w:p w14:paraId="2B3FCA55" w14:textId="77777777" w:rsidR="00DA0D41" w:rsidRDefault="00DA0D41">
          <w:pPr>
            <w:pBdr>
              <w:top w:val="nil"/>
              <w:left w:val="nil"/>
              <w:bottom w:val="nil"/>
              <w:right w:val="nil"/>
              <w:between w:val="nil"/>
            </w:pBdr>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Mar>
            <w:top w:w="0" w:type="dxa"/>
            <w:bottom w:w="0" w:type="dxa"/>
          </w:tcMar>
        </w:tcPr>
        <w:p w14:paraId="4941E17D" w14:textId="77777777" w:rsidR="00DA0D41" w:rsidRDefault="00DA0D41">
          <w:pPr>
            <w:pBdr>
              <w:top w:val="nil"/>
              <w:left w:val="nil"/>
              <w:bottom w:val="nil"/>
              <w:right w:val="nil"/>
              <w:between w:val="nil"/>
            </w:pBdr>
            <w:tabs>
              <w:tab w:val="center" w:pos="4513"/>
              <w:tab w:val="right" w:pos="9026"/>
            </w:tabs>
            <w:spacing w:line="240" w:lineRule="auto"/>
            <w:jc w:val="right"/>
            <w:rPr>
              <w:rFonts w:ascii="Calibri" w:eastAsia="Calibri" w:hAnsi="Calibri" w:cs="Calibri"/>
              <w:smallCaps/>
              <w:color w:val="000000"/>
              <w:sz w:val="18"/>
              <w:szCs w:val="18"/>
            </w:rPr>
          </w:pPr>
        </w:p>
      </w:tc>
    </w:tr>
    <w:tr w:rsidR="00DA0D41" w14:paraId="26807867" w14:textId="77777777">
      <w:trPr>
        <w:cantSplit/>
        <w:tblHeader/>
      </w:trPr>
      <w:tc>
        <w:tcPr>
          <w:tcW w:w="4525" w:type="dxa"/>
          <w:vAlign w:val="center"/>
        </w:tcPr>
        <w:p w14:paraId="2F44733D" w14:textId="77777777" w:rsidR="00DA0D41" w:rsidRDefault="00DA0D41">
          <w:pPr>
            <w:pBdr>
              <w:top w:val="nil"/>
              <w:left w:val="nil"/>
              <w:bottom w:val="nil"/>
              <w:right w:val="nil"/>
              <w:between w:val="nil"/>
            </w:pBdr>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7005B869" w14:textId="19407C4D" w:rsidR="00DA0D41" w:rsidRDefault="002E2FE5">
          <w:pPr>
            <w:pBdr>
              <w:top w:val="nil"/>
              <w:left w:val="nil"/>
              <w:bottom w:val="nil"/>
              <w:right w:val="nil"/>
              <w:between w:val="nil"/>
            </w:pBdr>
            <w:tabs>
              <w:tab w:val="center" w:pos="4513"/>
              <w:tab w:val="right" w:pos="9026"/>
            </w:tabs>
            <w:spacing w:line="240" w:lineRule="auto"/>
            <w:jc w:val="right"/>
            <w:rPr>
              <w:rFonts w:ascii="Calibri" w:eastAsia="Calibri" w:hAnsi="Calibri" w:cs="Calibri"/>
              <w:smallCaps/>
              <w:color w:val="808080"/>
              <w:sz w:val="28"/>
              <w:szCs w:val="28"/>
            </w:rPr>
          </w:pPr>
          <w:r>
            <w:rPr>
              <w:rFonts w:ascii="Calibri" w:eastAsia="Calibri" w:hAnsi="Calibri" w:cs="Calibri"/>
              <w:smallCaps/>
              <w:color w:val="808080"/>
              <w:sz w:val="28"/>
              <w:szCs w:val="28"/>
            </w:rPr>
            <w:fldChar w:fldCharType="begin"/>
          </w:r>
          <w:r>
            <w:rPr>
              <w:rFonts w:ascii="Calibri" w:eastAsia="Calibri" w:hAnsi="Calibri" w:cs="Calibri"/>
              <w:smallCaps/>
              <w:color w:val="808080"/>
              <w:sz w:val="28"/>
              <w:szCs w:val="28"/>
            </w:rPr>
            <w:instrText>PAGE</w:instrText>
          </w:r>
          <w:r>
            <w:rPr>
              <w:rFonts w:ascii="Calibri" w:eastAsia="Calibri" w:hAnsi="Calibri" w:cs="Calibri"/>
              <w:smallCaps/>
              <w:color w:val="808080"/>
              <w:sz w:val="28"/>
              <w:szCs w:val="28"/>
            </w:rPr>
            <w:fldChar w:fldCharType="separate"/>
          </w:r>
          <w:r w:rsidR="007932AB">
            <w:rPr>
              <w:rFonts w:ascii="Calibri" w:eastAsia="Calibri" w:hAnsi="Calibri" w:cs="Calibri"/>
              <w:smallCaps/>
              <w:noProof/>
              <w:color w:val="808080"/>
              <w:sz w:val="28"/>
              <w:szCs w:val="28"/>
            </w:rPr>
            <w:t>6</w:t>
          </w:r>
          <w:r>
            <w:rPr>
              <w:rFonts w:ascii="Calibri" w:eastAsia="Calibri" w:hAnsi="Calibri" w:cs="Calibri"/>
              <w:smallCaps/>
              <w:color w:val="808080"/>
              <w:sz w:val="28"/>
              <w:szCs w:val="28"/>
            </w:rPr>
            <w:fldChar w:fldCharType="end"/>
          </w:r>
        </w:p>
      </w:tc>
    </w:tr>
  </w:tbl>
  <w:p w14:paraId="2997BC65" w14:textId="77777777" w:rsidR="00DA0D41" w:rsidRDefault="00DA0D41">
    <w:pPr>
      <w:pBdr>
        <w:top w:val="nil"/>
        <w:left w:val="nil"/>
        <w:bottom w:val="nil"/>
        <w:right w:val="nil"/>
        <w:between w:val="nil"/>
      </w:pBdr>
      <w:tabs>
        <w:tab w:val="center" w:pos="4513"/>
        <w:tab w:val="right" w:pos="9026"/>
      </w:tabs>
      <w:spacing w:line="240" w:lineRule="auto"/>
      <w:jc w:val="lef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17B80" w14:textId="77777777" w:rsidR="009D2675" w:rsidRDefault="009D2675">
      <w:pPr>
        <w:spacing w:line="240" w:lineRule="auto"/>
      </w:pPr>
      <w:r>
        <w:separator/>
      </w:r>
    </w:p>
  </w:footnote>
  <w:footnote w:type="continuationSeparator" w:id="0">
    <w:p w14:paraId="077E48A9" w14:textId="77777777" w:rsidR="009D2675" w:rsidRDefault="009D26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6F65" w14:textId="77777777" w:rsidR="00DA0D41" w:rsidRDefault="00DA0D41">
    <w:pPr>
      <w:pBdr>
        <w:top w:val="nil"/>
        <w:left w:val="nil"/>
        <w:bottom w:val="nil"/>
        <w:right w:val="nil"/>
        <w:between w:val="nil"/>
      </w:pBdr>
      <w:tabs>
        <w:tab w:val="center" w:pos="4513"/>
        <w:tab w:val="right" w:pos="9026"/>
      </w:tabs>
      <w:spacing w:line="240" w:lineRule="auto"/>
      <w:jc w:val="left"/>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79CB0" w14:textId="77777777" w:rsidR="00DA0D41" w:rsidRDefault="002E2FE5">
    <w:pPr>
      <w:pBdr>
        <w:top w:val="nil"/>
        <w:left w:val="nil"/>
        <w:bottom w:val="nil"/>
        <w:right w:val="nil"/>
        <w:between w:val="nil"/>
      </w:pBdr>
      <w:tabs>
        <w:tab w:val="center" w:pos="4513"/>
        <w:tab w:val="right" w:pos="9026"/>
      </w:tabs>
      <w:spacing w:line="240" w:lineRule="auto"/>
      <w:jc w:val="right"/>
      <w:rPr>
        <w:rFonts w:ascii="Aptos" w:eastAsia="Aptos" w:hAnsi="Aptos" w:cs="Aptos"/>
        <w:color w:val="000000"/>
      </w:rPr>
    </w:pPr>
    <w:r>
      <w:rPr>
        <w:rFonts w:ascii="Aptos" w:eastAsia="Aptos" w:hAnsi="Aptos" w:cs="Aptos"/>
        <w:color w:val="000000"/>
      </w:rPr>
      <w:t>Pandemic Preparedness Plan</w:t>
    </w:r>
  </w:p>
  <w:p w14:paraId="4322CBDA" w14:textId="77777777" w:rsidR="00DA0D41" w:rsidRDefault="00DA0D41">
    <w:pPr>
      <w:pBdr>
        <w:top w:val="nil"/>
        <w:left w:val="nil"/>
        <w:bottom w:val="nil"/>
        <w:right w:val="nil"/>
        <w:between w:val="nil"/>
      </w:pBdr>
      <w:tabs>
        <w:tab w:val="center" w:pos="4513"/>
        <w:tab w:val="right" w:pos="9026"/>
      </w:tabs>
      <w:spacing w:line="240" w:lineRule="auto"/>
      <w:jc w:val="left"/>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114"/>
    <w:multiLevelType w:val="multilevel"/>
    <w:tmpl w:val="8C843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B2943"/>
    <w:multiLevelType w:val="multilevel"/>
    <w:tmpl w:val="4796C5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D313984"/>
    <w:multiLevelType w:val="multilevel"/>
    <w:tmpl w:val="922C3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096972"/>
    <w:multiLevelType w:val="hybridMultilevel"/>
    <w:tmpl w:val="FC0E4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022744"/>
    <w:multiLevelType w:val="multilevel"/>
    <w:tmpl w:val="1A3CC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F31B11"/>
    <w:multiLevelType w:val="multilevel"/>
    <w:tmpl w:val="2DAA4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8C77E0"/>
    <w:multiLevelType w:val="multilevel"/>
    <w:tmpl w:val="4EA6A2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C412406"/>
    <w:multiLevelType w:val="multilevel"/>
    <w:tmpl w:val="7018C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201D59"/>
    <w:multiLevelType w:val="multilevel"/>
    <w:tmpl w:val="20CE0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6B35C2"/>
    <w:multiLevelType w:val="multilevel"/>
    <w:tmpl w:val="2B64EF7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286276E3"/>
    <w:multiLevelType w:val="multilevel"/>
    <w:tmpl w:val="5BA2BA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7C1ABF"/>
    <w:multiLevelType w:val="multilevel"/>
    <w:tmpl w:val="9594D4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C9A43BD"/>
    <w:multiLevelType w:val="multilevel"/>
    <w:tmpl w:val="E5CC8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951F9E"/>
    <w:multiLevelType w:val="multilevel"/>
    <w:tmpl w:val="46BC1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201171E"/>
    <w:multiLevelType w:val="multilevel"/>
    <w:tmpl w:val="43740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ED763E"/>
    <w:multiLevelType w:val="multilevel"/>
    <w:tmpl w:val="E068B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9C3191"/>
    <w:multiLevelType w:val="multilevel"/>
    <w:tmpl w:val="8054B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8123A8D"/>
    <w:multiLevelType w:val="multilevel"/>
    <w:tmpl w:val="DBC237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3969307E"/>
    <w:multiLevelType w:val="multilevel"/>
    <w:tmpl w:val="FCA25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A350D1"/>
    <w:multiLevelType w:val="multilevel"/>
    <w:tmpl w:val="47B69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877C1F"/>
    <w:multiLevelType w:val="multilevel"/>
    <w:tmpl w:val="04B2A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F282400"/>
    <w:multiLevelType w:val="multilevel"/>
    <w:tmpl w:val="96BAC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2A300C"/>
    <w:multiLevelType w:val="multilevel"/>
    <w:tmpl w:val="14F8B95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7154216"/>
    <w:multiLevelType w:val="multilevel"/>
    <w:tmpl w:val="17B6F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C176267"/>
    <w:multiLevelType w:val="multilevel"/>
    <w:tmpl w:val="B3A44A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1C95F6A"/>
    <w:multiLevelType w:val="multilevel"/>
    <w:tmpl w:val="78561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E436AB"/>
    <w:multiLevelType w:val="multilevel"/>
    <w:tmpl w:val="FD925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4A2427"/>
    <w:multiLevelType w:val="multilevel"/>
    <w:tmpl w:val="4A40C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9A775FD"/>
    <w:multiLevelType w:val="multilevel"/>
    <w:tmpl w:val="6E4CC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E521288"/>
    <w:multiLevelType w:val="multilevel"/>
    <w:tmpl w:val="51802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61F56AF"/>
    <w:multiLevelType w:val="multilevel"/>
    <w:tmpl w:val="73DE7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ECC2F1E"/>
    <w:multiLevelType w:val="multilevel"/>
    <w:tmpl w:val="A88802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7FB65072"/>
    <w:multiLevelType w:val="multilevel"/>
    <w:tmpl w:val="EF8ED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29298404">
    <w:abstractNumId w:val="21"/>
  </w:num>
  <w:num w:numId="2" w16cid:durableId="389379088">
    <w:abstractNumId w:val="9"/>
  </w:num>
  <w:num w:numId="3" w16cid:durableId="2146118981">
    <w:abstractNumId w:val="7"/>
  </w:num>
  <w:num w:numId="4" w16cid:durableId="477651568">
    <w:abstractNumId w:val="4"/>
  </w:num>
  <w:num w:numId="5" w16cid:durableId="916134452">
    <w:abstractNumId w:val="12"/>
  </w:num>
  <w:num w:numId="6" w16cid:durableId="73935497">
    <w:abstractNumId w:val="25"/>
  </w:num>
  <w:num w:numId="7" w16cid:durableId="1255625588">
    <w:abstractNumId w:val="13"/>
  </w:num>
  <w:num w:numId="8" w16cid:durableId="712119098">
    <w:abstractNumId w:val="15"/>
  </w:num>
  <w:num w:numId="9" w16cid:durableId="1687174768">
    <w:abstractNumId w:val="29"/>
  </w:num>
  <w:num w:numId="10" w16cid:durableId="664669346">
    <w:abstractNumId w:val="28"/>
  </w:num>
  <w:num w:numId="11" w16cid:durableId="2060932070">
    <w:abstractNumId w:val="30"/>
  </w:num>
  <w:num w:numId="12" w16cid:durableId="379941693">
    <w:abstractNumId w:val="0"/>
  </w:num>
  <w:num w:numId="13" w16cid:durableId="1633440790">
    <w:abstractNumId w:val="10"/>
  </w:num>
  <w:num w:numId="14" w16cid:durableId="1628312305">
    <w:abstractNumId w:val="23"/>
  </w:num>
  <w:num w:numId="15" w16cid:durableId="317658147">
    <w:abstractNumId w:val="16"/>
  </w:num>
  <w:num w:numId="16" w16cid:durableId="2040272406">
    <w:abstractNumId w:val="1"/>
  </w:num>
  <w:num w:numId="17" w16cid:durableId="11225594">
    <w:abstractNumId w:val="27"/>
  </w:num>
  <w:num w:numId="18" w16cid:durableId="685331558">
    <w:abstractNumId w:val="20"/>
  </w:num>
  <w:num w:numId="19" w16cid:durableId="589966201">
    <w:abstractNumId w:val="6"/>
  </w:num>
  <w:num w:numId="20" w16cid:durableId="2086222098">
    <w:abstractNumId w:val="18"/>
  </w:num>
  <w:num w:numId="21" w16cid:durableId="1327830244">
    <w:abstractNumId w:val="8"/>
  </w:num>
  <w:num w:numId="22" w16cid:durableId="1352142061">
    <w:abstractNumId w:val="22"/>
  </w:num>
  <w:num w:numId="23" w16cid:durableId="387068245">
    <w:abstractNumId w:val="26"/>
  </w:num>
  <w:num w:numId="24" w16cid:durableId="2067140198">
    <w:abstractNumId w:val="24"/>
  </w:num>
  <w:num w:numId="25" w16cid:durableId="15274555">
    <w:abstractNumId w:val="11"/>
  </w:num>
  <w:num w:numId="26" w16cid:durableId="150684752">
    <w:abstractNumId w:val="5"/>
  </w:num>
  <w:num w:numId="27" w16cid:durableId="1565021250">
    <w:abstractNumId w:val="14"/>
  </w:num>
  <w:num w:numId="28" w16cid:durableId="380789121">
    <w:abstractNumId w:val="19"/>
  </w:num>
  <w:num w:numId="29" w16cid:durableId="362482757">
    <w:abstractNumId w:val="32"/>
  </w:num>
  <w:num w:numId="30" w16cid:durableId="1771969718">
    <w:abstractNumId w:val="31"/>
  </w:num>
  <w:num w:numId="31" w16cid:durableId="1837264804">
    <w:abstractNumId w:val="17"/>
  </w:num>
  <w:num w:numId="32" w16cid:durableId="1443501455">
    <w:abstractNumId w:val="2"/>
  </w:num>
  <w:num w:numId="33" w16cid:durableId="128547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D41"/>
    <w:rsid w:val="00002E33"/>
    <w:rsid w:val="000045A7"/>
    <w:rsid w:val="00015541"/>
    <w:rsid w:val="00096D54"/>
    <w:rsid w:val="000C308F"/>
    <w:rsid w:val="000D7F9C"/>
    <w:rsid w:val="00103A42"/>
    <w:rsid w:val="00145BC3"/>
    <w:rsid w:val="001660FD"/>
    <w:rsid w:val="00177F33"/>
    <w:rsid w:val="001B07DE"/>
    <w:rsid w:val="001C2377"/>
    <w:rsid w:val="00203405"/>
    <w:rsid w:val="002074B9"/>
    <w:rsid w:val="00255964"/>
    <w:rsid w:val="00271C04"/>
    <w:rsid w:val="002D28B5"/>
    <w:rsid w:val="002E2FE5"/>
    <w:rsid w:val="002E4D23"/>
    <w:rsid w:val="003440EE"/>
    <w:rsid w:val="004C037D"/>
    <w:rsid w:val="00516807"/>
    <w:rsid w:val="00543A3A"/>
    <w:rsid w:val="0058776E"/>
    <w:rsid w:val="005C0A03"/>
    <w:rsid w:val="00667C76"/>
    <w:rsid w:val="00684B7C"/>
    <w:rsid w:val="00692B26"/>
    <w:rsid w:val="00741877"/>
    <w:rsid w:val="007446A1"/>
    <w:rsid w:val="00745607"/>
    <w:rsid w:val="007932AB"/>
    <w:rsid w:val="00797595"/>
    <w:rsid w:val="008529CB"/>
    <w:rsid w:val="0085581A"/>
    <w:rsid w:val="008869AA"/>
    <w:rsid w:val="008932A4"/>
    <w:rsid w:val="008960F1"/>
    <w:rsid w:val="008A70C0"/>
    <w:rsid w:val="008C4BFE"/>
    <w:rsid w:val="00943A8C"/>
    <w:rsid w:val="009512FC"/>
    <w:rsid w:val="009A60E1"/>
    <w:rsid w:val="009B59DD"/>
    <w:rsid w:val="009B7EAE"/>
    <w:rsid w:val="009C77BF"/>
    <w:rsid w:val="009D2675"/>
    <w:rsid w:val="009E411F"/>
    <w:rsid w:val="00A102A9"/>
    <w:rsid w:val="00A838F4"/>
    <w:rsid w:val="00A863FC"/>
    <w:rsid w:val="00AA5B98"/>
    <w:rsid w:val="00AD1B6D"/>
    <w:rsid w:val="00B25580"/>
    <w:rsid w:val="00B8508E"/>
    <w:rsid w:val="00BB7E32"/>
    <w:rsid w:val="00BC3E6B"/>
    <w:rsid w:val="00BE5BA4"/>
    <w:rsid w:val="00BE6A54"/>
    <w:rsid w:val="00C209D3"/>
    <w:rsid w:val="00C20AFD"/>
    <w:rsid w:val="00C40DBD"/>
    <w:rsid w:val="00C55A63"/>
    <w:rsid w:val="00C7652A"/>
    <w:rsid w:val="00C87153"/>
    <w:rsid w:val="00D00610"/>
    <w:rsid w:val="00D253E4"/>
    <w:rsid w:val="00D640E5"/>
    <w:rsid w:val="00DA0D41"/>
    <w:rsid w:val="00DD1F23"/>
    <w:rsid w:val="00DE407B"/>
    <w:rsid w:val="00E0224A"/>
    <w:rsid w:val="00E25C60"/>
    <w:rsid w:val="00E87D77"/>
    <w:rsid w:val="00E94D56"/>
    <w:rsid w:val="00EA70C1"/>
    <w:rsid w:val="00EB1AF6"/>
    <w:rsid w:val="00EC7A58"/>
    <w:rsid w:val="00ED0A7E"/>
    <w:rsid w:val="00EE0E6D"/>
    <w:rsid w:val="00EE1F3D"/>
    <w:rsid w:val="00EF1EED"/>
    <w:rsid w:val="00F0184C"/>
    <w:rsid w:val="00F3721B"/>
    <w:rsid w:val="00F40255"/>
    <w:rsid w:val="00F4428A"/>
    <w:rsid w:val="00F736A1"/>
    <w:rsid w:val="00F76EC5"/>
    <w:rsid w:val="00F90B53"/>
    <w:rsid w:val="00FB5C15"/>
    <w:rsid w:val="00FC330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DA08"/>
  <w15:docId w15:val="{B1D6E2B7-EAF9-45BA-A6C5-0872808E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4"/>
        <w:szCs w:val="24"/>
        <w:lang w:val="en-IN" w:eastAsia="en-IN" w:bidi="ml-IN"/>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360" w:after="80"/>
      <w:outlineLvl w:val="0"/>
    </w:pPr>
    <w:rPr>
      <w:rFonts w:ascii="Aptos" w:eastAsia="Aptos" w:hAnsi="Aptos" w:cs="Aptos"/>
      <w:b/>
      <w:bCs/>
      <w:color w:val="2F5496"/>
      <w:sz w:val="32"/>
      <w:szCs w:val="32"/>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160" w:after="80"/>
      <w:outlineLvl w:val="1"/>
    </w:pPr>
    <w:rPr>
      <w:rFonts w:ascii="Aptos" w:eastAsia="Aptos" w:hAnsi="Aptos" w:cs="Aptos"/>
      <w:b/>
      <w:bCs/>
      <w:color w:val="2F5496"/>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160" w:after="80"/>
      <w:outlineLvl w:val="2"/>
    </w:pPr>
    <w:rPr>
      <w:color w:val="2F5496"/>
      <w:sz w:val="28"/>
      <w:szCs w:val="28"/>
    </w:rPr>
  </w:style>
  <w:style w:type="paragraph" w:styleId="Heading4">
    <w:name w:val="heading 4"/>
    <w:basedOn w:val="Normal"/>
    <w:next w:val="Normal"/>
    <w:uiPriority w:val="9"/>
    <w:unhideWhenUsed/>
    <w:qFormat/>
    <w:pPr>
      <w:keepNext/>
      <w:keepLines/>
      <w:pBdr>
        <w:top w:val="nil"/>
        <w:left w:val="nil"/>
        <w:bottom w:val="nil"/>
        <w:right w:val="nil"/>
        <w:between w:val="nil"/>
      </w:pBdr>
      <w:spacing w:before="80" w:after="40"/>
      <w:outlineLvl w:val="3"/>
    </w:pPr>
    <w:rPr>
      <w:i/>
      <w:iCs/>
      <w:color w:val="2F549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80" w:after="40"/>
      <w:outlineLvl w:val="4"/>
    </w:pPr>
    <w:rPr>
      <w:color w:val="2F549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80" w:line="240" w:lineRule="auto"/>
    </w:pPr>
    <w:rPr>
      <w:rFonts w:ascii="Calibri" w:eastAsia="Calibri" w:hAnsi="Calibri" w:cs="Calibri"/>
      <w:color w:val="000000"/>
      <w:sz w:val="56"/>
      <w:szCs w:val="56"/>
    </w:rPr>
  </w:style>
  <w:style w:type="table" w:customStyle="1" w:styleId="TableNormal1">
    <w:name w:val="TableNormal"/>
    <w:rsid w:val="000542D1"/>
    <w:tblPr>
      <w:tblCellMar>
        <w:top w:w="100" w:type="dxa"/>
        <w:left w:w="100" w:type="dxa"/>
        <w:bottom w:w="100" w:type="dxa"/>
        <w:right w:w="100" w:type="dxa"/>
      </w:tblCellMar>
    </w:tblPr>
  </w:style>
  <w:style w:type="paragraph" w:customStyle="1" w:styleId="Normal1">
    <w:name w:val="Normal1"/>
    <w:rsid w:val="000542D1"/>
  </w:style>
  <w:style w:type="table" w:customStyle="1" w:styleId="a">
    <w:basedOn w:val="TableNormal1"/>
    <w:rsid w:val="000542D1"/>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rsid w:val="000542D1"/>
    <w:tblPr>
      <w:tblStyleRowBandSize w:val="1"/>
      <w:tblStyleColBandSize w:val="1"/>
    </w:tblPr>
  </w:style>
  <w:style w:type="table" w:customStyle="1" w:styleId="a1">
    <w:basedOn w:val="TableNormal1"/>
    <w:rsid w:val="000542D1"/>
    <w:tblPr>
      <w:tblStyleRowBandSize w:val="1"/>
      <w:tblStyleColBandSize w:val="1"/>
      <w:tblCellMar>
        <w:top w:w="15" w:type="dxa"/>
        <w:left w:w="15" w:type="dxa"/>
        <w:bottom w:w="15" w:type="dxa"/>
        <w:right w:w="15" w:type="dxa"/>
      </w:tblCellMar>
    </w:tblPr>
  </w:style>
  <w:style w:type="table" w:customStyle="1" w:styleId="a2">
    <w:basedOn w:val="TableNormal1"/>
    <w:rsid w:val="000542D1"/>
    <w:tblPr>
      <w:tblStyleRowBandSize w:val="1"/>
      <w:tblStyleColBandSize w:val="1"/>
      <w:tblCellMar>
        <w:top w:w="15" w:type="dxa"/>
        <w:left w:w="15" w:type="dxa"/>
        <w:bottom w:w="15" w:type="dxa"/>
        <w:right w:w="15" w:type="dxa"/>
      </w:tblCellMar>
    </w:tblPr>
  </w:style>
  <w:style w:type="table" w:customStyle="1" w:styleId="a3">
    <w:basedOn w:val="TableNormal1"/>
    <w:rsid w:val="000542D1"/>
    <w:tblPr>
      <w:tblStyleRowBandSize w:val="1"/>
      <w:tblStyleColBandSize w:val="1"/>
      <w:tblCellMar>
        <w:top w:w="15" w:type="dxa"/>
        <w:left w:w="15" w:type="dxa"/>
        <w:bottom w:w="15" w:type="dxa"/>
        <w:right w:w="15" w:type="dxa"/>
      </w:tblCellMar>
    </w:tblPr>
  </w:style>
  <w:style w:type="table" w:customStyle="1" w:styleId="a4">
    <w:basedOn w:val="TableNormal1"/>
    <w:rsid w:val="000542D1"/>
    <w:tblPr>
      <w:tblStyleRowBandSize w:val="1"/>
      <w:tblStyleColBandSize w:val="1"/>
      <w:tblCellMar>
        <w:top w:w="15" w:type="dxa"/>
        <w:left w:w="15" w:type="dxa"/>
        <w:bottom w:w="15" w:type="dxa"/>
        <w:right w:w="15" w:type="dxa"/>
      </w:tblCellMar>
    </w:tblPr>
  </w:style>
  <w:style w:type="table" w:customStyle="1" w:styleId="a5">
    <w:basedOn w:val="TableNormal1"/>
    <w:rsid w:val="000542D1"/>
    <w:tblPr>
      <w:tblStyleRowBandSize w:val="1"/>
      <w:tblStyleColBandSize w:val="1"/>
    </w:tblPr>
  </w:style>
  <w:style w:type="table" w:customStyle="1" w:styleId="a6">
    <w:basedOn w:val="TableNormal1"/>
    <w:rsid w:val="000542D1"/>
    <w:tblPr>
      <w:tblStyleRowBandSize w:val="1"/>
      <w:tblStyleColBandSize w:val="1"/>
    </w:tblPr>
  </w:style>
  <w:style w:type="table" w:customStyle="1" w:styleId="a7">
    <w:basedOn w:val="TableNormal1"/>
    <w:rsid w:val="000542D1"/>
    <w:tblPr>
      <w:tblStyleRowBandSize w:val="1"/>
      <w:tblStyleColBandSize w:val="1"/>
    </w:tblPr>
  </w:style>
  <w:style w:type="table" w:customStyle="1" w:styleId="a8">
    <w:basedOn w:val="TableNormal1"/>
    <w:rsid w:val="000542D1"/>
    <w:tblPr>
      <w:tblStyleRowBandSize w:val="1"/>
      <w:tblStyleColBandSize w:val="1"/>
    </w:tblPr>
  </w:style>
  <w:style w:type="table" w:customStyle="1" w:styleId="a9">
    <w:basedOn w:val="TableNormal1"/>
    <w:rsid w:val="000542D1"/>
    <w:tblPr>
      <w:tblStyleRowBandSize w:val="1"/>
      <w:tblStyleColBandSize w:val="1"/>
      <w:tblCellMar>
        <w:top w:w="15" w:type="dxa"/>
        <w:left w:w="15" w:type="dxa"/>
        <w:bottom w:w="15" w:type="dxa"/>
        <w:right w:w="15" w:type="dxa"/>
      </w:tblCellMar>
    </w:tblPr>
  </w:style>
  <w:style w:type="table" w:customStyle="1" w:styleId="aa">
    <w:basedOn w:val="TableNormal1"/>
    <w:rsid w:val="000542D1"/>
    <w:tblPr>
      <w:tblStyleRowBandSize w:val="1"/>
      <w:tblStyleColBandSize w:val="1"/>
    </w:tblPr>
  </w:style>
  <w:style w:type="table" w:customStyle="1" w:styleId="ab">
    <w:basedOn w:val="TableNormal1"/>
    <w:rsid w:val="000542D1"/>
    <w:tblPr>
      <w:tblStyleRowBandSize w:val="1"/>
      <w:tblStyleColBandSize w:val="1"/>
    </w:tblPr>
  </w:style>
  <w:style w:type="table" w:customStyle="1" w:styleId="ac">
    <w:basedOn w:val="TableNormal1"/>
    <w:rsid w:val="000542D1"/>
    <w:tblPr>
      <w:tblStyleRowBandSize w:val="1"/>
      <w:tblStyleColBandSize w:val="1"/>
    </w:tblPr>
  </w:style>
  <w:style w:type="table" w:customStyle="1" w:styleId="ad">
    <w:basedOn w:val="TableNormal1"/>
    <w:rsid w:val="000542D1"/>
    <w:tblPr>
      <w:tblStyleRowBandSize w:val="1"/>
      <w:tblStyleColBandSize w:val="1"/>
    </w:tblPr>
  </w:style>
  <w:style w:type="table" w:customStyle="1" w:styleId="ae">
    <w:basedOn w:val="TableNormal1"/>
    <w:rsid w:val="000542D1"/>
    <w:tblPr>
      <w:tblStyleRowBandSize w:val="1"/>
      <w:tblStyleColBandSize w:val="1"/>
    </w:tblPr>
  </w:style>
  <w:style w:type="table" w:customStyle="1" w:styleId="af">
    <w:basedOn w:val="TableNormal1"/>
    <w:rsid w:val="000542D1"/>
    <w:tblPr>
      <w:tblStyleRowBandSize w:val="1"/>
      <w:tblStyleColBandSize w:val="1"/>
    </w:tblPr>
  </w:style>
  <w:style w:type="table" w:customStyle="1" w:styleId="af0">
    <w:basedOn w:val="TableNormal1"/>
    <w:rsid w:val="000542D1"/>
    <w:tblPr>
      <w:tblStyleRowBandSize w:val="1"/>
      <w:tblStyleColBandSize w:val="1"/>
    </w:tblPr>
  </w:style>
  <w:style w:type="table" w:customStyle="1" w:styleId="af1">
    <w:basedOn w:val="TableNormal1"/>
    <w:rsid w:val="000542D1"/>
    <w:tblPr>
      <w:tblStyleRowBandSize w:val="1"/>
      <w:tblStyleColBandSize w:val="1"/>
    </w:tblPr>
  </w:style>
  <w:style w:type="table" w:customStyle="1" w:styleId="af2">
    <w:basedOn w:val="TableNormal1"/>
    <w:rsid w:val="000542D1"/>
    <w:tblPr>
      <w:tblStyleRowBandSize w:val="1"/>
      <w:tblStyleColBandSize w:val="1"/>
      <w:tblCellMar>
        <w:top w:w="0" w:type="dxa"/>
        <w:left w:w="108" w:type="dxa"/>
        <w:bottom w:w="0" w:type="dxa"/>
        <w:right w:w="108" w:type="dxa"/>
      </w:tblCellMar>
    </w:tblPr>
  </w:style>
  <w:style w:type="table" w:customStyle="1" w:styleId="af3">
    <w:basedOn w:val="TableNormal1"/>
    <w:rsid w:val="000542D1"/>
    <w:tblPr>
      <w:tblStyleRowBandSize w:val="1"/>
      <w:tblStyleColBandSize w:val="1"/>
    </w:tblPr>
  </w:style>
  <w:style w:type="table" w:customStyle="1" w:styleId="af4">
    <w:basedOn w:val="TableNormal1"/>
    <w:rsid w:val="000542D1"/>
    <w:tblPr>
      <w:tblStyleRowBandSize w:val="1"/>
      <w:tblStyleColBandSize w:val="1"/>
    </w:tblPr>
  </w:style>
  <w:style w:type="table" w:customStyle="1" w:styleId="af5">
    <w:basedOn w:val="TableNormal1"/>
    <w:rsid w:val="000542D1"/>
    <w:tblPr>
      <w:tblStyleRowBandSize w:val="1"/>
      <w:tblStyleColBandSize w:val="1"/>
    </w:tblPr>
  </w:style>
  <w:style w:type="table" w:customStyle="1" w:styleId="af6">
    <w:basedOn w:val="TableNormal1"/>
    <w:rsid w:val="000542D1"/>
    <w:tblPr>
      <w:tblStyleRowBandSize w:val="1"/>
      <w:tblStyleColBandSize w:val="1"/>
      <w:tblCellMar>
        <w:top w:w="0" w:type="dxa"/>
        <w:left w:w="108" w:type="dxa"/>
        <w:bottom w:w="0" w:type="dxa"/>
        <w:right w:w="108" w:type="dxa"/>
      </w:tblCellMar>
    </w:tblPr>
  </w:style>
  <w:style w:type="table" w:customStyle="1" w:styleId="af7">
    <w:basedOn w:val="TableNormal1"/>
    <w:rsid w:val="000542D1"/>
    <w:tblPr>
      <w:tblStyleRowBandSize w:val="1"/>
      <w:tblStyleColBandSize w:val="1"/>
    </w:tblPr>
  </w:style>
  <w:style w:type="table" w:customStyle="1" w:styleId="af8">
    <w:basedOn w:val="TableNormal1"/>
    <w:rsid w:val="000542D1"/>
    <w:tblPr>
      <w:tblStyleRowBandSize w:val="1"/>
      <w:tblStyleColBandSize w:val="1"/>
    </w:tblPr>
  </w:style>
  <w:style w:type="table" w:customStyle="1" w:styleId="af9">
    <w:basedOn w:val="TableNormal1"/>
    <w:rsid w:val="000542D1"/>
    <w:tblPr>
      <w:tblStyleRowBandSize w:val="1"/>
      <w:tblStyleColBandSize w:val="1"/>
    </w:tblPr>
  </w:style>
  <w:style w:type="table" w:customStyle="1" w:styleId="afa">
    <w:basedOn w:val="TableNormal1"/>
    <w:rsid w:val="000542D1"/>
    <w:tblPr>
      <w:tblStyleRowBandSize w:val="1"/>
      <w:tblStyleColBandSize w:val="1"/>
    </w:tblPr>
  </w:style>
  <w:style w:type="table" w:customStyle="1" w:styleId="afb">
    <w:basedOn w:val="TableNormal1"/>
    <w:rsid w:val="000542D1"/>
    <w:tblPr>
      <w:tblStyleRowBandSize w:val="1"/>
      <w:tblStyleColBandSize w:val="1"/>
    </w:tblPr>
  </w:style>
  <w:style w:type="table" w:customStyle="1" w:styleId="afc">
    <w:basedOn w:val="TableNormal1"/>
    <w:rsid w:val="000542D1"/>
    <w:tblPr>
      <w:tblStyleRowBandSize w:val="1"/>
      <w:tblStyleColBandSize w:val="1"/>
    </w:tblPr>
  </w:style>
  <w:style w:type="table" w:customStyle="1" w:styleId="afd">
    <w:basedOn w:val="TableNormal1"/>
    <w:rsid w:val="000542D1"/>
    <w:tblPr>
      <w:tblStyleRowBandSize w:val="1"/>
      <w:tblStyleColBandSize w:val="1"/>
    </w:tblPr>
  </w:style>
  <w:style w:type="table" w:customStyle="1" w:styleId="afe">
    <w:basedOn w:val="TableNormal1"/>
    <w:rsid w:val="000542D1"/>
    <w:tblPr>
      <w:tblStyleRowBandSize w:val="1"/>
      <w:tblStyleColBandSize w:val="1"/>
    </w:tblPr>
  </w:style>
  <w:style w:type="table" w:customStyle="1" w:styleId="aff">
    <w:basedOn w:val="TableNormal1"/>
    <w:rsid w:val="000542D1"/>
    <w:tblPr>
      <w:tblStyleRowBandSize w:val="1"/>
      <w:tblStyleColBandSize w:val="1"/>
      <w:tblCellMar>
        <w:top w:w="0" w:type="dxa"/>
        <w:left w:w="108" w:type="dxa"/>
        <w:bottom w:w="0" w:type="dxa"/>
        <w:right w:w="108" w:type="dxa"/>
      </w:tblCellMar>
    </w:tblPr>
  </w:style>
  <w:style w:type="table" w:customStyle="1" w:styleId="aff0">
    <w:basedOn w:val="TableNormal1"/>
    <w:rsid w:val="000542D1"/>
    <w:tblPr>
      <w:tblStyleRowBandSize w:val="1"/>
      <w:tblStyleColBandSize w:val="1"/>
      <w:tblCellMar>
        <w:top w:w="0" w:type="dxa"/>
        <w:left w:w="108" w:type="dxa"/>
        <w:bottom w:w="0" w:type="dxa"/>
        <w:right w:w="108" w:type="dxa"/>
      </w:tblCellMar>
    </w:tblPr>
  </w:style>
  <w:style w:type="table" w:customStyle="1" w:styleId="aff1">
    <w:basedOn w:val="TableNormal1"/>
    <w:rsid w:val="000542D1"/>
    <w:tblPr>
      <w:tblStyleRowBandSize w:val="1"/>
      <w:tblStyleColBandSize w:val="1"/>
      <w:tblCellMar>
        <w:top w:w="0" w:type="dxa"/>
        <w:left w:w="108" w:type="dxa"/>
        <w:bottom w:w="0" w:type="dxa"/>
        <w:right w:w="108" w:type="dxa"/>
      </w:tblCellMar>
    </w:tblPr>
  </w:style>
  <w:style w:type="table" w:customStyle="1" w:styleId="aff2">
    <w:basedOn w:val="TableNormal1"/>
    <w:rsid w:val="000542D1"/>
    <w:tblPr>
      <w:tblStyleRowBandSize w:val="1"/>
      <w:tblStyleColBandSize w:val="1"/>
      <w:tblCellMar>
        <w:top w:w="0" w:type="dxa"/>
        <w:left w:w="108" w:type="dxa"/>
        <w:bottom w:w="0" w:type="dxa"/>
        <w:right w:w="108" w:type="dxa"/>
      </w:tblCellMar>
    </w:tblPr>
  </w:style>
  <w:style w:type="table" w:customStyle="1" w:styleId="aff3">
    <w:basedOn w:val="TableNormal1"/>
    <w:rsid w:val="000542D1"/>
    <w:tblPr>
      <w:tblStyleRowBandSize w:val="1"/>
      <w:tblStyleColBandSize w:val="1"/>
      <w:tblCellMar>
        <w:top w:w="0" w:type="dxa"/>
        <w:left w:w="108" w:type="dxa"/>
        <w:bottom w:w="0" w:type="dxa"/>
        <w:right w:w="108" w:type="dxa"/>
      </w:tblCellMar>
    </w:tblPr>
  </w:style>
  <w:style w:type="table" w:customStyle="1" w:styleId="aff4">
    <w:basedOn w:val="TableNormal1"/>
    <w:rsid w:val="000542D1"/>
    <w:tblPr>
      <w:tblStyleRowBandSize w:val="1"/>
      <w:tblStyleColBandSize w:val="1"/>
      <w:tblCellMar>
        <w:top w:w="0" w:type="dxa"/>
        <w:left w:w="108" w:type="dxa"/>
        <w:bottom w:w="0" w:type="dxa"/>
        <w:right w:w="108" w:type="dxa"/>
      </w:tblCellMar>
    </w:tblPr>
  </w:style>
  <w:style w:type="table" w:customStyle="1" w:styleId="aff5">
    <w:basedOn w:val="TableNormal1"/>
    <w:rsid w:val="000542D1"/>
    <w:tblPr>
      <w:tblStyleRowBandSize w:val="1"/>
      <w:tblStyleColBandSize w:val="1"/>
    </w:tblPr>
  </w:style>
  <w:style w:type="table" w:customStyle="1" w:styleId="aff6">
    <w:basedOn w:val="TableNormal1"/>
    <w:rsid w:val="000542D1"/>
    <w:tblPr>
      <w:tblStyleRowBandSize w:val="1"/>
      <w:tblStyleColBandSize w:val="1"/>
    </w:tblPr>
  </w:style>
  <w:style w:type="table" w:customStyle="1" w:styleId="aff7">
    <w:basedOn w:val="TableNormal1"/>
    <w:rsid w:val="000542D1"/>
    <w:tblPr>
      <w:tblStyleRowBandSize w:val="1"/>
      <w:tblStyleColBandSize w:val="1"/>
    </w:tblPr>
  </w:style>
  <w:style w:type="table" w:customStyle="1" w:styleId="aff8">
    <w:basedOn w:val="TableNormal1"/>
    <w:rsid w:val="000542D1"/>
    <w:tblPr>
      <w:tblStyleRowBandSize w:val="1"/>
      <w:tblStyleColBandSize w:val="1"/>
    </w:tblPr>
  </w:style>
  <w:style w:type="table" w:customStyle="1" w:styleId="aff9">
    <w:basedOn w:val="TableNormal1"/>
    <w:rsid w:val="000542D1"/>
    <w:tblPr>
      <w:tblStyleRowBandSize w:val="1"/>
      <w:tblStyleColBandSize w:val="1"/>
    </w:tblPr>
  </w:style>
  <w:style w:type="table" w:customStyle="1" w:styleId="affa">
    <w:basedOn w:val="TableNormal1"/>
    <w:rsid w:val="000542D1"/>
    <w:tblPr>
      <w:tblStyleRowBandSize w:val="1"/>
      <w:tblStyleColBandSize w:val="1"/>
    </w:tblPr>
  </w:style>
  <w:style w:type="table" w:customStyle="1" w:styleId="affb">
    <w:basedOn w:val="TableNormal1"/>
    <w:rsid w:val="000542D1"/>
    <w:tblPr>
      <w:tblStyleRowBandSize w:val="1"/>
      <w:tblStyleColBandSize w:val="1"/>
    </w:tblPr>
  </w:style>
  <w:style w:type="table" w:customStyle="1" w:styleId="affc">
    <w:basedOn w:val="TableNormal1"/>
    <w:rsid w:val="000542D1"/>
    <w:tblPr>
      <w:tblStyleRowBandSize w:val="1"/>
      <w:tblStyleColBandSize w:val="1"/>
    </w:tblPr>
  </w:style>
  <w:style w:type="table" w:customStyle="1" w:styleId="affd">
    <w:basedOn w:val="TableNormal1"/>
    <w:rsid w:val="000542D1"/>
    <w:tblPr>
      <w:tblStyleRowBandSize w:val="1"/>
      <w:tblStyleColBandSize w:val="1"/>
    </w:tblPr>
  </w:style>
  <w:style w:type="table" w:customStyle="1" w:styleId="affe">
    <w:basedOn w:val="TableNormal1"/>
    <w:rsid w:val="000542D1"/>
    <w:tblPr>
      <w:tblStyleRowBandSize w:val="1"/>
      <w:tblStyleColBandSize w:val="1"/>
    </w:tblPr>
  </w:style>
  <w:style w:type="table" w:customStyle="1" w:styleId="afff">
    <w:basedOn w:val="TableNormal1"/>
    <w:rsid w:val="000542D1"/>
    <w:tblPr>
      <w:tblStyleRowBandSize w:val="1"/>
      <w:tblStyleColBandSize w:val="1"/>
    </w:tblPr>
  </w:style>
  <w:style w:type="table" w:customStyle="1" w:styleId="afff0">
    <w:basedOn w:val="TableNormal1"/>
    <w:rsid w:val="000542D1"/>
    <w:tblPr>
      <w:tblStyleRowBandSize w:val="1"/>
      <w:tblStyleColBandSize w:val="1"/>
    </w:tblPr>
  </w:style>
  <w:style w:type="table" w:customStyle="1" w:styleId="afff1">
    <w:basedOn w:val="TableNormal1"/>
    <w:rsid w:val="000542D1"/>
    <w:tblPr>
      <w:tblStyleRowBandSize w:val="1"/>
      <w:tblStyleColBandSize w:val="1"/>
    </w:tblPr>
  </w:style>
  <w:style w:type="table" w:customStyle="1" w:styleId="afff2">
    <w:basedOn w:val="TableNormal1"/>
    <w:rsid w:val="000542D1"/>
    <w:tblPr>
      <w:tblStyleRowBandSize w:val="1"/>
      <w:tblStyleColBandSize w:val="1"/>
    </w:tblPr>
  </w:style>
  <w:style w:type="table" w:customStyle="1" w:styleId="afff3">
    <w:basedOn w:val="TableNormal1"/>
    <w:rsid w:val="000542D1"/>
    <w:tblPr>
      <w:tblStyleRowBandSize w:val="1"/>
      <w:tblStyleColBandSize w:val="1"/>
    </w:tblPr>
  </w:style>
  <w:style w:type="table" w:customStyle="1" w:styleId="afff4">
    <w:basedOn w:val="TableNormal1"/>
    <w:rsid w:val="000542D1"/>
    <w:tblPr>
      <w:tblStyleRowBandSize w:val="1"/>
      <w:tblStyleColBandSize w:val="1"/>
    </w:tblPr>
  </w:style>
  <w:style w:type="table" w:customStyle="1" w:styleId="afff5">
    <w:basedOn w:val="TableNormal1"/>
    <w:rsid w:val="000542D1"/>
    <w:tblPr>
      <w:tblStyleRowBandSize w:val="1"/>
      <w:tblStyleColBandSize w:val="1"/>
    </w:tblPr>
  </w:style>
  <w:style w:type="table" w:customStyle="1" w:styleId="afff6">
    <w:basedOn w:val="TableNormal1"/>
    <w:rsid w:val="000542D1"/>
    <w:tblPr>
      <w:tblStyleRowBandSize w:val="1"/>
      <w:tblStyleColBandSize w:val="1"/>
    </w:tblPr>
  </w:style>
  <w:style w:type="table" w:customStyle="1" w:styleId="afff7">
    <w:basedOn w:val="TableNormal1"/>
    <w:rsid w:val="000542D1"/>
    <w:tblPr>
      <w:tblStyleRowBandSize w:val="1"/>
      <w:tblStyleColBandSize w:val="1"/>
    </w:tblPr>
  </w:style>
  <w:style w:type="table" w:customStyle="1" w:styleId="afff8">
    <w:basedOn w:val="TableNormal1"/>
    <w:rsid w:val="000542D1"/>
    <w:tblPr>
      <w:tblStyleRowBandSize w:val="1"/>
      <w:tblStyleColBandSize w:val="1"/>
    </w:tblPr>
  </w:style>
  <w:style w:type="table" w:customStyle="1" w:styleId="afff9">
    <w:basedOn w:val="TableNormal1"/>
    <w:rsid w:val="000542D1"/>
    <w:tblPr>
      <w:tblStyleRowBandSize w:val="1"/>
      <w:tblStyleColBandSize w:val="1"/>
    </w:tblPr>
  </w:style>
  <w:style w:type="table" w:customStyle="1" w:styleId="afffa">
    <w:basedOn w:val="TableNormal1"/>
    <w:rsid w:val="000542D1"/>
    <w:tblPr>
      <w:tblStyleRowBandSize w:val="1"/>
      <w:tblStyleColBandSize w:val="1"/>
      <w:tblCellMar>
        <w:top w:w="0" w:type="dxa"/>
        <w:left w:w="108" w:type="dxa"/>
        <w:bottom w:w="0" w:type="dxa"/>
        <w:right w:w="108" w:type="dxa"/>
      </w:tblCellMar>
    </w:tblPr>
  </w:style>
  <w:style w:type="table" w:customStyle="1" w:styleId="afffb">
    <w:basedOn w:val="TableNormal1"/>
    <w:rsid w:val="000542D1"/>
    <w:tblPr>
      <w:tblStyleRowBandSize w:val="1"/>
      <w:tblStyleColBandSize w:val="1"/>
    </w:tblPr>
  </w:style>
  <w:style w:type="table" w:customStyle="1" w:styleId="afffc">
    <w:basedOn w:val="TableNormal1"/>
    <w:rsid w:val="000542D1"/>
    <w:tblPr>
      <w:tblStyleRowBandSize w:val="1"/>
      <w:tblStyleColBandSize w:val="1"/>
    </w:tblPr>
  </w:style>
  <w:style w:type="table" w:customStyle="1" w:styleId="afffd">
    <w:basedOn w:val="TableNormal1"/>
    <w:rsid w:val="000542D1"/>
    <w:tblPr>
      <w:tblStyleRowBandSize w:val="1"/>
      <w:tblStyleColBandSize w:val="1"/>
    </w:tblPr>
  </w:style>
  <w:style w:type="table" w:customStyle="1" w:styleId="afffe">
    <w:basedOn w:val="TableNormal1"/>
    <w:rsid w:val="000542D1"/>
    <w:tblPr>
      <w:tblStyleRowBandSize w:val="1"/>
      <w:tblStyleColBandSize w:val="1"/>
    </w:tblPr>
  </w:style>
  <w:style w:type="table" w:customStyle="1" w:styleId="affff">
    <w:basedOn w:val="TableNormal1"/>
    <w:rsid w:val="000542D1"/>
    <w:tblPr>
      <w:tblStyleRowBandSize w:val="1"/>
      <w:tblStyleColBandSize w:val="1"/>
    </w:tblPr>
  </w:style>
  <w:style w:type="table" w:customStyle="1" w:styleId="affff0">
    <w:basedOn w:val="TableNormal1"/>
    <w:rsid w:val="000542D1"/>
    <w:tblPr>
      <w:tblStyleRowBandSize w:val="1"/>
      <w:tblStyleColBandSize w:val="1"/>
    </w:tblPr>
  </w:style>
  <w:style w:type="table" w:customStyle="1" w:styleId="affff1">
    <w:basedOn w:val="TableNormal1"/>
    <w:rsid w:val="000542D1"/>
    <w:tblPr>
      <w:tblStyleRowBandSize w:val="1"/>
      <w:tblStyleColBandSize w:val="1"/>
    </w:tblPr>
  </w:style>
  <w:style w:type="table" w:customStyle="1" w:styleId="affff2">
    <w:basedOn w:val="TableNormal1"/>
    <w:rsid w:val="000542D1"/>
    <w:tblPr>
      <w:tblStyleRowBandSize w:val="1"/>
      <w:tblStyleColBandSize w:val="1"/>
    </w:tblPr>
  </w:style>
  <w:style w:type="table" w:customStyle="1" w:styleId="affff3">
    <w:basedOn w:val="TableNormal1"/>
    <w:rsid w:val="000542D1"/>
    <w:tblPr>
      <w:tblStyleRowBandSize w:val="1"/>
      <w:tblStyleColBandSize w:val="1"/>
    </w:tblPr>
  </w:style>
  <w:style w:type="table" w:customStyle="1" w:styleId="affff4">
    <w:basedOn w:val="TableNormal1"/>
    <w:rsid w:val="000542D1"/>
    <w:tblPr>
      <w:tblStyleRowBandSize w:val="1"/>
      <w:tblStyleColBandSize w:val="1"/>
    </w:tblPr>
  </w:style>
  <w:style w:type="table" w:customStyle="1" w:styleId="affff5">
    <w:basedOn w:val="TableNormal1"/>
    <w:rsid w:val="000542D1"/>
    <w:tblPr>
      <w:tblStyleRowBandSize w:val="1"/>
      <w:tblStyleColBandSize w:val="1"/>
    </w:tblPr>
  </w:style>
  <w:style w:type="table" w:customStyle="1" w:styleId="affff6">
    <w:basedOn w:val="TableNormal1"/>
    <w:rsid w:val="000542D1"/>
    <w:tblPr>
      <w:tblStyleRowBandSize w:val="1"/>
      <w:tblStyleColBandSize w:val="1"/>
    </w:tblPr>
  </w:style>
  <w:style w:type="table" w:customStyle="1" w:styleId="affff7">
    <w:basedOn w:val="TableNormal1"/>
    <w:rsid w:val="000542D1"/>
    <w:tblPr>
      <w:tblStyleRowBandSize w:val="1"/>
      <w:tblStyleColBandSize w:val="1"/>
    </w:tblPr>
  </w:style>
  <w:style w:type="table" w:customStyle="1" w:styleId="affff8">
    <w:basedOn w:val="TableNormal1"/>
    <w:rsid w:val="000542D1"/>
    <w:tblPr>
      <w:tblStyleRowBandSize w:val="1"/>
      <w:tblStyleColBandSize w:val="1"/>
      <w:tblCellMar>
        <w:top w:w="144" w:type="dxa"/>
        <w:left w:w="115" w:type="dxa"/>
        <w:bottom w:w="144" w:type="dxa"/>
        <w:right w:w="115" w:type="dxa"/>
      </w:tblCellMar>
    </w:tblPr>
  </w:style>
  <w:style w:type="paragraph" w:styleId="BalloonText">
    <w:name w:val="Balloon Text"/>
    <w:basedOn w:val="Normal"/>
    <w:link w:val="BalloonTextChar"/>
    <w:uiPriority w:val="99"/>
    <w:semiHidden/>
    <w:unhideWhenUsed/>
    <w:rsid w:val="00AC19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92E"/>
    <w:rPr>
      <w:rFonts w:ascii="Tahoma" w:hAnsi="Tahoma" w:cs="Tahoma"/>
      <w:sz w:val="16"/>
      <w:szCs w:val="16"/>
    </w:rPr>
  </w:style>
  <w:style w:type="paragraph" w:styleId="Subtitle">
    <w:name w:val="Subtitle"/>
    <w:basedOn w:val="Normal"/>
    <w:next w:val="Normal"/>
    <w:uiPriority w:val="11"/>
    <w:qFormat/>
    <w:pPr>
      <w:pBdr>
        <w:top w:val="nil"/>
        <w:left w:val="nil"/>
        <w:bottom w:val="nil"/>
        <w:right w:val="nil"/>
        <w:between w:val="nil"/>
      </w:pBdr>
    </w:pPr>
    <w:rPr>
      <w:color w:val="595959"/>
      <w:sz w:val="28"/>
      <w:szCs w:val="28"/>
    </w:rPr>
  </w:style>
  <w:style w:type="table" w:customStyle="1" w:styleId="affff9">
    <w:basedOn w:val="TableNormal"/>
    <w:pPr>
      <w:spacing w:line="240" w:lineRule="auto"/>
    </w:pPr>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CellMar>
        <w:top w:w="15" w:type="dxa"/>
        <w:left w:w="15" w:type="dxa"/>
        <w:bottom w:w="15" w:type="dxa"/>
        <w:right w:w="15" w:type="dxa"/>
      </w:tblCellMar>
    </w:tblPr>
  </w:style>
  <w:style w:type="table" w:customStyle="1" w:styleId="affffc">
    <w:basedOn w:val="TableNormal"/>
    <w:tblPr>
      <w:tblStyleRowBandSize w:val="1"/>
      <w:tblStyleColBandSize w:val="1"/>
      <w:tblCellMar>
        <w:top w:w="15" w:type="dxa"/>
        <w:left w:w="15" w:type="dxa"/>
        <w:bottom w:w="15" w:type="dxa"/>
        <w:right w:w="15" w:type="dxa"/>
      </w:tblCellMar>
    </w:tblPr>
  </w:style>
  <w:style w:type="table" w:customStyle="1" w:styleId="affffd">
    <w:basedOn w:val="TableNormal"/>
    <w:tblPr>
      <w:tblStyleRowBandSize w:val="1"/>
      <w:tblStyleColBandSize w:val="1"/>
      <w:tblCellMar>
        <w:top w:w="15" w:type="dxa"/>
        <w:left w:w="15" w:type="dxa"/>
        <w:bottom w:w="15" w:type="dxa"/>
        <w:right w:w="15" w:type="dxa"/>
      </w:tblCellMar>
    </w:tblPr>
  </w:style>
  <w:style w:type="table" w:customStyle="1" w:styleId="affffe">
    <w:basedOn w:val="TableNormal"/>
    <w:tblPr>
      <w:tblStyleRowBandSize w:val="1"/>
      <w:tblStyleColBandSize w:val="1"/>
      <w:tblCellMar>
        <w:top w:w="15" w:type="dxa"/>
        <w:left w:w="15" w:type="dxa"/>
        <w:bottom w:w="15" w:type="dxa"/>
        <w:right w:w="15"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Pr>
  </w:style>
  <w:style w:type="table" w:customStyle="1" w:styleId="affffffffb">
    <w:basedOn w:val="TableNormal"/>
    <w:tblPr>
      <w:tblStyleRowBandSize w:val="1"/>
      <w:tblStyleColBandSize w:val="1"/>
    </w:tblPr>
  </w:style>
  <w:style w:type="table" w:customStyle="1" w:styleId="affffffffc">
    <w:basedOn w:val="TableNormal"/>
    <w:tblPr>
      <w:tblStyleRowBandSize w:val="1"/>
      <w:tblStyleColBandSize w:val="1"/>
    </w:tblPr>
  </w:style>
  <w:style w:type="table" w:customStyle="1" w:styleId="affffffffd">
    <w:basedOn w:val="TableNormal"/>
    <w:tblPr>
      <w:tblStyleRowBandSize w:val="1"/>
      <w:tblStyleColBandSize w:val="1"/>
    </w:tblPr>
  </w:style>
  <w:style w:type="table" w:customStyle="1" w:styleId="affffffffe">
    <w:basedOn w:val="TableNormal"/>
    <w:tblPr>
      <w:tblStyleRowBandSize w:val="1"/>
      <w:tblStyleColBandSize w:val="1"/>
    </w:tblPr>
  </w:style>
  <w:style w:type="table" w:customStyle="1" w:styleId="afffffffff">
    <w:basedOn w:val="TableNormal"/>
    <w:tblPr>
      <w:tblStyleRowBandSize w:val="1"/>
      <w:tblStyleColBandSize w:val="1"/>
    </w:tblPr>
  </w:style>
  <w:style w:type="table" w:customStyle="1" w:styleId="afffffffff0">
    <w:basedOn w:val="TableNormal"/>
    <w:tblPr>
      <w:tblStyleRowBandSize w:val="1"/>
      <w:tblStyleColBandSize w:val="1"/>
    </w:tblPr>
  </w:style>
  <w:style w:type="table" w:customStyle="1" w:styleId="afffffffff1">
    <w:basedOn w:val="TableNormal"/>
    <w:tblPr>
      <w:tblStyleRowBandSize w:val="1"/>
      <w:tblStyleColBandSize w:val="1"/>
      <w:tblCellMar>
        <w:top w:w="144" w:type="dxa"/>
        <w:left w:w="115" w:type="dxa"/>
        <w:bottom w:w="144" w:type="dxa"/>
        <w:right w:w="115" w:type="dxa"/>
      </w:tblCellMar>
    </w:tblPr>
  </w:style>
  <w:style w:type="paragraph" w:styleId="Header">
    <w:name w:val="header"/>
    <w:basedOn w:val="Normal"/>
    <w:link w:val="HeaderChar"/>
    <w:uiPriority w:val="99"/>
    <w:unhideWhenUsed/>
    <w:rsid w:val="00F4428A"/>
    <w:pPr>
      <w:tabs>
        <w:tab w:val="center" w:pos="4513"/>
        <w:tab w:val="right" w:pos="9026"/>
      </w:tabs>
      <w:spacing w:line="240" w:lineRule="auto"/>
    </w:pPr>
  </w:style>
  <w:style w:type="character" w:customStyle="1" w:styleId="HeaderChar">
    <w:name w:val="Header Char"/>
    <w:basedOn w:val="DefaultParagraphFont"/>
    <w:link w:val="Header"/>
    <w:uiPriority w:val="99"/>
    <w:rsid w:val="00F4428A"/>
  </w:style>
  <w:style w:type="paragraph" w:styleId="Footer">
    <w:name w:val="footer"/>
    <w:basedOn w:val="Normal"/>
    <w:link w:val="FooterChar"/>
    <w:uiPriority w:val="99"/>
    <w:unhideWhenUsed/>
    <w:rsid w:val="00F4428A"/>
    <w:pPr>
      <w:tabs>
        <w:tab w:val="center" w:pos="4513"/>
        <w:tab w:val="right" w:pos="9026"/>
      </w:tabs>
      <w:spacing w:line="240" w:lineRule="auto"/>
    </w:pPr>
  </w:style>
  <w:style w:type="character" w:customStyle="1" w:styleId="FooterChar">
    <w:name w:val="Footer Char"/>
    <w:basedOn w:val="DefaultParagraphFont"/>
    <w:link w:val="Footer"/>
    <w:uiPriority w:val="99"/>
    <w:rsid w:val="00F4428A"/>
  </w:style>
  <w:style w:type="paragraph" w:styleId="NormalWeb">
    <w:name w:val="Normal (Web)"/>
    <w:basedOn w:val="Normal"/>
    <w:uiPriority w:val="99"/>
    <w:semiHidden/>
    <w:unhideWhenUsed/>
    <w:rsid w:val="00C40DBD"/>
    <w:pPr>
      <w:spacing w:before="100" w:beforeAutospacing="1" w:after="100" w:afterAutospacing="1" w:line="240" w:lineRule="auto"/>
      <w:jc w:val="left"/>
    </w:pPr>
    <w:rPr>
      <w:rFonts w:ascii="Times New Roman" w:eastAsia="Times New Roman" w:hAnsi="Times New Roman" w:cs="Times New Roman"/>
    </w:rPr>
  </w:style>
  <w:style w:type="paragraph" w:styleId="ListParagraph">
    <w:name w:val="List Paragraph"/>
    <w:basedOn w:val="Normal"/>
    <w:uiPriority w:val="34"/>
    <w:qFormat/>
    <w:rsid w:val="000045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71599">
      <w:bodyDiv w:val="1"/>
      <w:marLeft w:val="0"/>
      <w:marRight w:val="0"/>
      <w:marTop w:val="0"/>
      <w:marBottom w:val="0"/>
      <w:divBdr>
        <w:top w:val="none" w:sz="0" w:space="0" w:color="auto"/>
        <w:left w:val="none" w:sz="0" w:space="0" w:color="auto"/>
        <w:bottom w:val="none" w:sz="0" w:space="0" w:color="auto"/>
        <w:right w:val="none" w:sz="0" w:space="0" w:color="auto"/>
      </w:divBdr>
      <w:divsChild>
        <w:div w:id="1228105262">
          <w:marLeft w:val="0"/>
          <w:marRight w:val="0"/>
          <w:marTop w:val="0"/>
          <w:marBottom w:val="0"/>
          <w:divBdr>
            <w:top w:val="none" w:sz="0" w:space="0" w:color="auto"/>
            <w:left w:val="none" w:sz="0" w:space="0" w:color="auto"/>
            <w:bottom w:val="none" w:sz="0" w:space="0" w:color="auto"/>
            <w:right w:val="none" w:sz="0" w:space="0" w:color="auto"/>
          </w:divBdr>
        </w:div>
      </w:divsChild>
    </w:div>
    <w:div w:id="870188194">
      <w:bodyDiv w:val="1"/>
      <w:marLeft w:val="0"/>
      <w:marRight w:val="0"/>
      <w:marTop w:val="0"/>
      <w:marBottom w:val="0"/>
      <w:divBdr>
        <w:top w:val="none" w:sz="0" w:space="0" w:color="auto"/>
        <w:left w:val="none" w:sz="0" w:space="0" w:color="auto"/>
        <w:bottom w:val="none" w:sz="0" w:space="0" w:color="auto"/>
        <w:right w:val="none" w:sz="0" w:space="0" w:color="auto"/>
      </w:divBdr>
      <w:divsChild>
        <w:div w:id="177918192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png"/><Relationship Id="rId26" Type="http://schemas.openxmlformats.org/officeDocument/2006/relationships/hyperlink" Target="https://www.google.com/maps/d/edit?mid=1dSKNxlLtZA_k9NrskbO1z7xqZIHZOuo&amp;ll=9.239696441545806%2C76.42797026749132&amp;z=13" TargetMode="External"/><Relationship Id="rId21" Type="http://schemas.openxmlformats.org/officeDocument/2006/relationships/image" Target="media/image8.png"/><Relationship Id="rId34"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hyperlink" Target="http://challenges.if"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google.com/maps/d/edit?mid=1JLxng2hjSgoUVyk26gDLIMIbuGH7IZo&amp;ll=9.25572623904157%2C76.45801795483399&amp;z=14" TargetMode="External"/><Relationship Id="rId29" Type="http://schemas.openxmlformats.org/officeDocument/2006/relationships/hyperlink" Target="https://www.google.com/maps/d/edit?mid=1Eo1UnpUTVeAOP1IEfzFCbIYKsrpj32s&amp;ll=9.24282059727516%2C76.45702816730753&amp;z=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0.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www.google.com/maps/d/edit?mid=1tTyx48JSbQ4GNRM7uARrxSViMoukQOI&amp;ll=9.216269463549239%2C76.40819676155026&amp;z=15" TargetMode="External"/><Relationship Id="rId28" Type="http://schemas.openxmlformats.org/officeDocument/2006/relationships/image" Target="media/image13.png"/><Relationship Id="rId36" Type="http://schemas.openxmlformats.org/officeDocument/2006/relationships/image" Target="media/image16.png"/><Relationship Id="rId10" Type="http://schemas.openxmlformats.org/officeDocument/2006/relationships/hyperlink" Target="http://people.in" TargetMode="Externa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discussed.we" TargetMode="Externa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2.png"/><Relationship Id="rId30" Type="http://schemas.microsoft.com/office/2014/relationships/chartEx" Target="charts/chartEx1.xml"/><Relationship Id="rId35" Type="http://schemas.openxmlformats.org/officeDocument/2006/relationships/image" Target="media/image15.png"/><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Sheet1!$F$2</c:f>
              <c:strCache>
                <c:ptCount val="1"/>
                <c:pt idx="0">
                  <c:v>2021</c:v>
                </c:pt>
              </c:strCache>
            </c:strRef>
          </c:tx>
          <c:spPr>
            <a:solidFill>
              <a:schemeClr val="accent1"/>
            </a:solidFill>
            <a:ln>
              <a:noFill/>
            </a:ln>
            <a:effectLst/>
          </c:spPr>
          <c:invertIfNegative val="0"/>
          <c:cat>
            <c:strRef>
              <c:f>Sheet1!$E$3:$E$17</c:f>
              <c:strCache>
                <c:ptCount val="15"/>
                <c:pt idx="0">
                  <c:v>Dengue</c:v>
                </c:pt>
                <c:pt idx="1">
                  <c:v>Leptospirosis</c:v>
                </c:pt>
                <c:pt idx="2">
                  <c:v>Hepatitis A</c:v>
                </c:pt>
                <c:pt idx="3">
                  <c:v>Malaria</c:v>
                </c:pt>
                <c:pt idx="4">
                  <c:v>Scrub Typhus</c:v>
                </c:pt>
                <c:pt idx="5">
                  <c:v>Typhoid</c:v>
                </c:pt>
                <c:pt idx="6">
                  <c:v>H1N1</c:v>
                </c:pt>
                <c:pt idx="7">
                  <c:v>H3N2</c:v>
                </c:pt>
                <c:pt idx="8">
                  <c:v>ADD</c:v>
                </c:pt>
                <c:pt idx="9">
                  <c:v>Mumps</c:v>
                </c:pt>
                <c:pt idx="10">
                  <c:v>Measles</c:v>
                </c:pt>
                <c:pt idx="11">
                  <c:v>Hepatitis B</c:v>
                </c:pt>
                <c:pt idx="12">
                  <c:v>Hepatitis C</c:v>
                </c:pt>
                <c:pt idx="13">
                  <c:v>Tuberculosis</c:v>
                </c:pt>
                <c:pt idx="14">
                  <c:v>Leprosy</c:v>
                </c:pt>
              </c:strCache>
            </c:strRef>
          </c:cat>
          <c:val>
            <c:numRef>
              <c:f>Sheet1!$F$3:$F$17</c:f>
              <c:numCache>
                <c:formatCode>General</c:formatCode>
                <c:ptCount val="15"/>
                <c:pt idx="0">
                  <c:v>1</c:v>
                </c:pt>
                <c:pt idx="1">
                  <c:v>5</c:v>
                </c:pt>
                <c:pt idx="2">
                  <c:v>0</c:v>
                </c:pt>
                <c:pt idx="3">
                  <c:v>0</c:v>
                </c:pt>
                <c:pt idx="4">
                  <c:v>0</c:v>
                </c:pt>
                <c:pt idx="5">
                  <c:v>0</c:v>
                </c:pt>
                <c:pt idx="6">
                  <c:v>0</c:v>
                </c:pt>
                <c:pt idx="7">
                  <c:v>0</c:v>
                </c:pt>
                <c:pt idx="8">
                  <c:v>54</c:v>
                </c:pt>
                <c:pt idx="9">
                  <c:v>0</c:v>
                </c:pt>
                <c:pt idx="10">
                  <c:v>0</c:v>
                </c:pt>
                <c:pt idx="11">
                  <c:v>0</c:v>
                </c:pt>
                <c:pt idx="12">
                  <c:v>0</c:v>
                </c:pt>
                <c:pt idx="13">
                  <c:v>11</c:v>
                </c:pt>
                <c:pt idx="14">
                  <c:v>0</c:v>
                </c:pt>
              </c:numCache>
            </c:numRef>
          </c:val>
          <c:extLst>
            <c:ext xmlns:c16="http://schemas.microsoft.com/office/drawing/2014/chart" uri="{C3380CC4-5D6E-409C-BE32-E72D297353CC}">
              <c16:uniqueId val="{00000000-04E0-478F-8F56-DEB2C5764603}"/>
            </c:ext>
          </c:extLst>
        </c:ser>
        <c:ser>
          <c:idx val="1"/>
          <c:order val="1"/>
          <c:tx>
            <c:strRef>
              <c:f>Sheet1!$G$2</c:f>
              <c:strCache>
                <c:ptCount val="1"/>
                <c:pt idx="0">
                  <c:v>2022</c:v>
                </c:pt>
              </c:strCache>
            </c:strRef>
          </c:tx>
          <c:spPr>
            <a:solidFill>
              <a:schemeClr val="accent2"/>
            </a:solidFill>
            <a:ln>
              <a:noFill/>
            </a:ln>
            <a:effectLst/>
          </c:spPr>
          <c:invertIfNegative val="0"/>
          <c:cat>
            <c:strRef>
              <c:f>Sheet1!$E$3:$E$17</c:f>
              <c:strCache>
                <c:ptCount val="15"/>
                <c:pt idx="0">
                  <c:v>Dengue</c:v>
                </c:pt>
                <c:pt idx="1">
                  <c:v>Leptospirosis</c:v>
                </c:pt>
                <c:pt idx="2">
                  <c:v>Hepatitis A</c:v>
                </c:pt>
                <c:pt idx="3">
                  <c:v>Malaria</c:v>
                </c:pt>
                <c:pt idx="4">
                  <c:v>Scrub Typhus</c:v>
                </c:pt>
                <c:pt idx="5">
                  <c:v>Typhoid</c:v>
                </c:pt>
                <c:pt idx="6">
                  <c:v>H1N1</c:v>
                </c:pt>
                <c:pt idx="7">
                  <c:v>H3N2</c:v>
                </c:pt>
                <c:pt idx="8">
                  <c:v>ADD</c:v>
                </c:pt>
                <c:pt idx="9">
                  <c:v>Mumps</c:v>
                </c:pt>
                <c:pt idx="10">
                  <c:v>Measles</c:v>
                </c:pt>
                <c:pt idx="11">
                  <c:v>Hepatitis B</c:v>
                </c:pt>
                <c:pt idx="12">
                  <c:v>Hepatitis C</c:v>
                </c:pt>
                <c:pt idx="13">
                  <c:v>Tuberculosis</c:v>
                </c:pt>
                <c:pt idx="14">
                  <c:v>Leprosy</c:v>
                </c:pt>
              </c:strCache>
            </c:strRef>
          </c:cat>
          <c:val>
            <c:numRef>
              <c:f>Sheet1!$G$3:$G$17</c:f>
              <c:numCache>
                <c:formatCode>General</c:formatCode>
                <c:ptCount val="15"/>
                <c:pt idx="0">
                  <c:v>14</c:v>
                </c:pt>
                <c:pt idx="1">
                  <c:v>3</c:v>
                </c:pt>
                <c:pt idx="2">
                  <c:v>0</c:v>
                </c:pt>
                <c:pt idx="3">
                  <c:v>0</c:v>
                </c:pt>
                <c:pt idx="4">
                  <c:v>0</c:v>
                </c:pt>
                <c:pt idx="5">
                  <c:v>0</c:v>
                </c:pt>
                <c:pt idx="6">
                  <c:v>0</c:v>
                </c:pt>
                <c:pt idx="7">
                  <c:v>0</c:v>
                </c:pt>
                <c:pt idx="8">
                  <c:v>23</c:v>
                </c:pt>
                <c:pt idx="9">
                  <c:v>0</c:v>
                </c:pt>
                <c:pt idx="10">
                  <c:v>0</c:v>
                </c:pt>
                <c:pt idx="11">
                  <c:v>1</c:v>
                </c:pt>
                <c:pt idx="12">
                  <c:v>0</c:v>
                </c:pt>
                <c:pt idx="13">
                  <c:v>9</c:v>
                </c:pt>
                <c:pt idx="14">
                  <c:v>0</c:v>
                </c:pt>
              </c:numCache>
            </c:numRef>
          </c:val>
          <c:extLst>
            <c:ext xmlns:c16="http://schemas.microsoft.com/office/drawing/2014/chart" uri="{C3380CC4-5D6E-409C-BE32-E72D297353CC}">
              <c16:uniqueId val="{00000001-04E0-478F-8F56-DEB2C5764603}"/>
            </c:ext>
          </c:extLst>
        </c:ser>
        <c:ser>
          <c:idx val="2"/>
          <c:order val="2"/>
          <c:tx>
            <c:strRef>
              <c:f>Sheet1!$H$2</c:f>
              <c:strCache>
                <c:ptCount val="1"/>
                <c:pt idx="0">
                  <c:v>2023</c:v>
                </c:pt>
              </c:strCache>
            </c:strRef>
          </c:tx>
          <c:spPr>
            <a:solidFill>
              <a:schemeClr val="accent3"/>
            </a:solidFill>
            <a:ln>
              <a:noFill/>
            </a:ln>
            <a:effectLst/>
          </c:spPr>
          <c:invertIfNegative val="0"/>
          <c:cat>
            <c:strRef>
              <c:f>Sheet1!$E$3:$E$17</c:f>
              <c:strCache>
                <c:ptCount val="15"/>
                <c:pt idx="0">
                  <c:v>Dengue</c:v>
                </c:pt>
                <c:pt idx="1">
                  <c:v>Leptospirosis</c:v>
                </c:pt>
                <c:pt idx="2">
                  <c:v>Hepatitis A</c:v>
                </c:pt>
                <c:pt idx="3">
                  <c:v>Malaria</c:v>
                </c:pt>
                <c:pt idx="4">
                  <c:v>Scrub Typhus</c:v>
                </c:pt>
                <c:pt idx="5">
                  <c:v>Typhoid</c:v>
                </c:pt>
                <c:pt idx="6">
                  <c:v>H1N1</c:v>
                </c:pt>
                <c:pt idx="7">
                  <c:v>H3N2</c:v>
                </c:pt>
                <c:pt idx="8">
                  <c:v>ADD</c:v>
                </c:pt>
                <c:pt idx="9">
                  <c:v>Mumps</c:v>
                </c:pt>
                <c:pt idx="10">
                  <c:v>Measles</c:v>
                </c:pt>
                <c:pt idx="11">
                  <c:v>Hepatitis B</c:v>
                </c:pt>
                <c:pt idx="12">
                  <c:v>Hepatitis C</c:v>
                </c:pt>
                <c:pt idx="13">
                  <c:v>Tuberculosis</c:v>
                </c:pt>
                <c:pt idx="14">
                  <c:v>Leprosy</c:v>
                </c:pt>
              </c:strCache>
            </c:strRef>
          </c:cat>
          <c:val>
            <c:numRef>
              <c:f>Sheet1!$H$3:$H$17</c:f>
              <c:numCache>
                <c:formatCode>General</c:formatCode>
                <c:ptCount val="15"/>
                <c:pt idx="0">
                  <c:v>8</c:v>
                </c:pt>
                <c:pt idx="1">
                  <c:v>5</c:v>
                </c:pt>
                <c:pt idx="2">
                  <c:v>0</c:v>
                </c:pt>
                <c:pt idx="3">
                  <c:v>0</c:v>
                </c:pt>
                <c:pt idx="4">
                  <c:v>0</c:v>
                </c:pt>
                <c:pt idx="5">
                  <c:v>0</c:v>
                </c:pt>
                <c:pt idx="6">
                  <c:v>0</c:v>
                </c:pt>
                <c:pt idx="7">
                  <c:v>0</c:v>
                </c:pt>
                <c:pt idx="8">
                  <c:v>43</c:v>
                </c:pt>
                <c:pt idx="9">
                  <c:v>0</c:v>
                </c:pt>
                <c:pt idx="10">
                  <c:v>0</c:v>
                </c:pt>
                <c:pt idx="11">
                  <c:v>0</c:v>
                </c:pt>
                <c:pt idx="12">
                  <c:v>0</c:v>
                </c:pt>
                <c:pt idx="13">
                  <c:v>5</c:v>
                </c:pt>
                <c:pt idx="14">
                  <c:v>0</c:v>
                </c:pt>
              </c:numCache>
            </c:numRef>
          </c:val>
          <c:extLst>
            <c:ext xmlns:c16="http://schemas.microsoft.com/office/drawing/2014/chart" uri="{C3380CC4-5D6E-409C-BE32-E72D297353CC}">
              <c16:uniqueId val="{00000002-04E0-478F-8F56-DEB2C5764603}"/>
            </c:ext>
          </c:extLst>
        </c:ser>
        <c:ser>
          <c:idx val="3"/>
          <c:order val="3"/>
          <c:tx>
            <c:strRef>
              <c:f>Sheet1!$I$2</c:f>
              <c:strCache>
                <c:ptCount val="1"/>
                <c:pt idx="0">
                  <c:v>2024</c:v>
                </c:pt>
              </c:strCache>
            </c:strRef>
          </c:tx>
          <c:spPr>
            <a:solidFill>
              <a:schemeClr val="accent4"/>
            </a:solidFill>
            <a:ln>
              <a:noFill/>
            </a:ln>
            <a:effectLst/>
          </c:spPr>
          <c:invertIfNegative val="0"/>
          <c:cat>
            <c:strRef>
              <c:f>Sheet1!$E$3:$E$17</c:f>
              <c:strCache>
                <c:ptCount val="15"/>
                <c:pt idx="0">
                  <c:v>Dengue</c:v>
                </c:pt>
                <c:pt idx="1">
                  <c:v>Leptospirosis</c:v>
                </c:pt>
                <c:pt idx="2">
                  <c:v>Hepatitis A</c:v>
                </c:pt>
                <c:pt idx="3">
                  <c:v>Malaria</c:v>
                </c:pt>
                <c:pt idx="4">
                  <c:v>Scrub Typhus</c:v>
                </c:pt>
                <c:pt idx="5">
                  <c:v>Typhoid</c:v>
                </c:pt>
                <c:pt idx="6">
                  <c:v>H1N1</c:v>
                </c:pt>
                <c:pt idx="7">
                  <c:v>H3N2</c:v>
                </c:pt>
                <c:pt idx="8">
                  <c:v>ADD</c:v>
                </c:pt>
                <c:pt idx="9">
                  <c:v>Mumps</c:v>
                </c:pt>
                <c:pt idx="10">
                  <c:v>Measles</c:v>
                </c:pt>
                <c:pt idx="11">
                  <c:v>Hepatitis B</c:v>
                </c:pt>
                <c:pt idx="12">
                  <c:v>Hepatitis C</c:v>
                </c:pt>
                <c:pt idx="13">
                  <c:v>Tuberculosis</c:v>
                </c:pt>
                <c:pt idx="14">
                  <c:v>Leprosy</c:v>
                </c:pt>
              </c:strCache>
            </c:strRef>
          </c:cat>
          <c:val>
            <c:numRef>
              <c:f>Sheet1!$I$3:$I$17</c:f>
              <c:numCache>
                <c:formatCode>General</c:formatCode>
                <c:ptCount val="15"/>
                <c:pt idx="0">
                  <c:v>1</c:v>
                </c:pt>
                <c:pt idx="1">
                  <c:v>1</c:v>
                </c:pt>
                <c:pt idx="2">
                  <c:v>1</c:v>
                </c:pt>
                <c:pt idx="3">
                  <c:v>0</c:v>
                </c:pt>
                <c:pt idx="4">
                  <c:v>0</c:v>
                </c:pt>
                <c:pt idx="5">
                  <c:v>0</c:v>
                </c:pt>
                <c:pt idx="6">
                  <c:v>0</c:v>
                </c:pt>
                <c:pt idx="7">
                  <c:v>0</c:v>
                </c:pt>
                <c:pt idx="8">
                  <c:v>34</c:v>
                </c:pt>
                <c:pt idx="9">
                  <c:v>1</c:v>
                </c:pt>
                <c:pt idx="10">
                  <c:v>0</c:v>
                </c:pt>
                <c:pt idx="11">
                  <c:v>0</c:v>
                </c:pt>
                <c:pt idx="12">
                  <c:v>0</c:v>
                </c:pt>
                <c:pt idx="13">
                  <c:v>8</c:v>
                </c:pt>
                <c:pt idx="14">
                  <c:v>0</c:v>
                </c:pt>
              </c:numCache>
            </c:numRef>
          </c:val>
          <c:extLst>
            <c:ext xmlns:c16="http://schemas.microsoft.com/office/drawing/2014/chart" uri="{C3380CC4-5D6E-409C-BE32-E72D297353CC}">
              <c16:uniqueId val="{00000003-04E0-478F-8F56-DEB2C5764603}"/>
            </c:ext>
          </c:extLst>
        </c:ser>
        <c:ser>
          <c:idx val="4"/>
          <c:order val="4"/>
          <c:tx>
            <c:strRef>
              <c:f>Sheet1!$J$2</c:f>
              <c:strCache>
                <c:ptCount val="1"/>
                <c:pt idx="0">
                  <c:v>2025</c:v>
                </c:pt>
              </c:strCache>
            </c:strRef>
          </c:tx>
          <c:spPr>
            <a:solidFill>
              <a:schemeClr val="accent5"/>
            </a:solidFill>
            <a:ln>
              <a:noFill/>
            </a:ln>
            <a:effectLst/>
          </c:spPr>
          <c:invertIfNegative val="0"/>
          <c:cat>
            <c:strRef>
              <c:f>Sheet1!$E$3:$E$17</c:f>
              <c:strCache>
                <c:ptCount val="15"/>
                <c:pt idx="0">
                  <c:v>Dengue</c:v>
                </c:pt>
                <c:pt idx="1">
                  <c:v>Leptospirosis</c:v>
                </c:pt>
                <c:pt idx="2">
                  <c:v>Hepatitis A</c:v>
                </c:pt>
                <c:pt idx="3">
                  <c:v>Malaria</c:v>
                </c:pt>
                <c:pt idx="4">
                  <c:v>Scrub Typhus</c:v>
                </c:pt>
                <c:pt idx="5">
                  <c:v>Typhoid</c:v>
                </c:pt>
                <c:pt idx="6">
                  <c:v>H1N1</c:v>
                </c:pt>
                <c:pt idx="7">
                  <c:v>H3N2</c:v>
                </c:pt>
                <c:pt idx="8">
                  <c:v>ADD</c:v>
                </c:pt>
                <c:pt idx="9">
                  <c:v>Mumps</c:v>
                </c:pt>
                <c:pt idx="10">
                  <c:v>Measles</c:v>
                </c:pt>
                <c:pt idx="11">
                  <c:v>Hepatitis B</c:v>
                </c:pt>
                <c:pt idx="12">
                  <c:v>Hepatitis C</c:v>
                </c:pt>
                <c:pt idx="13">
                  <c:v>Tuberculosis</c:v>
                </c:pt>
                <c:pt idx="14">
                  <c:v>Leprosy</c:v>
                </c:pt>
              </c:strCache>
            </c:strRef>
          </c:cat>
          <c:val>
            <c:numRef>
              <c:f>Sheet1!$J$3:$J$17</c:f>
              <c:numCache>
                <c:formatCode>General</c:formatCode>
                <c:ptCount val="15"/>
                <c:pt idx="0">
                  <c:v>4</c:v>
                </c:pt>
                <c:pt idx="1">
                  <c:v>2</c:v>
                </c:pt>
                <c:pt idx="2">
                  <c:v>4</c:v>
                </c:pt>
                <c:pt idx="3">
                  <c:v>1</c:v>
                </c:pt>
                <c:pt idx="4">
                  <c:v>0</c:v>
                </c:pt>
                <c:pt idx="5">
                  <c:v>2</c:v>
                </c:pt>
                <c:pt idx="6">
                  <c:v>0</c:v>
                </c:pt>
                <c:pt idx="7">
                  <c:v>1</c:v>
                </c:pt>
                <c:pt idx="8">
                  <c:v>44</c:v>
                </c:pt>
                <c:pt idx="9">
                  <c:v>4</c:v>
                </c:pt>
                <c:pt idx="10">
                  <c:v>0</c:v>
                </c:pt>
                <c:pt idx="11">
                  <c:v>0</c:v>
                </c:pt>
                <c:pt idx="12">
                  <c:v>0</c:v>
                </c:pt>
                <c:pt idx="13">
                  <c:v>8</c:v>
                </c:pt>
                <c:pt idx="14">
                  <c:v>0</c:v>
                </c:pt>
              </c:numCache>
            </c:numRef>
          </c:val>
          <c:extLst>
            <c:ext xmlns:c16="http://schemas.microsoft.com/office/drawing/2014/chart" uri="{C3380CC4-5D6E-409C-BE32-E72D297353CC}">
              <c16:uniqueId val="{00000004-04E0-478F-8F56-DEB2C5764603}"/>
            </c:ext>
          </c:extLst>
        </c:ser>
        <c:dLbls>
          <c:showLegendKey val="0"/>
          <c:showVal val="0"/>
          <c:showCatName val="0"/>
          <c:showSerName val="0"/>
          <c:showPercent val="0"/>
          <c:showBubbleSize val="0"/>
        </c:dLbls>
        <c:gapWidth val="219"/>
        <c:overlap val="-27"/>
        <c:axId val="1135022816"/>
        <c:axId val="1135024256"/>
      </c:barChart>
      <c:catAx>
        <c:axId val="1135022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5024256"/>
        <c:crosses val="autoZero"/>
        <c:auto val="1"/>
        <c:lblAlgn val="ctr"/>
        <c:lblOffset val="100"/>
        <c:noMultiLvlLbl val="0"/>
      </c:catAx>
      <c:valAx>
        <c:axId val="1135024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5022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Sheet1!$A$2:$A$8</cx:f>
        <cx:lvl ptCount="7">
          <cx:pt idx="0">Total population</cx:pt>
          <cx:pt idx="1">Male</cx:pt>
          <cx:pt idx="2">Female</cx:pt>
          <cx:pt idx="3">Transgender</cx:pt>
          <cx:pt idx="4">Children under 5</cx:pt>
          <cx:pt idx="5">Adolescent</cx:pt>
          <cx:pt idx="6">Elderly (&gt;60)</cx:pt>
        </cx:lvl>
      </cx:strDim>
      <cx:numDim type="val">
        <cx:f>Sheet1!$B$2:$B$8</cx:f>
        <cx:lvl ptCount="7" formatCode="General">
          <cx:pt idx="0">22912</cx:pt>
          <cx:pt idx="1">10618</cx:pt>
          <cx:pt idx="2">12294</cx:pt>
          <cx:pt idx="3">0</cx:pt>
          <cx:pt idx="4">592</cx:pt>
          <cx:pt idx="5">1256</cx:pt>
          <cx:pt idx="6">4473</cx:pt>
        </cx:lvl>
      </cx:numDim>
    </cx:data>
  </cx:chartData>
  <cx:chart>
    <cx:title pos="t" align="ctr" overlay="0">
      <cx:tx>
        <cx:txData>
          <cx:v>POPULATION DISTRIBUTION</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POPULATION DISTRIBUTION</a:t>
          </a:r>
        </a:p>
      </cx:txPr>
    </cx:title>
    <cx:plotArea>
      <cx:plotAreaRegion>
        <cx:series layoutId="funnel" uniqueId="{F7B94DEC-0B42-4FAB-B3DE-E4946D60686D}">
          <cx:dataLabels>
            <cx:visibility seriesName="0" categoryName="0" value="1"/>
          </cx:dataLabels>
          <cx:dataId val="0"/>
        </cx:series>
      </cx:plotAreaRegion>
      <cx:axis id="0">
        <cx:catScaling gapWidth="0.0599999987"/>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19">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dPXgUNQoJWQzXkzC8cZ6b6aQ==">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109</Pages>
  <Words>12089</Words>
  <Characters>68912</Characters>
  <Application>Microsoft Office Word</Application>
  <DocSecurity>0</DocSecurity>
  <Lines>574</Lines>
  <Paragraphs>161</Paragraphs>
  <ScaleCrop>false</ScaleCrop>
  <Company/>
  <LinksUpToDate>false</LinksUpToDate>
  <CharactersWithSpaces>80840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CHC</dc:creator>
  <cp:lastModifiedBy>Dr Krishnapriya M J</cp:lastModifiedBy>
  <cp:revision>79</cp:revision>
  <dcterms:created xsi:type="dcterms:W3CDTF">2026-02-21T14:18:00Z</dcterms:created>
  <dcterms:modified xsi:type="dcterms:W3CDTF">2026-03-27T10:12:00Z</dcterms:modified>
</cp:coreProperties>
</file>