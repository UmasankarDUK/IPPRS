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C4B6" w14:textId="77777777" w:rsidR="00C923D8" w:rsidRDefault="00C923D8">
      <w:pPr>
        <w:pStyle w:val="Title"/>
        <w:jc w:val="right"/>
        <w:rPr>
          <w:rFonts w:ascii="Proxima Nova" w:eastAsia="Proxima Nova" w:hAnsi="Proxima Nova" w:cs="Proxima Nova"/>
          <w:sz w:val="30"/>
          <w:szCs w:val="30"/>
        </w:rPr>
      </w:pPr>
      <w:bookmarkStart w:id="0" w:name="_3zf5cb4vqk4" w:colFirst="0" w:colLast="0"/>
      <w:bookmarkEnd w:id="0"/>
    </w:p>
    <w:p w14:paraId="12F435EA" w14:textId="77777777" w:rsidR="00C923D8" w:rsidRDefault="009B6B2F">
      <w:pPr>
        <w:pStyle w:val="Title"/>
        <w:jc w:val="right"/>
      </w:pPr>
      <w:bookmarkStart w:id="1" w:name="_qdbno8rkjx3e" w:colFirst="0" w:colLast="0"/>
      <w:bookmarkEnd w:id="1"/>
      <w:r>
        <w:rPr>
          <w:rFonts w:ascii="Proxima Nova" w:eastAsia="Proxima Nova" w:hAnsi="Proxima Nova" w:cs="Proxima Nova"/>
          <w:sz w:val="24"/>
          <w:szCs w:val="24"/>
        </w:rPr>
        <w:t xml:space="preserve"> </w:t>
      </w:r>
    </w:p>
    <w:p w14:paraId="3DC50389" w14:textId="77777777" w:rsidR="00C923D8" w:rsidRDefault="00C923D8"/>
    <w:p w14:paraId="4A257B15" w14:textId="77777777" w:rsidR="00C923D8" w:rsidRDefault="00C923D8"/>
    <w:p w14:paraId="1AEFA614" w14:textId="77777777" w:rsidR="00C923D8" w:rsidRDefault="00C923D8"/>
    <w:p w14:paraId="76C311BF" w14:textId="77777777" w:rsidR="00C923D8" w:rsidRDefault="00C923D8"/>
    <w:p w14:paraId="348CCD57" w14:textId="77777777" w:rsidR="00C923D8" w:rsidRDefault="00C923D8"/>
    <w:p w14:paraId="18AE4D50" w14:textId="77777777" w:rsidR="00C923D8" w:rsidRDefault="00C923D8"/>
    <w:p w14:paraId="71D8AD35" w14:textId="77777777" w:rsidR="00C923D8" w:rsidRDefault="00C923D8">
      <w:pPr>
        <w:jc w:val="center"/>
        <w:rPr>
          <w:rFonts w:ascii="Proxima Nova" w:eastAsia="Proxima Nova" w:hAnsi="Proxima Nova" w:cs="Proxima Nova"/>
        </w:rPr>
      </w:pPr>
    </w:p>
    <w:p w14:paraId="2079BE78" w14:textId="77777777" w:rsidR="00C923D8" w:rsidRDefault="00C923D8">
      <w:pPr>
        <w:rPr>
          <w:rFonts w:ascii="Proxima Nova" w:eastAsia="Proxima Nova" w:hAnsi="Proxima Nova" w:cs="Proxima Nova"/>
          <w:b/>
          <w:bCs/>
          <w:sz w:val="28"/>
          <w:szCs w:val="28"/>
        </w:rPr>
      </w:pPr>
    </w:p>
    <w:p w14:paraId="798CD0F1" w14:textId="77777777" w:rsidR="00C923D8" w:rsidRDefault="00C923D8">
      <w:pPr>
        <w:rPr>
          <w:rFonts w:ascii="Proxima Nova" w:eastAsia="Proxima Nova" w:hAnsi="Proxima Nova" w:cs="Proxima Nova"/>
          <w:b/>
          <w:bCs/>
          <w:sz w:val="28"/>
          <w:szCs w:val="28"/>
        </w:rPr>
      </w:pPr>
    </w:p>
    <w:p w14:paraId="2A38951A" w14:textId="77777777" w:rsidR="00C923D8" w:rsidRDefault="00C923D8">
      <w:pPr>
        <w:rPr>
          <w:rFonts w:ascii="Proxima Nova" w:eastAsia="Proxima Nova" w:hAnsi="Proxima Nova" w:cs="Proxima Nova"/>
          <w:b/>
          <w:bCs/>
          <w:sz w:val="28"/>
          <w:szCs w:val="28"/>
        </w:rPr>
      </w:pPr>
    </w:p>
    <w:p w14:paraId="57BCE17B" w14:textId="77777777" w:rsidR="00C923D8" w:rsidRDefault="00C923D8">
      <w:pPr>
        <w:rPr>
          <w:rFonts w:ascii="Proxima Nova" w:eastAsia="Proxima Nova" w:hAnsi="Proxima Nova" w:cs="Proxima Nova"/>
          <w:b/>
          <w:bCs/>
          <w:sz w:val="28"/>
          <w:szCs w:val="28"/>
        </w:rPr>
      </w:pPr>
    </w:p>
    <w:p w14:paraId="04232020" w14:textId="77777777" w:rsidR="00C923D8" w:rsidRDefault="00C923D8">
      <w:pPr>
        <w:rPr>
          <w:rFonts w:ascii="Proxima Nova" w:eastAsia="Proxima Nova" w:hAnsi="Proxima Nova" w:cs="Proxima Nova"/>
          <w:b/>
          <w:bCs/>
          <w:sz w:val="28"/>
          <w:szCs w:val="28"/>
        </w:rPr>
      </w:pPr>
    </w:p>
    <w:p w14:paraId="52942971" w14:textId="77777777" w:rsidR="00C923D8" w:rsidRDefault="00C923D8">
      <w:pPr>
        <w:rPr>
          <w:rFonts w:ascii="Proxima Nova" w:eastAsia="Proxima Nova" w:hAnsi="Proxima Nova" w:cs="Proxima Nova"/>
          <w:b/>
          <w:bCs/>
          <w:sz w:val="28"/>
          <w:szCs w:val="28"/>
        </w:rPr>
      </w:pPr>
    </w:p>
    <w:p w14:paraId="1906A846" w14:textId="77777777" w:rsidR="00C923D8" w:rsidRDefault="009B6B2F">
      <w:bookmarkStart w:id="2" w:name="_g7og2vbf7lw7" w:colFirst="0" w:colLast="0"/>
      <w:bookmarkEnd w:id="2"/>
      <w:r>
        <w:rPr>
          <w:rFonts w:ascii="Proxima Nova" w:eastAsia="Proxima Nova" w:hAnsi="Proxima Nova" w:cs="Proxima Nova"/>
          <w:b/>
          <w:bCs/>
          <w:sz w:val="72"/>
          <w:szCs w:val="72"/>
        </w:rPr>
        <w:t>PANDEMIC PREPAREDNESS PLAN</w:t>
      </w:r>
    </w:p>
    <w:p w14:paraId="2F723F33" w14:textId="437CB7B0" w:rsidR="00C923D8" w:rsidRDefault="009B6B2F">
      <w:pPr>
        <w:pStyle w:val="Subtitle"/>
      </w:pPr>
      <w:r>
        <w:rPr>
          <w:color w:val="004F88"/>
          <w:sz w:val="72"/>
          <w:szCs w:val="72"/>
        </w:rPr>
        <w:t xml:space="preserve"> </w:t>
      </w:r>
      <w:r w:rsidRPr="007D6CD7">
        <w:rPr>
          <w:b/>
          <w:bCs/>
          <w:color w:val="auto"/>
          <w:sz w:val="72"/>
          <w:szCs w:val="72"/>
        </w:rPr>
        <w:t>DEVIKULANGAR</w:t>
      </w:r>
      <w:r w:rsidR="002C10D1">
        <w:rPr>
          <w:b/>
          <w:bCs/>
          <w:color w:val="auto"/>
          <w:sz w:val="72"/>
          <w:szCs w:val="72"/>
        </w:rPr>
        <w:t>A LSGI</w:t>
      </w:r>
    </w:p>
    <w:p w14:paraId="4CEF6317" w14:textId="21E02F12" w:rsidR="00C923D8" w:rsidRDefault="00C923D8">
      <w:pPr>
        <w:pStyle w:val="Heading1"/>
        <w:numPr>
          <w:ilvl w:val="0"/>
          <w:numId w:val="1"/>
        </w:numPr>
        <w:tabs>
          <w:tab w:val="left" w:pos="0"/>
        </w:tabs>
        <w:rPr>
          <w:rFonts w:ascii="Proxima Nova" w:eastAsia="Proxima Nova" w:hAnsi="Proxima Nova" w:cs="Proxima Nova"/>
          <w:sz w:val="28"/>
          <w:szCs w:val="28"/>
        </w:rPr>
      </w:pPr>
    </w:p>
    <w:p w14:paraId="16B941D9" w14:textId="77777777" w:rsidR="00C923D8" w:rsidRDefault="00C923D8">
      <w:pPr>
        <w:pStyle w:val="Heading1"/>
        <w:numPr>
          <w:ilvl w:val="0"/>
          <w:numId w:val="1"/>
        </w:numPr>
        <w:tabs>
          <w:tab w:val="left" w:pos="0"/>
        </w:tabs>
        <w:rPr>
          <w:rFonts w:ascii="Proxima Nova" w:eastAsia="Proxima Nova" w:hAnsi="Proxima Nova" w:cs="Proxima Nova"/>
          <w:sz w:val="28"/>
          <w:szCs w:val="28"/>
        </w:rPr>
      </w:pPr>
    </w:p>
    <w:p w14:paraId="5C1FE92A" w14:textId="77777777" w:rsidR="00C923D8" w:rsidRDefault="00C923D8">
      <w:pPr>
        <w:sectPr w:rsidR="00C923D8">
          <w:pgSz w:w="11906" w:h="16838"/>
          <w:pgMar w:top="1440" w:right="1470" w:bottom="1440" w:left="1440" w:header="0" w:footer="0" w:gutter="0"/>
          <w:pgNumType w:start="1"/>
          <w:cols w:space="720"/>
        </w:sectPr>
      </w:pPr>
    </w:p>
    <w:p w14:paraId="58146BA2" w14:textId="378B08AF" w:rsidR="0099452D" w:rsidRDefault="009B6B2F" w:rsidP="0099452D">
      <w:pPr>
        <w:spacing w:after="160" w:line="278" w:lineRule="auto"/>
        <w:jc w:val="center"/>
        <w:rPr>
          <w:rFonts w:ascii="Garamond" w:eastAsia="Garamond" w:hAnsi="Garamond" w:cs="Garamond"/>
          <w:b/>
          <w:bCs/>
          <w:smallCaps/>
          <w:sz w:val="40"/>
          <w:szCs w:val="40"/>
          <w:u w:val="single"/>
        </w:rPr>
      </w:pPr>
      <w:r>
        <w:rPr>
          <w:rFonts w:ascii="Aptos" w:eastAsia="Aptos" w:hAnsi="Aptos" w:cs="Aptos"/>
          <w:b/>
          <w:bCs/>
          <w:smallCaps/>
          <w:color w:val="263343"/>
          <w:sz w:val="40"/>
          <w:szCs w:val="40"/>
        </w:rPr>
        <w:lastRenderedPageBreak/>
        <w:t xml:space="preserve"> </w:t>
      </w:r>
      <w:r w:rsidR="0099452D">
        <w:rPr>
          <w:rFonts w:ascii="Garamond" w:eastAsia="Garamond" w:hAnsi="Garamond" w:cs="Garamond"/>
          <w:b/>
          <w:bCs/>
          <w:smallCaps/>
          <w:sz w:val="40"/>
          <w:szCs w:val="40"/>
          <w:u w:val="single"/>
        </w:rPr>
        <w:t>MESSAGE FROM PRESIDENT LSGI</w:t>
      </w:r>
      <w:r w:rsidR="0099452D">
        <w:rPr>
          <w:noProof/>
        </w:rPr>
        <w:drawing>
          <wp:anchor distT="114300" distB="114300" distL="114300" distR="114300" simplePos="0" relativeHeight="251660292" behindDoc="0" locked="0" layoutInCell="1" hidden="0" allowOverlap="1" wp14:anchorId="291C0A26" wp14:editId="33BE227B">
            <wp:simplePos x="0" y="0"/>
            <wp:positionH relativeFrom="column">
              <wp:posOffset>2233613</wp:posOffset>
            </wp:positionH>
            <wp:positionV relativeFrom="paragraph">
              <wp:posOffset>328296</wp:posOffset>
            </wp:positionV>
            <wp:extent cx="1257300" cy="1365250"/>
            <wp:effectExtent l="0" t="0" r="0" b="0"/>
            <wp:wrapNone/>
            <wp:docPr id="203309334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1257300" cy="1365250"/>
                    </a:xfrm>
                    <a:prstGeom prst="rect">
                      <a:avLst/>
                    </a:prstGeom>
                    <a:ln/>
                  </pic:spPr>
                </pic:pic>
              </a:graphicData>
            </a:graphic>
          </wp:anchor>
        </w:drawing>
      </w:r>
    </w:p>
    <w:p w14:paraId="227214E6" w14:textId="77777777" w:rsidR="0099452D" w:rsidRDefault="0099452D" w:rsidP="0099452D">
      <w:pPr>
        <w:spacing w:after="160" w:line="278" w:lineRule="auto"/>
        <w:jc w:val="center"/>
        <w:rPr>
          <w:rFonts w:ascii="Garamond" w:eastAsia="Garamond" w:hAnsi="Garamond" w:cs="Garamond"/>
          <w:b/>
          <w:bCs/>
          <w:smallCaps/>
          <w:sz w:val="40"/>
          <w:szCs w:val="40"/>
          <w:u w:val="single"/>
        </w:rPr>
      </w:pPr>
    </w:p>
    <w:p w14:paraId="0D987660" w14:textId="77777777" w:rsidR="0099452D" w:rsidRDefault="0099452D" w:rsidP="0099452D"/>
    <w:p w14:paraId="2D020AE8" w14:textId="77777777" w:rsidR="0099452D" w:rsidRDefault="0099452D" w:rsidP="0099452D"/>
    <w:p w14:paraId="42692B71" w14:textId="77777777" w:rsidR="0099452D" w:rsidRDefault="0099452D" w:rsidP="0099452D"/>
    <w:p w14:paraId="57B45AA0" w14:textId="77777777" w:rsidR="0099452D" w:rsidRDefault="0099452D" w:rsidP="0099452D"/>
    <w:p w14:paraId="3D059E64" w14:textId="77777777" w:rsidR="0099452D" w:rsidRDefault="0099452D" w:rsidP="0099452D"/>
    <w:p w14:paraId="1B9A3C3F" w14:textId="77777777" w:rsidR="0099452D" w:rsidRDefault="0099452D" w:rsidP="0099452D">
      <w:r>
        <w:t>It gives me immense pleasure to present the Pandemic Preparedness Plan 2026 of the Family Health Centre, Devikulangara. The experiences of recent global health emergencies have clearly reminded us that preparedness, coordination, and community participation are the strongest pillars in safeguarding public health.</w:t>
      </w:r>
    </w:p>
    <w:p w14:paraId="0705EF2B" w14:textId="77777777" w:rsidR="0099452D" w:rsidRDefault="0099452D" w:rsidP="0099452D">
      <w:r>
        <w:t>As a Grama Panchayat, we are committed to strengthening our primary healthcare system and ensuring that our community is well-equipped to prevent, detect, and respond effectively to any future public health threats. This Pandemic Preparedness Plan reflects our collective responsibility to protect the health and well-being of every resident of Devikulangara.</w:t>
      </w:r>
    </w:p>
    <w:p w14:paraId="09B4F388" w14:textId="77777777" w:rsidR="0099452D" w:rsidRDefault="0099452D" w:rsidP="0099452D">
      <w:r>
        <w:t>I appreciate the dedicated efforts of the medical officers, Health Inspectors, Public health Nurses, ASHA workers &amp; other staff, ward members, and all frontline health workers who have contributed to the development of this comprehensive plan. Their tireless service and commitment form the backbone of our health system.</w:t>
      </w:r>
    </w:p>
    <w:p w14:paraId="7DEF50A4" w14:textId="77777777" w:rsidR="0099452D" w:rsidRDefault="0099452D" w:rsidP="0099452D">
      <w:r>
        <w:t>The Panchayat assures full support in terms of coordination, resource mobilization, awareness campaigns, and interdepartmental collaboration to successfully implement this plan. Together, with community participation and proactive measures, we can build a resilient and healthier Devikulangara.</w:t>
      </w:r>
    </w:p>
    <w:p w14:paraId="60F5922C" w14:textId="77777777" w:rsidR="0099452D" w:rsidRDefault="0099452D" w:rsidP="0099452D">
      <w:r>
        <w:t>Let us remain vigilant, prepared, and united in our efforts to safeguard public health.</w:t>
      </w:r>
    </w:p>
    <w:p w14:paraId="47F57FB8" w14:textId="77777777" w:rsidR="0099452D" w:rsidRDefault="0099452D" w:rsidP="0099452D">
      <w:r>
        <w:t xml:space="preserve">                                                                                                                     With best wishes,</w:t>
      </w:r>
    </w:p>
    <w:p w14:paraId="3031989A" w14:textId="77777777" w:rsidR="0099452D" w:rsidRDefault="0099452D" w:rsidP="0099452D">
      <w:r>
        <w:t xml:space="preserve">                                                                                                                                Ambilikala T.</w:t>
      </w:r>
      <w:r>
        <w:br/>
        <w:t xml:space="preserve">                                                                                                                                   President</w:t>
      </w:r>
      <w:r>
        <w:br/>
        <w:t xml:space="preserve">                                                                                             GramAPanchayat, Devikulangara</w:t>
      </w:r>
      <w:r>
        <w:br/>
        <w:t xml:space="preserve"> 05-02-2026</w:t>
      </w:r>
    </w:p>
    <w:p w14:paraId="79B80EDA" w14:textId="77777777" w:rsidR="0099452D" w:rsidRDefault="0099452D" w:rsidP="0099452D">
      <w:pPr>
        <w:spacing w:after="160" w:line="278" w:lineRule="auto"/>
        <w:rPr>
          <w:rFonts w:ascii="Garamond" w:eastAsia="Garamond" w:hAnsi="Garamond" w:cs="Garamond"/>
          <w:b/>
          <w:bCs/>
          <w:smallCaps/>
          <w:sz w:val="40"/>
          <w:szCs w:val="40"/>
        </w:rPr>
      </w:pPr>
    </w:p>
    <w:p w14:paraId="4F40C719" w14:textId="251EC944" w:rsidR="00C923D8" w:rsidRDefault="00C923D8">
      <w:pPr>
        <w:spacing w:before="240" w:after="240"/>
        <w:rPr>
          <w:rFonts w:ascii="Aptos" w:eastAsia="Aptos" w:hAnsi="Aptos" w:cs="Aptos"/>
          <w:b/>
          <w:bCs/>
          <w:smallCaps/>
          <w:color w:val="263343"/>
          <w:sz w:val="40"/>
          <w:szCs w:val="40"/>
        </w:rPr>
      </w:pPr>
    </w:p>
    <w:p w14:paraId="092491E8" w14:textId="77777777" w:rsidR="00C923D8" w:rsidRDefault="00C923D8">
      <w:pPr>
        <w:spacing w:before="240" w:after="240"/>
        <w:rPr>
          <w:rFonts w:ascii="Aptos" w:eastAsia="Aptos" w:hAnsi="Aptos" w:cs="Aptos"/>
          <w:b/>
          <w:bCs/>
          <w:smallCaps/>
          <w:color w:val="263343"/>
          <w:sz w:val="40"/>
          <w:szCs w:val="40"/>
          <w:u w:val="single"/>
        </w:rPr>
      </w:pPr>
    </w:p>
    <w:p w14:paraId="5AFE20DC" w14:textId="77777777" w:rsidR="00C923D8" w:rsidRDefault="00C923D8">
      <w:pPr>
        <w:spacing w:before="240" w:after="240"/>
        <w:rPr>
          <w:rFonts w:ascii="Aptos" w:eastAsia="Aptos" w:hAnsi="Aptos" w:cs="Aptos"/>
          <w:b/>
          <w:bCs/>
          <w:smallCaps/>
          <w:color w:val="263343"/>
          <w:sz w:val="40"/>
          <w:szCs w:val="40"/>
          <w:u w:val="single"/>
        </w:rPr>
      </w:pPr>
    </w:p>
    <w:p w14:paraId="5AB6BDFD" w14:textId="77777777" w:rsidR="00042D99" w:rsidRDefault="00042D99" w:rsidP="00042D99">
      <w:pPr>
        <w:spacing w:after="160" w:line="278" w:lineRule="auto"/>
        <w:rPr>
          <w:rFonts w:ascii="Garamond" w:eastAsia="Garamond" w:hAnsi="Garamond" w:cs="Garamond"/>
          <w:b/>
          <w:bCs/>
          <w:smallCaps/>
          <w:sz w:val="40"/>
          <w:szCs w:val="40"/>
          <w:u w:val="single"/>
        </w:rPr>
      </w:pPr>
      <w:r>
        <w:rPr>
          <w:rFonts w:ascii="Garamond" w:eastAsia="Garamond" w:hAnsi="Garamond" w:cs="Garamond"/>
          <w:b/>
          <w:bCs/>
          <w:smallCaps/>
          <w:sz w:val="40"/>
          <w:szCs w:val="40"/>
          <w:u w:val="single"/>
        </w:rPr>
        <w:lastRenderedPageBreak/>
        <w:t>MESSAGE FROM HEALTH STANDING COMMITTEE CHAIR</w:t>
      </w:r>
    </w:p>
    <w:p w14:paraId="2FA38421" w14:textId="77777777" w:rsidR="00042D99" w:rsidRDefault="00042D99" w:rsidP="00042D99">
      <w:pPr>
        <w:pStyle w:val="Heading1"/>
        <w:rPr>
          <w:rFonts w:ascii="Garamond" w:eastAsia="Garamond" w:hAnsi="Garamond" w:cs="Garamond"/>
          <w:color w:val="000000"/>
        </w:rPr>
      </w:pPr>
      <w:r>
        <w:rPr>
          <w:noProof/>
        </w:rPr>
        <w:drawing>
          <wp:anchor distT="114300" distB="114300" distL="114300" distR="114300" simplePos="0" relativeHeight="251662340" behindDoc="0" locked="0" layoutInCell="1" hidden="0" allowOverlap="1" wp14:anchorId="42E88AE2" wp14:editId="6E24DA17">
            <wp:simplePos x="0" y="0"/>
            <wp:positionH relativeFrom="column">
              <wp:posOffset>2247900</wp:posOffset>
            </wp:positionH>
            <wp:positionV relativeFrom="paragraph">
              <wp:posOffset>137160</wp:posOffset>
            </wp:positionV>
            <wp:extent cx="1265248" cy="1316061"/>
            <wp:effectExtent l="0" t="0" r="0" b="0"/>
            <wp:wrapNone/>
            <wp:docPr id="203309334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1265248" cy="1316061"/>
                    </a:xfrm>
                    <a:prstGeom prst="rect">
                      <a:avLst/>
                    </a:prstGeom>
                    <a:ln/>
                  </pic:spPr>
                </pic:pic>
              </a:graphicData>
            </a:graphic>
          </wp:anchor>
        </w:drawing>
      </w:r>
    </w:p>
    <w:p w14:paraId="2F10AB13" w14:textId="77777777" w:rsidR="00042D99" w:rsidRDefault="00042D99" w:rsidP="00042D99">
      <w:pPr>
        <w:rPr>
          <w:rFonts w:ascii="Garamond" w:eastAsia="Garamond" w:hAnsi="Garamond" w:cs="Garamond"/>
        </w:rPr>
      </w:pPr>
    </w:p>
    <w:p w14:paraId="2D7FBD83" w14:textId="77777777" w:rsidR="00042D99" w:rsidRDefault="00042D99" w:rsidP="00042D99">
      <w:pPr>
        <w:rPr>
          <w:rFonts w:ascii="Garamond" w:eastAsia="Garamond" w:hAnsi="Garamond" w:cs="Garamond"/>
        </w:rPr>
      </w:pPr>
    </w:p>
    <w:p w14:paraId="18961A9E" w14:textId="77777777" w:rsidR="00042D99" w:rsidRDefault="00042D99" w:rsidP="00042D99">
      <w:pPr>
        <w:rPr>
          <w:rFonts w:ascii="Garamond" w:eastAsia="Garamond" w:hAnsi="Garamond" w:cs="Garamond"/>
        </w:rPr>
      </w:pPr>
    </w:p>
    <w:p w14:paraId="5187D293" w14:textId="77777777" w:rsidR="00042D99" w:rsidRDefault="00042D99" w:rsidP="00042D99">
      <w:pPr>
        <w:rPr>
          <w:rFonts w:ascii="Garamond" w:eastAsia="Garamond" w:hAnsi="Garamond" w:cs="Garamond"/>
        </w:rPr>
      </w:pPr>
    </w:p>
    <w:p w14:paraId="62A62D90" w14:textId="77777777" w:rsidR="00042D99" w:rsidRDefault="00042D99" w:rsidP="00042D99">
      <w:pPr>
        <w:rPr>
          <w:rFonts w:ascii="Garamond" w:eastAsia="Garamond" w:hAnsi="Garamond" w:cs="Garamond"/>
        </w:rPr>
      </w:pPr>
    </w:p>
    <w:p w14:paraId="1C2ED730" w14:textId="77777777" w:rsidR="00042D99" w:rsidRDefault="00042D99" w:rsidP="00042D99">
      <w:pPr>
        <w:rPr>
          <w:rFonts w:ascii="Garamond" w:eastAsia="Garamond" w:hAnsi="Garamond" w:cs="Garamond"/>
        </w:rPr>
      </w:pPr>
    </w:p>
    <w:p w14:paraId="4C02192A" w14:textId="77777777" w:rsidR="00042D99" w:rsidRDefault="00042D99" w:rsidP="00042D99">
      <w:pPr>
        <w:rPr>
          <w:rFonts w:ascii="Garamond" w:eastAsia="Garamond" w:hAnsi="Garamond" w:cs="Garamond"/>
        </w:rPr>
      </w:pPr>
    </w:p>
    <w:p w14:paraId="078C3A1A" w14:textId="77777777" w:rsidR="00042D99" w:rsidRDefault="00042D99" w:rsidP="00042D99">
      <w:r>
        <w:t>The health and safety of our community remain our highest priority. The Pandemic Preparedness Plan 2026 of the Family Health Centre, Devikulangara, is a significant step towards strengthening our capacity to effectively prevent, identify, and respond to any future public health emergencies.</w:t>
      </w:r>
    </w:p>
    <w:p w14:paraId="299DA2C1" w14:textId="77777777" w:rsidR="00042D99" w:rsidRDefault="00042D99" w:rsidP="00042D99">
      <w:r>
        <w:t>The recent global health crises have taught us the importance of preparedness, timely intervention, and coordinated action. This plan reflects a proactive and systematic approach to ensure surveillance, early detection, resource management, community awareness, and efficient response mechanisms at the grassroots level.</w:t>
      </w:r>
    </w:p>
    <w:p w14:paraId="1F799F81" w14:textId="77777777" w:rsidR="00042D99" w:rsidRDefault="00042D99" w:rsidP="00042D99">
      <w:r>
        <w:t>As Chairperson of the Health Standing Committee, I assure continuous support in monitoring implementation, strengthening public health infrastructure, and promoting community participation. Our frontline health workers, including medical officers, nurses, health inspectors Public health Nurses , ASHA workers, and volunteers, play a crucial role in safeguarding our community, and their dedication is deeply appreciated.</w:t>
      </w:r>
    </w:p>
    <w:p w14:paraId="17E8E617" w14:textId="77777777" w:rsidR="00042D99" w:rsidRDefault="00042D99" w:rsidP="00042D99">
      <w:r>
        <w:t>Through collective effort, responsible leadership, and active public cooperation, we can build a resilient healthcare system capable of meeting future challenges with confidence.</w:t>
      </w:r>
    </w:p>
    <w:p w14:paraId="5CCFCC1B" w14:textId="77777777" w:rsidR="00042D99" w:rsidRDefault="00042D99" w:rsidP="00042D99">
      <w:r>
        <w:t>Let us move forward with commitment and preparedness for a healthier Devikulangara.</w:t>
      </w:r>
    </w:p>
    <w:p w14:paraId="2AD61A27" w14:textId="77777777" w:rsidR="00042D99" w:rsidRDefault="00042D99" w:rsidP="00042D99">
      <w:r>
        <w:t xml:space="preserve">                                                                                                      With sincere regards,</w:t>
      </w:r>
    </w:p>
    <w:p w14:paraId="72B604AF" w14:textId="77777777" w:rsidR="00042D99" w:rsidRDefault="00042D99" w:rsidP="00042D99">
      <w:r>
        <w:t xml:space="preserve">                                                                                                                    Bindhu</w:t>
      </w:r>
      <w:r>
        <w:br/>
        <w:t xml:space="preserve">                                                                          HealtStandingCommittee    Chairperson                                          </w:t>
      </w:r>
      <w:r>
        <w:rPr>
          <w:rFonts w:ascii="Garamond" w:eastAsia="Garamond" w:hAnsi="Garamond" w:cs="Garamond"/>
        </w:rPr>
        <w:t xml:space="preserve">                         </w:t>
      </w:r>
      <w:r>
        <w:t xml:space="preserve">                                                  </w:t>
      </w:r>
    </w:p>
    <w:p w14:paraId="4BDEA875" w14:textId="77777777" w:rsidR="00042D99" w:rsidRDefault="00042D99" w:rsidP="00042D99">
      <w:pPr>
        <w:spacing w:after="160" w:line="278" w:lineRule="auto"/>
        <w:rPr>
          <w:rFonts w:ascii="Garamond" w:eastAsia="Garamond" w:hAnsi="Garamond" w:cs="Garamond"/>
        </w:rPr>
      </w:pPr>
      <w:r>
        <w:rPr>
          <w:rFonts w:ascii="Garamond" w:eastAsia="Garamond" w:hAnsi="Garamond" w:cs="Garamond"/>
        </w:rPr>
        <w:t xml:space="preserve">                                                                             </w:t>
      </w:r>
      <w:r>
        <w:t>Grama Panchayat, Devikulangara</w:t>
      </w:r>
    </w:p>
    <w:p w14:paraId="37F16626" w14:textId="77777777" w:rsidR="00042D99" w:rsidRDefault="00042D99" w:rsidP="00042D99">
      <w:pPr>
        <w:spacing w:after="160" w:line="278" w:lineRule="auto"/>
        <w:rPr>
          <w:rFonts w:ascii="Garamond" w:eastAsia="Garamond" w:hAnsi="Garamond" w:cs="Garamond"/>
        </w:rPr>
      </w:pPr>
      <w:r>
        <w:rPr>
          <w:rFonts w:ascii="Garamond" w:eastAsia="Garamond" w:hAnsi="Garamond" w:cs="Garamond"/>
        </w:rPr>
        <w:t>05-02-2026</w:t>
      </w:r>
    </w:p>
    <w:p w14:paraId="623F7EDF" w14:textId="77777777" w:rsidR="00C923D8" w:rsidRDefault="00C923D8">
      <w:pPr>
        <w:spacing w:before="240" w:after="240"/>
        <w:rPr>
          <w:rFonts w:ascii="Aptos" w:eastAsia="Aptos" w:hAnsi="Aptos" w:cs="Aptos"/>
          <w:b/>
          <w:bCs/>
          <w:smallCaps/>
          <w:color w:val="263343"/>
          <w:sz w:val="40"/>
          <w:szCs w:val="40"/>
          <w:u w:val="single"/>
        </w:rPr>
      </w:pPr>
    </w:p>
    <w:p w14:paraId="38F320E1" w14:textId="1E3D1854" w:rsidR="00CF6FB6" w:rsidRDefault="009B6B2F" w:rsidP="00CF6FB6">
      <w:pPr>
        <w:spacing w:before="240" w:after="240"/>
        <w:rPr>
          <w:rFonts w:ascii="Aptos" w:eastAsia="Aptos" w:hAnsi="Aptos" w:cs="Aptos"/>
          <w:b/>
          <w:bCs/>
          <w:smallCaps/>
          <w:color w:val="263343"/>
        </w:rPr>
      </w:pPr>
      <w:r>
        <w:rPr>
          <w:rFonts w:ascii="Aptos" w:eastAsia="Aptos" w:hAnsi="Aptos" w:cs="Aptos"/>
          <w:b/>
          <w:bCs/>
          <w:smallCaps/>
          <w:color w:val="263343"/>
          <w:sz w:val="40"/>
          <w:szCs w:val="40"/>
          <w:u w:val="single"/>
        </w:rPr>
        <w:t xml:space="preserve"> </w:t>
      </w:r>
    </w:p>
    <w:p w14:paraId="098D4386" w14:textId="77777777" w:rsidR="00D765DE" w:rsidRDefault="009B6B2F" w:rsidP="00D765DE">
      <w:pPr>
        <w:spacing w:after="160" w:line="278" w:lineRule="auto"/>
        <w:jc w:val="center"/>
        <w:rPr>
          <w:rFonts w:ascii="Garamond" w:eastAsia="Garamond" w:hAnsi="Garamond" w:cs="Garamond"/>
          <w:b/>
          <w:bCs/>
          <w:smallCaps/>
          <w:sz w:val="40"/>
          <w:szCs w:val="40"/>
          <w:u w:val="single"/>
        </w:rPr>
      </w:pPr>
      <w:r>
        <w:rPr>
          <w:rFonts w:ascii="Aptos" w:eastAsia="Aptos" w:hAnsi="Aptos" w:cs="Aptos"/>
          <w:b/>
          <w:bCs/>
          <w:smallCaps/>
          <w:color w:val="263343"/>
        </w:rPr>
        <w:br/>
      </w:r>
      <w:r w:rsidR="00D34D55">
        <w:rPr>
          <w:rFonts w:ascii="Times New Roman" w:eastAsia="Times New Roman" w:hAnsi="Times New Roman" w:cs="Times New Roman"/>
          <w:b/>
          <w:bCs/>
          <w:smallCaps/>
          <w:color w:val="263343"/>
          <w:sz w:val="30"/>
          <w:szCs w:val="30"/>
        </w:rPr>
        <w:lastRenderedPageBreak/>
        <w:t xml:space="preserve">       </w:t>
      </w:r>
      <w:r w:rsidR="007F7A02">
        <w:rPr>
          <w:rFonts w:ascii="Times New Roman" w:eastAsia="Times New Roman" w:hAnsi="Times New Roman" w:cs="Times New Roman"/>
          <w:b/>
          <w:bCs/>
          <w:smallCaps/>
          <w:color w:val="263343"/>
          <w:sz w:val="30"/>
          <w:szCs w:val="30"/>
        </w:rPr>
        <w:t xml:space="preserve">               </w:t>
      </w:r>
      <w:r w:rsidR="00D765DE">
        <w:rPr>
          <w:rFonts w:ascii="Garamond" w:eastAsia="Garamond" w:hAnsi="Garamond" w:cs="Garamond"/>
          <w:b/>
          <w:bCs/>
          <w:smallCaps/>
          <w:sz w:val="40"/>
          <w:szCs w:val="40"/>
          <w:u w:val="single"/>
        </w:rPr>
        <w:t>MESSAGE BY MEDICAL OFFICER</w:t>
      </w:r>
    </w:p>
    <w:p w14:paraId="0B64235B" w14:textId="77777777" w:rsidR="00D765DE" w:rsidRDefault="00D765DE" w:rsidP="00D765DE">
      <w:pPr>
        <w:spacing w:after="160" w:line="278" w:lineRule="auto"/>
        <w:jc w:val="center"/>
        <w:rPr>
          <w:rFonts w:ascii="Garamond" w:eastAsia="Garamond" w:hAnsi="Garamond" w:cs="Garamond"/>
          <w:b/>
          <w:bCs/>
          <w:smallCaps/>
          <w:sz w:val="40"/>
          <w:szCs w:val="40"/>
          <w:u w:val="single"/>
        </w:rPr>
      </w:pPr>
      <w:r>
        <w:rPr>
          <w:noProof/>
        </w:rPr>
        <w:drawing>
          <wp:inline distT="0" distB="0" distL="0" distR="0" wp14:anchorId="3D428296" wp14:editId="3B9895E6">
            <wp:extent cx="1363980" cy="1691640"/>
            <wp:effectExtent l="0" t="0" r="0" b="0"/>
            <wp:docPr id="203309335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363980" cy="1691640"/>
                    </a:xfrm>
                    <a:prstGeom prst="rect">
                      <a:avLst/>
                    </a:prstGeom>
                    <a:ln/>
                  </pic:spPr>
                </pic:pic>
              </a:graphicData>
            </a:graphic>
          </wp:inline>
        </w:drawing>
      </w:r>
    </w:p>
    <w:p w14:paraId="1BAD0BF7" w14:textId="77777777" w:rsidR="00D765DE" w:rsidRDefault="00D765DE" w:rsidP="00D765DE">
      <w:pPr>
        <w:spacing w:after="160" w:line="278" w:lineRule="auto"/>
        <w:jc w:val="center"/>
        <w:rPr>
          <w:rFonts w:ascii="Garamond" w:eastAsia="Garamond" w:hAnsi="Garamond" w:cs="Garamond"/>
          <w:b/>
          <w:bCs/>
          <w:smallCaps/>
          <w:sz w:val="40"/>
          <w:szCs w:val="40"/>
          <w:u w:val="single"/>
        </w:rPr>
      </w:pPr>
    </w:p>
    <w:p w14:paraId="58B0B528" w14:textId="77777777" w:rsidR="00D765DE" w:rsidRDefault="00D765DE" w:rsidP="00D765DE">
      <w:r>
        <w:t>It is my honour to present the Pandemic Preparedness Plan 2026 for the Family Health Centre, Devikulangara. The past global health crises have taught us valuable lessons on the importance of early preparedness, strong surveillance, and effective community engagement in safeguarding public health. Pandemic preparedness is not just a plan on paper, it is a commitment to protecting every individual in our community through coordinated prevention, rapid detection, timely response, and resilient health services.</w:t>
      </w:r>
    </w:p>
    <w:p w14:paraId="0E22A2BD" w14:textId="77777777" w:rsidR="00D765DE" w:rsidRDefault="00D765DE" w:rsidP="00D765DE">
      <w:r>
        <w:t>This plan has been developed with a focus on strengthening our healthcare functions at the grassroots level, ensuring readiness for any future outbreak or health emergency. It emphasizes enhanced surveillance, efficient case management, infection control measures, and community awareness all critical components for effective pandemic response. Preparedness also includes building capacity among health workers through training, conducting mock drills, and ensuring availability of essential supplies and resources.</w:t>
      </w:r>
    </w:p>
    <w:p w14:paraId="61C9F304" w14:textId="77777777" w:rsidR="00D765DE" w:rsidRDefault="00D765DE" w:rsidP="00D765DE">
      <w:r>
        <w:t>I thank the entire team of healthcare professionals, frontline workers, and support staff for their dedication and tireless efforts. I also extend my sincere appreciation to the Panchayat authorities, Health Standing Committee, ASHA workers, and volunteers whose cooperation has been vital in framing this plan.</w:t>
      </w:r>
    </w:p>
    <w:p w14:paraId="1B7CCFCD" w14:textId="77777777" w:rsidR="00D765DE" w:rsidRDefault="00D765DE" w:rsidP="00D765DE">
      <w:r>
        <w:t>Let us continue to work together with vigilance, compassion, and responsibility to build a healthier, safer, and more resilient Devikulangara, prepared for any public health challenge that lies ahead.</w:t>
      </w:r>
    </w:p>
    <w:p w14:paraId="1E3C9BCE" w14:textId="77777777" w:rsidR="00D765DE" w:rsidRDefault="00D765DE" w:rsidP="00D765DE">
      <w:r>
        <w:rPr>
          <w:rFonts w:ascii="Garamond" w:eastAsia="Garamond" w:hAnsi="Garamond" w:cs="Garamond"/>
          <w:b/>
          <w:bCs/>
          <w:smallCaps/>
          <w:sz w:val="40"/>
          <w:szCs w:val="40"/>
        </w:rPr>
        <w:t xml:space="preserve">                                                                                       </w:t>
      </w:r>
      <w:r>
        <w:t>With best regards,</w:t>
      </w:r>
    </w:p>
    <w:p w14:paraId="1631E762" w14:textId="77777777" w:rsidR="00D765DE" w:rsidRDefault="00D765DE" w:rsidP="00D765DE">
      <w:r>
        <w:t xml:space="preserve">                                                                                                                                 Dr Anoopa</w:t>
      </w:r>
    </w:p>
    <w:p w14:paraId="13866143" w14:textId="77777777" w:rsidR="00D765DE" w:rsidRDefault="00D765DE" w:rsidP="00D765DE">
      <w:pPr>
        <w:rPr>
          <w:rFonts w:ascii="Garamond" w:eastAsia="Garamond" w:hAnsi="Garamond" w:cs="Garamond"/>
        </w:rPr>
      </w:pPr>
      <w:r>
        <w:t xml:space="preserve">                                                                                                                         Medical Officer</w:t>
      </w:r>
      <w:r>
        <w:br/>
      </w:r>
      <w:r>
        <w:rPr>
          <w:rFonts w:ascii="Garamond" w:eastAsia="Garamond" w:hAnsi="Garamond" w:cs="Garamond"/>
        </w:rPr>
        <w:t xml:space="preserve">                                                                                      </w:t>
      </w:r>
      <w:r>
        <w:t>Family Health Centre, Devikulangara</w:t>
      </w:r>
    </w:p>
    <w:p w14:paraId="360D6FB6" w14:textId="254E05D5" w:rsidR="00C923D8" w:rsidRDefault="00D765DE" w:rsidP="00D765DE">
      <w:pPr>
        <w:spacing w:before="240" w:after="240"/>
        <w:rPr>
          <w:rFonts w:ascii="Times New Roman" w:eastAsia="Times New Roman" w:hAnsi="Times New Roman" w:cs="Times New Roman"/>
          <w:b/>
          <w:bCs/>
          <w:smallCaps/>
          <w:color w:val="263343"/>
          <w:sz w:val="20"/>
          <w:szCs w:val="20"/>
        </w:rPr>
      </w:pPr>
      <w:r>
        <w:t>03-02-2026</w:t>
      </w:r>
      <w:r>
        <w:rPr>
          <w:rFonts w:ascii="Garamond" w:eastAsia="Garamond" w:hAnsi="Garamond" w:cs="Garamond"/>
        </w:rPr>
        <w:t xml:space="preserve">    </w:t>
      </w:r>
    </w:p>
    <w:p w14:paraId="3C835E80" w14:textId="77777777" w:rsidR="00C923D8" w:rsidRDefault="009B6B2F">
      <w:pPr>
        <w:spacing w:before="240" w:after="240"/>
        <w:rPr>
          <w:rFonts w:ascii="Aptos" w:eastAsia="Aptos" w:hAnsi="Aptos" w:cs="Aptos"/>
          <w:b/>
          <w:bCs/>
          <w:smallCaps/>
          <w:color w:val="263343"/>
          <w:sz w:val="40"/>
          <w:szCs w:val="40"/>
        </w:rPr>
      </w:pPr>
      <w:r>
        <w:rPr>
          <w:rFonts w:ascii="Aptos" w:eastAsia="Aptos" w:hAnsi="Aptos" w:cs="Aptos"/>
          <w:b/>
          <w:bCs/>
          <w:smallCaps/>
          <w:color w:val="263343"/>
          <w:sz w:val="40"/>
          <w:szCs w:val="40"/>
        </w:rPr>
        <w:t xml:space="preserve">  </w:t>
      </w:r>
    </w:p>
    <w:p w14:paraId="16CD35FC" w14:textId="77777777" w:rsidR="00C923D8" w:rsidRDefault="00C923D8">
      <w:pPr>
        <w:spacing w:before="240" w:after="240"/>
        <w:rPr>
          <w:rFonts w:ascii="Aptos" w:eastAsia="Aptos" w:hAnsi="Aptos" w:cs="Aptos"/>
          <w:b/>
          <w:bCs/>
          <w:smallCaps/>
          <w:color w:val="263343"/>
          <w:sz w:val="40"/>
          <w:szCs w:val="40"/>
        </w:rPr>
      </w:pPr>
    </w:p>
    <w:p w14:paraId="599CC416" w14:textId="77777777" w:rsidR="00C923D8" w:rsidRDefault="00C923D8">
      <w:pPr>
        <w:spacing w:before="240" w:after="240"/>
        <w:rPr>
          <w:rFonts w:ascii="Aptos" w:eastAsia="Aptos" w:hAnsi="Aptos" w:cs="Aptos"/>
          <w:b/>
          <w:bCs/>
          <w:smallCaps/>
          <w:color w:val="263343"/>
          <w:sz w:val="40"/>
          <w:szCs w:val="40"/>
        </w:rPr>
      </w:pPr>
    </w:p>
    <w:p w14:paraId="6E1B5B07" w14:textId="37CA0A09" w:rsidR="00C923D8" w:rsidRDefault="0096394F">
      <w:pPr>
        <w:spacing w:before="240" w:after="240"/>
        <w:rPr>
          <w:rFonts w:ascii="Aptos" w:eastAsia="Aptos" w:hAnsi="Aptos" w:cs="Aptos"/>
          <w:b/>
          <w:bCs/>
          <w:smallCaps/>
          <w:color w:val="263343"/>
          <w:sz w:val="18"/>
          <w:szCs w:val="18"/>
        </w:rPr>
      </w:pPr>
      <w:r>
        <w:rPr>
          <w:rFonts w:ascii="Aptos" w:eastAsia="Aptos" w:hAnsi="Aptos" w:cs="Aptos"/>
          <w:b/>
          <w:bCs/>
          <w:smallCaps/>
          <w:color w:val="263343"/>
          <w:sz w:val="40"/>
          <w:szCs w:val="40"/>
        </w:rPr>
        <w:t xml:space="preserve">                                     </w:t>
      </w:r>
      <w:r w:rsidR="009B6B2F">
        <w:rPr>
          <w:rFonts w:ascii="Aptos" w:eastAsia="Aptos" w:hAnsi="Aptos" w:cs="Aptos"/>
          <w:b/>
          <w:bCs/>
          <w:smallCaps/>
          <w:color w:val="263343"/>
          <w:sz w:val="40"/>
          <w:szCs w:val="40"/>
        </w:rPr>
        <w:t>Executive Summary</w:t>
      </w:r>
    </w:p>
    <w:p w14:paraId="2A800FFC" w14:textId="77777777" w:rsidR="00C923D8" w:rsidRDefault="009B6B2F">
      <w:pPr>
        <w:spacing w:before="240" w:after="240"/>
        <w:rPr>
          <w:rFonts w:ascii="Aptos" w:eastAsia="Aptos" w:hAnsi="Aptos" w:cs="Aptos"/>
          <w:b/>
          <w:bCs/>
          <w:smallCaps/>
          <w:color w:val="263343"/>
          <w:sz w:val="18"/>
          <w:szCs w:val="18"/>
        </w:rPr>
      </w:pPr>
      <w:r>
        <w:rPr>
          <w:rFonts w:ascii="Aptos" w:eastAsia="Aptos" w:hAnsi="Aptos" w:cs="Aptos"/>
          <w:b/>
          <w:bCs/>
          <w:smallCaps/>
          <w:color w:val="263343"/>
          <w:sz w:val="18"/>
          <w:szCs w:val="18"/>
        </w:rPr>
        <w:t xml:space="preserve"> </w:t>
      </w:r>
    </w:p>
    <w:p w14:paraId="5CEFD46F" w14:textId="77777777" w:rsidR="0096394F" w:rsidRDefault="0096394F" w:rsidP="0096394F">
      <w:r>
        <w:t>The Pandemic Preparedness Plan of Devikulangara is a strategic framework developed to strengthen the readiness of the health system and allied sectors to effectively respond to public health emergencies. The primary purpose of this document is to establish a clear, practical, and coordinated approach for preventing, detecting, and responding to pandemics and other large-scale disease outbreaks.</w:t>
      </w:r>
    </w:p>
    <w:p w14:paraId="77B58601" w14:textId="77777777" w:rsidR="0096394F" w:rsidRDefault="0096394F" w:rsidP="0096394F">
      <w:r>
        <w:t>This plan serves as a baseline for rapid mobilization during a health emergency. In times of crisis, delays in decision-making and resource allocation can significantly impact public health outcomes. By clearly defining roles, responsibilities, communication channels, and standard operating procedures, this document ensures that all stakeholders can act promptly and efficiently. It outlines mechanisms for surveillance, reporting, case management, infection prevention and control, logistics management, and risk communication. Having these systems predefined allows for immediate activation without confusion or duplication of efforts.</w:t>
      </w:r>
    </w:p>
    <w:p w14:paraId="09E2D2D9" w14:textId="77777777" w:rsidR="0096394F" w:rsidRDefault="0096394F" w:rsidP="0096394F">
      <w:r>
        <w:t>Another key purpose of this document is to identify gaps in resources and high-risk populations within Devikulangara. Through systematic assessment, the plan evaluates existing healthcare infrastructure, human resources, medical supplies, emergency transport systems, isolation facilities, and laboratory support. Identifying shortages or vulnerabilities in advance enables authorities to take corrective action before an emergency arises. The plan also maps vulnerable groups such as the elderly, persons with chronic illnesses, pregnant women, children, migrant workers, economically disadvantaged families, and persons with disabilities. Recognizing these high-risk populations helps in prioritizing preventive measures, vaccination drives, targeted awareness campaigns, and timely medical interventions.</w:t>
      </w:r>
    </w:p>
    <w:p w14:paraId="5DBF7352" w14:textId="77777777" w:rsidR="0096394F" w:rsidRDefault="0096394F" w:rsidP="0096394F">
      <w:r>
        <w:t>The document further aims to ensure coordinated action between Government, Private, and AYUSH sectors. Effective pandemic response requires multi-sectoral collaboration. The Government health system, private hospitals and clinics, laboratories, pharmacies, traditional medicine practitioners (AYUSH), local self-government institutions, educational institutions, and community-based organizations must work together. This plan establishes a framework for interdepartmental convergence, data sharing, joint training, resource pooling, and unified communication strategies. Such coordination avoids fragmentation of services and strengthens overall response capacity.</w:t>
      </w:r>
    </w:p>
    <w:p w14:paraId="14B7FC3D" w14:textId="77777777" w:rsidR="0096394F" w:rsidRDefault="0096394F" w:rsidP="0096394F">
      <w:r>
        <w:t xml:space="preserve">In addition, the plan emphasizes community participation and risk communication. </w:t>
      </w:r>
      <w:r>
        <w:lastRenderedPageBreak/>
        <w:t>Transparent and timely dissemination of accurate information reduces panic, prevents misinformation, and encourages responsible health-seeking behaviour. Community volunteers, ASHA workers, Kudumbashree members, and local leaders play a crucial role in strengthening grassroots-level response mechanisms.</w:t>
      </w:r>
    </w:p>
    <w:p w14:paraId="715475C4" w14:textId="77777777" w:rsidR="0096394F" w:rsidRDefault="0096394F" w:rsidP="0096394F">
      <w:r>
        <w:t>Overall, this Pandemic Preparedness Plan is not only a response document but also a resilience-building tool. It aims to safeguard public health, maintain essential services, and minimize social and economic disruption during future health emergencies.</w:t>
      </w:r>
    </w:p>
    <w:p w14:paraId="430ED875" w14:textId="77777777" w:rsidR="00C923D8" w:rsidRDefault="00C923D8">
      <w:pPr>
        <w:spacing w:before="240" w:after="240"/>
        <w:rPr>
          <w:rFonts w:ascii="Aptos" w:eastAsia="Aptos" w:hAnsi="Aptos" w:cs="Aptos"/>
          <w:b/>
          <w:bCs/>
          <w:smallCaps/>
          <w:color w:val="263343"/>
          <w:sz w:val="20"/>
          <w:szCs w:val="20"/>
        </w:rPr>
        <w:sectPr w:rsidR="00C923D8">
          <w:headerReference w:type="default" r:id="rId10"/>
          <w:footerReference w:type="default" r:id="rId11"/>
          <w:pgSz w:w="11906" w:h="16838"/>
          <w:pgMar w:top="1440" w:right="1440" w:bottom="1440" w:left="1440" w:header="708" w:footer="708" w:gutter="0"/>
          <w:cols w:space="720"/>
        </w:sectPr>
      </w:pPr>
    </w:p>
    <w:p w14:paraId="2B92CB22" w14:textId="77777777" w:rsidR="00C923D8" w:rsidRDefault="00C923D8">
      <w:pPr>
        <w:keepNext/>
        <w:keepLines/>
        <w:tabs>
          <w:tab w:val="left" w:pos="3996"/>
          <w:tab w:val="left" w:pos="5724"/>
        </w:tabs>
        <w:spacing w:before="240" w:after="120"/>
        <w:jc w:val="center"/>
        <w:rPr>
          <w:rFonts w:ascii="Aptos" w:eastAsia="Aptos" w:hAnsi="Aptos" w:cs="Aptos"/>
          <w:b/>
          <w:bCs/>
          <w:smallCaps/>
          <w:color w:val="263343"/>
          <w:sz w:val="40"/>
          <w:szCs w:val="40"/>
        </w:rPr>
      </w:pPr>
    </w:p>
    <w:p w14:paraId="3987ADE5" w14:textId="77777777" w:rsidR="00C923D8" w:rsidRDefault="00C923D8">
      <w:pPr>
        <w:keepNext/>
        <w:keepLines/>
        <w:tabs>
          <w:tab w:val="left" w:pos="3996"/>
          <w:tab w:val="left" w:pos="5724"/>
        </w:tabs>
        <w:spacing w:before="240" w:after="120"/>
        <w:jc w:val="center"/>
        <w:rPr>
          <w:rFonts w:ascii="Aptos" w:eastAsia="Aptos" w:hAnsi="Aptos" w:cs="Aptos"/>
          <w:b/>
          <w:bCs/>
          <w:smallCaps/>
          <w:color w:val="263343"/>
          <w:sz w:val="40"/>
          <w:szCs w:val="40"/>
        </w:rPr>
      </w:pPr>
    </w:p>
    <w:p w14:paraId="2526FC2A" w14:textId="77777777" w:rsidR="00C923D8" w:rsidRDefault="009B6B2F">
      <w:pPr>
        <w:keepNext/>
        <w:keepLines/>
        <w:tabs>
          <w:tab w:val="left" w:pos="3996"/>
          <w:tab w:val="left" w:pos="5724"/>
        </w:tabs>
        <w:spacing w:before="240" w:after="120"/>
        <w:jc w:val="center"/>
        <w:rPr>
          <w:rFonts w:ascii="Aptos" w:eastAsia="Aptos" w:hAnsi="Aptos" w:cs="Aptos"/>
          <w:b/>
          <w:bCs/>
          <w:smallCaps/>
          <w:color w:val="263343"/>
          <w:sz w:val="40"/>
          <w:szCs w:val="40"/>
        </w:rPr>
      </w:pPr>
      <w:r>
        <w:rPr>
          <w:rFonts w:ascii="Aptos" w:eastAsia="Aptos" w:hAnsi="Aptos" w:cs="Aptos"/>
          <w:b/>
          <w:bCs/>
          <w:smallCaps/>
          <w:color w:val="263343"/>
          <w:sz w:val="40"/>
          <w:szCs w:val="40"/>
        </w:rPr>
        <w:t>EXECUTIVE SUMMARY</w:t>
      </w:r>
    </w:p>
    <w:p w14:paraId="7B323709" w14:textId="77777777" w:rsidR="00AA3C4A" w:rsidRDefault="00AA3C4A" w:rsidP="00AA3C4A">
      <w:pPr>
        <w:pStyle w:val="NormalWeb"/>
      </w:pPr>
      <w:r>
        <w:t>The Pandemic Preparedness Plan for Cheppad Family Health Centre has been developed to strengthen the capacity of the local health system to effectively prevent, detect, and respond to public health emergencies. Cheppad Grama Panchayat, with its unique geographical features such as low-lying areas, backwaters, and flood-prone regions, faces increased vulnerability to infectious disease outbreaks and environmental health risks. The presence of diverse population groups, including the elderly, children, and migrant workers, further necessitates a comprehensive and inclusive approach to health emergency preparedness.</w:t>
      </w:r>
    </w:p>
    <w:p w14:paraId="50764616" w14:textId="77777777" w:rsidR="00AA3C4A" w:rsidRDefault="00AA3C4A" w:rsidP="00AA3C4A">
      <w:pPr>
        <w:pStyle w:val="NormalWeb"/>
      </w:pPr>
      <w:r>
        <w:t>This plan outlines key strategies focused on strengthening disease surveillance, early warning systems, and rapid response mechanisms at the community level. It emphasizes the importance of intersectoral coordination involving the Local Self Government Department (LSGD), health institutions, and community stakeholders such as ASHA workers and Anganwadi staff. Ensuring the continuity of essential health services during emergencies, protecting vulnerable populations, and enhancing risk communication and community awareness are central components of the preparedness framework.</w:t>
      </w:r>
    </w:p>
    <w:p w14:paraId="646B9088" w14:textId="77777777" w:rsidR="00AA3C4A" w:rsidRDefault="00AA3C4A" w:rsidP="00AA3C4A">
      <w:pPr>
        <w:pStyle w:val="NormalWeb"/>
      </w:pPr>
      <w:r>
        <w:t>The document also highlights the need for capacity building, resource mapping, and infrastructure strengthening to improve resilience against future pandemics and disasters. Lessons learned from past experiences, including floods and the COVID-19 pandemic, have been incorporated to address existing gaps and improve response efficiency. Through a collaborative and proactive approach, the plan aims to build a resilient, responsive, and sustainable health system that can safeguard the well-being of the Cheppad community in the face of evolving public health challenges</w:t>
      </w:r>
    </w:p>
    <w:p w14:paraId="05EBBA66" w14:textId="77777777" w:rsidR="00AA3C4A" w:rsidRDefault="00AA3C4A">
      <w:pPr>
        <w:keepNext/>
        <w:keepLines/>
        <w:tabs>
          <w:tab w:val="left" w:pos="3996"/>
          <w:tab w:val="left" w:pos="5724"/>
        </w:tabs>
        <w:spacing w:before="240" w:after="120"/>
        <w:jc w:val="center"/>
      </w:pPr>
    </w:p>
    <w:p w14:paraId="72F40D22" w14:textId="77777777" w:rsidR="00C923D8" w:rsidRDefault="00C923D8">
      <w:pPr>
        <w:ind w:left="1440"/>
        <w:rPr>
          <w:sz w:val="32"/>
          <w:szCs w:val="32"/>
        </w:rPr>
      </w:pPr>
    </w:p>
    <w:p w14:paraId="1971523D" w14:textId="77777777" w:rsidR="00C923D8" w:rsidRDefault="00C923D8">
      <w:pPr>
        <w:ind w:left="1440"/>
        <w:rPr>
          <w:sz w:val="32"/>
          <w:szCs w:val="32"/>
        </w:rPr>
      </w:pPr>
    </w:p>
    <w:p w14:paraId="2B6CA04A" w14:textId="77777777" w:rsidR="00C923D8" w:rsidRDefault="00C923D8">
      <w:pPr>
        <w:ind w:left="1440"/>
        <w:rPr>
          <w:sz w:val="32"/>
          <w:szCs w:val="32"/>
        </w:rPr>
      </w:pPr>
    </w:p>
    <w:p w14:paraId="014DFE38" w14:textId="77777777" w:rsidR="00C923D8" w:rsidRDefault="00C923D8">
      <w:pPr>
        <w:ind w:left="1440"/>
        <w:rPr>
          <w:sz w:val="32"/>
          <w:szCs w:val="32"/>
        </w:rPr>
      </w:pPr>
    </w:p>
    <w:p w14:paraId="281E5AD3" w14:textId="77777777" w:rsidR="00C923D8" w:rsidRDefault="00C923D8">
      <w:pPr>
        <w:ind w:left="1440"/>
        <w:rPr>
          <w:sz w:val="32"/>
          <w:szCs w:val="32"/>
        </w:rPr>
        <w:sectPr w:rsidR="00C923D8">
          <w:headerReference w:type="default" r:id="rId12"/>
          <w:footerReference w:type="default" r:id="rId13"/>
          <w:pgSz w:w="11906" w:h="16838"/>
          <w:pgMar w:top="1440" w:right="1440" w:bottom="1440" w:left="1440" w:header="708" w:footer="708" w:gutter="0"/>
          <w:cols w:space="720"/>
        </w:sectPr>
      </w:pPr>
    </w:p>
    <w:p w14:paraId="2F8F1823" w14:textId="77777777" w:rsidR="00C923D8" w:rsidRDefault="00C923D8">
      <w:pPr>
        <w:ind w:left="1440"/>
        <w:rPr>
          <w:sz w:val="32"/>
          <w:szCs w:val="32"/>
        </w:rPr>
      </w:pPr>
    </w:p>
    <w:p w14:paraId="1F9DC0A2" w14:textId="77777777" w:rsidR="00C923D8" w:rsidRDefault="009B6B2F">
      <w:pPr>
        <w:jc w:val="center"/>
        <w:rPr>
          <w:rFonts w:ascii="Aptos" w:eastAsia="Aptos" w:hAnsi="Aptos" w:cs="Aptos"/>
          <w:b/>
          <w:bCs/>
          <w:smallCaps/>
          <w:color w:val="263343"/>
          <w:sz w:val="40"/>
          <w:szCs w:val="40"/>
          <w:u w:val="single"/>
        </w:rPr>
      </w:pPr>
      <w:r>
        <w:rPr>
          <w:rFonts w:ascii="Aptos" w:eastAsia="Aptos" w:hAnsi="Aptos" w:cs="Aptos"/>
          <w:b/>
          <w:bCs/>
          <w:smallCaps/>
          <w:color w:val="263343"/>
          <w:sz w:val="40"/>
          <w:szCs w:val="40"/>
          <w:u w:val="single"/>
        </w:rPr>
        <w:t>LIST OF ABBREVIATIONS</w:t>
      </w:r>
    </w:p>
    <w:p w14:paraId="14665B2C" w14:textId="77777777" w:rsidR="00287C1F" w:rsidRDefault="00287C1F">
      <w:pPr>
        <w:jc w:val="center"/>
        <w:rPr>
          <w:rFonts w:ascii="Aptos" w:eastAsia="Aptos" w:hAnsi="Aptos" w:cs="Aptos"/>
          <w:b/>
          <w:bCs/>
          <w:smallCaps/>
          <w:color w:val="263343"/>
          <w:sz w:val="40"/>
          <w:szCs w:val="40"/>
          <w:u w:val="single"/>
        </w:rPr>
      </w:pPr>
    </w:p>
    <w:p w14:paraId="4B4D55D4" w14:textId="77777777" w:rsidR="00287C1F" w:rsidRDefault="00287C1F">
      <w:pPr>
        <w:jc w:val="center"/>
        <w:rPr>
          <w:u w:val="single"/>
        </w:rPr>
      </w:pPr>
    </w:p>
    <w:tbl>
      <w:tblPr>
        <w:tblW w:w="8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7175"/>
      </w:tblGrid>
      <w:tr w:rsidR="00EA638F" w14:paraId="5DF741DC" w14:textId="77777777" w:rsidTr="00EA638F">
        <w:trPr>
          <w:trHeight w:val="796"/>
        </w:trPr>
        <w:tc>
          <w:tcPr>
            <w:tcW w:w="1755" w:type="dxa"/>
          </w:tcPr>
          <w:p w14:paraId="383A4928" w14:textId="77777777" w:rsidR="00EA638F" w:rsidRDefault="00EA638F" w:rsidP="00502638">
            <w:pPr>
              <w:spacing w:after="160" w:line="278" w:lineRule="auto"/>
              <w:jc w:val="center"/>
              <w:rPr>
                <w:rFonts w:ascii="Garamond" w:eastAsia="Garamond" w:hAnsi="Garamond" w:cs="Garamond"/>
                <w:b/>
                <w:bCs/>
                <w:smallCaps/>
                <w:sz w:val="28"/>
                <w:szCs w:val="28"/>
              </w:rPr>
            </w:pPr>
            <w:r>
              <w:rPr>
                <w:rFonts w:ascii="Garamond" w:eastAsia="Garamond" w:hAnsi="Garamond" w:cs="Garamond"/>
                <w:b/>
                <w:bCs/>
                <w:smallCaps/>
                <w:sz w:val="28"/>
                <w:szCs w:val="28"/>
              </w:rPr>
              <w:t>LSGD/LSGI</w:t>
            </w:r>
          </w:p>
        </w:tc>
        <w:tc>
          <w:tcPr>
            <w:tcW w:w="7175" w:type="dxa"/>
          </w:tcPr>
          <w:p w14:paraId="2F1544A5" w14:textId="77777777" w:rsidR="00EA638F" w:rsidRDefault="00EA638F" w:rsidP="00502638">
            <w:pPr>
              <w:spacing w:after="160" w:line="278" w:lineRule="auto"/>
              <w:jc w:val="center"/>
              <w:rPr>
                <w:rFonts w:ascii="Garamond" w:eastAsia="Garamond" w:hAnsi="Garamond" w:cs="Garamond"/>
                <w:b/>
                <w:bCs/>
                <w:smallCaps/>
                <w:sz w:val="28"/>
                <w:szCs w:val="28"/>
              </w:rPr>
            </w:pPr>
            <w:r>
              <w:rPr>
                <w:rFonts w:ascii="Garamond" w:eastAsia="Garamond" w:hAnsi="Garamond" w:cs="Garamond"/>
                <w:b/>
                <w:bCs/>
                <w:sz w:val="28"/>
                <w:szCs w:val="28"/>
              </w:rPr>
              <w:t>Local Self Government Department / Local Self Government Institution</w:t>
            </w:r>
          </w:p>
        </w:tc>
      </w:tr>
      <w:tr w:rsidR="00EA638F" w14:paraId="616122A3" w14:textId="77777777" w:rsidTr="00EA638F">
        <w:trPr>
          <w:trHeight w:val="473"/>
        </w:trPr>
        <w:tc>
          <w:tcPr>
            <w:tcW w:w="1755" w:type="dxa"/>
          </w:tcPr>
          <w:p w14:paraId="71A67F8B" w14:textId="77777777" w:rsidR="00EA638F" w:rsidRDefault="00EA638F" w:rsidP="00502638">
            <w:pPr>
              <w:spacing w:after="160" w:line="278" w:lineRule="auto"/>
              <w:jc w:val="center"/>
              <w:rPr>
                <w:rFonts w:ascii="Garamond" w:eastAsia="Garamond" w:hAnsi="Garamond" w:cs="Garamond"/>
                <w:b/>
                <w:bCs/>
                <w:smallCaps/>
                <w:sz w:val="28"/>
                <w:szCs w:val="28"/>
              </w:rPr>
            </w:pPr>
            <w:r>
              <w:rPr>
                <w:rFonts w:ascii="Garamond" w:eastAsia="Garamond" w:hAnsi="Garamond" w:cs="Garamond"/>
                <w:b/>
                <w:bCs/>
                <w:smallCaps/>
                <w:sz w:val="28"/>
                <w:szCs w:val="28"/>
              </w:rPr>
              <w:t>BMO</w:t>
            </w:r>
          </w:p>
        </w:tc>
        <w:tc>
          <w:tcPr>
            <w:tcW w:w="7175" w:type="dxa"/>
          </w:tcPr>
          <w:p w14:paraId="1B77E38C" w14:textId="77777777" w:rsidR="00EA638F" w:rsidRDefault="00EA638F" w:rsidP="00502638">
            <w:pPr>
              <w:spacing w:after="160" w:line="278" w:lineRule="auto"/>
              <w:jc w:val="center"/>
              <w:rPr>
                <w:rFonts w:ascii="Garamond" w:eastAsia="Garamond" w:hAnsi="Garamond" w:cs="Garamond"/>
                <w:b/>
                <w:bCs/>
                <w:smallCaps/>
                <w:sz w:val="28"/>
                <w:szCs w:val="28"/>
              </w:rPr>
            </w:pPr>
            <w:r>
              <w:rPr>
                <w:rFonts w:ascii="Garamond" w:eastAsia="Garamond" w:hAnsi="Garamond" w:cs="Garamond"/>
                <w:b/>
                <w:bCs/>
                <w:sz w:val="28"/>
                <w:szCs w:val="28"/>
              </w:rPr>
              <w:t>Block Medical Officer</w:t>
            </w:r>
          </w:p>
        </w:tc>
      </w:tr>
      <w:tr w:rsidR="00EA638F" w14:paraId="7964DEFA" w14:textId="77777777" w:rsidTr="00EA638F">
        <w:trPr>
          <w:trHeight w:val="462"/>
        </w:trPr>
        <w:tc>
          <w:tcPr>
            <w:tcW w:w="1755" w:type="dxa"/>
          </w:tcPr>
          <w:p w14:paraId="667AAA91" w14:textId="77777777" w:rsidR="00EA638F" w:rsidRDefault="00EA638F" w:rsidP="00502638">
            <w:pPr>
              <w:spacing w:after="160" w:line="278" w:lineRule="auto"/>
              <w:jc w:val="center"/>
              <w:rPr>
                <w:rFonts w:ascii="Garamond" w:eastAsia="Garamond" w:hAnsi="Garamond" w:cs="Garamond"/>
                <w:b/>
                <w:bCs/>
                <w:smallCaps/>
                <w:sz w:val="28"/>
                <w:szCs w:val="28"/>
              </w:rPr>
            </w:pPr>
            <w:r>
              <w:rPr>
                <w:rFonts w:ascii="Garamond" w:eastAsia="Garamond" w:hAnsi="Garamond" w:cs="Garamond"/>
                <w:b/>
                <w:bCs/>
                <w:smallCaps/>
                <w:sz w:val="28"/>
                <w:szCs w:val="28"/>
              </w:rPr>
              <w:t>IDSP</w:t>
            </w:r>
          </w:p>
        </w:tc>
        <w:tc>
          <w:tcPr>
            <w:tcW w:w="7175" w:type="dxa"/>
          </w:tcPr>
          <w:p w14:paraId="0AEE7756" w14:textId="77777777" w:rsidR="00EA638F" w:rsidRDefault="00EA638F" w:rsidP="00502638">
            <w:pPr>
              <w:spacing w:after="160" w:line="278" w:lineRule="auto"/>
              <w:jc w:val="center"/>
              <w:rPr>
                <w:rFonts w:ascii="Garamond" w:eastAsia="Garamond" w:hAnsi="Garamond" w:cs="Garamond"/>
                <w:b/>
                <w:bCs/>
                <w:smallCaps/>
                <w:sz w:val="28"/>
                <w:szCs w:val="28"/>
              </w:rPr>
            </w:pPr>
            <w:r>
              <w:rPr>
                <w:rFonts w:ascii="Garamond" w:eastAsia="Garamond" w:hAnsi="Garamond" w:cs="Garamond"/>
                <w:b/>
                <w:bCs/>
                <w:sz w:val="28"/>
                <w:szCs w:val="28"/>
              </w:rPr>
              <w:t>Integrated Disease Surveillance Programme</w:t>
            </w:r>
          </w:p>
        </w:tc>
      </w:tr>
      <w:tr w:rsidR="00EA638F" w14:paraId="3B6B67F4" w14:textId="77777777" w:rsidTr="00EA638F">
        <w:trPr>
          <w:trHeight w:val="688"/>
        </w:trPr>
        <w:tc>
          <w:tcPr>
            <w:tcW w:w="17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CB1AA0" w14:textId="77777777" w:rsidR="00EA638F" w:rsidRDefault="00EA638F" w:rsidP="00502638">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NDMA</w:t>
            </w:r>
          </w:p>
        </w:tc>
        <w:tc>
          <w:tcPr>
            <w:tcW w:w="71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C94510" w14:textId="77777777" w:rsidR="00EA638F" w:rsidRDefault="00EA638F" w:rsidP="00502638">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National Disaster Management Authority</w:t>
            </w:r>
          </w:p>
        </w:tc>
      </w:tr>
      <w:tr w:rsidR="00EA638F" w14:paraId="25A2B5ED" w14:textId="77777777" w:rsidTr="00EA638F">
        <w:trPr>
          <w:trHeight w:val="677"/>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7FE01F" w14:textId="77777777" w:rsidR="00EA638F" w:rsidRDefault="00EA638F" w:rsidP="00502638">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PPE</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1EC5CEFE" w14:textId="77777777" w:rsidR="00EA638F" w:rsidRDefault="00EA638F" w:rsidP="00502638">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Personal Protective Equipment</w:t>
            </w:r>
          </w:p>
        </w:tc>
      </w:tr>
      <w:tr w:rsidR="00EA638F" w14:paraId="2BCE08AB" w14:textId="77777777" w:rsidTr="00EA638F">
        <w:trPr>
          <w:trHeight w:val="688"/>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29FBCB" w14:textId="77777777" w:rsidR="00EA638F" w:rsidRDefault="00EA638F" w:rsidP="00502638">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ICMR</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5BAD8B83" w14:textId="77777777" w:rsidR="00EA638F" w:rsidRDefault="00EA638F" w:rsidP="00502638">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Indian Council of Medical Research</w:t>
            </w:r>
          </w:p>
        </w:tc>
      </w:tr>
      <w:tr w:rsidR="00BE22D9" w14:paraId="20269647" w14:textId="77777777" w:rsidTr="00EA638F">
        <w:trPr>
          <w:trHeight w:val="677"/>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2F4710" w14:textId="3790B5BD" w:rsidR="00BE22D9" w:rsidRDefault="00BE22D9" w:rsidP="00BE22D9">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CD</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22C5FA78" w14:textId="17EA4D05" w:rsidR="00BE22D9" w:rsidRDefault="00BE22D9" w:rsidP="00BE22D9">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Communicable Diseases</w:t>
            </w:r>
          </w:p>
        </w:tc>
      </w:tr>
      <w:tr w:rsidR="00BE22D9" w14:paraId="6D6E3705" w14:textId="77777777" w:rsidTr="00EA638F">
        <w:trPr>
          <w:trHeight w:val="68"/>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74722A" w14:textId="26CB513F" w:rsidR="00BE22D9" w:rsidRDefault="00BE22D9" w:rsidP="00BE22D9">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nCD</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174C83EF" w14:textId="52D1ED7F" w:rsidR="00BE22D9" w:rsidRDefault="00BE22D9" w:rsidP="00BE22D9">
            <w:pPr>
              <w:spacing w:before="240" w:after="160"/>
              <w:ind w:left="-100"/>
              <w:jc w:val="center"/>
              <w:rPr>
                <w:rFonts w:ascii="Garamond" w:eastAsia="Garamond" w:hAnsi="Garamond" w:cs="Garamond"/>
                <w:b/>
                <w:bCs/>
                <w:smallCaps/>
                <w:sz w:val="28"/>
                <w:szCs w:val="28"/>
              </w:rPr>
            </w:pPr>
            <w:r>
              <w:rPr>
                <w:rFonts w:ascii="Garamond" w:eastAsia="Garamond" w:hAnsi="Garamond" w:cs="Garamond"/>
                <w:b/>
                <w:bCs/>
                <w:smallCaps/>
                <w:sz w:val="28"/>
                <w:szCs w:val="28"/>
              </w:rPr>
              <w:t>non Communicable Diseases</w:t>
            </w:r>
          </w:p>
        </w:tc>
      </w:tr>
      <w:tr w:rsidR="0005406B" w14:paraId="3A64E3CD" w14:textId="77777777" w:rsidTr="00EA638F">
        <w:trPr>
          <w:trHeight w:val="68"/>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DEAA40" w14:textId="0DD6FA4D" w:rsidR="0005406B" w:rsidRPr="00137EDF" w:rsidRDefault="0005406B" w:rsidP="0005406B">
            <w:pPr>
              <w:spacing w:before="240" w:after="160"/>
              <w:ind w:left="-100"/>
              <w:jc w:val="center"/>
              <w:rPr>
                <w:rFonts w:ascii="Garamond" w:eastAsia="Garamond" w:hAnsi="Garamond" w:cs="Garamond"/>
                <w:b/>
                <w:bCs/>
                <w:smallCaps/>
                <w:sz w:val="28"/>
                <w:szCs w:val="28"/>
              </w:rPr>
            </w:pPr>
            <w:r w:rsidRPr="00137EDF">
              <w:t>FHC</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49361232" w14:textId="0B4D15E5" w:rsidR="0005406B" w:rsidRDefault="0005406B" w:rsidP="0005406B">
            <w:pPr>
              <w:spacing w:before="240" w:after="160"/>
              <w:ind w:left="-100"/>
              <w:jc w:val="center"/>
              <w:rPr>
                <w:rFonts w:ascii="Garamond" w:eastAsia="Garamond" w:hAnsi="Garamond" w:cs="Garamond"/>
                <w:b/>
                <w:bCs/>
                <w:smallCaps/>
                <w:sz w:val="28"/>
                <w:szCs w:val="28"/>
              </w:rPr>
            </w:pPr>
            <w:r w:rsidRPr="00287C1F">
              <w:rPr>
                <w:u w:val="single"/>
              </w:rPr>
              <w:t>FAMILY HEALTH CENTRE</w:t>
            </w:r>
          </w:p>
        </w:tc>
      </w:tr>
      <w:tr w:rsidR="0005406B" w14:paraId="29FE31C3" w14:textId="77777777" w:rsidTr="00EA638F">
        <w:trPr>
          <w:trHeight w:val="68"/>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B0F27C" w14:textId="274DB554" w:rsidR="0005406B" w:rsidRPr="00137EDF" w:rsidRDefault="0005406B" w:rsidP="0005406B">
            <w:pPr>
              <w:spacing w:before="240" w:after="160"/>
              <w:ind w:left="-100"/>
              <w:jc w:val="center"/>
              <w:rPr>
                <w:rFonts w:ascii="Garamond" w:eastAsia="Garamond" w:hAnsi="Garamond" w:cs="Garamond"/>
                <w:b/>
                <w:bCs/>
                <w:smallCaps/>
                <w:sz w:val="28"/>
                <w:szCs w:val="28"/>
              </w:rPr>
            </w:pPr>
            <w:r w:rsidRPr="00137EDF">
              <w:t>HWC</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5B53695E" w14:textId="30203BD3" w:rsidR="0005406B" w:rsidRPr="00137EDF" w:rsidRDefault="00137EDF" w:rsidP="0005406B">
            <w:pPr>
              <w:spacing w:before="240" w:after="160"/>
              <w:ind w:left="-100"/>
              <w:jc w:val="center"/>
              <w:rPr>
                <w:rFonts w:ascii="Garamond" w:eastAsia="Garamond" w:hAnsi="Garamond" w:cs="Garamond"/>
                <w:b/>
                <w:bCs/>
                <w:smallCaps/>
                <w:sz w:val="28"/>
                <w:szCs w:val="28"/>
              </w:rPr>
            </w:pPr>
            <w:r w:rsidRPr="00137EDF">
              <w:t>HEALTH &amp; WELLNESS CENTRE</w:t>
            </w:r>
          </w:p>
        </w:tc>
      </w:tr>
      <w:tr w:rsidR="0005406B" w14:paraId="63A3F3CD" w14:textId="77777777" w:rsidTr="00EA638F">
        <w:trPr>
          <w:trHeight w:val="677"/>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5E9DC0" w14:textId="055D8A79" w:rsidR="0005406B" w:rsidRPr="00137EDF" w:rsidRDefault="0005406B" w:rsidP="0005406B">
            <w:pPr>
              <w:spacing w:before="240" w:after="160"/>
              <w:ind w:left="-100"/>
              <w:jc w:val="center"/>
              <w:rPr>
                <w:rFonts w:ascii="Garamond" w:eastAsia="Garamond" w:hAnsi="Garamond" w:cs="Garamond"/>
                <w:smallCaps/>
                <w:sz w:val="28"/>
                <w:szCs w:val="28"/>
              </w:rPr>
            </w:pPr>
            <w:r w:rsidRPr="00137EDF">
              <w:t xml:space="preserve">HI </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41D6AC7C" w14:textId="2A1AAACE" w:rsidR="0005406B" w:rsidRPr="00137EDF" w:rsidRDefault="00137EDF" w:rsidP="0005406B">
            <w:pPr>
              <w:spacing w:before="240" w:after="160"/>
              <w:ind w:left="-100"/>
              <w:jc w:val="center"/>
              <w:rPr>
                <w:rFonts w:ascii="Garamond" w:eastAsia="Garamond" w:hAnsi="Garamond" w:cs="Garamond"/>
                <w:smallCaps/>
                <w:sz w:val="28"/>
                <w:szCs w:val="28"/>
              </w:rPr>
            </w:pPr>
            <w:r w:rsidRPr="00137EDF">
              <w:t>HEALTH INSPECTOR</w:t>
            </w:r>
          </w:p>
        </w:tc>
      </w:tr>
      <w:tr w:rsidR="0005406B" w14:paraId="69A701FE" w14:textId="77777777" w:rsidTr="00EA638F">
        <w:trPr>
          <w:trHeight w:val="677"/>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ED09AD" w14:textId="470467C8" w:rsidR="0005406B" w:rsidRPr="00137EDF" w:rsidRDefault="0005406B" w:rsidP="0005406B">
            <w:pPr>
              <w:spacing w:before="240" w:after="160"/>
              <w:ind w:left="-100"/>
              <w:jc w:val="center"/>
            </w:pPr>
            <w:r w:rsidRPr="00137EDF">
              <w:t>JHI</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76991427" w14:textId="0AD5BB84" w:rsidR="0005406B" w:rsidRPr="00137EDF" w:rsidRDefault="00137EDF" w:rsidP="0005406B">
            <w:pPr>
              <w:spacing w:before="240" w:after="160"/>
              <w:ind w:left="-100"/>
              <w:jc w:val="center"/>
            </w:pPr>
            <w:r w:rsidRPr="00137EDF">
              <w:t>JUNIOR HEALTH INSPECTOR</w:t>
            </w:r>
          </w:p>
        </w:tc>
      </w:tr>
      <w:tr w:rsidR="0005406B" w14:paraId="426DCD6C" w14:textId="77777777" w:rsidTr="00EA638F">
        <w:trPr>
          <w:trHeight w:val="677"/>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7DD541" w14:textId="096E7843" w:rsidR="0005406B" w:rsidRPr="00137EDF" w:rsidRDefault="0005406B" w:rsidP="0005406B">
            <w:pPr>
              <w:spacing w:before="240" w:after="160"/>
              <w:ind w:left="-100"/>
              <w:jc w:val="center"/>
            </w:pPr>
            <w:r w:rsidRPr="00137EDF">
              <w:t>PHN</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416B0A10" w14:textId="1ABA27BF" w:rsidR="0005406B" w:rsidRPr="00137EDF" w:rsidRDefault="00137EDF" w:rsidP="0005406B">
            <w:pPr>
              <w:spacing w:before="240" w:after="160"/>
              <w:ind w:left="-100"/>
              <w:jc w:val="center"/>
            </w:pPr>
            <w:r w:rsidRPr="00137EDF">
              <w:t>PUBLIC HEALTH NURSE</w:t>
            </w:r>
          </w:p>
        </w:tc>
      </w:tr>
      <w:tr w:rsidR="0005406B" w14:paraId="2426785A" w14:textId="77777777" w:rsidTr="00EA638F">
        <w:trPr>
          <w:trHeight w:val="677"/>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79AF9C" w14:textId="72E3C7A5" w:rsidR="0005406B" w:rsidRPr="00137EDF" w:rsidRDefault="0005406B" w:rsidP="0005406B">
            <w:pPr>
              <w:spacing w:before="240" w:after="160"/>
              <w:ind w:left="-100"/>
              <w:jc w:val="center"/>
            </w:pPr>
            <w:r w:rsidRPr="00137EDF">
              <w:t>JPHN</w:t>
            </w:r>
          </w:p>
        </w:tc>
        <w:tc>
          <w:tcPr>
            <w:tcW w:w="7175" w:type="dxa"/>
            <w:tcBorders>
              <w:top w:val="nil"/>
              <w:left w:val="nil"/>
              <w:bottom w:val="single" w:sz="5" w:space="0" w:color="000000"/>
              <w:right w:val="single" w:sz="5" w:space="0" w:color="000000"/>
            </w:tcBorders>
            <w:tcMar>
              <w:top w:w="0" w:type="dxa"/>
              <w:left w:w="100" w:type="dxa"/>
              <w:bottom w:w="0" w:type="dxa"/>
              <w:right w:w="100" w:type="dxa"/>
            </w:tcMar>
          </w:tcPr>
          <w:p w14:paraId="4C52EBA2" w14:textId="21D15C1F" w:rsidR="0005406B" w:rsidRPr="00137EDF" w:rsidRDefault="00137EDF" w:rsidP="0005406B">
            <w:pPr>
              <w:spacing w:before="240" w:after="160"/>
              <w:ind w:left="-100"/>
              <w:jc w:val="center"/>
            </w:pPr>
            <w:r w:rsidRPr="00137EDF">
              <w:t>JUNIOR PUBLIC HEALTH NURSE</w:t>
            </w:r>
          </w:p>
        </w:tc>
      </w:tr>
    </w:tbl>
    <w:p w14:paraId="01F3D4BE" w14:textId="77777777" w:rsidR="00C923D8" w:rsidRDefault="00C923D8">
      <w:pPr>
        <w:spacing w:after="160"/>
        <w:rPr>
          <w:rFonts w:ascii="Aptos" w:eastAsia="Aptos" w:hAnsi="Aptos" w:cs="Aptos"/>
          <w:b/>
          <w:bCs/>
          <w:smallCaps/>
          <w:color w:val="263343"/>
          <w:sz w:val="40"/>
          <w:szCs w:val="40"/>
          <w:u w:val="single"/>
        </w:rPr>
      </w:pPr>
    </w:p>
    <w:p w14:paraId="5E686963" w14:textId="77777777" w:rsidR="00C923D8" w:rsidRDefault="009B6B2F">
      <w:pPr>
        <w:spacing w:after="160"/>
        <w:rPr>
          <w:rFonts w:ascii="Aptos" w:eastAsia="Aptos" w:hAnsi="Aptos" w:cs="Aptos"/>
          <w:b/>
          <w:bCs/>
          <w:smallCaps/>
          <w:color w:val="263343"/>
          <w:sz w:val="40"/>
          <w:szCs w:val="40"/>
        </w:rPr>
      </w:pPr>
      <w:r>
        <w:br w:type="page"/>
      </w:r>
    </w:p>
    <w:p w14:paraId="669FD567" w14:textId="77777777" w:rsidR="00C923D8" w:rsidRDefault="00C923D8">
      <w:pPr>
        <w:spacing w:after="160"/>
        <w:rPr>
          <w:rFonts w:ascii="Aptos" w:eastAsia="Aptos" w:hAnsi="Aptos" w:cs="Aptos"/>
          <w:b/>
          <w:bCs/>
          <w:smallCaps/>
          <w:color w:val="263343"/>
          <w:sz w:val="40"/>
          <w:szCs w:val="40"/>
        </w:rPr>
      </w:pPr>
    </w:p>
    <w:p w14:paraId="1CCAB37A" w14:textId="77777777" w:rsidR="00C923D8" w:rsidRDefault="009B6B2F">
      <w:pPr>
        <w:jc w:val="center"/>
      </w:pPr>
      <w:r>
        <w:rPr>
          <w:rFonts w:ascii="Aptos" w:eastAsia="Aptos" w:hAnsi="Aptos" w:cs="Aptos"/>
          <w:b/>
          <w:bCs/>
          <w:smallCaps/>
          <w:color w:val="263343"/>
          <w:sz w:val="32"/>
          <w:szCs w:val="32"/>
        </w:rPr>
        <w:t>TABLE OF CONTENTS</w:t>
      </w:r>
    </w:p>
    <w:p w14:paraId="275407BE" w14:textId="77777777" w:rsidR="00C923D8" w:rsidRDefault="00C923D8">
      <w:pPr>
        <w:jc w:val="center"/>
      </w:pPr>
    </w:p>
    <w:sdt>
      <w:sdtPr>
        <w:id w:val="-1945883713"/>
        <w:docPartObj>
          <w:docPartGallery w:val="Table of Contents"/>
          <w:docPartUnique/>
        </w:docPartObj>
      </w:sdtPr>
      <w:sdtEndPr/>
      <w:sdtContent>
        <w:p w14:paraId="5DB9D53F" w14:textId="77777777" w:rsidR="00C923D8" w:rsidRDefault="009B6B2F">
          <w:pPr>
            <w:tabs>
              <w:tab w:val="right" w:pos="12000"/>
            </w:tabs>
            <w:spacing w:before="60" w:line="240" w:lineRule="auto"/>
            <w:jc w:val="left"/>
          </w:pPr>
          <w:r>
            <w:fldChar w:fldCharType="begin"/>
          </w:r>
          <w:r>
            <w:instrText xml:space="preserve"> TOC \h \u \z \t "Heading 1,1,Heading 2,2,Heading 3,3,Heading 4,4,Heading 5,5,Heading 6,6,"</w:instrText>
          </w:r>
          <w:r>
            <w:fldChar w:fldCharType="separate"/>
          </w:r>
          <w:hyperlink w:anchor="_t9jr2pjzso39">
            <w:r w:rsidR="00C923D8">
              <w:rPr>
                <w:b/>
                <w:bCs/>
                <w:color w:val="000000"/>
              </w:rPr>
              <w:t>INTRODUCTION</w:t>
            </w:r>
            <w:r w:rsidR="00C923D8">
              <w:rPr>
                <w:b/>
                <w:bCs/>
                <w:color w:val="000000"/>
              </w:rPr>
              <w:tab/>
              <w:t>9</w:t>
            </w:r>
          </w:hyperlink>
        </w:p>
        <w:p w14:paraId="3D36A7D4" w14:textId="77777777" w:rsidR="00C923D8" w:rsidRDefault="00C923D8">
          <w:pPr>
            <w:tabs>
              <w:tab w:val="right" w:pos="12000"/>
            </w:tabs>
            <w:spacing w:before="60" w:line="240" w:lineRule="auto"/>
            <w:jc w:val="left"/>
          </w:pPr>
          <w:hyperlink w:anchor="n71pzsj8k1du">
            <w:r>
              <w:rPr>
                <w:color w:val="000000"/>
              </w:rPr>
              <w:t>LSGD AT A GLANCE</w:t>
            </w:r>
            <w:r>
              <w:rPr>
                <w:color w:val="000000"/>
              </w:rPr>
              <w:tab/>
              <w:t>11</w:t>
            </w:r>
          </w:hyperlink>
        </w:p>
        <w:p w14:paraId="74D156F7" w14:textId="005247C1" w:rsidR="00C923D8" w:rsidRDefault="00C923D8">
          <w:pPr>
            <w:tabs>
              <w:tab w:val="right" w:pos="12000"/>
            </w:tabs>
            <w:spacing w:before="60" w:line="240" w:lineRule="auto"/>
            <w:ind w:left="360"/>
            <w:jc w:val="left"/>
          </w:pPr>
          <w:hyperlink w:anchor="n71pzsj8k1du">
            <w:r>
              <w:rPr>
                <w:color w:val="000000"/>
              </w:rPr>
              <w:t xml:space="preserve">ADMINISTRATIVE BOUNDARIES OF </w:t>
            </w:r>
            <w:r w:rsidR="00137EDF">
              <w:rPr>
                <w:color w:val="000000"/>
              </w:rPr>
              <w:t>DEVIKULANGARA</w:t>
            </w:r>
            <w:r>
              <w:rPr>
                <w:color w:val="000000"/>
              </w:rPr>
              <w:t xml:space="preserve"> PANCHAYAT</w:t>
            </w:r>
            <w:r>
              <w:rPr>
                <w:color w:val="000000"/>
              </w:rPr>
              <w:tab/>
              <w:t>11</w:t>
            </w:r>
          </w:hyperlink>
        </w:p>
        <w:p w14:paraId="1E02319A" w14:textId="47677A30" w:rsidR="00C923D8" w:rsidRDefault="00C923D8">
          <w:pPr>
            <w:tabs>
              <w:tab w:val="right" w:pos="12000"/>
            </w:tabs>
            <w:spacing w:before="60" w:line="240" w:lineRule="auto"/>
            <w:ind w:left="360"/>
            <w:jc w:val="left"/>
          </w:pPr>
          <w:hyperlink w:anchor="n71pzsj8k1du">
            <w:r>
              <w:rPr>
                <w:color w:val="000000"/>
              </w:rPr>
              <w:t>INTEGRATED HEALTH INFRASTRUCTURE MAP OF</w:t>
            </w:r>
            <w:r w:rsidR="0044346A" w:rsidRPr="0044346A">
              <w:t xml:space="preserve"> </w:t>
            </w:r>
            <w:r w:rsidR="0044346A" w:rsidRPr="0044346A">
              <w:rPr>
                <w:color w:val="000000"/>
              </w:rPr>
              <w:t>DEVIKULANGARA</w:t>
            </w:r>
            <w:r>
              <w:rPr>
                <w:color w:val="000000"/>
              </w:rPr>
              <w:t xml:space="preserve"> PANCHAYAT</w:t>
            </w:r>
            <w:r>
              <w:rPr>
                <w:color w:val="000000"/>
              </w:rPr>
              <w:tab/>
              <w:t>12</w:t>
            </w:r>
          </w:hyperlink>
        </w:p>
        <w:p w14:paraId="55359BC3" w14:textId="4D8A7C69" w:rsidR="00C923D8" w:rsidRDefault="00C923D8">
          <w:pPr>
            <w:tabs>
              <w:tab w:val="right" w:pos="12000"/>
            </w:tabs>
            <w:spacing w:before="60" w:line="240" w:lineRule="auto"/>
            <w:ind w:left="360"/>
            <w:jc w:val="left"/>
          </w:pPr>
          <w:hyperlink w:anchor="n71pzsj8k1du">
            <w:r>
              <w:rPr>
                <w:color w:val="000000"/>
              </w:rPr>
              <w:t xml:space="preserve">AUXILIARY INFRASTRUCTURE &amp; LOGISTICAL RESOURCE MAP OF </w:t>
            </w:r>
            <w:r w:rsidR="003A240E" w:rsidRPr="003A240E">
              <w:rPr>
                <w:color w:val="000000"/>
              </w:rPr>
              <w:t>DEVIKULANGARA</w:t>
            </w:r>
            <w:r>
              <w:rPr>
                <w:color w:val="000000"/>
              </w:rPr>
              <w:t xml:space="preserve"> PANCHAYAT</w:t>
            </w:r>
            <w:r>
              <w:rPr>
                <w:color w:val="000000"/>
              </w:rPr>
              <w:tab/>
              <w:t>13</w:t>
            </w:r>
          </w:hyperlink>
        </w:p>
        <w:p w14:paraId="04A5783C" w14:textId="77777777" w:rsidR="00C923D8" w:rsidRDefault="00C923D8">
          <w:pPr>
            <w:tabs>
              <w:tab w:val="right" w:pos="12000"/>
            </w:tabs>
            <w:spacing w:before="60" w:line="240" w:lineRule="auto"/>
            <w:ind w:left="360"/>
            <w:jc w:val="left"/>
          </w:pPr>
          <w:hyperlink w:anchor="n71pzsj8k1du">
            <w:r>
              <w:rPr>
                <w:color w:val="000000"/>
              </w:rPr>
              <w:t>LSGD ONE HEALTH INFRASTRUCTURE</w:t>
            </w:r>
            <w:r>
              <w:rPr>
                <w:color w:val="000000"/>
              </w:rPr>
              <w:tab/>
              <w:t>14</w:t>
            </w:r>
          </w:hyperlink>
        </w:p>
        <w:p w14:paraId="5B025AF4" w14:textId="77777777" w:rsidR="00C923D8" w:rsidRDefault="00C923D8">
          <w:pPr>
            <w:tabs>
              <w:tab w:val="right" w:pos="12000"/>
            </w:tabs>
            <w:spacing w:before="60" w:line="240" w:lineRule="auto"/>
            <w:jc w:val="left"/>
          </w:pPr>
          <w:hyperlink w:anchor="n71pzsj8k1du">
            <w:r>
              <w:rPr>
                <w:color w:val="000000"/>
              </w:rPr>
              <w:t>GENERAL PROFILE OF THE LSGI’S</w:t>
            </w:r>
            <w:r>
              <w:rPr>
                <w:color w:val="000000"/>
              </w:rPr>
              <w:tab/>
              <w:t>15</w:t>
            </w:r>
          </w:hyperlink>
        </w:p>
        <w:p w14:paraId="04683596" w14:textId="77777777" w:rsidR="00C923D8" w:rsidRDefault="00C923D8">
          <w:pPr>
            <w:tabs>
              <w:tab w:val="right" w:pos="12000"/>
            </w:tabs>
            <w:spacing w:before="60" w:line="240" w:lineRule="auto"/>
            <w:ind w:left="360"/>
            <w:jc w:val="left"/>
          </w:pPr>
          <w:hyperlink w:anchor="n71pzsj8k1du">
            <w:r>
              <w:rPr>
                <w:color w:val="000000"/>
              </w:rPr>
              <w:t>Background of the LSGI</w:t>
            </w:r>
            <w:r>
              <w:rPr>
                <w:color w:val="000000"/>
              </w:rPr>
              <w:tab/>
              <w:t>15</w:t>
            </w:r>
          </w:hyperlink>
        </w:p>
        <w:p w14:paraId="2CDC6108" w14:textId="77777777" w:rsidR="00C923D8" w:rsidRDefault="00C923D8">
          <w:pPr>
            <w:tabs>
              <w:tab w:val="right" w:pos="12000"/>
            </w:tabs>
            <w:spacing w:before="60" w:line="240" w:lineRule="auto"/>
            <w:ind w:left="360"/>
            <w:jc w:val="left"/>
          </w:pPr>
          <w:hyperlink w:anchor="n71pzsj8k1du">
            <w:r>
              <w:rPr>
                <w:color w:val="000000"/>
              </w:rPr>
              <w:t>Demographic and Vulnerable Population</w:t>
            </w:r>
            <w:r>
              <w:rPr>
                <w:color w:val="000000"/>
              </w:rPr>
              <w:tab/>
              <w:t>16</w:t>
            </w:r>
          </w:hyperlink>
        </w:p>
        <w:p w14:paraId="1D8349D3" w14:textId="77777777" w:rsidR="00C923D8" w:rsidRDefault="00C923D8">
          <w:pPr>
            <w:tabs>
              <w:tab w:val="right" w:pos="12000"/>
            </w:tabs>
            <w:spacing w:before="60" w:line="240" w:lineRule="auto"/>
            <w:ind w:left="360"/>
            <w:jc w:val="left"/>
          </w:pPr>
          <w:hyperlink w:anchor="n71pzsj8k1du">
            <w:r>
              <w:rPr>
                <w:color w:val="000000"/>
              </w:rPr>
              <w:t>Clinical Vulnerability</w:t>
            </w:r>
            <w:r>
              <w:rPr>
                <w:color w:val="000000"/>
              </w:rPr>
              <w:tab/>
              <w:t>17</w:t>
            </w:r>
          </w:hyperlink>
        </w:p>
        <w:p w14:paraId="50B3D5EE" w14:textId="77777777" w:rsidR="00C923D8" w:rsidRDefault="00C923D8">
          <w:pPr>
            <w:tabs>
              <w:tab w:val="right" w:pos="12000"/>
            </w:tabs>
            <w:spacing w:before="60" w:line="240" w:lineRule="auto"/>
            <w:jc w:val="left"/>
          </w:pPr>
          <w:hyperlink w:anchor="_t5t2npc4dkv4">
            <w:r>
              <w:rPr>
                <w:b/>
                <w:bCs/>
                <w:color w:val="000000"/>
              </w:rPr>
              <w:t>INFRASTRUCTURE &amp; RESOURCE INVENTORY</w:t>
            </w:r>
            <w:r>
              <w:rPr>
                <w:b/>
                <w:bCs/>
                <w:color w:val="000000"/>
              </w:rPr>
              <w:tab/>
              <w:t>20</w:t>
            </w:r>
          </w:hyperlink>
        </w:p>
        <w:p w14:paraId="1E22E0BB" w14:textId="77777777" w:rsidR="00C923D8" w:rsidRDefault="00C923D8">
          <w:pPr>
            <w:tabs>
              <w:tab w:val="right" w:pos="12000"/>
            </w:tabs>
            <w:spacing w:before="60" w:line="240" w:lineRule="auto"/>
            <w:ind w:left="360"/>
            <w:jc w:val="left"/>
          </w:pPr>
          <w:hyperlink w:anchor="_tvua56uf96bd">
            <w:r>
              <w:rPr>
                <w:color w:val="000000"/>
              </w:rPr>
              <w:t>Health Facility Directory &amp; Basic Capacity in the LSGD</w:t>
            </w:r>
            <w:r>
              <w:rPr>
                <w:color w:val="000000"/>
              </w:rPr>
              <w:tab/>
              <w:t>20</w:t>
            </w:r>
          </w:hyperlink>
        </w:p>
        <w:p w14:paraId="3B143489" w14:textId="77777777" w:rsidR="00C923D8" w:rsidRDefault="00C923D8">
          <w:pPr>
            <w:tabs>
              <w:tab w:val="right" w:pos="12000"/>
            </w:tabs>
            <w:spacing w:before="60" w:line="240" w:lineRule="auto"/>
            <w:ind w:left="360"/>
            <w:jc w:val="left"/>
          </w:pPr>
          <w:hyperlink w:anchor="_ou94e634izsg">
            <w:r>
              <w:rPr>
                <w:rFonts w:ascii="Arial" w:eastAsia="Arial" w:hAnsi="Arial" w:cs="Arial"/>
                <w:color w:val="000000"/>
                <w:sz w:val="22"/>
                <w:szCs w:val="22"/>
              </w:rPr>
              <w:t>Private Clinics</w:t>
            </w:r>
            <w:r>
              <w:rPr>
                <w:rFonts w:ascii="Arial" w:eastAsia="Arial" w:hAnsi="Arial" w:cs="Arial"/>
                <w:color w:val="000000"/>
                <w:sz w:val="22"/>
                <w:szCs w:val="22"/>
              </w:rPr>
              <w:tab/>
              <w:t>21</w:t>
            </w:r>
          </w:hyperlink>
        </w:p>
        <w:p w14:paraId="11303401" w14:textId="77777777" w:rsidR="00C923D8" w:rsidRDefault="00C923D8">
          <w:pPr>
            <w:tabs>
              <w:tab w:val="right" w:pos="12000"/>
            </w:tabs>
            <w:spacing w:before="60" w:line="240" w:lineRule="auto"/>
            <w:ind w:left="360"/>
            <w:jc w:val="left"/>
          </w:pPr>
          <w:hyperlink w:anchor="_g6b0hoseq8t3">
            <w:r>
              <w:rPr>
                <w:color w:val="000000"/>
              </w:rPr>
              <w:t>Healthcare Education &amp; Training Institutions</w:t>
            </w:r>
            <w:r>
              <w:rPr>
                <w:color w:val="000000"/>
              </w:rPr>
              <w:tab/>
              <w:t>22</w:t>
            </w:r>
          </w:hyperlink>
        </w:p>
        <w:p w14:paraId="0147C1BD" w14:textId="77777777" w:rsidR="00C923D8" w:rsidRDefault="00C923D8">
          <w:pPr>
            <w:tabs>
              <w:tab w:val="right" w:pos="12000"/>
            </w:tabs>
            <w:spacing w:before="60" w:line="240" w:lineRule="auto"/>
            <w:ind w:left="360"/>
            <w:jc w:val="left"/>
          </w:pPr>
          <w:hyperlink w:anchor="_mzxoy9ws9fmf">
            <w:r>
              <w:rPr>
                <w:color w:val="000000"/>
              </w:rPr>
              <w:t>Specialized Services &amp; Emergency Inventory</w:t>
            </w:r>
            <w:r>
              <w:rPr>
                <w:color w:val="000000"/>
              </w:rPr>
              <w:tab/>
              <w:t>22</w:t>
            </w:r>
          </w:hyperlink>
        </w:p>
        <w:p w14:paraId="38E02C0E" w14:textId="77777777" w:rsidR="00C923D8" w:rsidRDefault="00C923D8">
          <w:pPr>
            <w:tabs>
              <w:tab w:val="right" w:pos="12000"/>
            </w:tabs>
            <w:spacing w:before="60" w:line="240" w:lineRule="auto"/>
            <w:ind w:left="360"/>
            <w:jc w:val="left"/>
          </w:pPr>
          <w:hyperlink w:anchor="_xouwnpirxuzw">
            <w:r>
              <w:rPr>
                <w:color w:val="000000"/>
              </w:rPr>
              <w:t>Oxygen &amp; Diagnostic Capacity</w:t>
            </w:r>
            <w:r>
              <w:rPr>
                <w:color w:val="000000"/>
              </w:rPr>
              <w:tab/>
              <w:t>24</w:t>
            </w:r>
          </w:hyperlink>
        </w:p>
        <w:p w14:paraId="0B06D800" w14:textId="77777777" w:rsidR="00C923D8" w:rsidRDefault="00C923D8">
          <w:pPr>
            <w:tabs>
              <w:tab w:val="right" w:pos="12000"/>
            </w:tabs>
            <w:spacing w:before="60" w:line="240" w:lineRule="auto"/>
            <w:ind w:left="360"/>
            <w:jc w:val="left"/>
          </w:pPr>
          <w:hyperlink w:anchor="_f5gl6y2jf4xe">
            <w:r>
              <w:rPr>
                <w:color w:val="000000"/>
              </w:rPr>
              <w:t>Diagnostics Summary</w:t>
            </w:r>
            <w:r>
              <w:rPr>
                <w:color w:val="000000"/>
              </w:rPr>
              <w:tab/>
              <w:t>25</w:t>
            </w:r>
          </w:hyperlink>
        </w:p>
        <w:p w14:paraId="20993ECF" w14:textId="77777777" w:rsidR="00C923D8" w:rsidRDefault="00C923D8">
          <w:pPr>
            <w:tabs>
              <w:tab w:val="right" w:pos="12000"/>
            </w:tabs>
            <w:spacing w:before="60" w:line="240" w:lineRule="auto"/>
            <w:ind w:left="360"/>
            <w:jc w:val="left"/>
          </w:pPr>
          <w:hyperlink w:anchor="_rmwtq0kbda4x">
            <w:r>
              <w:rPr>
                <w:rFonts w:ascii="Arial" w:eastAsia="Arial" w:hAnsi="Arial" w:cs="Arial"/>
                <w:color w:val="000000"/>
                <w:sz w:val="22"/>
                <w:szCs w:val="22"/>
              </w:rPr>
              <w:t>Laboratory Identification &amp; Basic Details</w:t>
            </w:r>
            <w:r>
              <w:rPr>
                <w:rFonts w:ascii="Arial" w:eastAsia="Arial" w:hAnsi="Arial" w:cs="Arial"/>
                <w:color w:val="000000"/>
                <w:sz w:val="22"/>
                <w:szCs w:val="22"/>
              </w:rPr>
              <w:tab/>
              <w:t>26</w:t>
            </w:r>
          </w:hyperlink>
        </w:p>
        <w:p w14:paraId="320B57A1" w14:textId="77777777" w:rsidR="00C923D8" w:rsidRDefault="00C923D8">
          <w:pPr>
            <w:tabs>
              <w:tab w:val="right" w:pos="12000"/>
            </w:tabs>
            <w:spacing w:before="60" w:line="240" w:lineRule="auto"/>
            <w:ind w:left="360"/>
            <w:jc w:val="left"/>
          </w:pPr>
          <w:hyperlink w:anchor="_vlpx5nwgnrrf">
            <w:r>
              <w:rPr>
                <w:color w:val="000000"/>
              </w:rPr>
              <w:t>Social and Community Infrastructure for Emergency Use</w:t>
            </w:r>
            <w:r>
              <w:rPr>
                <w:color w:val="000000"/>
              </w:rPr>
              <w:tab/>
              <w:t>26</w:t>
            </w:r>
          </w:hyperlink>
        </w:p>
        <w:p w14:paraId="782D7973" w14:textId="77777777" w:rsidR="00C923D8" w:rsidRDefault="00C923D8">
          <w:pPr>
            <w:tabs>
              <w:tab w:val="right" w:pos="12000"/>
            </w:tabs>
            <w:spacing w:before="60" w:line="240" w:lineRule="auto"/>
            <w:jc w:val="left"/>
          </w:pPr>
          <w:hyperlink w:anchor="_8o8e9qj1znw1">
            <w:r>
              <w:rPr>
                <w:b/>
                <w:bCs/>
                <w:color w:val="000000"/>
              </w:rPr>
              <w:t>Human resources</w:t>
            </w:r>
            <w:r>
              <w:rPr>
                <w:b/>
                <w:bCs/>
                <w:color w:val="000000"/>
              </w:rPr>
              <w:tab/>
              <w:t>28</w:t>
            </w:r>
          </w:hyperlink>
        </w:p>
        <w:p w14:paraId="0399394D" w14:textId="77777777" w:rsidR="00C923D8" w:rsidRDefault="00C923D8">
          <w:pPr>
            <w:tabs>
              <w:tab w:val="right" w:pos="12000"/>
            </w:tabs>
            <w:spacing w:before="60" w:line="240" w:lineRule="auto"/>
            <w:ind w:left="360"/>
            <w:jc w:val="left"/>
          </w:pPr>
          <w:hyperlink w:anchor="_5dbxu5yhsx4r">
            <w:r>
              <w:rPr>
                <w:color w:val="000000"/>
              </w:rPr>
              <w:t>Community &amp; Support Cadre</w:t>
            </w:r>
            <w:r>
              <w:rPr>
                <w:color w:val="000000"/>
              </w:rPr>
              <w:tab/>
              <w:t>29</w:t>
            </w:r>
          </w:hyperlink>
        </w:p>
        <w:p w14:paraId="2837F0A7" w14:textId="77777777" w:rsidR="00C923D8" w:rsidRDefault="00C923D8">
          <w:pPr>
            <w:tabs>
              <w:tab w:val="right" w:pos="12000"/>
            </w:tabs>
            <w:spacing w:before="60" w:line="240" w:lineRule="auto"/>
            <w:ind w:left="360"/>
            <w:jc w:val="left"/>
          </w:pPr>
          <w:hyperlink w:anchor="_t1pigrj4rm0t">
            <w:r>
              <w:rPr>
                <w:color w:val="000000"/>
              </w:rPr>
              <w:t>Community Organizations</w:t>
            </w:r>
            <w:r>
              <w:rPr>
                <w:color w:val="000000"/>
              </w:rPr>
              <w:tab/>
              <w:t>30</w:t>
            </w:r>
          </w:hyperlink>
        </w:p>
        <w:p w14:paraId="0517FA8F" w14:textId="77777777" w:rsidR="00C923D8" w:rsidRDefault="00C923D8">
          <w:pPr>
            <w:tabs>
              <w:tab w:val="right" w:pos="12000"/>
            </w:tabs>
            <w:spacing w:before="60" w:line="240" w:lineRule="auto"/>
            <w:ind w:left="360"/>
            <w:jc w:val="left"/>
          </w:pPr>
          <w:hyperlink w:anchor="_l38xroc0jvnb">
            <w:r>
              <w:rPr>
                <w:color w:val="000000"/>
              </w:rPr>
              <w:t>Administrative &amp; Emergency Services</w:t>
            </w:r>
            <w:r>
              <w:rPr>
                <w:color w:val="000000"/>
              </w:rPr>
              <w:tab/>
              <w:t>30</w:t>
            </w:r>
          </w:hyperlink>
        </w:p>
        <w:p w14:paraId="03F3E2CB" w14:textId="77777777" w:rsidR="00C923D8" w:rsidRDefault="00C923D8">
          <w:pPr>
            <w:tabs>
              <w:tab w:val="right" w:pos="12000"/>
            </w:tabs>
            <w:spacing w:before="60" w:line="240" w:lineRule="auto"/>
            <w:ind w:left="360"/>
            <w:jc w:val="left"/>
          </w:pPr>
          <w:hyperlink w:anchor="_dxuyovulk73q">
            <w:r>
              <w:rPr>
                <w:rFonts w:ascii="Arial" w:eastAsia="Arial" w:hAnsi="Arial" w:cs="Arial"/>
                <w:color w:val="000000"/>
                <w:sz w:val="22"/>
                <w:szCs w:val="22"/>
              </w:rPr>
              <w:t>Information regarding resources</w:t>
            </w:r>
            <w:r>
              <w:rPr>
                <w:rFonts w:ascii="Arial" w:eastAsia="Arial" w:hAnsi="Arial" w:cs="Arial"/>
                <w:color w:val="000000"/>
                <w:sz w:val="22"/>
                <w:szCs w:val="22"/>
              </w:rPr>
              <w:tab/>
              <w:t>32</w:t>
            </w:r>
          </w:hyperlink>
        </w:p>
        <w:p w14:paraId="3E504AFB" w14:textId="77777777" w:rsidR="00C923D8" w:rsidRDefault="00C923D8">
          <w:pPr>
            <w:tabs>
              <w:tab w:val="right" w:pos="12000"/>
            </w:tabs>
            <w:spacing w:before="60" w:line="240" w:lineRule="auto"/>
            <w:jc w:val="left"/>
          </w:pPr>
          <w:hyperlink w:anchor="_khof965mgjtc">
            <w:r>
              <w:rPr>
                <w:b/>
                <w:bCs/>
                <w:color w:val="000000"/>
              </w:rPr>
              <w:t>ONE HEALTH &amp; ENVIRONMENTAL SURVEILLANCE</w:t>
            </w:r>
            <w:r>
              <w:rPr>
                <w:b/>
                <w:bCs/>
                <w:color w:val="000000"/>
              </w:rPr>
              <w:tab/>
              <w:t>33</w:t>
            </w:r>
          </w:hyperlink>
        </w:p>
        <w:p w14:paraId="295952BB" w14:textId="77777777" w:rsidR="00C923D8" w:rsidRDefault="00C923D8">
          <w:pPr>
            <w:tabs>
              <w:tab w:val="right" w:pos="12000"/>
            </w:tabs>
            <w:spacing w:before="60" w:line="240" w:lineRule="auto"/>
            <w:ind w:left="360"/>
            <w:jc w:val="left"/>
          </w:pPr>
          <w:hyperlink w:anchor="_o5h4vbyrd1ly">
            <w:r>
              <w:rPr>
                <w:color w:val="000000"/>
              </w:rPr>
              <w:t>Animal &amp; Bird Population</w:t>
            </w:r>
            <w:r>
              <w:rPr>
                <w:color w:val="000000"/>
              </w:rPr>
              <w:tab/>
              <w:t>33</w:t>
            </w:r>
          </w:hyperlink>
        </w:p>
        <w:p w14:paraId="62C797B7" w14:textId="77777777" w:rsidR="00C923D8" w:rsidRDefault="00C923D8">
          <w:pPr>
            <w:tabs>
              <w:tab w:val="right" w:pos="12000"/>
            </w:tabs>
            <w:spacing w:before="60" w:line="240" w:lineRule="auto"/>
            <w:ind w:left="360"/>
            <w:jc w:val="left"/>
          </w:pPr>
          <w:hyperlink w:anchor="_1st69d2pu2i5">
            <w:r>
              <w:rPr>
                <w:color w:val="000000"/>
              </w:rPr>
              <w:t>Veterinary Infrastructure</w:t>
            </w:r>
            <w:r>
              <w:rPr>
                <w:color w:val="000000"/>
              </w:rPr>
              <w:tab/>
              <w:t>35</w:t>
            </w:r>
          </w:hyperlink>
        </w:p>
        <w:p w14:paraId="1E1421C5" w14:textId="77777777" w:rsidR="00C923D8" w:rsidRDefault="00C923D8">
          <w:pPr>
            <w:tabs>
              <w:tab w:val="right" w:pos="12000"/>
            </w:tabs>
            <w:spacing w:before="60" w:line="240" w:lineRule="auto"/>
            <w:ind w:left="360"/>
            <w:jc w:val="left"/>
          </w:pPr>
          <w:hyperlink w:anchor="_mnangnl4okbe">
            <w:r>
              <w:rPr>
                <w:color w:val="000000"/>
              </w:rPr>
              <w:t>Veterinary Doctors &amp; Workforce</w:t>
            </w:r>
            <w:r>
              <w:rPr>
                <w:color w:val="000000"/>
              </w:rPr>
              <w:tab/>
              <w:t>36</w:t>
            </w:r>
          </w:hyperlink>
        </w:p>
        <w:p w14:paraId="056057B0" w14:textId="77777777" w:rsidR="00C923D8" w:rsidRDefault="00C923D8">
          <w:pPr>
            <w:tabs>
              <w:tab w:val="right" w:pos="12000"/>
            </w:tabs>
            <w:spacing w:before="60" w:line="240" w:lineRule="auto"/>
            <w:ind w:left="360"/>
            <w:jc w:val="left"/>
          </w:pPr>
          <w:hyperlink w:anchor="_woihpbft7z4q">
            <w:r>
              <w:rPr>
                <w:color w:val="000000"/>
              </w:rPr>
              <w:t>High-Risk Interface Points (Surveillance Sites)</w:t>
            </w:r>
            <w:r>
              <w:rPr>
                <w:color w:val="000000"/>
              </w:rPr>
              <w:tab/>
              <w:t>37</w:t>
            </w:r>
          </w:hyperlink>
        </w:p>
        <w:p w14:paraId="5C10BB99" w14:textId="77777777" w:rsidR="00C923D8" w:rsidRDefault="00C923D8">
          <w:pPr>
            <w:tabs>
              <w:tab w:val="right" w:pos="12000"/>
            </w:tabs>
            <w:spacing w:before="60" w:line="240" w:lineRule="auto"/>
            <w:ind w:left="360"/>
            <w:jc w:val="left"/>
          </w:pPr>
          <w:hyperlink w:anchor="_telbdmsiuhpg">
            <w:r>
              <w:rPr>
                <w:color w:val="000000"/>
              </w:rPr>
              <w:t>Environmental Risk Mapping</w:t>
            </w:r>
            <w:r>
              <w:rPr>
                <w:color w:val="000000"/>
              </w:rPr>
              <w:tab/>
              <w:t>38</w:t>
            </w:r>
          </w:hyperlink>
        </w:p>
        <w:p w14:paraId="08F9D36C" w14:textId="77777777" w:rsidR="00C923D8" w:rsidRDefault="00C923D8">
          <w:pPr>
            <w:tabs>
              <w:tab w:val="right" w:pos="12000"/>
            </w:tabs>
            <w:spacing w:before="60" w:line="240" w:lineRule="auto"/>
            <w:ind w:left="360"/>
            <w:jc w:val="left"/>
          </w:pPr>
          <w:hyperlink w:anchor="_of0rxs6eawu">
            <w:r>
              <w:rPr>
                <w:rFonts w:ascii="Arial" w:eastAsia="Arial" w:hAnsi="Arial" w:cs="Arial"/>
                <w:color w:val="000000"/>
                <w:sz w:val="22"/>
                <w:szCs w:val="22"/>
              </w:rPr>
              <w:t>Disease Seasonality Mapping</w:t>
            </w:r>
            <w:r>
              <w:rPr>
                <w:rFonts w:ascii="Arial" w:eastAsia="Arial" w:hAnsi="Arial" w:cs="Arial"/>
                <w:color w:val="000000"/>
                <w:sz w:val="22"/>
                <w:szCs w:val="22"/>
              </w:rPr>
              <w:tab/>
              <w:t>39</w:t>
            </w:r>
          </w:hyperlink>
        </w:p>
        <w:p w14:paraId="73308CDB" w14:textId="77777777" w:rsidR="00C923D8" w:rsidRDefault="00C923D8">
          <w:pPr>
            <w:tabs>
              <w:tab w:val="right" w:pos="12000"/>
            </w:tabs>
            <w:spacing w:before="60" w:line="240" w:lineRule="auto"/>
            <w:ind w:left="360"/>
            <w:jc w:val="left"/>
          </w:pPr>
          <w:hyperlink w:anchor="_dvu7sze6qskm">
            <w:r>
              <w:rPr>
                <w:rFonts w:ascii="Arial" w:eastAsia="Arial" w:hAnsi="Arial" w:cs="Arial"/>
                <w:color w:val="000000"/>
                <w:sz w:val="22"/>
                <w:szCs w:val="22"/>
              </w:rPr>
              <w:t>Vulnerability Mapping</w:t>
            </w:r>
            <w:r>
              <w:rPr>
                <w:rFonts w:ascii="Arial" w:eastAsia="Arial" w:hAnsi="Arial" w:cs="Arial"/>
                <w:color w:val="000000"/>
                <w:sz w:val="22"/>
                <w:szCs w:val="22"/>
              </w:rPr>
              <w:tab/>
              <w:t>40</w:t>
            </w:r>
          </w:hyperlink>
        </w:p>
        <w:p w14:paraId="2898975C" w14:textId="77777777" w:rsidR="00C923D8" w:rsidRDefault="00C923D8">
          <w:pPr>
            <w:tabs>
              <w:tab w:val="right" w:pos="12000"/>
            </w:tabs>
            <w:spacing w:before="60" w:line="240" w:lineRule="auto"/>
            <w:jc w:val="left"/>
          </w:pPr>
          <w:hyperlink w:anchor="_bzpf3418ycig">
            <w:r>
              <w:rPr>
                <w:b/>
                <w:bCs/>
                <w:color w:val="000000"/>
              </w:rPr>
              <w:t>EPIDEMIOLOGICAL TRENDS (2021–2025)</w:t>
            </w:r>
            <w:r>
              <w:rPr>
                <w:b/>
                <w:bCs/>
                <w:color w:val="000000"/>
              </w:rPr>
              <w:tab/>
              <w:t>42</w:t>
            </w:r>
          </w:hyperlink>
        </w:p>
        <w:p w14:paraId="00F36A2F" w14:textId="77777777" w:rsidR="00C923D8" w:rsidRDefault="00C923D8">
          <w:pPr>
            <w:tabs>
              <w:tab w:val="right" w:pos="12000"/>
            </w:tabs>
            <w:spacing w:before="60" w:line="240" w:lineRule="auto"/>
            <w:ind w:left="360"/>
            <w:jc w:val="left"/>
          </w:pPr>
          <w:hyperlink w:anchor="_2v7j1g86lt5d">
            <w:r>
              <w:rPr>
                <w:color w:val="000000"/>
              </w:rPr>
              <w:t>Disease Burden among human beings(Last 5 Years)</w:t>
            </w:r>
            <w:r>
              <w:rPr>
                <w:color w:val="000000"/>
              </w:rPr>
              <w:tab/>
              <w:t>42</w:t>
            </w:r>
          </w:hyperlink>
        </w:p>
        <w:p w14:paraId="153D44AD" w14:textId="77777777" w:rsidR="00C923D8" w:rsidRDefault="00C923D8">
          <w:pPr>
            <w:tabs>
              <w:tab w:val="right" w:pos="12000"/>
            </w:tabs>
            <w:spacing w:before="60" w:line="240" w:lineRule="auto"/>
            <w:ind w:left="360"/>
            <w:jc w:val="left"/>
          </w:pPr>
          <w:hyperlink w:anchor="_p0dkzvt9ah0o">
            <w:r>
              <w:rPr>
                <w:rFonts w:ascii="Arial" w:eastAsia="Arial" w:hAnsi="Arial" w:cs="Arial"/>
                <w:color w:val="000000"/>
                <w:sz w:val="22"/>
                <w:szCs w:val="22"/>
              </w:rPr>
              <w:t>*(use the above table data to create the graph/diagram)</w:t>
            </w:r>
            <w:r>
              <w:rPr>
                <w:rFonts w:ascii="Arial" w:eastAsia="Arial" w:hAnsi="Arial" w:cs="Arial"/>
                <w:color w:val="000000"/>
                <w:sz w:val="22"/>
                <w:szCs w:val="22"/>
              </w:rPr>
              <w:tab/>
              <w:t>43</w:t>
            </w:r>
          </w:hyperlink>
        </w:p>
        <w:p w14:paraId="6A804BC8" w14:textId="77777777" w:rsidR="00C923D8" w:rsidRDefault="00C923D8">
          <w:pPr>
            <w:tabs>
              <w:tab w:val="right" w:pos="12000"/>
            </w:tabs>
            <w:spacing w:before="60" w:line="240" w:lineRule="auto"/>
            <w:ind w:left="360"/>
            <w:jc w:val="left"/>
          </w:pPr>
          <w:hyperlink w:anchor="_lpug5l7wrz7j">
            <w:r>
              <w:rPr>
                <w:color w:val="000000"/>
              </w:rPr>
              <w:t>Seasonal Trend Analysis</w:t>
            </w:r>
            <w:r>
              <w:rPr>
                <w:color w:val="000000"/>
              </w:rPr>
              <w:tab/>
              <w:t>44</w:t>
            </w:r>
          </w:hyperlink>
        </w:p>
        <w:p w14:paraId="56E82011" w14:textId="77777777" w:rsidR="00C923D8" w:rsidRDefault="00C923D8">
          <w:pPr>
            <w:tabs>
              <w:tab w:val="right" w:pos="12000"/>
            </w:tabs>
            <w:spacing w:before="60" w:line="240" w:lineRule="auto"/>
            <w:ind w:left="360"/>
            <w:jc w:val="left"/>
          </w:pPr>
          <w:hyperlink w:anchor="_7otx0f24qxrt">
            <w:r>
              <w:rPr>
                <w:rFonts w:ascii="Arial" w:eastAsia="Arial" w:hAnsi="Arial" w:cs="Arial"/>
                <w:color w:val="000000"/>
                <w:sz w:val="22"/>
                <w:szCs w:val="22"/>
              </w:rPr>
              <w:t>Outcome Based Trend Analysis- 2025</w:t>
            </w:r>
            <w:r>
              <w:rPr>
                <w:rFonts w:ascii="Arial" w:eastAsia="Arial" w:hAnsi="Arial" w:cs="Arial"/>
                <w:color w:val="000000"/>
                <w:sz w:val="22"/>
                <w:szCs w:val="22"/>
              </w:rPr>
              <w:tab/>
              <w:t>50</w:t>
            </w:r>
          </w:hyperlink>
        </w:p>
        <w:p w14:paraId="22231D9F" w14:textId="77777777" w:rsidR="00C923D8" w:rsidRDefault="00C923D8">
          <w:pPr>
            <w:tabs>
              <w:tab w:val="right" w:pos="12000"/>
            </w:tabs>
            <w:spacing w:before="60" w:line="240" w:lineRule="auto"/>
            <w:ind w:left="360"/>
            <w:jc w:val="left"/>
          </w:pPr>
          <w:hyperlink w:anchor="_mk26z2w5ln61">
            <w:r>
              <w:rPr>
                <w:rFonts w:ascii="Arial" w:eastAsia="Arial" w:hAnsi="Arial" w:cs="Arial"/>
                <w:color w:val="000000"/>
                <w:sz w:val="22"/>
                <w:szCs w:val="22"/>
              </w:rPr>
              <w:t>Transmission Trend</w:t>
            </w:r>
            <w:r>
              <w:rPr>
                <w:rFonts w:ascii="Arial" w:eastAsia="Arial" w:hAnsi="Arial" w:cs="Arial"/>
                <w:color w:val="000000"/>
                <w:sz w:val="22"/>
                <w:szCs w:val="22"/>
              </w:rPr>
              <w:tab/>
              <w:t>52</w:t>
            </w:r>
          </w:hyperlink>
        </w:p>
        <w:p w14:paraId="38341063" w14:textId="77777777" w:rsidR="00C923D8" w:rsidRDefault="00C923D8">
          <w:pPr>
            <w:tabs>
              <w:tab w:val="right" w:pos="12000"/>
            </w:tabs>
            <w:spacing w:before="60" w:line="240" w:lineRule="auto"/>
            <w:ind w:left="360"/>
            <w:jc w:val="left"/>
          </w:pPr>
          <w:hyperlink w:anchor="_8j9r3zldvjit">
            <w:r>
              <w:rPr>
                <w:color w:val="000000"/>
              </w:rPr>
              <w:t>Integrated Disease Hotspot Map (2021–2025)</w:t>
            </w:r>
            <w:r>
              <w:rPr>
                <w:color w:val="000000"/>
              </w:rPr>
              <w:tab/>
              <w:t>53</w:t>
            </w:r>
          </w:hyperlink>
        </w:p>
        <w:p w14:paraId="40658593" w14:textId="77777777" w:rsidR="00C923D8" w:rsidRDefault="00C923D8">
          <w:pPr>
            <w:tabs>
              <w:tab w:val="right" w:pos="12000"/>
            </w:tabs>
            <w:spacing w:before="60" w:line="240" w:lineRule="auto"/>
            <w:jc w:val="left"/>
          </w:pPr>
          <w:hyperlink w:anchor="_ptglr6cnvju6">
            <w:r>
              <w:rPr>
                <w:b/>
                <w:bCs/>
                <w:color w:val="000000"/>
              </w:rPr>
              <w:t>Preparedness and Response Protocol at LSG Level</w:t>
            </w:r>
            <w:r>
              <w:rPr>
                <w:b/>
                <w:bCs/>
                <w:color w:val="000000"/>
              </w:rPr>
              <w:tab/>
              <w:t>55</w:t>
            </w:r>
          </w:hyperlink>
        </w:p>
        <w:p w14:paraId="11C2298E" w14:textId="77777777" w:rsidR="00C923D8" w:rsidRDefault="00C923D8">
          <w:pPr>
            <w:tabs>
              <w:tab w:val="right" w:pos="12000"/>
            </w:tabs>
            <w:spacing w:before="60" w:line="240" w:lineRule="auto"/>
            <w:ind w:left="360"/>
            <w:jc w:val="left"/>
          </w:pPr>
          <w:hyperlink w:anchor="_8dn03as0bkc5">
            <w:r>
              <w:rPr>
                <w:color w:val="000000"/>
              </w:rPr>
              <w:t>Constitution of One Health Committee</w:t>
            </w:r>
            <w:r>
              <w:rPr>
                <w:color w:val="000000"/>
              </w:rPr>
              <w:tab/>
              <w:t>55</w:t>
            </w:r>
          </w:hyperlink>
        </w:p>
        <w:p w14:paraId="60C0D532" w14:textId="77777777" w:rsidR="00C923D8" w:rsidRDefault="00C923D8">
          <w:pPr>
            <w:tabs>
              <w:tab w:val="right" w:pos="12000"/>
            </w:tabs>
            <w:spacing w:before="60" w:line="240" w:lineRule="auto"/>
            <w:ind w:left="360"/>
            <w:jc w:val="left"/>
          </w:pPr>
          <w:hyperlink w:anchor="_kve863az0mgo">
            <w:r>
              <w:rPr>
                <w:color w:val="000000"/>
              </w:rPr>
              <w:t>Pandemic Response Workforce</w:t>
            </w:r>
            <w:r>
              <w:rPr>
                <w:color w:val="000000"/>
              </w:rPr>
              <w:tab/>
              <w:t>56</w:t>
            </w:r>
          </w:hyperlink>
        </w:p>
        <w:p w14:paraId="60BFCA3C" w14:textId="77777777" w:rsidR="00C923D8" w:rsidRDefault="00C923D8">
          <w:pPr>
            <w:tabs>
              <w:tab w:val="right" w:pos="12000"/>
            </w:tabs>
            <w:spacing w:before="60" w:line="240" w:lineRule="auto"/>
            <w:ind w:left="360"/>
            <w:jc w:val="left"/>
          </w:pPr>
          <w:hyperlink w:anchor="_2vo1ufuc4xsm">
            <w:r>
              <w:rPr>
                <w:color w:val="000000"/>
              </w:rPr>
              <w:t>Activities and Measures before and during Pandemic</w:t>
            </w:r>
            <w:r>
              <w:rPr>
                <w:color w:val="000000"/>
              </w:rPr>
              <w:tab/>
              <w:t>58</w:t>
            </w:r>
          </w:hyperlink>
        </w:p>
        <w:p w14:paraId="38BE4F4A" w14:textId="77777777" w:rsidR="00C923D8" w:rsidRDefault="00C923D8">
          <w:pPr>
            <w:tabs>
              <w:tab w:val="right" w:pos="12000"/>
            </w:tabs>
            <w:spacing w:before="60" w:line="240" w:lineRule="auto"/>
            <w:ind w:left="360"/>
            <w:jc w:val="left"/>
          </w:pPr>
          <w:hyperlink w:anchor="_di75but6jv2c">
            <w:r>
              <w:rPr>
                <w:rFonts w:ascii="Arial" w:eastAsia="Arial" w:hAnsi="Arial" w:cs="Arial"/>
                <w:color w:val="000000"/>
                <w:sz w:val="22"/>
                <w:szCs w:val="22"/>
              </w:rPr>
              <w:t>PHASE 1 - Alert / Preparation</w:t>
            </w:r>
            <w:r>
              <w:rPr>
                <w:rFonts w:ascii="Arial" w:eastAsia="Arial" w:hAnsi="Arial" w:cs="Arial"/>
                <w:color w:val="000000"/>
                <w:sz w:val="22"/>
                <w:szCs w:val="22"/>
              </w:rPr>
              <w:tab/>
              <w:t>58</w:t>
            </w:r>
          </w:hyperlink>
        </w:p>
        <w:p w14:paraId="77F4AE82" w14:textId="77777777" w:rsidR="00C923D8" w:rsidRDefault="00C923D8">
          <w:pPr>
            <w:tabs>
              <w:tab w:val="right" w:pos="12000"/>
            </w:tabs>
            <w:spacing w:before="60" w:line="240" w:lineRule="auto"/>
            <w:ind w:left="360"/>
            <w:jc w:val="left"/>
          </w:pPr>
          <w:hyperlink w:anchor="_njhx0pagmxl7">
            <w:r>
              <w:rPr>
                <w:color w:val="000000"/>
              </w:rPr>
              <w:t>PHASE 2 - Active Response</w:t>
            </w:r>
            <w:r>
              <w:rPr>
                <w:color w:val="000000"/>
              </w:rPr>
              <w:tab/>
              <w:t>63</w:t>
            </w:r>
          </w:hyperlink>
        </w:p>
        <w:p w14:paraId="00D7AF43" w14:textId="77777777" w:rsidR="00C923D8" w:rsidRDefault="00C923D8">
          <w:pPr>
            <w:tabs>
              <w:tab w:val="right" w:pos="12000"/>
            </w:tabs>
            <w:spacing w:before="60" w:line="240" w:lineRule="auto"/>
            <w:ind w:left="360"/>
            <w:jc w:val="left"/>
          </w:pPr>
          <w:hyperlink w:anchor="_pd3vqzmgpkrk">
            <w:r>
              <w:rPr>
                <w:color w:val="000000"/>
              </w:rPr>
              <w:t>Standard Screening Protocol</w:t>
            </w:r>
            <w:r>
              <w:rPr>
                <w:color w:val="000000"/>
              </w:rPr>
              <w:tab/>
              <w:t>64</w:t>
            </w:r>
          </w:hyperlink>
        </w:p>
        <w:p w14:paraId="6D6B3E88" w14:textId="77777777" w:rsidR="00C923D8" w:rsidRDefault="00C923D8">
          <w:pPr>
            <w:tabs>
              <w:tab w:val="right" w:pos="12000"/>
            </w:tabs>
            <w:spacing w:before="60" w:line="240" w:lineRule="auto"/>
            <w:ind w:left="360"/>
            <w:jc w:val="left"/>
          </w:pPr>
          <w:hyperlink w:anchor="_ux0kyw7gbsi9">
            <w:r>
              <w:rPr>
                <w:color w:val="000000"/>
              </w:rPr>
              <w:t>PHASE 3 - Surge Capacity</w:t>
            </w:r>
            <w:r>
              <w:rPr>
                <w:color w:val="000000"/>
              </w:rPr>
              <w:tab/>
              <w:t>75</w:t>
            </w:r>
          </w:hyperlink>
        </w:p>
        <w:p w14:paraId="464AD327" w14:textId="77777777" w:rsidR="00C923D8" w:rsidRDefault="00C923D8">
          <w:pPr>
            <w:tabs>
              <w:tab w:val="right" w:pos="12000"/>
            </w:tabs>
            <w:spacing w:before="60" w:line="240" w:lineRule="auto"/>
            <w:ind w:left="360"/>
            <w:jc w:val="left"/>
          </w:pPr>
          <w:hyperlink w:anchor="_vuhbvveari66">
            <w:r>
              <w:rPr>
                <w:color w:val="000000"/>
              </w:rPr>
              <w:t>Conversion of Community Facilities</w:t>
            </w:r>
            <w:r>
              <w:rPr>
                <w:color w:val="000000"/>
              </w:rPr>
              <w:tab/>
              <w:t>76</w:t>
            </w:r>
          </w:hyperlink>
        </w:p>
        <w:p w14:paraId="3F936C30" w14:textId="77777777" w:rsidR="00C923D8" w:rsidRDefault="00C923D8">
          <w:pPr>
            <w:tabs>
              <w:tab w:val="right" w:pos="12000"/>
            </w:tabs>
            <w:spacing w:before="60" w:line="240" w:lineRule="auto"/>
            <w:jc w:val="left"/>
          </w:pPr>
          <w:hyperlink w:anchor="_ejmi5ob6cb38">
            <w:r>
              <w:rPr>
                <w:b/>
                <w:bCs/>
                <w:color w:val="000000"/>
              </w:rPr>
              <w:t>CONCLUSION</w:t>
            </w:r>
            <w:r>
              <w:rPr>
                <w:b/>
                <w:bCs/>
                <w:color w:val="000000"/>
              </w:rPr>
              <w:tab/>
              <w:t>77</w:t>
            </w:r>
          </w:hyperlink>
        </w:p>
        <w:p w14:paraId="15AA524B" w14:textId="77777777" w:rsidR="00C923D8" w:rsidRDefault="00C923D8">
          <w:pPr>
            <w:tabs>
              <w:tab w:val="right" w:pos="12000"/>
            </w:tabs>
            <w:spacing w:before="60" w:line="240" w:lineRule="auto"/>
            <w:jc w:val="left"/>
          </w:pPr>
          <w:hyperlink w:anchor="_pmri23vlkda8">
            <w:r>
              <w:rPr>
                <w:rFonts w:ascii="Arial" w:eastAsia="Arial" w:hAnsi="Arial" w:cs="Arial"/>
                <w:b/>
                <w:bCs/>
                <w:color w:val="000000"/>
                <w:sz w:val="22"/>
                <w:szCs w:val="22"/>
              </w:rPr>
              <w:t>RECOMMENDATIONS</w:t>
            </w:r>
            <w:r>
              <w:rPr>
                <w:rFonts w:ascii="Arial" w:eastAsia="Arial" w:hAnsi="Arial" w:cs="Arial"/>
                <w:b/>
                <w:bCs/>
                <w:color w:val="000000"/>
                <w:sz w:val="22"/>
                <w:szCs w:val="22"/>
              </w:rPr>
              <w:tab/>
              <w:t>78</w:t>
            </w:r>
          </w:hyperlink>
        </w:p>
        <w:p w14:paraId="4223CD74" w14:textId="77777777" w:rsidR="00C923D8" w:rsidRDefault="00C923D8">
          <w:pPr>
            <w:tabs>
              <w:tab w:val="right" w:pos="12000"/>
            </w:tabs>
            <w:spacing w:before="60" w:line="240" w:lineRule="auto"/>
            <w:jc w:val="left"/>
          </w:pPr>
          <w:hyperlink w:anchor="_v6ftjavlir66">
            <w:r>
              <w:rPr>
                <w:rFonts w:ascii="Arial" w:eastAsia="Arial" w:hAnsi="Arial" w:cs="Arial"/>
                <w:b/>
                <w:bCs/>
                <w:color w:val="000000"/>
                <w:sz w:val="22"/>
                <w:szCs w:val="22"/>
              </w:rPr>
              <w:t>ANNEXURE - 1</w:t>
            </w:r>
            <w:r>
              <w:rPr>
                <w:rFonts w:ascii="Arial" w:eastAsia="Arial" w:hAnsi="Arial" w:cs="Arial"/>
                <w:b/>
                <w:bCs/>
                <w:color w:val="000000"/>
                <w:sz w:val="22"/>
                <w:szCs w:val="22"/>
              </w:rPr>
              <w:tab/>
              <w:t>79</w:t>
            </w:r>
          </w:hyperlink>
        </w:p>
        <w:p w14:paraId="728DBC8B" w14:textId="77777777" w:rsidR="00C923D8" w:rsidRDefault="00C923D8">
          <w:pPr>
            <w:tabs>
              <w:tab w:val="right" w:pos="12000"/>
            </w:tabs>
            <w:spacing w:before="60" w:line="240" w:lineRule="auto"/>
            <w:ind w:left="360"/>
            <w:jc w:val="left"/>
          </w:pPr>
          <w:hyperlink w:anchor="_51jt74fr4ep">
            <w:r>
              <w:rPr>
                <w:rFonts w:ascii="Arial" w:eastAsia="Arial" w:hAnsi="Arial" w:cs="Arial"/>
                <w:color w:val="000000"/>
                <w:sz w:val="22"/>
                <w:szCs w:val="22"/>
              </w:rPr>
              <w:t>IMPORTANT PHONE NUMBERS</w:t>
            </w:r>
            <w:r>
              <w:rPr>
                <w:rFonts w:ascii="Arial" w:eastAsia="Arial" w:hAnsi="Arial" w:cs="Arial"/>
                <w:color w:val="000000"/>
                <w:sz w:val="22"/>
                <w:szCs w:val="22"/>
              </w:rPr>
              <w:tab/>
              <w:t>79</w:t>
            </w:r>
          </w:hyperlink>
        </w:p>
        <w:p w14:paraId="428725CB" w14:textId="77777777" w:rsidR="00C923D8" w:rsidRDefault="009B6B2F">
          <w:r>
            <w:fldChar w:fldCharType="end"/>
          </w:r>
        </w:p>
      </w:sdtContent>
    </w:sdt>
    <w:p w14:paraId="55C1BBFB" w14:textId="77777777" w:rsidR="00C923D8" w:rsidRDefault="00C923D8">
      <w:pPr>
        <w:rPr>
          <w:rFonts w:ascii="Proxima Nova" w:eastAsia="Proxima Nova" w:hAnsi="Proxima Nova" w:cs="Proxima Nova"/>
        </w:rPr>
      </w:pPr>
    </w:p>
    <w:p w14:paraId="045560DB" w14:textId="77777777" w:rsidR="00C923D8" w:rsidRDefault="00C923D8">
      <w:pPr>
        <w:rPr>
          <w:rFonts w:ascii="Proxima Nova" w:eastAsia="Proxima Nova" w:hAnsi="Proxima Nova" w:cs="Proxima Nova"/>
        </w:rPr>
      </w:pPr>
    </w:p>
    <w:p w14:paraId="5A716EC6" w14:textId="77777777" w:rsidR="00C923D8" w:rsidRDefault="00C923D8">
      <w:pPr>
        <w:rPr>
          <w:rFonts w:ascii="Proxima Nova" w:eastAsia="Proxima Nova" w:hAnsi="Proxima Nova" w:cs="Proxima Nova"/>
        </w:rPr>
      </w:pPr>
    </w:p>
    <w:p w14:paraId="4CB38B21" w14:textId="77777777" w:rsidR="00C923D8" w:rsidRDefault="00C923D8">
      <w:pPr>
        <w:rPr>
          <w:rFonts w:ascii="Proxima Nova" w:eastAsia="Proxima Nova" w:hAnsi="Proxima Nova" w:cs="Proxima Nova"/>
        </w:rPr>
      </w:pPr>
    </w:p>
    <w:p w14:paraId="1EED4BBB" w14:textId="77777777" w:rsidR="00C923D8" w:rsidRDefault="00C923D8">
      <w:pPr>
        <w:rPr>
          <w:rFonts w:ascii="Proxima Nova" w:eastAsia="Proxima Nova" w:hAnsi="Proxima Nova" w:cs="Proxima Nova"/>
        </w:rPr>
      </w:pPr>
    </w:p>
    <w:p w14:paraId="107EF724" w14:textId="77777777" w:rsidR="00C923D8" w:rsidRDefault="00C923D8">
      <w:pPr>
        <w:rPr>
          <w:rFonts w:ascii="Proxima Nova" w:eastAsia="Proxima Nova" w:hAnsi="Proxima Nova" w:cs="Proxima Nova"/>
        </w:rPr>
        <w:sectPr w:rsidR="00C923D8">
          <w:headerReference w:type="default" r:id="rId14"/>
          <w:footerReference w:type="default" r:id="rId15"/>
          <w:pgSz w:w="11906" w:h="16838"/>
          <w:pgMar w:top="1440" w:right="1440" w:bottom="1440" w:left="1440" w:header="708" w:footer="748" w:gutter="0"/>
          <w:cols w:space="720"/>
        </w:sectPr>
      </w:pPr>
    </w:p>
    <w:p w14:paraId="71DBC803" w14:textId="77777777" w:rsidR="00C923D8" w:rsidRDefault="009B6B2F">
      <w:pPr>
        <w:pStyle w:val="Heading1"/>
        <w:numPr>
          <w:ilvl w:val="0"/>
          <w:numId w:val="1"/>
        </w:numPr>
        <w:tabs>
          <w:tab w:val="left" w:pos="0"/>
        </w:tabs>
        <w:ind w:left="720"/>
        <w:jc w:val="center"/>
      </w:pPr>
      <w:bookmarkStart w:id="3" w:name="_t9jr2pjzso39" w:colFirst="0" w:colLast="0"/>
      <w:bookmarkEnd w:id="3"/>
      <w:r>
        <w:rPr>
          <w:color w:val="000000"/>
        </w:rPr>
        <w:lastRenderedPageBreak/>
        <w:t>INTRODUCTION</w:t>
      </w:r>
    </w:p>
    <w:p w14:paraId="5EF0629D" w14:textId="77777777" w:rsidR="009161BE" w:rsidRDefault="009161BE" w:rsidP="009161BE">
      <w:pPr>
        <w:pStyle w:val="NormalWeb"/>
        <w:numPr>
          <w:ilvl w:val="0"/>
          <w:numId w:val="1"/>
        </w:numPr>
      </w:pPr>
      <w:r>
        <w:t>Devikulangara Grama Panchayat, situated in Alappuzha district of Kerala, is a coastal local self-government area known for its unique geographical features, including low-lying lands, backwaters, and proximity to the Arabian Sea. The region’s landscape plays a vital role in shaping the climate, economy, and living conditions of the population. However, these features also make the Panchayat vulnerable to seasonal flooding, waterlogging, and environmental health challenges, particularly during the monsoon season.</w:t>
      </w:r>
    </w:p>
    <w:p w14:paraId="470418D8" w14:textId="77777777" w:rsidR="009161BE" w:rsidRDefault="009161BE" w:rsidP="009161BE">
      <w:pPr>
        <w:pStyle w:val="NormalWeb"/>
        <w:numPr>
          <w:ilvl w:val="0"/>
          <w:numId w:val="1"/>
        </w:numPr>
      </w:pPr>
      <w:r>
        <w:t>The Panchayat is home to a diverse and densely distributed population engaged in various occupations such as fishing, agriculture, coir production, and small-scale businesses. In recent years, there has been a shift towards service sector employment and migration, contributing to changing socio-economic dynamics. The presence of vulnerable groups, including the elderly, children, and migrant workers, highlights the importance of inclusive development and effective delivery of public services at the grassroots level.</w:t>
      </w:r>
    </w:p>
    <w:p w14:paraId="033A0152" w14:textId="77777777" w:rsidR="009161BE" w:rsidRDefault="009161BE" w:rsidP="009161BE">
      <w:pPr>
        <w:pStyle w:val="NormalWeb"/>
        <w:numPr>
          <w:ilvl w:val="0"/>
          <w:numId w:val="1"/>
        </w:numPr>
      </w:pPr>
      <w:r>
        <w:t>Devikulangara has an active Local Self Government system that plays a crucial role in implementing developmental programmes, public health initiatives, and welfare schemes. Strong coordination between the Panchayat, health institutions, and community-level workers such as ASHAs and Anganwadi staff ensures better outreach and service delivery. In the context of emerging health challenges and disaster risks, the Panchayat continues to focus on strengthening infrastructure, enhancing preparedness, and promoting community participation to ensure sustainable and resilient development.</w:t>
      </w:r>
    </w:p>
    <w:p w14:paraId="64D353E5" w14:textId="77777777" w:rsidR="00C923D8" w:rsidRDefault="00C923D8">
      <w:pPr>
        <w:ind w:left="720"/>
      </w:pPr>
    </w:p>
    <w:p w14:paraId="1A467241" w14:textId="77777777" w:rsidR="00C923D8" w:rsidRDefault="00C923D8">
      <w:pPr>
        <w:ind w:left="720"/>
      </w:pPr>
    </w:p>
    <w:p w14:paraId="1B99D6F8" w14:textId="77777777" w:rsidR="00C923D8" w:rsidRDefault="00C923D8">
      <w:pPr>
        <w:ind w:left="720"/>
      </w:pPr>
    </w:p>
    <w:p w14:paraId="77D8BA23" w14:textId="77777777" w:rsidR="00C923D8" w:rsidRDefault="00C923D8">
      <w:pPr>
        <w:ind w:left="720"/>
      </w:pPr>
    </w:p>
    <w:p w14:paraId="5069CCF2" w14:textId="77777777" w:rsidR="00C923D8" w:rsidRDefault="00C923D8">
      <w:pPr>
        <w:ind w:left="720"/>
      </w:pPr>
    </w:p>
    <w:p w14:paraId="05E8400D" w14:textId="77777777" w:rsidR="00C923D8" w:rsidRDefault="00C923D8">
      <w:pPr>
        <w:ind w:left="720"/>
      </w:pPr>
    </w:p>
    <w:p w14:paraId="39EDE7EC" w14:textId="77777777" w:rsidR="00C923D8" w:rsidRDefault="00C923D8">
      <w:pPr>
        <w:ind w:left="720"/>
      </w:pPr>
    </w:p>
    <w:p w14:paraId="76E72139" w14:textId="77777777" w:rsidR="00C923D8" w:rsidRDefault="00C923D8">
      <w:pPr>
        <w:ind w:left="720"/>
      </w:pPr>
    </w:p>
    <w:p w14:paraId="1BF27568" w14:textId="77777777" w:rsidR="00C923D8" w:rsidRDefault="00C923D8">
      <w:pPr>
        <w:ind w:left="720"/>
      </w:pPr>
    </w:p>
    <w:p w14:paraId="3F8EC743" w14:textId="77777777" w:rsidR="00C923D8" w:rsidRDefault="00C923D8">
      <w:pPr>
        <w:ind w:left="720"/>
      </w:pPr>
    </w:p>
    <w:p w14:paraId="637F1CD2" w14:textId="77777777" w:rsidR="00C923D8" w:rsidRDefault="00C923D8">
      <w:pPr>
        <w:ind w:left="720"/>
      </w:pPr>
    </w:p>
    <w:p w14:paraId="1E818912" w14:textId="77777777" w:rsidR="00C923D8" w:rsidRDefault="00C923D8">
      <w:pPr>
        <w:ind w:left="720"/>
      </w:pPr>
    </w:p>
    <w:p w14:paraId="6A7436C7" w14:textId="77777777" w:rsidR="00C923D8" w:rsidRDefault="00C923D8">
      <w:pPr>
        <w:ind w:left="720"/>
      </w:pPr>
    </w:p>
    <w:p w14:paraId="076655D3" w14:textId="77777777" w:rsidR="00C923D8" w:rsidRDefault="00C923D8">
      <w:pPr>
        <w:ind w:left="720"/>
      </w:pPr>
    </w:p>
    <w:p w14:paraId="7BF737D8" w14:textId="77777777" w:rsidR="00C923D8" w:rsidRDefault="00C923D8">
      <w:pPr>
        <w:ind w:left="720"/>
      </w:pPr>
    </w:p>
    <w:p w14:paraId="56266283" w14:textId="77777777" w:rsidR="00C923D8" w:rsidRDefault="00C923D8">
      <w:pPr>
        <w:ind w:left="720"/>
      </w:pPr>
    </w:p>
    <w:p w14:paraId="199E1DF9" w14:textId="77777777" w:rsidR="00C923D8" w:rsidRDefault="00C923D8">
      <w:pPr>
        <w:ind w:left="720"/>
      </w:pPr>
    </w:p>
    <w:p w14:paraId="61F09FE3" w14:textId="77777777" w:rsidR="00C923D8" w:rsidRDefault="00C923D8">
      <w:pPr>
        <w:ind w:left="720"/>
      </w:pPr>
    </w:p>
    <w:p w14:paraId="6732BDC6" w14:textId="77777777" w:rsidR="00C923D8" w:rsidRDefault="00C923D8">
      <w:pPr>
        <w:ind w:left="720"/>
      </w:pPr>
    </w:p>
    <w:p w14:paraId="20A74DDE" w14:textId="77777777" w:rsidR="00C923D8" w:rsidRDefault="00C923D8">
      <w:pPr>
        <w:ind w:left="720"/>
      </w:pPr>
    </w:p>
    <w:p w14:paraId="4D62F791" w14:textId="77777777" w:rsidR="00C923D8" w:rsidRDefault="00C923D8">
      <w:pPr>
        <w:ind w:left="720"/>
      </w:pPr>
    </w:p>
    <w:p w14:paraId="68C05F2C" w14:textId="77777777" w:rsidR="00C923D8" w:rsidRDefault="00C923D8">
      <w:pPr>
        <w:ind w:left="720"/>
      </w:pPr>
    </w:p>
    <w:p w14:paraId="37101199" w14:textId="77777777" w:rsidR="00C923D8" w:rsidRDefault="00C923D8">
      <w:pPr>
        <w:ind w:left="720"/>
      </w:pPr>
    </w:p>
    <w:p w14:paraId="7E7FE2A9" w14:textId="77777777" w:rsidR="00C923D8" w:rsidRDefault="00C923D8">
      <w:pPr>
        <w:ind w:left="720"/>
      </w:pPr>
    </w:p>
    <w:p w14:paraId="0B27638F" w14:textId="77777777" w:rsidR="00C923D8" w:rsidRDefault="00C923D8">
      <w:pPr>
        <w:ind w:left="720"/>
      </w:pPr>
    </w:p>
    <w:p w14:paraId="012329AA" w14:textId="77777777" w:rsidR="00C923D8" w:rsidRDefault="009B6B2F">
      <w:pPr>
        <w:ind w:left="720"/>
        <w:sectPr w:rsidR="00C923D8">
          <w:headerReference w:type="default" r:id="rId16"/>
          <w:footerReference w:type="default" r:id="rId17"/>
          <w:pgSz w:w="11906" w:h="16838"/>
          <w:pgMar w:top="1440" w:right="1274" w:bottom="1440" w:left="1440" w:header="708" w:footer="708" w:gutter="0"/>
          <w:cols w:space="720"/>
        </w:sectPr>
      </w:pPr>
      <w:r>
        <w:t>​</w:t>
      </w:r>
    </w:p>
    <w:p w14:paraId="3D020186" w14:textId="77777777" w:rsidR="00C923D8" w:rsidRDefault="009B6B2F">
      <w:pPr>
        <w:pStyle w:val="Heading1"/>
        <w:numPr>
          <w:ilvl w:val="0"/>
          <w:numId w:val="1"/>
        </w:numPr>
        <w:tabs>
          <w:tab w:val="left" w:pos="0"/>
        </w:tabs>
        <w:jc w:val="center"/>
      </w:pPr>
      <w:bookmarkStart w:id="4" w:name="_14l67x9iodp3" w:colFirst="0" w:colLast="0"/>
      <w:bookmarkEnd w:id="4"/>
      <w:r>
        <w:rPr>
          <w:color w:val="000000"/>
        </w:rPr>
        <w:lastRenderedPageBreak/>
        <w:t>LSGD AT A GLANCE</w:t>
      </w:r>
    </w:p>
    <w:p w14:paraId="11015650" w14:textId="77777777" w:rsidR="00C923D8" w:rsidRDefault="00C923D8">
      <w:pPr>
        <w:rPr>
          <w:rFonts w:ascii="Proxima Nova" w:eastAsia="Proxima Nova" w:hAnsi="Proxima Nova" w:cs="Proxima Nova"/>
        </w:rPr>
      </w:pPr>
    </w:p>
    <w:p w14:paraId="7B58F7D3" w14:textId="77777777" w:rsidR="00C923D8" w:rsidRDefault="009B6B2F">
      <w:pPr>
        <w:rPr>
          <w:rFonts w:ascii="Proxima Nova" w:eastAsia="Proxima Nova" w:hAnsi="Proxima Nova" w:cs="Proxima Nova"/>
        </w:rPr>
      </w:pPr>
      <w:r>
        <w:rPr>
          <w:noProof/>
        </w:rPr>
        <w:drawing>
          <wp:anchor distT="0" distB="0" distL="0" distR="0" simplePos="0" relativeHeight="251658244" behindDoc="0" locked="0" layoutInCell="1" hidden="0" allowOverlap="1" wp14:anchorId="71AAF5B2" wp14:editId="46A0AB8B">
            <wp:simplePos x="0" y="0"/>
            <wp:positionH relativeFrom="column">
              <wp:posOffset>-363854</wp:posOffset>
            </wp:positionH>
            <wp:positionV relativeFrom="paragraph">
              <wp:posOffset>262255</wp:posOffset>
            </wp:positionV>
            <wp:extent cx="6609080" cy="6641465"/>
            <wp:effectExtent l="0" t="0" r="0" b="0"/>
            <wp:wrapNone/>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8"/>
                    <a:srcRect/>
                    <a:stretch>
                      <a:fillRect/>
                    </a:stretch>
                  </pic:blipFill>
                  <pic:spPr>
                    <a:xfrm>
                      <a:off x="0" y="0"/>
                      <a:ext cx="6609080" cy="6641465"/>
                    </a:xfrm>
                    <a:prstGeom prst="rect">
                      <a:avLst/>
                    </a:prstGeom>
                    <a:ln/>
                  </pic:spPr>
                </pic:pic>
              </a:graphicData>
            </a:graphic>
          </wp:anchor>
        </w:drawing>
      </w:r>
    </w:p>
    <w:p w14:paraId="1F2865C5" w14:textId="77777777" w:rsidR="00C923D8" w:rsidRDefault="00C923D8">
      <w:pPr>
        <w:rPr>
          <w:rFonts w:ascii="Proxima Nova" w:eastAsia="Proxima Nova" w:hAnsi="Proxima Nova" w:cs="Proxima Nova"/>
        </w:rPr>
      </w:pPr>
    </w:p>
    <w:p w14:paraId="6BD503D1" w14:textId="77777777" w:rsidR="00C923D8" w:rsidRDefault="00C923D8">
      <w:pPr>
        <w:rPr>
          <w:rFonts w:ascii="Proxima Nova" w:eastAsia="Proxima Nova" w:hAnsi="Proxima Nova" w:cs="Proxima Nova"/>
        </w:rPr>
      </w:pPr>
    </w:p>
    <w:p w14:paraId="66004D2E" w14:textId="77777777" w:rsidR="00C923D8" w:rsidRDefault="00C923D8">
      <w:pPr>
        <w:rPr>
          <w:rFonts w:ascii="Proxima Nova" w:eastAsia="Proxima Nova" w:hAnsi="Proxima Nova" w:cs="Proxima Nova"/>
        </w:rPr>
      </w:pPr>
    </w:p>
    <w:p w14:paraId="349DB90D" w14:textId="77777777" w:rsidR="00C923D8" w:rsidRDefault="00C923D8">
      <w:pPr>
        <w:rPr>
          <w:rFonts w:ascii="Proxima Nova" w:eastAsia="Proxima Nova" w:hAnsi="Proxima Nova" w:cs="Proxima Nova"/>
        </w:rPr>
      </w:pPr>
    </w:p>
    <w:p w14:paraId="21D0EB4F" w14:textId="77777777" w:rsidR="00C923D8" w:rsidRDefault="00C923D8">
      <w:pPr>
        <w:rPr>
          <w:rFonts w:ascii="Proxima Nova" w:eastAsia="Proxima Nova" w:hAnsi="Proxima Nova" w:cs="Proxima Nova"/>
        </w:rPr>
      </w:pPr>
    </w:p>
    <w:p w14:paraId="66E00964" w14:textId="77777777" w:rsidR="00C923D8" w:rsidRDefault="00C923D8">
      <w:pPr>
        <w:rPr>
          <w:rFonts w:ascii="Proxima Nova" w:eastAsia="Proxima Nova" w:hAnsi="Proxima Nova" w:cs="Proxima Nova"/>
        </w:rPr>
      </w:pPr>
    </w:p>
    <w:p w14:paraId="3BD53D69" w14:textId="77777777" w:rsidR="00C923D8" w:rsidRDefault="00C923D8">
      <w:pPr>
        <w:rPr>
          <w:rFonts w:ascii="Proxima Nova" w:eastAsia="Proxima Nova" w:hAnsi="Proxima Nova" w:cs="Proxima Nova"/>
        </w:rPr>
      </w:pPr>
    </w:p>
    <w:p w14:paraId="7EA1B730" w14:textId="77777777" w:rsidR="00C923D8" w:rsidRDefault="00C923D8">
      <w:pPr>
        <w:rPr>
          <w:rFonts w:ascii="Proxima Nova" w:eastAsia="Proxima Nova" w:hAnsi="Proxima Nova" w:cs="Proxima Nova"/>
        </w:rPr>
      </w:pPr>
    </w:p>
    <w:p w14:paraId="1CFDA8AC" w14:textId="77777777" w:rsidR="00C923D8" w:rsidRDefault="00C923D8">
      <w:pPr>
        <w:rPr>
          <w:rFonts w:ascii="Proxima Nova" w:eastAsia="Proxima Nova" w:hAnsi="Proxima Nova" w:cs="Proxima Nova"/>
        </w:rPr>
      </w:pPr>
    </w:p>
    <w:p w14:paraId="4A3C8841" w14:textId="77777777" w:rsidR="00C923D8" w:rsidRDefault="00C923D8">
      <w:pPr>
        <w:rPr>
          <w:rFonts w:ascii="Proxima Nova" w:eastAsia="Proxima Nova" w:hAnsi="Proxima Nova" w:cs="Proxima Nova"/>
        </w:rPr>
      </w:pPr>
    </w:p>
    <w:p w14:paraId="0F44012E" w14:textId="77777777" w:rsidR="00C923D8" w:rsidRDefault="00C923D8">
      <w:pPr>
        <w:rPr>
          <w:rFonts w:ascii="Proxima Nova" w:eastAsia="Proxima Nova" w:hAnsi="Proxima Nova" w:cs="Proxima Nova"/>
        </w:rPr>
      </w:pPr>
    </w:p>
    <w:p w14:paraId="3EEDF3D7" w14:textId="77777777" w:rsidR="00C923D8" w:rsidRDefault="00C923D8">
      <w:pPr>
        <w:rPr>
          <w:rFonts w:ascii="Proxima Nova" w:eastAsia="Proxima Nova" w:hAnsi="Proxima Nova" w:cs="Proxima Nova"/>
        </w:rPr>
      </w:pPr>
    </w:p>
    <w:p w14:paraId="49B04670" w14:textId="77777777" w:rsidR="00C923D8" w:rsidRDefault="00C923D8">
      <w:pPr>
        <w:rPr>
          <w:rFonts w:ascii="Proxima Nova" w:eastAsia="Proxima Nova" w:hAnsi="Proxima Nova" w:cs="Proxima Nova"/>
        </w:rPr>
      </w:pPr>
    </w:p>
    <w:p w14:paraId="0A8B0D88" w14:textId="77777777" w:rsidR="00C923D8" w:rsidRDefault="00C923D8">
      <w:pPr>
        <w:rPr>
          <w:rFonts w:ascii="Proxima Nova" w:eastAsia="Proxima Nova" w:hAnsi="Proxima Nova" w:cs="Proxima Nova"/>
        </w:rPr>
      </w:pPr>
    </w:p>
    <w:p w14:paraId="1392E1E4" w14:textId="77777777" w:rsidR="00C923D8" w:rsidRDefault="00C923D8">
      <w:pPr>
        <w:rPr>
          <w:rFonts w:ascii="Proxima Nova" w:eastAsia="Proxima Nova" w:hAnsi="Proxima Nova" w:cs="Proxima Nova"/>
        </w:rPr>
      </w:pPr>
    </w:p>
    <w:p w14:paraId="04F0A63F" w14:textId="77777777" w:rsidR="00C923D8" w:rsidRDefault="00C923D8">
      <w:pPr>
        <w:rPr>
          <w:rFonts w:ascii="Proxima Nova" w:eastAsia="Proxima Nova" w:hAnsi="Proxima Nova" w:cs="Proxima Nova"/>
        </w:rPr>
      </w:pPr>
    </w:p>
    <w:p w14:paraId="1F267E21" w14:textId="77777777" w:rsidR="00C923D8" w:rsidRDefault="00C923D8">
      <w:pPr>
        <w:rPr>
          <w:rFonts w:ascii="Proxima Nova" w:eastAsia="Proxima Nova" w:hAnsi="Proxima Nova" w:cs="Proxima Nova"/>
        </w:rPr>
      </w:pPr>
    </w:p>
    <w:p w14:paraId="22C17728" w14:textId="77777777" w:rsidR="00C923D8" w:rsidRDefault="00C923D8">
      <w:pPr>
        <w:rPr>
          <w:rFonts w:ascii="Proxima Nova" w:eastAsia="Proxima Nova" w:hAnsi="Proxima Nova" w:cs="Proxima Nova"/>
        </w:rPr>
      </w:pPr>
    </w:p>
    <w:p w14:paraId="7304F1BA" w14:textId="77777777" w:rsidR="00C923D8" w:rsidRDefault="00C923D8">
      <w:pPr>
        <w:rPr>
          <w:rFonts w:ascii="Proxima Nova" w:eastAsia="Proxima Nova" w:hAnsi="Proxima Nova" w:cs="Proxima Nova"/>
        </w:rPr>
      </w:pPr>
    </w:p>
    <w:p w14:paraId="1FBA4F41" w14:textId="77777777" w:rsidR="00C923D8" w:rsidRDefault="00C923D8">
      <w:pPr>
        <w:rPr>
          <w:rFonts w:ascii="Proxima Nova" w:eastAsia="Proxima Nova" w:hAnsi="Proxima Nova" w:cs="Proxima Nova"/>
          <w:shd w:val="clear" w:color="auto" w:fill="980000"/>
        </w:rPr>
      </w:pPr>
    </w:p>
    <w:p w14:paraId="497F2CA1" w14:textId="77777777" w:rsidR="00C923D8" w:rsidRDefault="00C923D8">
      <w:pPr>
        <w:rPr>
          <w:rFonts w:ascii="Proxima Nova" w:eastAsia="Proxima Nova" w:hAnsi="Proxima Nova" w:cs="Proxima Nova"/>
        </w:rPr>
      </w:pPr>
    </w:p>
    <w:p w14:paraId="2EE00949" w14:textId="77777777" w:rsidR="00C923D8" w:rsidRDefault="00C923D8">
      <w:pPr>
        <w:rPr>
          <w:rFonts w:ascii="Proxima Nova" w:eastAsia="Proxima Nova" w:hAnsi="Proxima Nova" w:cs="Proxima Nova"/>
        </w:rPr>
      </w:pPr>
    </w:p>
    <w:p w14:paraId="63D10577" w14:textId="77777777" w:rsidR="00C923D8" w:rsidRDefault="00C923D8">
      <w:pPr>
        <w:rPr>
          <w:rFonts w:ascii="Proxima Nova" w:eastAsia="Proxima Nova" w:hAnsi="Proxima Nova" w:cs="Proxima Nova"/>
        </w:rPr>
      </w:pPr>
    </w:p>
    <w:p w14:paraId="64CB9F2A" w14:textId="77777777" w:rsidR="00C923D8" w:rsidRDefault="00C923D8">
      <w:pPr>
        <w:rPr>
          <w:rFonts w:ascii="Proxima Nova" w:eastAsia="Proxima Nova" w:hAnsi="Proxima Nova" w:cs="Proxima Nova"/>
        </w:rPr>
      </w:pPr>
    </w:p>
    <w:p w14:paraId="72A5EE8A" w14:textId="77777777" w:rsidR="00C923D8" w:rsidRDefault="00C923D8">
      <w:pPr>
        <w:rPr>
          <w:rFonts w:ascii="Proxima Nova" w:eastAsia="Proxima Nova" w:hAnsi="Proxima Nova" w:cs="Proxima Nova"/>
        </w:rPr>
      </w:pPr>
    </w:p>
    <w:p w14:paraId="62BD0DA1" w14:textId="77777777" w:rsidR="00C923D8" w:rsidRDefault="00C923D8">
      <w:pPr>
        <w:rPr>
          <w:rFonts w:ascii="Proxima Nova" w:eastAsia="Proxima Nova" w:hAnsi="Proxima Nova" w:cs="Proxima Nova"/>
        </w:rPr>
      </w:pPr>
    </w:p>
    <w:p w14:paraId="09C0D01A" w14:textId="77777777" w:rsidR="00C923D8" w:rsidRDefault="00C923D8">
      <w:pPr>
        <w:rPr>
          <w:rFonts w:ascii="Proxima Nova" w:eastAsia="Proxima Nova" w:hAnsi="Proxima Nova" w:cs="Proxima Nova"/>
        </w:rPr>
      </w:pPr>
    </w:p>
    <w:p w14:paraId="44FC3D87" w14:textId="77777777" w:rsidR="00C923D8" w:rsidRDefault="00C923D8">
      <w:pPr>
        <w:rPr>
          <w:rFonts w:ascii="Proxima Nova" w:eastAsia="Proxima Nova" w:hAnsi="Proxima Nova" w:cs="Proxima Nova"/>
        </w:rPr>
      </w:pPr>
    </w:p>
    <w:p w14:paraId="1BD133D8" w14:textId="77777777" w:rsidR="00C923D8" w:rsidRDefault="00C923D8">
      <w:pPr>
        <w:rPr>
          <w:rFonts w:ascii="Proxima Nova" w:eastAsia="Proxima Nova" w:hAnsi="Proxima Nova" w:cs="Proxima Nova"/>
        </w:rPr>
      </w:pPr>
    </w:p>
    <w:p w14:paraId="43BEAA1A" w14:textId="77777777" w:rsidR="00C923D8" w:rsidRDefault="00C923D8">
      <w:pPr>
        <w:rPr>
          <w:rFonts w:ascii="Proxima Nova" w:eastAsia="Proxima Nova" w:hAnsi="Proxima Nova" w:cs="Proxima Nova"/>
        </w:rPr>
      </w:pPr>
    </w:p>
    <w:p w14:paraId="04908FF9" w14:textId="77777777" w:rsidR="00C923D8" w:rsidRDefault="00C923D8">
      <w:pPr>
        <w:rPr>
          <w:rFonts w:ascii="Proxima Nova" w:eastAsia="Proxima Nova" w:hAnsi="Proxima Nova" w:cs="Proxima Nova"/>
        </w:rPr>
      </w:pPr>
    </w:p>
    <w:p w14:paraId="38F005D8" w14:textId="77777777" w:rsidR="00C923D8" w:rsidRDefault="00C923D8">
      <w:pPr>
        <w:rPr>
          <w:rFonts w:ascii="Proxima Nova" w:eastAsia="Proxima Nova" w:hAnsi="Proxima Nova" w:cs="Proxima Nova"/>
        </w:rPr>
      </w:pPr>
    </w:p>
    <w:p w14:paraId="6B1D06C2" w14:textId="77777777" w:rsidR="00C923D8" w:rsidRDefault="00C923D8">
      <w:pPr>
        <w:rPr>
          <w:rFonts w:ascii="Proxima Nova" w:eastAsia="Proxima Nova" w:hAnsi="Proxima Nova" w:cs="Proxima Nova"/>
        </w:rPr>
      </w:pPr>
    </w:p>
    <w:p w14:paraId="539931C4" w14:textId="77777777" w:rsidR="00C923D8" w:rsidRDefault="00C923D8">
      <w:pPr>
        <w:rPr>
          <w:rFonts w:ascii="Proxima Nova" w:eastAsia="Proxima Nova" w:hAnsi="Proxima Nova" w:cs="Proxima Nova"/>
        </w:rPr>
      </w:pPr>
    </w:p>
    <w:p w14:paraId="37171E9F" w14:textId="77777777" w:rsidR="00C923D8" w:rsidRDefault="00C923D8">
      <w:pPr>
        <w:rPr>
          <w:rFonts w:ascii="Proxima Nova" w:eastAsia="Proxima Nova" w:hAnsi="Proxima Nova" w:cs="Proxima Nova"/>
        </w:rPr>
      </w:pPr>
    </w:p>
    <w:p w14:paraId="0CFE7B41" w14:textId="77777777" w:rsidR="00C923D8" w:rsidRDefault="00C923D8">
      <w:pPr>
        <w:ind w:left="360"/>
      </w:pPr>
    </w:p>
    <w:p w14:paraId="19CB16A7" w14:textId="77777777" w:rsidR="00C923D8" w:rsidRDefault="00C923D8">
      <w:pPr>
        <w:spacing w:after="160"/>
      </w:pPr>
    </w:p>
    <w:p w14:paraId="1F30B453" w14:textId="77777777" w:rsidR="00C923D8" w:rsidRDefault="00C923D8">
      <w:pPr>
        <w:ind w:left="360"/>
      </w:pPr>
    </w:p>
    <w:p w14:paraId="2A829BB6" w14:textId="59C6B437" w:rsidR="00C923D8" w:rsidRDefault="009B6B2F">
      <w:pPr>
        <w:pStyle w:val="Heading2"/>
        <w:numPr>
          <w:ilvl w:val="1"/>
          <w:numId w:val="1"/>
        </w:numPr>
        <w:tabs>
          <w:tab w:val="left" w:pos="0"/>
        </w:tabs>
        <w:ind w:left="90"/>
      </w:pPr>
      <w:r>
        <w:t xml:space="preserve">INTEGRATED HEALTH INFRASTRUCTURE MAP OF </w:t>
      </w:r>
      <w:r w:rsidR="00357FB9">
        <w:t>DEVIKULANGARA</w:t>
      </w:r>
      <w:r>
        <w:t xml:space="preserve"> PANCHAYAT</w:t>
      </w:r>
    </w:p>
    <w:p w14:paraId="5C48C1FB" w14:textId="77777777" w:rsidR="00C923D8" w:rsidRDefault="00C923D8"/>
    <w:p w14:paraId="6E46A029" w14:textId="77777777" w:rsidR="00C923D8" w:rsidRDefault="00C923D8"/>
    <w:p w14:paraId="267B26E7" w14:textId="77777777" w:rsidR="00C923D8" w:rsidRDefault="00C923D8"/>
    <w:p w14:paraId="5D9035DF" w14:textId="77777777" w:rsidR="00C923D8" w:rsidRDefault="00C923D8"/>
    <w:p w14:paraId="006F9092" w14:textId="77777777" w:rsidR="00C923D8" w:rsidRDefault="00C923D8"/>
    <w:p w14:paraId="5309DB5F" w14:textId="77777777" w:rsidR="00C923D8" w:rsidRDefault="009B6B2F">
      <w:r>
        <w:rPr>
          <w:noProof/>
        </w:rPr>
        <w:drawing>
          <wp:inline distT="114300" distB="114300" distL="114300" distR="114300" wp14:anchorId="1CE1D355" wp14:editId="1E752392">
            <wp:extent cx="5416121" cy="4236679"/>
            <wp:effectExtent l="0" t="0" r="0" b="0"/>
            <wp:docPr id="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9"/>
                    <a:srcRect/>
                    <a:stretch>
                      <a:fillRect/>
                    </a:stretch>
                  </pic:blipFill>
                  <pic:spPr>
                    <a:xfrm>
                      <a:off x="0" y="0"/>
                      <a:ext cx="5416121" cy="4236679"/>
                    </a:xfrm>
                    <a:prstGeom prst="rect">
                      <a:avLst/>
                    </a:prstGeom>
                    <a:ln/>
                  </pic:spPr>
                </pic:pic>
              </a:graphicData>
            </a:graphic>
          </wp:inline>
        </w:drawing>
      </w:r>
    </w:p>
    <w:p w14:paraId="3C31BD68" w14:textId="77777777" w:rsidR="00C923D8" w:rsidRDefault="00C923D8"/>
    <w:p w14:paraId="5B3C0151" w14:textId="77777777" w:rsidR="00C923D8" w:rsidRDefault="00C923D8"/>
    <w:p w14:paraId="280B65A8" w14:textId="77777777" w:rsidR="00C923D8" w:rsidRDefault="00C923D8"/>
    <w:p w14:paraId="5847A0B7" w14:textId="77777777" w:rsidR="00C923D8" w:rsidRDefault="00C923D8"/>
    <w:p w14:paraId="4EED7FA5" w14:textId="77777777" w:rsidR="00C923D8" w:rsidRDefault="00C923D8"/>
    <w:p w14:paraId="0846BDC1" w14:textId="77777777" w:rsidR="00C923D8" w:rsidRDefault="00C923D8">
      <w:pPr>
        <w:spacing w:after="160"/>
      </w:pPr>
    </w:p>
    <w:p w14:paraId="1CEA3C4E" w14:textId="77777777" w:rsidR="00C923D8" w:rsidRDefault="00C923D8">
      <w:pPr>
        <w:ind w:left="720"/>
      </w:pPr>
    </w:p>
    <w:p w14:paraId="61182FBC" w14:textId="190736BE" w:rsidR="00C923D8" w:rsidRDefault="009B6B2F">
      <w:pPr>
        <w:pStyle w:val="Heading2"/>
        <w:numPr>
          <w:ilvl w:val="1"/>
          <w:numId w:val="1"/>
        </w:numPr>
        <w:tabs>
          <w:tab w:val="left" w:pos="0"/>
        </w:tabs>
        <w:ind w:left="360"/>
      </w:pPr>
      <w:r>
        <w:lastRenderedPageBreak/>
        <w:t xml:space="preserve">AUXILIARY INFRASTRUCTURE &amp; LOGISTICAL RESOURCE MAP OF </w:t>
      </w:r>
      <w:r w:rsidR="00357FB9">
        <w:t xml:space="preserve">DEVIKULANGARA </w:t>
      </w:r>
      <w:r>
        <w:t>PANCHAYAT</w:t>
      </w:r>
    </w:p>
    <w:p w14:paraId="0BD1DA55" w14:textId="77777777" w:rsidR="00C923D8" w:rsidRDefault="00C923D8"/>
    <w:p w14:paraId="4BFBF8FF" w14:textId="77777777" w:rsidR="006D3B2C" w:rsidRDefault="006D3B2C" w:rsidP="006D3B2C">
      <w:pPr>
        <w:rPr>
          <w:color w:val="C0504D" w:themeColor="accent2"/>
          <w:u w:val="single"/>
        </w:rPr>
      </w:pPr>
      <w:r w:rsidRPr="000255CF">
        <w:rPr>
          <w:color w:val="C0504D" w:themeColor="accent2"/>
          <w:u w:val="single"/>
        </w:rPr>
        <w:t>GOVERNMENT ,PRIVATE HOSPITALS AND CLINICS</w:t>
      </w:r>
    </w:p>
    <w:p w14:paraId="1C8C2C60" w14:textId="77777777" w:rsidR="006D3B2C" w:rsidRDefault="006D3B2C" w:rsidP="006D3B2C">
      <w:pPr>
        <w:rPr>
          <w:color w:val="C0504D" w:themeColor="accent2"/>
          <w:u w:val="single"/>
        </w:rPr>
      </w:pPr>
    </w:p>
    <w:p w14:paraId="488F1B44" w14:textId="77777777" w:rsidR="006D3B2C" w:rsidRDefault="006D3B2C" w:rsidP="006D3B2C">
      <w:pPr>
        <w:rPr>
          <w:u w:val="single"/>
        </w:rPr>
      </w:pPr>
      <w:r>
        <w:rPr>
          <w:noProof/>
        </w:rPr>
        <w:drawing>
          <wp:inline distT="0" distB="0" distL="0" distR="0" wp14:anchorId="6F9FD6A3" wp14:editId="61FA110A">
            <wp:extent cx="3114067" cy="2600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24191" cy="2608779"/>
                    </a:xfrm>
                    <a:prstGeom prst="rect">
                      <a:avLst/>
                    </a:prstGeom>
                    <a:noFill/>
                    <a:ln>
                      <a:noFill/>
                    </a:ln>
                  </pic:spPr>
                </pic:pic>
              </a:graphicData>
            </a:graphic>
          </wp:inline>
        </w:drawing>
      </w:r>
      <w:r>
        <w:rPr>
          <w:noProof/>
        </w:rPr>
        <w:drawing>
          <wp:inline distT="0" distB="0" distL="0" distR="0" wp14:anchorId="516CA724" wp14:editId="5054E93E">
            <wp:extent cx="2476500" cy="619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6500" cy="619125"/>
                    </a:xfrm>
                    <a:prstGeom prst="rect">
                      <a:avLst/>
                    </a:prstGeom>
                    <a:noFill/>
                    <a:ln>
                      <a:noFill/>
                    </a:ln>
                  </pic:spPr>
                </pic:pic>
              </a:graphicData>
            </a:graphic>
          </wp:inline>
        </w:drawing>
      </w:r>
    </w:p>
    <w:p w14:paraId="3515E8FA" w14:textId="77777777" w:rsidR="006D3B2C" w:rsidRPr="000255CF" w:rsidRDefault="006D3B2C" w:rsidP="006D3B2C">
      <w:pPr>
        <w:rPr>
          <w:u w:val="single"/>
        </w:rPr>
      </w:pPr>
    </w:p>
    <w:p w14:paraId="2497A087" w14:textId="77777777" w:rsidR="006D3B2C" w:rsidRDefault="006D3B2C" w:rsidP="006D3B2C">
      <w:pPr>
        <w:rPr>
          <w:color w:val="C0504D" w:themeColor="accent2"/>
          <w:u w:val="single"/>
        </w:rPr>
      </w:pPr>
      <w:r>
        <w:rPr>
          <w:color w:val="C0504D" w:themeColor="accent2"/>
        </w:rPr>
        <w:t xml:space="preserve">                             </w:t>
      </w:r>
      <w:r w:rsidRPr="0096006B">
        <w:rPr>
          <w:color w:val="C0504D" w:themeColor="accent2"/>
          <w:u w:val="single"/>
        </w:rPr>
        <w:t>SCHOOLS LOCATED IN DEVIKULANGARA PANACHAYATH</w:t>
      </w:r>
    </w:p>
    <w:p w14:paraId="67F62F7C" w14:textId="77777777" w:rsidR="006D3B2C" w:rsidRDefault="006D3B2C" w:rsidP="006D3B2C">
      <w:pPr>
        <w:rPr>
          <w:color w:val="C0504D" w:themeColor="accent2"/>
          <w:u w:val="single"/>
        </w:rPr>
      </w:pPr>
    </w:p>
    <w:p w14:paraId="6A889D15" w14:textId="77777777" w:rsidR="006D3B2C" w:rsidRPr="0096006B" w:rsidRDefault="006D3B2C" w:rsidP="006D3B2C">
      <w:pPr>
        <w:rPr>
          <w:color w:val="C0504D" w:themeColor="accent2"/>
          <w:u w:val="single"/>
        </w:rPr>
      </w:pPr>
    </w:p>
    <w:p w14:paraId="15FF2432" w14:textId="77777777" w:rsidR="006D3B2C" w:rsidRDefault="006D3B2C" w:rsidP="006D3B2C">
      <w:r>
        <w:rPr>
          <w:noProof/>
        </w:rPr>
        <w:drawing>
          <wp:inline distT="0" distB="0" distL="0" distR="0" wp14:anchorId="6484CF34" wp14:editId="560DFC5E">
            <wp:extent cx="3115894" cy="2943225"/>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0884" cy="2947938"/>
                    </a:xfrm>
                    <a:prstGeom prst="rect">
                      <a:avLst/>
                    </a:prstGeom>
                    <a:noFill/>
                    <a:ln>
                      <a:noFill/>
                    </a:ln>
                  </pic:spPr>
                </pic:pic>
              </a:graphicData>
            </a:graphic>
          </wp:inline>
        </w:drawing>
      </w:r>
      <w:r>
        <w:rPr>
          <w:noProof/>
        </w:rPr>
        <w:drawing>
          <wp:inline distT="0" distB="0" distL="0" distR="0" wp14:anchorId="7197935D" wp14:editId="5EFD423B">
            <wp:extent cx="2619375" cy="12954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19375" cy="1295400"/>
                    </a:xfrm>
                    <a:prstGeom prst="rect">
                      <a:avLst/>
                    </a:prstGeom>
                    <a:noFill/>
                    <a:ln>
                      <a:noFill/>
                    </a:ln>
                  </pic:spPr>
                </pic:pic>
              </a:graphicData>
            </a:graphic>
          </wp:inline>
        </w:drawing>
      </w:r>
    </w:p>
    <w:p w14:paraId="781C4569" w14:textId="77777777" w:rsidR="006D3B2C" w:rsidRDefault="006D3B2C" w:rsidP="006D3B2C"/>
    <w:p w14:paraId="0CB1B0F8" w14:textId="77777777" w:rsidR="00C923D8" w:rsidRDefault="00C923D8"/>
    <w:p w14:paraId="17DED584" w14:textId="77777777" w:rsidR="00C923D8" w:rsidRDefault="00C923D8"/>
    <w:p w14:paraId="5AB1DE00" w14:textId="77777777" w:rsidR="00C923D8" w:rsidRDefault="00C923D8"/>
    <w:p w14:paraId="55B41F44" w14:textId="77777777" w:rsidR="006766DC" w:rsidRDefault="006766DC" w:rsidP="006766DC">
      <w:pPr>
        <w:rPr>
          <w:color w:val="C0504D" w:themeColor="accent2"/>
        </w:rPr>
      </w:pPr>
      <w:r w:rsidRPr="0096006B">
        <w:rPr>
          <w:color w:val="C0504D" w:themeColor="accent2"/>
        </w:rPr>
        <w:lastRenderedPageBreak/>
        <w:t>COMMUNITY HALLS AND GOVERNMENT OFFICES IN DEVIKULANGARA</w:t>
      </w:r>
    </w:p>
    <w:p w14:paraId="7A2052A2" w14:textId="77777777" w:rsidR="006766DC" w:rsidRDefault="006766DC" w:rsidP="006766DC">
      <w:pPr>
        <w:rPr>
          <w:color w:val="C0504D" w:themeColor="accent2"/>
        </w:rPr>
      </w:pPr>
    </w:p>
    <w:p w14:paraId="749E96EA" w14:textId="450F1660" w:rsidR="00C923D8" w:rsidRDefault="006766DC" w:rsidP="006766DC">
      <w:r>
        <w:rPr>
          <w:noProof/>
        </w:rPr>
        <w:drawing>
          <wp:inline distT="0" distB="0" distL="0" distR="0" wp14:anchorId="6EDA2EB9" wp14:editId="433F64D8">
            <wp:extent cx="2913994" cy="3095625"/>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24752" cy="3107054"/>
                    </a:xfrm>
                    <a:prstGeom prst="rect">
                      <a:avLst/>
                    </a:prstGeom>
                    <a:noFill/>
                    <a:ln>
                      <a:noFill/>
                    </a:ln>
                  </pic:spPr>
                </pic:pic>
              </a:graphicData>
            </a:graphic>
          </wp:inline>
        </w:drawing>
      </w:r>
    </w:p>
    <w:p w14:paraId="031084F3" w14:textId="77777777" w:rsidR="00C923D8" w:rsidRDefault="00C923D8"/>
    <w:p w14:paraId="2BC90E28" w14:textId="77777777" w:rsidR="00C923D8" w:rsidRDefault="00C923D8"/>
    <w:p w14:paraId="5B30F0FE" w14:textId="77777777" w:rsidR="00C923D8" w:rsidRDefault="00C923D8"/>
    <w:p w14:paraId="7F9A36A8" w14:textId="77777777" w:rsidR="00C923D8" w:rsidRDefault="00C923D8"/>
    <w:p w14:paraId="5A2FCAEF" w14:textId="77777777" w:rsidR="00C923D8" w:rsidRDefault="00C923D8"/>
    <w:p w14:paraId="76890F0F" w14:textId="77777777" w:rsidR="00C923D8" w:rsidRDefault="00C923D8"/>
    <w:p w14:paraId="0313A34C" w14:textId="77777777" w:rsidR="00C923D8" w:rsidRDefault="00C923D8"/>
    <w:p w14:paraId="236C3D01" w14:textId="77777777" w:rsidR="00C923D8" w:rsidRDefault="00C923D8"/>
    <w:p w14:paraId="0A6D1128" w14:textId="77777777" w:rsidR="00C923D8" w:rsidRDefault="00C923D8"/>
    <w:p w14:paraId="1537E215" w14:textId="77777777" w:rsidR="00C923D8" w:rsidRDefault="00C923D8"/>
    <w:p w14:paraId="1BE8FC19" w14:textId="77777777" w:rsidR="00C923D8" w:rsidRDefault="00C923D8"/>
    <w:p w14:paraId="541C14F6" w14:textId="77777777" w:rsidR="00C923D8" w:rsidRDefault="00C923D8"/>
    <w:p w14:paraId="545CFEF4" w14:textId="77777777" w:rsidR="00C923D8" w:rsidRDefault="00C923D8"/>
    <w:p w14:paraId="0EADAB76" w14:textId="77777777" w:rsidR="00C923D8" w:rsidRDefault="00C923D8"/>
    <w:p w14:paraId="37979905" w14:textId="77777777" w:rsidR="00C923D8" w:rsidRDefault="00C923D8"/>
    <w:p w14:paraId="4DD635C6" w14:textId="77777777" w:rsidR="00C923D8" w:rsidRDefault="00C923D8"/>
    <w:p w14:paraId="2DD9C86B" w14:textId="77777777" w:rsidR="00C923D8" w:rsidRDefault="00C923D8"/>
    <w:p w14:paraId="16EA8265" w14:textId="77777777" w:rsidR="00C923D8" w:rsidRDefault="00C923D8"/>
    <w:p w14:paraId="3D992825" w14:textId="77777777" w:rsidR="00C923D8" w:rsidRDefault="00C923D8"/>
    <w:p w14:paraId="37A5E9E9" w14:textId="77777777" w:rsidR="00C923D8" w:rsidRDefault="00C923D8"/>
    <w:p w14:paraId="35A58E5B" w14:textId="77777777" w:rsidR="006766DC" w:rsidRDefault="006766DC">
      <w:pPr>
        <w:pStyle w:val="Heading2"/>
        <w:numPr>
          <w:ilvl w:val="1"/>
          <w:numId w:val="1"/>
        </w:numPr>
        <w:tabs>
          <w:tab w:val="left" w:pos="0"/>
        </w:tabs>
        <w:ind w:left="860"/>
      </w:pPr>
    </w:p>
    <w:p w14:paraId="44DDB5E6" w14:textId="77777777" w:rsidR="00C923D8" w:rsidRDefault="009B6B2F">
      <w:pPr>
        <w:pStyle w:val="Heading1"/>
        <w:numPr>
          <w:ilvl w:val="0"/>
          <w:numId w:val="1"/>
        </w:numPr>
        <w:tabs>
          <w:tab w:val="left" w:pos="0"/>
        </w:tabs>
        <w:ind w:left="360"/>
        <w:jc w:val="center"/>
      </w:pPr>
      <w:r>
        <w:rPr>
          <w:color w:val="000000"/>
        </w:rPr>
        <w:t>GENERAL PROFILE OF THE LSGI’S</w:t>
      </w:r>
    </w:p>
    <w:p w14:paraId="0898194A" w14:textId="77777777" w:rsidR="00C923D8" w:rsidRDefault="009B6B2F">
      <w:pPr>
        <w:pStyle w:val="Heading2"/>
        <w:numPr>
          <w:ilvl w:val="1"/>
          <w:numId w:val="1"/>
        </w:numPr>
        <w:tabs>
          <w:tab w:val="left" w:pos="0"/>
        </w:tabs>
      </w:pPr>
      <w:r>
        <w:t>Background of the LSGI</w:t>
      </w:r>
    </w:p>
    <w:p w14:paraId="2CCF5C1B" w14:textId="77777777" w:rsidR="00C923D8" w:rsidRDefault="00C923D8"/>
    <w:p w14:paraId="62F7CD9D" w14:textId="77777777" w:rsidR="009161BE" w:rsidRPr="009161BE" w:rsidRDefault="009161BE" w:rsidP="009161BE">
      <w:r w:rsidRPr="009161BE">
        <w:t>Devikulangara Grama Panchayat, located in Alappuzha district of Kerala, is a coastal Local Self Government institution characterized by a mix of low-lying lands, water bodies, and densely populated residential areas. The geographical setting, with its proximity to backwaters and the sea, plays a significant role in shaping the local environment and livelihoods. Seasonal variations, especially during the monsoon, often lead to waterlogging and increased risk of flooding, which in turn influence sanitation conditions and the spread of communicable diseases.</w:t>
      </w:r>
    </w:p>
    <w:p w14:paraId="5797E0B1" w14:textId="77777777" w:rsidR="009161BE" w:rsidRPr="009161BE" w:rsidRDefault="009161BE" w:rsidP="009161BE">
      <w:r w:rsidRPr="009161BE">
        <w:t>The Panchayat is administratively divided into multiple wards and supports a diverse population engaged in fishing, agriculture, coir industry, and other informal sectors. Over time, there has been a noticeable shift in socio-economic patterns, including increased migration and dependence on service sector jobs. The presence of vulnerable groups such as elderly individuals, women, children, and migrant workers necessitates inclusive and well-planned service delivery systems. The Local Self Government plays a crucial role in coordinating development activities, welfare schemes, and essential services at the grassroots level.</w:t>
      </w:r>
    </w:p>
    <w:p w14:paraId="7893CC46" w14:textId="77777777" w:rsidR="009161BE" w:rsidRPr="009161BE" w:rsidRDefault="009161BE" w:rsidP="009161BE">
      <w:r w:rsidRPr="009161BE">
        <w:t>From a public health perspective, Devikulangara faces multiple challenges related to environmental and seasonal risks, including vector-borne, water-borne, and zoonotic diseases. Experiences from past events such as floods and the COVID-19 pandemic have exposed gaps in preparedness, infrastructure, and rapid response mechanisms. These challenges underline the importance of strengthening local governance through better planning, intersectoral coordination, and community participation to ensure resilience and effective management of public health emergencies.</w:t>
      </w:r>
    </w:p>
    <w:p w14:paraId="578CF251" w14:textId="77777777" w:rsidR="00C923D8" w:rsidRDefault="00C923D8"/>
    <w:tbl>
      <w:tblPr>
        <w:tblStyle w:val="a0"/>
        <w:tblW w:w="9176" w:type="dxa"/>
        <w:tblInd w:w="-11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000" w:firstRow="0" w:lastRow="0" w:firstColumn="0" w:lastColumn="0" w:noHBand="0" w:noVBand="0"/>
      </w:tblPr>
      <w:tblGrid>
        <w:gridCol w:w="6070"/>
        <w:gridCol w:w="3106"/>
      </w:tblGrid>
      <w:tr w:rsidR="00C923D8" w14:paraId="06B32359" w14:textId="77777777">
        <w:trPr>
          <w:trHeight w:val="560"/>
          <w:tblHeader/>
        </w:trPr>
        <w:tc>
          <w:tcPr>
            <w:tcW w:w="9176" w:type="dxa"/>
            <w:gridSpan w:val="2"/>
            <w:tcBorders>
              <w:top w:val="single" w:sz="6" w:space="0" w:color="DDDDDD"/>
              <w:left w:val="single" w:sz="6" w:space="0" w:color="DDDDDD"/>
              <w:bottom w:val="single" w:sz="6" w:space="0" w:color="DDDDDD"/>
              <w:right w:val="single" w:sz="6" w:space="0" w:color="DDDDDD"/>
            </w:tcBorders>
            <w:shd w:val="clear" w:color="auto" w:fill="F1F3F4"/>
            <w:vAlign w:val="center"/>
          </w:tcPr>
          <w:p w14:paraId="5538FF9E" w14:textId="77777777" w:rsidR="00C923D8" w:rsidRDefault="009B6B2F">
            <w:pPr>
              <w:pStyle w:val="Subtitle"/>
              <w:spacing w:before="120" w:after="120"/>
            </w:pPr>
            <w:bookmarkStart w:id="5" w:name="_befqykrt5x8k" w:colFirst="0" w:colLast="0"/>
            <w:bookmarkEnd w:id="5"/>
            <w:r>
              <w:t>Table 1: Background of LSGD</w:t>
            </w:r>
          </w:p>
        </w:tc>
      </w:tr>
      <w:tr w:rsidR="00C923D8" w14:paraId="6D86E422" w14:textId="77777777">
        <w:trPr>
          <w:tblHeader/>
        </w:trPr>
        <w:tc>
          <w:tcPr>
            <w:tcW w:w="6070"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15FC3BB" w14:textId="77777777" w:rsidR="00C923D8" w:rsidRDefault="009B6B2F">
            <w:r>
              <w:t>Item</w:t>
            </w:r>
          </w:p>
        </w:tc>
        <w:tc>
          <w:tcPr>
            <w:tcW w:w="310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1E4B1D3" w14:textId="77777777" w:rsidR="00C923D8" w:rsidRDefault="009B6B2F">
            <w:r>
              <w:t>Details</w:t>
            </w:r>
          </w:p>
        </w:tc>
      </w:tr>
      <w:tr w:rsidR="00C923D8" w14:paraId="37E289F0"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6AEAEF8C" w14:textId="77777777" w:rsidR="00C923D8" w:rsidRDefault="009B6B2F">
            <w:r>
              <w:t>Name of LSGI</w:t>
            </w:r>
          </w:p>
        </w:tc>
        <w:tc>
          <w:tcPr>
            <w:tcW w:w="3106" w:type="dxa"/>
            <w:tcBorders>
              <w:top w:val="single" w:sz="6" w:space="0" w:color="DDDDDD"/>
              <w:left w:val="single" w:sz="6" w:space="0" w:color="DDDDDD"/>
              <w:bottom w:val="single" w:sz="6" w:space="0" w:color="DDDDDD"/>
              <w:right w:val="single" w:sz="6" w:space="0" w:color="DDDDDD"/>
            </w:tcBorders>
            <w:vAlign w:val="center"/>
          </w:tcPr>
          <w:p w14:paraId="51F4D029" w14:textId="77777777" w:rsidR="00C923D8" w:rsidRDefault="009B6B2F">
            <w:r>
              <w:t xml:space="preserve">DEVIKULANGARA </w:t>
            </w:r>
          </w:p>
        </w:tc>
      </w:tr>
      <w:tr w:rsidR="00C923D8" w14:paraId="1502A292"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08D29C40" w14:textId="77777777" w:rsidR="00C923D8" w:rsidRDefault="009B6B2F">
            <w:r>
              <w:t>Type (GP/Municipality etc.)</w:t>
            </w:r>
          </w:p>
        </w:tc>
        <w:tc>
          <w:tcPr>
            <w:tcW w:w="3106" w:type="dxa"/>
            <w:tcBorders>
              <w:top w:val="single" w:sz="6" w:space="0" w:color="DDDDDD"/>
              <w:left w:val="single" w:sz="6" w:space="0" w:color="DDDDDD"/>
              <w:bottom w:val="single" w:sz="6" w:space="0" w:color="DDDDDD"/>
              <w:right w:val="single" w:sz="6" w:space="0" w:color="DDDDDD"/>
            </w:tcBorders>
            <w:vAlign w:val="center"/>
          </w:tcPr>
          <w:p w14:paraId="12C0F17C" w14:textId="77777777" w:rsidR="00C923D8" w:rsidRDefault="009B6B2F">
            <w:r>
              <w:t>GRAMA</w:t>
            </w:r>
          </w:p>
          <w:p w14:paraId="0EFCD84C" w14:textId="77777777" w:rsidR="00C923D8" w:rsidRDefault="009B6B2F">
            <w:r>
              <w:t>PANCHAYATH</w:t>
            </w:r>
          </w:p>
        </w:tc>
      </w:tr>
      <w:tr w:rsidR="00C923D8" w14:paraId="0FA6ABC1"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21236F0B" w14:textId="77777777" w:rsidR="00C923D8" w:rsidRDefault="009B6B2F">
            <w:r>
              <w:t>Block</w:t>
            </w:r>
          </w:p>
        </w:tc>
        <w:tc>
          <w:tcPr>
            <w:tcW w:w="3106" w:type="dxa"/>
            <w:tcBorders>
              <w:top w:val="single" w:sz="6" w:space="0" w:color="DDDDDD"/>
              <w:left w:val="single" w:sz="6" w:space="0" w:color="DDDDDD"/>
              <w:bottom w:val="single" w:sz="6" w:space="0" w:color="DDDDDD"/>
              <w:right w:val="single" w:sz="6" w:space="0" w:color="DDDDDD"/>
            </w:tcBorders>
            <w:vAlign w:val="center"/>
          </w:tcPr>
          <w:p w14:paraId="6767AEB8" w14:textId="77777777" w:rsidR="00C923D8" w:rsidRDefault="009B6B2F">
            <w:r>
              <w:t xml:space="preserve">MUTHUKULAM </w:t>
            </w:r>
          </w:p>
        </w:tc>
      </w:tr>
      <w:tr w:rsidR="00C923D8" w14:paraId="2CD6098E"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0817B59A" w14:textId="77777777" w:rsidR="00C923D8" w:rsidRDefault="009B6B2F">
            <w:r>
              <w:lastRenderedPageBreak/>
              <w:t>District</w:t>
            </w:r>
          </w:p>
        </w:tc>
        <w:tc>
          <w:tcPr>
            <w:tcW w:w="3106" w:type="dxa"/>
            <w:tcBorders>
              <w:top w:val="single" w:sz="6" w:space="0" w:color="DDDDDD"/>
              <w:left w:val="single" w:sz="6" w:space="0" w:color="DDDDDD"/>
              <w:bottom w:val="single" w:sz="6" w:space="0" w:color="DDDDDD"/>
              <w:right w:val="single" w:sz="6" w:space="0" w:color="DDDDDD"/>
            </w:tcBorders>
            <w:vAlign w:val="center"/>
          </w:tcPr>
          <w:p w14:paraId="109E880D" w14:textId="77777777" w:rsidR="00C923D8" w:rsidRDefault="009B6B2F">
            <w:r>
              <w:t>ALAPPUZHA</w:t>
            </w:r>
          </w:p>
        </w:tc>
      </w:tr>
      <w:tr w:rsidR="00C923D8" w14:paraId="3D00EE06"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2A395438" w14:textId="77777777" w:rsidR="00C923D8" w:rsidRDefault="009B6B2F">
            <w:r>
              <w:t>Number of wards</w:t>
            </w:r>
          </w:p>
        </w:tc>
        <w:tc>
          <w:tcPr>
            <w:tcW w:w="3106" w:type="dxa"/>
            <w:tcBorders>
              <w:top w:val="single" w:sz="6" w:space="0" w:color="DDDDDD"/>
              <w:left w:val="single" w:sz="6" w:space="0" w:color="DDDDDD"/>
              <w:bottom w:val="single" w:sz="6" w:space="0" w:color="DDDDDD"/>
              <w:right w:val="single" w:sz="6" w:space="0" w:color="DDDDDD"/>
            </w:tcBorders>
            <w:vAlign w:val="center"/>
          </w:tcPr>
          <w:p w14:paraId="7460B4B1" w14:textId="77777777" w:rsidR="00C923D8" w:rsidRDefault="009B6B2F">
            <w:r>
              <w:t>15</w:t>
            </w:r>
          </w:p>
        </w:tc>
      </w:tr>
      <w:tr w:rsidR="00C923D8" w14:paraId="332DD3C3" w14:textId="77777777">
        <w:trPr>
          <w:trHeight w:val="542"/>
        </w:trPr>
        <w:tc>
          <w:tcPr>
            <w:tcW w:w="6070" w:type="dxa"/>
            <w:tcBorders>
              <w:top w:val="single" w:sz="6" w:space="0" w:color="DDDDDD"/>
              <w:left w:val="single" w:sz="6" w:space="0" w:color="DDDDDD"/>
              <w:bottom w:val="single" w:sz="6" w:space="0" w:color="DDDDDD"/>
              <w:right w:val="single" w:sz="6" w:space="0" w:color="DDDDDD"/>
            </w:tcBorders>
            <w:vAlign w:val="center"/>
          </w:tcPr>
          <w:p w14:paraId="67B8429B" w14:textId="77777777" w:rsidR="00C923D8" w:rsidRDefault="009B6B2F">
            <w:r>
              <w:t>Total area (sq. km)</w:t>
            </w:r>
          </w:p>
        </w:tc>
        <w:tc>
          <w:tcPr>
            <w:tcW w:w="3106" w:type="dxa"/>
            <w:tcBorders>
              <w:top w:val="single" w:sz="6" w:space="0" w:color="DDDDDD"/>
              <w:left w:val="single" w:sz="6" w:space="0" w:color="DDDDDD"/>
              <w:bottom w:val="single" w:sz="6" w:space="0" w:color="DDDDDD"/>
              <w:right w:val="single" w:sz="6" w:space="0" w:color="DDDDDD"/>
            </w:tcBorders>
            <w:vAlign w:val="center"/>
          </w:tcPr>
          <w:p w14:paraId="22E019C3" w14:textId="77777777" w:rsidR="00C923D8" w:rsidRDefault="009B6B2F">
            <w:pPr>
              <w:widowControl/>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7.07 sq km</w:t>
            </w:r>
          </w:p>
          <w:p w14:paraId="0A49256F" w14:textId="77777777" w:rsidR="00C923D8" w:rsidRDefault="00C923D8">
            <w:pPr>
              <w:rPr>
                <w:sz w:val="28"/>
                <w:szCs w:val="28"/>
              </w:rPr>
            </w:pPr>
          </w:p>
        </w:tc>
      </w:tr>
      <w:tr w:rsidR="00C923D8" w14:paraId="4AEB78AF"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0021C1C6" w14:textId="77777777" w:rsidR="00C923D8" w:rsidRDefault="009B6B2F">
            <w:r>
              <w:t>Population (latest)</w:t>
            </w:r>
          </w:p>
        </w:tc>
        <w:tc>
          <w:tcPr>
            <w:tcW w:w="3106" w:type="dxa"/>
            <w:tcBorders>
              <w:top w:val="single" w:sz="6" w:space="0" w:color="DDDDDD"/>
              <w:left w:val="single" w:sz="6" w:space="0" w:color="DDDDDD"/>
              <w:bottom w:val="single" w:sz="6" w:space="0" w:color="DDDDDD"/>
              <w:right w:val="single" w:sz="6" w:space="0" w:color="DDDDDD"/>
            </w:tcBorders>
            <w:vAlign w:val="center"/>
          </w:tcPr>
          <w:p w14:paraId="2A138BEB" w14:textId="77777777" w:rsidR="00C923D8" w:rsidRDefault="009B6B2F">
            <w:r>
              <w:t>24476</w:t>
            </w:r>
          </w:p>
        </w:tc>
      </w:tr>
      <w:tr w:rsidR="00C923D8" w14:paraId="632847FE"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4681B049" w14:textId="77777777" w:rsidR="00C923D8" w:rsidRDefault="009B6B2F">
            <w:r>
              <w:t>Population density</w:t>
            </w:r>
          </w:p>
        </w:tc>
        <w:tc>
          <w:tcPr>
            <w:tcW w:w="3106" w:type="dxa"/>
            <w:tcBorders>
              <w:top w:val="single" w:sz="6" w:space="0" w:color="DDDDDD"/>
              <w:left w:val="single" w:sz="6" w:space="0" w:color="DDDDDD"/>
              <w:bottom w:val="single" w:sz="6" w:space="0" w:color="DDDDDD"/>
              <w:right w:val="single" w:sz="6" w:space="0" w:color="DDDDDD"/>
            </w:tcBorders>
            <w:vAlign w:val="center"/>
          </w:tcPr>
          <w:p w14:paraId="7854AAC5" w14:textId="07DAAE90" w:rsidR="00C923D8" w:rsidRDefault="009B6B2F">
            <w:r>
              <w:t>76</w:t>
            </w:r>
            <w:r w:rsidR="00FC0CB1">
              <w:t>0</w:t>
            </w:r>
            <w:r>
              <w:t xml:space="preserve"> persons/sq km</w:t>
            </w:r>
          </w:p>
        </w:tc>
      </w:tr>
      <w:tr w:rsidR="00C923D8" w14:paraId="36B2500B"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1B5EC201" w14:textId="77777777" w:rsidR="00C923D8" w:rsidRDefault="009B6B2F">
            <w:r>
              <w:t>Terrain (coastal/low-lying/backwaters/foothills, etc.)</w:t>
            </w:r>
          </w:p>
        </w:tc>
        <w:tc>
          <w:tcPr>
            <w:tcW w:w="3106" w:type="dxa"/>
            <w:tcBorders>
              <w:top w:val="single" w:sz="6" w:space="0" w:color="DDDDDD"/>
              <w:left w:val="single" w:sz="6" w:space="0" w:color="DDDDDD"/>
              <w:bottom w:val="single" w:sz="6" w:space="0" w:color="DDDDDD"/>
              <w:right w:val="single" w:sz="6" w:space="0" w:color="DDDDDD"/>
            </w:tcBorders>
            <w:vAlign w:val="center"/>
          </w:tcPr>
          <w:p w14:paraId="1D4554F7" w14:textId="77777777" w:rsidR="00C923D8" w:rsidRDefault="009B6B2F">
            <w:pPr>
              <w:widowControl/>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midland/central planes</w:t>
            </w:r>
          </w:p>
          <w:p w14:paraId="07D94ED7" w14:textId="77777777" w:rsidR="00C923D8" w:rsidRDefault="00C923D8"/>
        </w:tc>
      </w:tr>
      <w:tr w:rsidR="00C923D8" w14:paraId="313C62CC"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71B589D7" w14:textId="77777777" w:rsidR="00C923D8" w:rsidRDefault="009B6B2F">
            <w:r>
              <w:t>Number of rivers passing through LSGI</w:t>
            </w:r>
          </w:p>
        </w:tc>
        <w:tc>
          <w:tcPr>
            <w:tcW w:w="3106" w:type="dxa"/>
            <w:tcBorders>
              <w:top w:val="single" w:sz="6" w:space="0" w:color="DDDDDD"/>
              <w:left w:val="single" w:sz="6" w:space="0" w:color="DDDDDD"/>
              <w:bottom w:val="single" w:sz="6" w:space="0" w:color="DDDDDD"/>
              <w:right w:val="single" w:sz="6" w:space="0" w:color="DDDDDD"/>
            </w:tcBorders>
            <w:vAlign w:val="center"/>
          </w:tcPr>
          <w:p w14:paraId="5C75E0C2" w14:textId="77777777" w:rsidR="00C923D8" w:rsidRDefault="009B6B2F">
            <w:r>
              <w:t>1</w:t>
            </w:r>
          </w:p>
        </w:tc>
      </w:tr>
      <w:tr w:rsidR="00C923D8" w14:paraId="782AFE15"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74A6EA4C" w14:textId="77777777" w:rsidR="00C923D8" w:rsidRDefault="009B6B2F">
            <w:r>
              <w:t>Number of ponds in the LSGI</w:t>
            </w:r>
          </w:p>
        </w:tc>
        <w:tc>
          <w:tcPr>
            <w:tcW w:w="3106" w:type="dxa"/>
            <w:tcBorders>
              <w:top w:val="single" w:sz="6" w:space="0" w:color="DDDDDD"/>
              <w:left w:val="single" w:sz="6" w:space="0" w:color="DDDDDD"/>
              <w:bottom w:val="single" w:sz="6" w:space="0" w:color="DDDDDD"/>
              <w:right w:val="single" w:sz="6" w:space="0" w:color="DDDDDD"/>
            </w:tcBorders>
            <w:vAlign w:val="center"/>
          </w:tcPr>
          <w:p w14:paraId="42775CAC" w14:textId="77777777" w:rsidR="00C923D8" w:rsidRDefault="009B6B2F">
            <w:r>
              <w:t>17</w:t>
            </w:r>
          </w:p>
        </w:tc>
      </w:tr>
      <w:tr w:rsidR="00C923D8" w14:paraId="6A6ACAB2" w14:textId="77777777">
        <w:tc>
          <w:tcPr>
            <w:tcW w:w="6070" w:type="dxa"/>
            <w:tcBorders>
              <w:top w:val="single" w:sz="6" w:space="0" w:color="DDDDDD"/>
              <w:left w:val="single" w:sz="6" w:space="0" w:color="DDDDDD"/>
              <w:bottom w:val="single" w:sz="6" w:space="0" w:color="DDDDDD"/>
              <w:right w:val="single" w:sz="6" w:space="0" w:color="DDDDDD"/>
            </w:tcBorders>
            <w:vAlign w:val="center"/>
          </w:tcPr>
          <w:p w14:paraId="24627666" w14:textId="77777777" w:rsidR="00C923D8" w:rsidRDefault="009B6B2F">
            <w:r>
              <w:t>Number of wells in LSGI</w:t>
            </w:r>
          </w:p>
        </w:tc>
        <w:tc>
          <w:tcPr>
            <w:tcW w:w="3106" w:type="dxa"/>
            <w:tcBorders>
              <w:top w:val="single" w:sz="6" w:space="0" w:color="DDDDDD"/>
              <w:left w:val="single" w:sz="6" w:space="0" w:color="DDDDDD"/>
              <w:bottom w:val="single" w:sz="6" w:space="0" w:color="DDDDDD"/>
              <w:right w:val="single" w:sz="6" w:space="0" w:color="DDDDDD"/>
            </w:tcBorders>
            <w:vAlign w:val="center"/>
          </w:tcPr>
          <w:p w14:paraId="7064E9D0" w14:textId="77777777" w:rsidR="00C923D8" w:rsidRDefault="009B6B2F">
            <w:r>
              <w:t>4682</w:t>
            </w:r>
          </w:p>
        </w:tc>
      </w:tr>
    </w:tbl>
    <w:p w14:paraId="1DEEEB81" w14:textId="77777777" w:rsidR="00C923D8" w:rsidRDefault="009B6B2F">
      <w:pPr>
        <w:pStyle w:val="Heading2"/>
        <w:numPr>
          <w:ilvl w:val="1"/>
          <w:numId w:val="1"/>
        </w:numPr>
        <w:tabs>
          <w:tab w:val="left" w:pos="0"/>
        </w:tabs>
      </w:pPr>
      <w:r>
        <w:t>Demographic and Vulnerable Population</w:t>
      </w:r>
    </w:p>
    <w:p w14:paraId="71CD695C" w14:textId="77777777" w:rsidR="00C923D8" w:rsidRDefault="009B6B2F">
      <w:r>
        <w:t>Understanding the demographic composition and vulnerable population groups is essential for pandemic preparedness. Children, elderly, economically deprived families, migrant workers, and socially vulnerable groups are at increased risk during public health emergencies due to higher exposure, limited access to services, and dependency on public systems.</w:t>
      </w:r>
    </w:p>
    <w:p w14:paraId="704FE2C8" w14:textId="77777777" w:rsidR="00C923D8" w:rsidRDefault="00C923D8">
      <w:pPr>
        <w:ind w:left="720"/>
      </w:pPr>
    </w:p>
    <w:tbl>
      <w:tblPr>
        <w:tblStyle w:val="a1"/>
        <w:tblW w:w="14806" w:type="dxa"/>
        <w:tblInd w:w="-11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000" w:firstRow="0" w:lastRow="0" w:firstColumn="0" w:lastColumn="0" w:noHBand="0" w:noVBand="0"/>
      </w:tblPr>
      <w:tblGrid>
        <w:gridCol w:w="1844"/>
        <w:gridCol w:w="1770"/>
        <w:gridCol w:w="5596"/>
        <w:gridCol w:w="5596"/>
      </w:tblGrid>
      <w:tr w:rsidR="00C923D8" w14:paraId="78E64D1D" w14:textId="77777777">
        <w:trPr>
          <w:trHeight w:val="480"/>
          <w:tblHeader/>
        </w:trPr>
        <w:tc>
          <w:tcPr>
            <w:tcW w:w="3614" w:type="dxa"/>
            <w:gridSpan w:val="2"/>
            <w:tcBorders>
              <w:top w:val="single" w:sz="6" w:space="0" w:color="DDDDDD"/>
              <w:left w:val="single" w:sz="6" w:space="0" w:color="DDDDDD"/>
              <w:bottom w:val="single" w:sz="6" w:space="0" w:color="DDDDDD"/>
              <w:right w:val="single" w:sz="6" w:space="0" w:color="DDDDDD"/>
            </w:tcBorders>
            <w:shd w:val="clear" w:color="auto" w:fill="F2F2F2"/>
            <w:vAlign w:val="center"/>
          </w:tcPr>
          <w:p w14:paraId="43BC164E" w14:textId="77777777" w:rsidR="00C923D8" w:rsidRDefault="009B6B2F">
            <w:r>
              <w:t>Item</w:t>
            </w:r>
          </w:p>
        </w:tc>
        <w:tc>
          <w:tcPr>
            <w:tcW w:w="559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1B08DB9" w14:textId="77777777" w:rsidR="00C923D8" w:rsidRDefault="009B6B2F">
            <w:r>
              <w:t xml:space="preserve">Details </w:t>
            </w:r>
            <w:r>
              <w:rPr>
                <w:color w:val="980000"/>
              </w:rPr>
              <w:t>in numbers</w:t>
            </w:r>
          </w:p>
        </w:tc>
        <w:tc>
          <w:tcPr>
            <w:tcW w:w="5596" w:type="dxa"/>
            <w:tcBorders>
              <w:top w:val="single" w:sz="6" w:space="0" w:color="DDDDDD"/>
              <w:left w:val="single" w:sz="6" w:space="0" w:color="DDDDDD"/>
              <w:bottom w:val="single" w:sz="6" w:space="0" w:color="DDDDDD"/>
              <w:right w:val="single" w:sz="6" w:space="0" w:color="DDDDDD"/>
            </w:tcBorders>
            <w:shd w:val="clear" w:color="auto" w:fill="F2F2F2"/>
            <w:tcMar>
              <w:top w:w="0" w:type="dxa"/>
              <w:left w:w="2" w:type="dxa"/>
              <w:bottom w:w="0" w:type="dxa"/>
              <w:right w:w="10" w:type="dxa"/>
            </w:tcMar>
          </w:tcPr>
          <w:p w14:paraId="0D39AE74" w14:textId="77777777" w:rsidR="00C923D8" w:rsidRDefault="00C923D8"/>
        </w:tc>
      </w:tr>
      <w:tr w:rsidR="00C923D8" w14:paraId="1AF6297C" w14:textId="77777777">
        <w:trPr>
          <w:trHeight w:val="480"/>
          <w:tblHeader/>
        </w:trPr>
        <w:tc>
          <w:tcPr>
            <w:tcW w:w="9210" w:type="dxa"/>
            <w:gridSpan w:val="3"/>
            <w:tcBorders>
              <w:top w:val="single" w:sz="6" w:space="0" w:color="DDDDDD"/>
              <w:left w:val="single" w:sz="6" w:space="0" w:color="DDDDDD"/>
              <w:bottom w:val="single" w:sz="6" w:space="0" w:color="DDDDDD"/>
              <w:right w:val="single" w:sz="6" w:space="0" w:color="DDDDDD"/>
            </w:tcBorders>
            <w:shd w:val="clear" w:color="auto" w:fill="CFE2F3"/>
            <w:vAlign w:val="center"/>
          </w:tcPr>
          <w:p w14:paraId="36293B7C" w14:textId="77777777" w:rsidR="00C923D8" w:rsidRDefault="009B6B2F">
            <w:r>
              <w:t>DEMOGRAPHIC PROFILE</w:t>
            </w:r>
          </w:p>
        </w:tc>
        <w:tc>
          <w:tcPr>
            <w:tcW w:w="5596" w:type="dxa"/>
            <w:tcBorders>
              <w:top w:val="single" w:sz="6" w:space="0" w:color="DDDDDD"/>
              <w:left w:val="single" w:sz="6" w:space="0" w:color="DDDDDD"/>
              <w:bottom w:val="single" w:sz="6" w:space="0" w:color="DDDDDD"/>
              <w:right w:val="single" w:sz="6" w:space="0" w:color="DDDDDD"/>
            </w:tcBorders>
            <w:shd w:val="clear" w:color="auto" w:fill="CFE2F3"/>
            <w:tcMar>
              <w:top w:w="0" w:type="dxa"/>
              <w:left w:w="2" w:type="dxa"/>
              <w:bottom w:w="0" w:type="dxa"/>
              <w:right w:w="10" w:type="dxa"/>
            </w:tcMar>
          </w:tcPr>
          <w:p w14:paraId="66DBD7E4" w14:textId="77777777" w:rsidR="00C923D8" w:rsidRDefault="00C923D8"/>
        </w:tc>
      </w:tr>
      <w:tr w:rsidR="00C923D8" w14:paraId="61302BA4"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70A243D9" w14:textId="77777777" w:rsidR="00C923D8" w:rsidRDefault="009B6B2F">
            <w:r>
              <w:t>Total population</w:t>
            </w:r>
          </w:p>
        </w:tc>
        <w:tc>
          <w:tcPr>
            <w:tcW w:w="5596" w:type="dxa"/>
            <w:tcBorders>
              <w:top w:val="single" w:sz="6" w:space="0" w:color="DDDDDD"/>
              <w:left w:val="single" w:sz="6" w:space="0" w:color="DDDDDD"/>
              <w:bottom w:val="single" w:sz="6" w:space="0" w:color="DDDDDD"/>
              <w:right w:val="single" w:sz="6" w:space="0" w:color="DDDDDD"/>
            </w:tcBorders>
            <w:vAlign w:val="center"/>
          </w:tcPr>
          <w:p w14:paraId="1C11D8D1" w14:textId="77777777" w:rsidR="00C923D8" w:rsidRDefault="009B6B2F">
            <w:r>
              <w:t>24476</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73B77C80" w14:textId="77777777" w:rsidR="00C923D8" w:rsidRDefault="00C923D8"/>
        </w:tc>
      </w:tr>
      <w:tr w:rsidR="00C923D8" w14:paraId="43222EF7"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10071736" w14:textId="77777777" w:rsidR="00C923D8" w:rsidRDefault="009B6B2F">
            <w:r>
              <w:t>Male</w:t>
            </w:r>
          </w:p>
        </w:tc>
        <w:tc>
          <w:tcPr>
            <w:tcW w:w="5596" w:type="dxa"/>
            <w:tcBorders>
              <w:top w:val="single" w:sz="6" w:space="0" w:color="DDDDDD"/>
              <w:left w:val="single" w:sz="6" w:space="0" w:color="DDDDDD"/>
              <w:bottom w:val="single" w:sz="6" w:space="0" w:color="DDDDDD"/>
              <w:right w:val="single" w:sz="6" w:space="0" w:color="DDDDDD"/>
            </w:tcBorders>
            <w:vAlign w:val="center"/>
          </w:tcPr>
          <w:p w14:paraId="7B1223EB" w14:textId="77777777" w:rsidR="00C923D8" w:rsidRDefault="009B6B2F">
            <w:r>
              <w:t>10247</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01F8DC25" w14:textId="77777777" w:rsidR="00C923D8" w:rsidRDefault="00C923D8"/>
        </w:tc>
      </w:tr>
      <w:tr w:rsidR="00C923D8" w14:paraId="2DBC4FEA"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11708411" w14:textId="77777777" w:rsidR="00C923D8" w:rsidRDefault="009B6B2F">
            <w:r>
              <w:lastRenderedPageBreak/>
              <w:t>Female</w:t>
            </w:r>
          </w:p>
        </w:tc>
        <w:tc>
          <w:tcPr>
            <w:tcW w:w="5596" w:type="dxa"/>
            <w:tcBorders>
              <w:top w:val="single" w:sz="6" w:space="0" w:color="DDDDDD"/>
              <w:left w:val="single" w:sz="6" w:space="0" w:color="DDDDDD"/>
              <w:bottom w:val="single" w:sz="6" w:space="0" w:color="DDDDDD"/>
              <w:right w:val="single" w:sz="6" w:space="0" w:color="DDDDDD"/>
            </w:tcBorders>
            <w:vAlign w:val="center"/>
          </w:tcPr>
          <w:p w14:paraId="24872B7D" w14:textId="77777777" w:rsidR="00C923D8" w:rsidRDefault="009B6B2F">
            <w:r>
              <w:t>11028</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709C0D6F" w14:textId="77777777" w:rsidR="00C923D8" w:rsidRDefault="00C923D8"/>
        </w:tc>
      </w:tr>
      <w:tr w:rsidR="00C923D8" w14:paraId="18EBF2CC"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2C528FC3" w14:textId="77777777" w:rsidR="00C923D8" w:rsidRDefault="009B6B2F">
            <w:r>
              <w:t>Transgender</w:t>
            </w:r>
          </w:p>
        </w:tc>
        <w:tc>
          <w:tcPr>
            <w:tcW w:w="5596" w:type="dxa"/>
            <w:tcBorders>
              <w:top w:val="single" w:sz="6" w:space="0" w:color="DDDDDD"/>
              <w:left w:val="single" w:sz="6" w:space="0" w:color="DDDDDD"/>
              <w:bottom w:val="single" w:sz="6" w:space="0" w:color="DDDDDD"/>
              <w:right w:val="single" w:sz="6" w:space="0" w:color="DDDDDD"/>
            </w:tcBorders>
            <w:vAlign w:val="center"/>
          </w:tcPr>
          <w:p w14:paraId="7661F7D0" w14:textId="77777777" w:rsidR="00C923D8" w:rsidRDefault="009B6B2F">
            <w:r>
              <w:t>0</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276CEDCF" w14:textId="77777777" w:rsidR="00C923D8" w:rsidRDefault="00C923D8"/>
        </w:tc>
      </w:tr>
      <w:tr w:rsidR="00C923D8" w14:paraId="100AF109"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2ECE325C" w14:textId="77777777" w:rsidR="00C923D8" w:rsidRDefault="009B6B2F">
            <w:r>
              <w:t>Children under 5</w:t>
            </w:r>
          </w:p>
        </w:tc>
        <w:tc>
          <w:tcPr>
            <w:tcW w:w="5596" w:type="dxa"/>
            <w:tcBorders>
              <w:top w:val="single" w:sz="6" w:space="0" w:color="DDDDDD"/>
              <w:left w:val="single" w:sz="6" w:space="0" w:color="DDDDDD"/>
              <w:bottom w:val="single" w:sz="6" w:space="0" w:color="DDDDDD"/>
              <w:right w:val="single" w:sz="6" w:space="0" w:color="DDDDDD"/>
            </w:tcBorders>
            <w:vAlign w:val="center"/>
          </w:tcPr>
          <w:p w14:paraId="376EBA61" w14:textId="77777777" w:rsidR="00C923D8" w:rsidRDefault="009B6B2F">
            <w:r>
              <w:t>729</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2DF0F59A" w14:textId="77777777" w:rsidR="00C923D8" w:rsidRDefault="00C923D8"/>
        </w:tc>
      </w:tr>
      <w:tr w:rsidR="00C923D8" w14:paraId="7BCD5CDD"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0ECDA2D1" w14:textId="77777777" w:rsidR="00C923D8" w:rsidRDefault="009B6B2F">
            <w:r>
              <w:t>Adolescent</w:t>
            </w:r>
          </w:p>
        </w:tc>
        <w:tc>
          <w:tcPr>
            <w:tcW w:w="5596" w:type="dxa"/>
            <w:tcBorders>
              <w:top w:val="single" w:sz="6" w:space="0" w:color="DDDDDD"/>
              <w:left w:val="single" w:sz="6" w:space="0" w:color="DDDDDD"/>
              <w:bottom w:val="single" w:sz="6" w:space="0" w:color="DDDDDD"/>
              <w:right w:val="single" w:sz="6" w:space="0" w:color="DDDDDD"/>
            </w:tcBorders>
            <w:vAlign w:val="center"/>
          </w:tcPr>
          <w:p w14:paraId="01EBD66A" w14:textId="77777777" w:rsidR="00C923D8" w:rsidRDefault="009B6B2F">
            <w:r>
              <w:t>1870</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4F8D539C" w14:textId="77777777" w:rsidR="00C923D8" w:rsidRDefault="00C923D8"/>
        </w:tc>
      </w:tr>
      <w:tr w:rsidR="00C923D8" w14:paraId="56F30EE8"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10708F49" w14:textId="77777777" w:rsidR="00C923D8" w:rsidRDefault="009B6B2F">
            <w:r>
              <w:t>Elderly (&gt;60)</w:t>
            </w:r>
          </w:p>
        </w:tc>
        <w:tc>
          <w:tcPr>
            <w:tcW w:w="5596" w:type="dxa"/>
            <w:tcBorders>
              <w:top w:val="single" w:sz="6" w:space="0" w:color="DDDDDD"/>
              <w:left w:val="single" w:sz="6" w:space="0" w:color="DDDDDD"/>
              <w:bottom w:val="single" w:sz="6" w:space="0" w:color="DDDDDD"/>
              <w:right w:val="single" w:sz="6" w:space="0" w:color="DDDDDD"/>
            </w:tcBorders>
            <w:vAlign w:val="center"/>
          </w:tcPr>
          <w:p w14:paraId="4935A6E1" w14:textId="77777777" w:rsidR="00C923D8" w:rsidRDefault="009B6B2F">
            <w:r>
              <w:t>3954</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2A4FEAE5" w14:textId="77777777" w:rsidR="00C923D8" w:rsidRDefault="00C923D8"/>
        </w:tc>
      </w:tr>
      <w:tr w:rsidR="00C923D8" w14:paraId="53DD6B3E" w14:textId="77777777">
        <w:trPr>
          <w:trHeight w:val="480"/>
        </w:trPr>
        <w:tc>
          <w:tcPr>
            <w:tcW w:w="9210" w:type="dxa"/>
            <w:gridSpan w:val="3"/>
            <w:tcBorders>
              <w:top w:val="single" w:sz="6" w:space="0" w:color="DDDDDD"/>
              <w:left w:val="single" w:sz="6" w:space="0" w:color="DDDDDD"/>
              <w:bottom w:val="single" w:sz="6" w:space="0" w:color="DDDDDD"/>
              <w:right w:val="single" w:sz="6" w:space="0" w:color="DDDDDD"/>
            </w:tcBorders>
            <w:shd w:val="clear" w:color="auto" w:fill="CFE2F3"/>
            <w:vAlign w:val="center"/>
          </w:tcPr>
          <w:p w14:paraId="458FD191" w14:textId="77777777" w:rsidR="00C923D8" w:rsidRDefault="009B6B2F">
            <w:r>
              <w:t>SOCIAL/LIVELIHOOD VULNERABILITY</w:t>
            </w:r>
          </w:p>
        </w:tc>
        <w:tc>
          <w:tcPr>
            <w:tcW w:w="5596" w:type="dxa"/>
            <w:tcBorders>
              <w:top w:val="single" w:sz="6" w:space="0" w:color="DDDDDD"/>
              <w:left w:val="single" w:sz="6" w:space="0" w:color="DDDDDD"/>
              <w:bottom w:val="single" w:sz="6" w:space="0" w:color="DDDDDD"/>
              <w:right w:val="single" w:sz="6" w:space="0" w:color="DDDDDD"/>
            </w:tcBorders>
            <w:shd w:val="clear" w:color="auto" w:fill="CFE2F3"/>
            <w:tcMar>
              <w:top w:w="0" w:type="dxa"/>
              <w:left w:w="2" w:type="dxa"/>
              <w:bottom w:w="0" w:type="dxa"/>
              <w:right w:w="10" w:type="dxa"/>
            </w:tcMar>
          </w:tcPr>
          <w:p w14:paraId="3967881C" w14:textId="77777777" w:rsidR="00C923D8" w:rsidRDefault="00C923D8"/>
        </w:tc>
      </w:tr>
      <w:tr w:rsidR="00C923D8" w14:paraId="742ACBF9" w14:textId="77777777">
        <w:trPr>
          <w:trHeight w:val="42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706817E4" w14:textId="77777777" w:rsidR="00C923D8" w:rsidRDefault="009B6B2F">
            <w:r>
              <w:t>EPEP family</w:t>
            </w:r>
          </w:p>
        </w:tc>
        <w:tc>
          <w:tcPr>
            <w:tcW w:w="5596" w:type="dxa"/>
            <w:tcBorders>
              <w:top w:val="single" w:sz="6" w:space="0" w:color="DDDDDD"/>
              <w:left w:val="single" w:sz="6" w:space="0" w:color="DDDDDD"/>
              <w:bottom w:val="single" w:sz="6" w:space="0" w:color="DDDDDD"/>
              <w:right w:val="single" w:sz="6" w:space="0" w:color="DDDDDD"/>
            </w:tcBorders>
            <w:vAlign w:val="center"/>
          </w:tcPr>
          <w:p w14:paraId="64697505" w14:textId="77777777" w:rsidR="00C923D8" w:rsidRDefault="009B6B2F">
            <w:r>
              <w:t>26</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3CBB2FF0" w14:textId="77777777" w:rsidR="00C923D8" w:rsidRDefault="00C923D8"/>
        </w:tc>
      </w:tr>
      <w:tr w:rsidR="00C923D8" w14:paraId="040FA5DC"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28DFFBBB" w14:textId="77777777" w:rsidR="00C923D8" w:rsidRDefault="009B6B2F">
            <w:r>
              <w:t>BPL family</w:t>
            </w:r>
          </w:p>
        </w:tc>
        <w:tc>
          <w:tcPr>
            <w:tcW w:w="5596" w:type="dxa"/>
            <w:tcBorders>
              <w:top w:val="single" w:sz="6" w:space="0" w:color="DDDDDD"/>
              <w:left w:val="single" w:sz="6" w:space="0" w:color="DDDDDD"/>
              <w:bottom w:val="single" w:sz="6" w:space="0" w:color="DDDDDD"/>
              <w:right w:val="single" w:sz="6" w:space="0" w:color="DDDDDD"/>
            </w:tcBorders>
            <w:vAlign w:val="center"/>
          </w:tcPr>
          <w:p w14:paraId="33C8FA8B" w14:textId="77777777" w:rsidR="00C923D8" w:rsidRDefault="009B6B2F">
            <w:r>
              <w:t>2989</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40407685" w14:textId="77777777" w:rsidR="00C923D8" w:rsidRDefault="00C923D8"/>
        </w:tc>
      </w:tr>
      <w:tr w:rsidR="00C923D8" w14:paraId="3B71AFE1"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675A9EB8" w14:textId="77777777" w:rsidR="00C923D8" w:rsidRDefault="009B6B2F">
            <w:r>
              <w:t>Tribal communities</w:t>
            </w:r>
          </w:p>
        </w:tc>
        <w:tc>
          <w:tcPr>
            <w:tcW w:w="5596" w:type="dxa"/>
            <w:tcBorders>
              <w:top w:val="single" w:sz="6" w:space="0" w:color="DDDDDD"/>
              <w:left w:val="single" w:sz="6" w:space="0" w:color="DDDDDD"/>
              <w:bottom w:val="single" w:sz="6" w:space="0" w:color="DDDDDD"/>
              <w:right w:val="single" w:sz="6" w:space="0" w:color="DDDDDD"/>
            </w:tcBorders>
            <w:vAlign w:val="center"/>
          </w:tcPr>
          <w:p w14:paraId="1A87E2B8" w14:textId="77777777" w:rsidR="00C923D8" w:rsidRDefault="009B6B2F">
            <w:r>
              <w:t>0</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6A117991" w14:textId="77777777" w:rsidR="00C923D8" w:rsidRDefault="00C923D8"/>
        </w:tc>
      </w:tr>
      <w:tr w:rsidR="00C923D8" w14:paraId="0EB3044F" w14:textId="77777777">
        <w:trPr>
          <w:trHeight w:val="480"/>
        </w:trPr>
        <w:tc>
          <w:tcPr>
            <w:tcW w:w="1844" w:type="dxa"/>
            <w:vMerge w:val="restart"/>
            <w:tcBorders>
              <w:top w:val="single" w:sz="6" w:space="0" w:color="DDDDDD"/>
              <w:left w:val="single" w:sz="6" w:space="0" w:color="DDDDDD"/>
              <w:bottom w:val="single" w:sz="6" w:space="0" w:color="DDDDDD"/>
              <w:right w:val="single" w:sz="6" w:space="0" w:color="DDDDDD"/>
            </w:tcBorders>
            <w:vAlign w:val="center"/>
          </w:tcPr>
          <w:p w14:paraId="13751C6A" w14:textId="77777777" w:rsidR="00C923D8" w:rsidRDefault="009B6B2F">
            <w:r>
              <w:t>Migration</w:t>
            </w:r>
          </w:p>
        </w:tc>
        <w:tc>
          <w:tcPr>
            <w:tcW w:w="1770" w:type="dxa"/>
            <w:tcBorders>
              <w:top w:val="single" w:sz="6" w:space="0" w:color="DDDDDD"/>
              <w:left w:val="single" w:sz="6" w:space="0" w:color="DDDDDD"/>
              <w:bottom w:val="single" w:sz="6" w:space="0" w:color="DDDDDD"/>
              <w:right w:val="single" w:sz="6" w:space="0" w:color="DDDDDD"/>
            </w:tcBorders>
            <w:vAlign w:val="center"/>
          </w:tcPr>
          <w:p w14:paraId="0ECFC18A" w14:textId="77777777" w:rsidR="00C923D8" w:rsidRDefault="009B6B2F">
            <w:r>
              <w:t>Immigrant</w:t>
            </w:r>
          </w:p>
        </w:tc>
        <w:tc>
          <w:tcPr>
            <w:tcW w:w="5596" w:type="dxa"/>
            <w:tcBorders>
              <w:top w:val="single" w:sz="6" w:space="0" w:color="DDDDDD"/>
              <w:left w:val="single" w:sz="6" w:space="0" w:color="DDDDDD"/>
              <w:bottom w:val="single" w:sz="6" w:space="0" w:color="DDDDDD"/>
              <w:right w:val="single" w:sz="6" w:space="0" w:color="DDDDDD"/>
            </w:tcBorders>
            <w:vAlign w:val="center"/>
          </w:tcPr>
          <w:p w14:paraId="534072FE" w14:textId="77777777" w:rsidR="00C923D8" w:rsidRDefault="009B6B2F">
            <w:r>
              <w:t>201</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6A886C63" w14:textId="77777777" w:rsidR="00C923D8" w:rsidRDefault="00C923D8"/>
        </w:tc>
      </w:tr>
      <w:tr w:rsidR="00C923D8" w14:paraId="6CCF011F" w14:textId="77777777">
        <w:trPr>
          <w:trHeight w:val="480"/>
        </w:trPr>
        <w:tc>
          <w:tcPr>
            <w:tcW w:w="1844" w:type="dxa"/>
            <w:vMerge/>
            <w:tcBorders>
              <w:top w:val="single" w:sz="6" w:space="0" w:color="DDDDDD"/>
              <w:left w:val="single" w:sz="6" w:space="0" w:color="DDDDDD"/>
              <w:bottom w:val="single" w:sz="6" w:space="0" w:color="DDDDDD"/>
              <w:right w:val="single" w:sz="6" w:space="0" w:color="DDDDDD"/>
            </w:tcBorders>
            <w:vAlign w:val="center"/>
          </w:tcPr>
          <w:p w14:paraId="04B90539" w14:textId="77777777" w:rsidR="00C923D8" w:rsidRDefault="00C923D8">
            <w:pPr>
              <w:pBdr>
                <w:top w:val="nil"/>
                <w:left w:val="nil"/>
                <w:bottom w:val="nil"/>
                <w:right w:val="nil"/>
                <w:between w:val="nil"/>
              </w:pBdr>
              <w:jc w:val="left"/>
            </w:pPr>
          </w:p>
        </w:tc>
        <w:tc>
          <w:tcPr>
            <w:tcW w:w="1770" w:type="dxa"/>
            <w:tcBorders>
              <w:top w:val="single" w:sz="6" w:space="0" w:color="DDDDDD"/>
              <w:left w:val="single" w:sz="6" w:space="0" w:color="DDDDDD"/>
              <w:bottom w:val="single" w:sz="6" w:space="0" w:color="DDDDDD"/>
              <w:right w:val="single" w:sz="6" w:space="0" w:color="DDDDDD"/>
            </w:tcBorders>
            <w:vAlign w:val="center"/>
          </w:tcPr>
          <w:p w14:paraId="490A09DD" w14:textId="77777777" w:rsidR="00C923D8" w:rsidRDefault="009B6B2F">
            <w:pPr>
              <w:spacing w:line="240" w:lineRule="auto"/>
            </w:pPr>
            <w:r>
              <w:t>Emigrant</w:t>
            </w:r>
          </w:p>
        </w:tc>
        <w:tc>
          <w:tcPr>
            <w:tcW w:w="5596" w:type="dxa"/>
            <w:tcBorders>
              <w:top w:val="single" w:sz="6" w:space="0" w:color="DDDDDD"/>
              <w:left w:val="single" w:sz="6" w:space="0" w:color="DDDDDD"/>
              <w:bottom w:val="single" w:sz="6" w:space="0" w:color="DDDDDD"/>
              <w:right w:val="single" w:sz="6" w:space="0" w:color="DDDDDD"/>
            </w:tcBorders>
            <w:vAlign w:val="center"/>
          </w:tcPr>
          <w:p w14:paraId="212938EE" w14:textId="77777777" w:rsidR="00C923D8" w:rsidRDefault="009B6B2F">
            <w:r>
              <w:t>1130</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4579CD8A" w14:textId="77777777" w:rsidR="00C923D8" w:rsidRDefault="00C923D8"/>
        </w:tc>
      </w:tr>
      <w:tr w:rsidR="00C923D8" w14:paraId="3F99F7B9"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5C6AE1DE" w14:textId="77777777" w:rsidR="00C923D8" w:rsidRDefault="009B6B2F">
            <w:r>
              <w:t>Socio-economically deprived</w:t>
            </w:r>
          </w:p>
        </w:tc>
        <w:tc>
          <w:tcPr>
            <w:tcW w:w="5596" w:type="dxa"/>
            <w:tcBorders>
              <w:top w:val="single" w:sz="6" w:space="0" w:color="DDDDDD"/>
              <w:left w:val="single" w:sz="6" w:space="0" w:color="DDDDDD"/>
              <w:bottom w:val="single" w:sz="6" w:space="0" w:color="DDDDDD"/>
              <w:right w:val="single" w:sz="6" w:space="0" w:color="DDDDDD"/>
            </w:tcBorders>
            <w:vAlign w:val="center"/>
          </w:tcPr>
          <w:p w14:paraId="0B67F92A" w14:textId="77777777" w:rsidR="00C923D8" w:rsidRDefault="009B6B2F">
            <w:r>
              <w:t>26</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2ECE68DF" w14:textId="77777777" w:rsidR="00C923D8" w:rsidRDefault="00C923D8"/>
        </w:tc>
      </w:tr>
      <w:tr w:rsidR="00C923D8" w14:paraId="3357449E" w14:textId="77777777">
        <w:trPr>
          <w:trHeight w:val="480"/>
        </w:trPr>
        <w:tc>
          <w:tcPr>
            <w:tcW w:w="3614" w:type="dxa"/>
            <w:gridSpan w:val="2"/>
            <w:tcBorders>
              <w:top w:val="single" w:sz="6" w:space="0" w:color="DDDDDD"/>
              <w:left w:val="single" w:sz="6" w:space="0" w:color="DDDDDD"/>
              <w:bottom w:val="single" w:sz="6" w:space="0" w:color="DDDDDD"/>
              <w:right w:val="single" w:sz="6" w:space="0" w:color="DDDDDD"/>
            </w:tcBorders>
            <w:vAlign w:val="center"/>
          </w:tcPr>
          <w:p w14:paraId="10C13D57" w14:textId="77777777" w:rsidR="00C923D8" w:rsidRDefault="009B6B2F">
            <w:r>
              <w:t>Fisherfolk</w:t>
            </w:r>
          </w:p>
        </w:tc>
        <w:tc>
          <w:tcPr>
            <w:tcW w:w="5596" w:type="dxa"/>
            <w:tcBorders>
              <w:top w:val="single" w:sz="6" w:space="0" w:color="DDDDDD"/>
              <w:left w:val="single" w:sz="6" w:space="0" w:color="DDDDDD"/>
              <w:bottom w:val="single" w:sz="6" w:space="0" w:color="DDDDDD"/>
              <w:right w:val="single" w:sz="6" w:space="0" w:color="DDDDDD"/>
            </w:tcBorders>
            <w:vAlign w:val="center"/>
          </w:tcPr>
          <w:p w14:paraId="605AF0DF" w14:textId="77777777" w:rsidR="00C923D8" w:rsidRDefault="009B6B2F">
            <w:r>
              <w:t>39</w:t>
            </w:r>
          </w:p>
        </w:tc>
        <w:tc>
          <w:tcPr>
            <w:tcW w:w="5596" w:type="dxa"/>
            <w:tcBorders>
              <w:top w:val="single" w:sz="6" w:space="0" w:color="DDDDDD"/>
              <w:left w:val="single" w:sz="6" w:space="0" w:color="DDDDDD"/>
              <w:bottom w:val="single" w:sz="6" w:space="0" w:color="DDDDDD"/>
              <w:right w:val="single" w:sz="6" w:space="0" w:color="DDDDDD"/>
            </w:tcBorders>
            <w:tcMar>
              <w:top w:w="0" w:type="dxa"/>
              <w:left w:w="2" w:type="dxa"/>
              <w:bottom w:w="0" w:type="dxa"/>
              <w:right w:w="10" w:type="dxa"/>
            </w:tcMar>
          </w:tcPr>
          <w:p w14:paraId="1BD772AE" w14:textId="77777777" w:rsidR="00C923D8" w:rsidRDefault="00C923D8"/>
        </w:tc>
      </w:tr>
    </w:tbl>
    <w:p w14:paraId="35F03F36" w14:textId="77777777" w:rsidR="00C923D8" w:rsidRDefault="009B6B2F">
      <w:r>
        <w:t>Graphs: Population pyramid if possible for seeing if your LSGI has a high "dependency ratio" (lots of children and elderly compared to working adults).</w:t>
      </w:r>
    </w:p>
    <w:p w14:paraId="5CB5BDFA" w14:textId="77777777" w:rsidR="00C923D8" w:rsidRDefault="00C923D8"/>
    <w:p w14:paraId="434604F9" w14:textId="77777777" w:rsidR="00C923D8" w:rsidRDefault="009B6B2F">
      <w:pPr>
        <w:pStyle w:val="Heading2"/>
        <w:numPr>
          <w:ilvl w:val="1"/>
          <w:numId w:val="1"/>
        </w:numPr>
        <w:tabs>
          <w:tab w:val="left" w:pos="0"/>
        </w:tabs>
      </w:pPr>
      <w:r>
        <w:t>Clinical Vulnerability</w:t>
      </w:r>
    </w:p>
    <w:p w14:paraId="7039A689" w14:textId="77777777" w:rsidR="00C923D8" w:rsidRDefault="009B6B2F">
      <w:pPr>
        <w:spacing w:before="240" w:after="240" w:line="240" w:lineRule="auto"/>
      </w:pPr>
      <w:r>
        <w:t xml:space="preserve">Certain population groups need priority healthcare &amp; are at higher risk of severe illness, complications, and mortality during pandemics. Patients with chronic diseases, those </w:t>
      </w:r>
      <w:r>
        <w:lastRenderedPageBreak/>
        <w:t>requiring regular medical care, and individuals with mobility or functional limitations face challenges in accessing timely care during emergencies. Mapping these groups helps in prioritizing continuity of treatment, medicine stock planning, oxygen support, referral transport, and targeted home-based care.</w:t>
      </w:r>
    </w:p>
    <w:tbl>
      <w:tblPr>
        <w:tblStyle w:val="a2"/>
        <w:tblW w:w="9165" w:type="dxa"/>
        <w:tblInd w:w="-11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000" w:firstRow="0" w:lastRow="0" w:firstColumn="0" w:lastColumn="0" w:noHBand="0" w:noVBand="0"/>
      </w:tblPr>
      <w:tblGrid>
        <w:gridCol w:w="6075"/>
        <w:gridCol w:w="3090"/>
      </w:tblGrid>
      <w:tr w:rsidR="00C923D8" w14:paraId="7E672976" w14:textId="77777777">
        <w:trPr>
          <w:tblHeader/>
        </w:trPr>
        <w:tc>
          <w:tcPr>
            <w:tcW w:w="607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EB6CD0E" w14:textId="77777777" w:rsidR="00C923D8" w:rsidRDefault="009B6B2F">
            <w:r>
              <w:t>Item</w:t>
            </w:r>
          </w:p>
        </w:tc>
        <w:tc>
          <w:tcPr>
            <w:tcW w:w="3090"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5E57284" w14:textId="77777777" w:rsidR="00C923D8" w:rsidRDefault="009B6B2F">
            <w:r>
              <w:t>Details in numbers</w:t>
            </w:r>
          </w:p>
        </w:tc>
      </w:tr>
      <w:tr w:rsidR="00C923D8" w14:paraId="140D68A0"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56AE8947" w14:textId="77777777" w:rsidR="00C923D8" w:rsidRDefault="009B6B2F">
            <w:r>
              <w:t>Pregnant women</w:t>
            </w:r>
          </w:p>
        </w:tc>
        <w:tc>
          <w:tcPr>
            <w:tcW w:w="3090" w:type="dxa"/>
            <w:tcBorders>
              <w:top w:val="single" w:sz="6" w:space="0" w:color="DDDDDD"/>
              <w:left w:val="single" w:sz="6" w:space="0" w:color="DDDDDD"/>
              <w:bottom w:val="single" w:sz="6" w:space="0" w:color="DDDDDD"/>
              <w:right w:val="single" w:sz="6" w:space="0" w:color="DDDDDD"/>
            </w:tcBorders>
            <w:vAlign w:val="center"/>
          </w:tcPr>
          <w:p w14:paraId="00D55AEA" w14:textId="77777777" w:rsidR="00C923D8" w:rsidRDefault="009B6B2F">
            <w:r>
              <w:t>72</w:t>
            </w:r>
          </w:p>
        </w:tc>
      </w:tr>
      <w:tr w:rsidR="00C923D8" w14:paraId="56C8B29F"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61737CA5" w14:textId="77777777" w:rsidR="00C923D8" w:rsidRDefault="009B6B2F">
            <w:r>
              <w:t>Lactating mothers</w:t>
            </w:r>
          </w:p>
        </w:tc>
        <w:tc>
          <w:tcPr>
            <w:tcW w:w="3090" w:type="dxa"/>
            <w:tcBorders>
              <w:top w:val="single" w:sz="6" w:space="0" w:color="DDDDDD"/>
              <w:left w:val="single" w:sz="6" w:space="0" w:color="DDDDDD"/>
              <w:bottom w:val="single" w:sz="6" w:space="0" w:color="DDDDDD"/>
              <w:right w:val="single" w:sz="6" w:space="0" w:color="DDDDDD"/>
            </w:tcBorders>
            <w:vAlign w:val="center"/>
          </w:tcPr>
          <w:p w14:paraId="2681A5F7" w14:textId="77777777" w:rsidR="00C923D8" w:rsidRDefault="009B6B2F">
            <w:r>
              <w:t>195</w:t>
            </w:r>
          </w:p>
        </w:tc>
      </w:tr>
      <w:tr w:rsidR="00C923D8" w14:paraId="35A078D2"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6C7958F2" w14:textId="77777777" w:rsidR="00C923D8" w:rsidRDefault="009B6B2F">
            <w:r>
              <w:t>Bedbound patients</w:t>
            </w:r>
          </w:p>
        </w:tc>
        <w:tc>
          <w:tcPr>
            <w:tcW w:w="3090" w:type="dxa"/>
            <w:tcBorders>
              <w:top w:val="single" w:sz="6" w:space="0" w:color="DDDDDD"/>
              <w:left w:val="single" w:sz="6" w:space="0" w:color="DDDDDD"/>
              <w:bottom w:val="single" w:sz="6" w:space="0" w:color="DDDDDD"/>
              <w:right w:val="single" w:sz="6" w:space="0" w:color="DDDDDD"/>
            </w:tcBorders>
            <w:vAlign w:val="center"/>
          </w:tcPr>
          <w:p w14:paraId="06563E4B" w14:textId="77777777" w:rsidR="00C923D8" w:rsidRDefault="009B6B2F">
            <w:r>
              <w:t>132</w:t>
            </w:r>
          </w:p>
        </w:tc>
      </w:tr>
      <w:tr w:rsidR="00C923D8" w14:paraId="21E3DAE5"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6847E541" w14:textId="77777777" w:rsidR="00C923D8" w:rsidRDefault="009B6B2F">
            <w:r>
              <w:t>Patients under palliative care other than bedbound</w:t>
            </w:r>
          </w:p>
        </w:tc>
        <w:tc>
          <w:tcPr>
            <w:tcW w:w="3090" w:type="dxa"/>
            <w:tcBorders>
              <w:top w:val="single" w:sz="6" w:space="0" w:color="DDDDDD"/>
              <w:left w:val="single" w:sz="6" w:space="0" w:color="DDDDDD"/>
              <w:bottom w:val="single" w:sz="6" w:space="0" w:color="DDDDDD"/>
              <w:right w:val="single" w:sz="6" w:space="0" w:color="DDDDDD"/>
            </w:tcBorders>
            <w:vAlign w:val="center"/>
          </w:tcPr>
          <w:p w14:paraId="2932EE11" w14:textId="77777777" w:rsidR="00C923D8" w:rsidRDefault="009B6B2F">
            <w:r>
              <w:t>152</w:t>
            </w:r>
          </w:p>
        </w:tc>
      </w:tr>
      <w:tr w:rsidR="00C923D8" w14:paraId="5956F4A3"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3D513911" w14:textId="77777777" w:rsidR="00C923D8" w:rsidRDefault="009B6B2F">
            <w:r>
              <w:t>Patients on Haemodialysis</w:t>
            </w:r>
          </w:p>
        </w:tc>
        <w:tc>
          <w:tcPr>
            <w:tcW w:w="3090" w:type="dxa"/>
            <w:tcBorders>
              <w:top w:val="single" w:sz="6" w:space="0" w:color="DDDDDD"/>
              <w:left w:val="single" w:sz="6" w:space="0" w:color="DDDDDD"/>
              <w:bottom w:val="single" w:sz="6" w:space="0" w:color="DDDDDD"/>
              <w:right w:val="single" w:sz="6" w:space="0" w:color="DDDDDD"/>
            </w:tcBorders>
            <w:vAlign w:val="center"/>
          </w:tcPr>
          <w:p w14:paraId="70070BA7" w14:textId="77777777" w:rsidR="00C923D8" w:rsidRDefault="009B6B2F">
            <w:r>
              <w:t>9</w:t>
            </w:r>
          </w:p>
        </w:tc>
      </w:tr>
      <w:tr w:rsidR="00C923D8" w14:paraId="53F9EC36" w14:textId="77777777">
        <w:trPr>
          <w:trHeight w:val="586"/>
        </w:trPr>
        <w:tc>
          <w:tcPr>
            <w:tcW w:w="6075" w:type="dxa"/>
            <w:tcBorders>
              <w:top w:val="single" w:sz="6" w:space="0" w:color="DDDDDD"/>
              <w:left w:val="single" w:sz="6" w:space="0" w:color="DDDDDD"/>
              <w:bottom w:val="single" w:sz="6" w:space="0" w:color="DDDDDD"/>
              <w:right w:val="single" w:sz="6" w:space="0" w:color="DDDDDD"/>
            </w:tcBorders>
            <w:vAlign w:val="center"/>
          </w:tcPr>
          <w:p w14:paraId="77F3EB80" w14:textId="77777777" w:rsidR="00C923D8" w:rsidRDefault="009B6B2F">
            <w:r>
              <w:rPr>
                <w:color w:val="980000"/>
              </w:rPr>
              <w:t>Patients on CAPD</w:t>
            </w:r>
          </w:p>
        </w:tc>
        <w:tc>
          <w:tcPr>
            <w:tcW w:w="3090" w:type="dxa"/>
            <w:tcBorders>
              <w:top w:val="single" w:sz="6" w:space="0" w:color="DDDDDD"/>
              <w:left w:val="single" w:sz="6" w:space="0" w:color="DDDDDD"/>
              <w:bottom w:val="single" w:sz="6" w:space="0" w:color="DDDDDD"/>
              <w:right w:val="single" w:sz="6" w:space="0" w:color="DDDDDD"/>
            </w:tcBorders>
            <w:vAlign w:val="center"/>
          </w:tcPr>
          <w:p w14:paraId="639E88FB" w14:textId="77777777" w:rsidR="00C923D8" w:rsidRDefault="009B6B2F">
            <w:r>
              <w:t>3</w:t>
            </w:r>
          </w:p>
        </w:tc>
      </w:tr>
      <w:tr w:rsidR="00C923D8" w14:paraId="0EB46A68"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35E7A417" w14:textId="77777777" w:rsidR="00C923D8" w:rsidRDefault="009B6B2F">
            <w:r>
              <w:t>Cancer patients</w:t>
            </w:r>
          </w:p>
        </w:tc>
        <w:tc>
          <w:tcPr>
            <w:tcW w:w="3090" w:type="dxa"/>
            <w:tcBorders>
              <w:top w:val="single" w:sz="6" w:space="0" w:color="DDDDDD"/>
              <w:left w:val="single" w:sz="6" w:space="0" w:color="DDDDDD"/>
              <w:bottom w:val="single" w:sz="6" w:space="0" w:color="DDDDDD"/>
              <w:right w:val="single" w:sz="6" w:space="0" w:color="DDDDDD"/>
            </w:tcBorders>
            <w:vAlign w:val="center"/>
          </w:tcPr>
          <w:p w14:paraId="128EE358" w14:textId="77777777" w:rsidR="00C923D8" w:rsidRDefault="009B6B2F">
            <w:r>
              <w:t>149</w:t>
            </w:r>
          </w:p>
        </w:tc>
      </w:tr>
      <w:tr w:rsidR="00C923D8" w14:paraId="28D0CB05"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3A62DD8A" w14:textId="77777777" w:rsidR="00C923D8" w:rsidRDefault="009B6B2F">
            <w:r>
              <w:t>Haemophilic patients</w:t>
            </w:r>
          </w:p>
        </w:tc>
        <w:tc>
          <w:tcPr>
            <w:tcW w:w="3090" w:type="dxa"/>
            <w:tcBorders>
              <w:top w:val="single" w:sz="6" w:space="0" w:color="DDDDDD"/>
              <w:left w:val="single" w:sz="6" w:space="0" w:color="DDDDDD"/>
              <w:bottom w:val="single" w:sz="6" w:space="0" w:color="DDDDDD"/>
              <w:right w:val="single" w:sz="6" w:space="0" w:color="DDDDDD"/>
            </w:tcBorders>
            <w:vAlign w:val="center"/>
          </w:tcPr>
          <w:p w14:paraId="7DD9D517" w14:textId="77777777" w:rsidR="00C923D8" w:rsidRDefault="009B6B2F">
            <w:r>
              <w:t>0</w:t>
            </w:r>
          </w:p>
        </w:tc>
      </w:tr>
      <w:tr w:rsidR="00C923D8" w14:paraId="50B0C82B"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6D093570" w14:textId="77777777" w:rsidR="00C923D8" w:rsidRDefault="009B6B2F">
            <w:r>
              <w:t>Mentally challenged</w:t>
            </w:r>
          </w:p>
        </w:tc>
        <w:tc>
          <w:tcPr>
            <w:tcW w:w="3090" w:type="dxa"/>
            <w:tcBorders>
              <w:top w:val="single" w:sz="6" w:space="0" w:color="DDDDDD"/>
              <w:left w:val="single" w:sz="6" w:space="0" w:color="DDDDDD"/>
              <w:bottom w:val="single" w:sz="6" w:space="0" w:color="DDDDDD"/>
              <w:right w:val="single" w:sz="6" w:space="0" w:color="DDDDDD"/>
            </w:tcBorders>
            <w:vAlign w:val="center"/>
          </w:tcPr>
          <w:p w14:paraId="1553F37D" w14:textId="77777777" w:rsidR="00C923D8" w:rsidRDefault="009B6B2F">
            <w:r>
              <w:t>76</w:t>
            </w:r>
          </w:p>
        </w:tc>
      </w:tr>
      <w:tr w:rsidR="00C923D8" w14:paraId="2A8F9283"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28FBF795" w14:textId="77777777" w:rsidR="00C923D8" w:rsidRDefault="009B6B2F">
            <w:r>
              <w:t>Differently abled</w:t>
            </w:r>
          </w:p>
        </w:tc>
        <w:tc>
          <w:tcPr>
            <w:tcW w:w="3090" w:type="dxa"/>
            <w:tcBorders>
              <w:top w:val="single" w:sz="6" w:space="0" w:color="DDDDDD"/>
              <w:left w:val="single" w:sz="6" w:space="0" w:color="DDDDDD"/>
              <w:bottom w:val="single" w:sz="6" w:space="0" w:color="DDDDDD"/>
              <w:right w:val="single" w:sz="6" w:space="0" w:color="DDDDDD"/>
            </w:tcBorders>
            <w:vAlign w:val="center"/>
          </w:tcPr>
          <w:p w14:paraId="6555E06D" w14:textId="77777777" w:rsidR="00C923D8" w:rsidRDefault="009B6B2F">
            <w:r>
              <w:t>226</w:t>
            </w:r>
          </w:p>
        </w:tc>
      </w:tr>
      <w:tr w:rsidR="00C923D8" w14:paraId="5393611A"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60F4680E" w14:textId="77777777" w:rsidR="00C923D8" w:rsidRDefault="009B6B2F">
            <w:r>
              <w:t>Diabetic patients</w:t>
            </w:r>
          </w:p>
        </w:tc>
        <w:tc>
          <w:tcPr>
            <w:tcW w:w="3090" w:type="dxa"/>
            <w:tcBorders>
              <w:top w:val="single" w:sz="6" w:space="0" w:color="DDDDDD"/>
              <w:left w:val="single" w:sz="6" w:space="0" w:color="DDDDDD"/>
              <w:bottom w:val="single" w:sz="6" w:space="0" w:color="DDDDDD"/>
              <w:right w:val="single" w:sz="6" w:space="0" w:color="DDDDDD"/>
            </w:tcBorders>
            <w:vAlign w:val="center"/>
          </w:tcPr>
          <w:p w14:paraId="1B48D155" w14:textId="77777777" w:rsidR="00C923D8" w:rsidRDefault="009B6B2F">
            <w:r>
              <w:t>917</w:t>
            </w:r>
          </w:p>
        </w:tc>
      </w:tr>
      <w:tr w:rsidR="00C923D8" w14:paraId="73E5D083" w14:textId="77777777">
        <w:tc>
          <w:tcPr>
            <w:tcW w:w="6075" w:type="dxa"/>
            <w:tcBorders>
              <w:top w:val="single" w:sz="6" w:space="0" w:color="DDDDDD"/>
              <w:left w:val="single" w:sz="6" w:space="0" w:color="DDDDDD"/>
              <w:bottom w:val="single" w:sz="6" w:space="0" w:color="DDDDDD"/>
              <w:right w:val="single" w:sz="6" w:space="0" w:color="DDDDDD"/>
            </w:tcBorders>
            <w:vAlign w:val="center"/>
          </w:tcPr>
          <w:p w14:paraId="5800F743" w14:textId="77777777" w:rsidR="00C923D8" w:rsidRDefault="009B6B2F">
            <w:r>
              <w:t>Hypertensive patients</w:t>
            </w:r>
          </w:p>
        </w:tc>
        <w:tc>
          <w:tcPr>
            <w:tcW w:w="3090" w:type="dxa"/>
            <w:tcBorders>
              <w:top w:val="single" w:sz="6" w:space="0" w:color="DDDDDD"/>
              <w:left w:val="single" w:sz="6" w:space="0" w:color="DDDDDD"/>
              <w:bottom w:val="single" w:sz="6" w:space="0" w:color="DDDDDD"/>
              <w:right w:val="single" w:sz="6" w:space="0" w:color="DDDDDD"/>
            </w:tcBorders>
            <w:vAlign w:val="center"/>
          </w:tcPr>
          <w:p w14:paraId="381AB6DB" w14:textId="77777777" w:rsidR="00C923D8" w:rsidRDefault="009B6B2F">
            <w:r>
              <w:t>1827</w:t>
            </w:r>
          </w:p>
        </w:tc>
      </w:tr>
      <w:tr w:rsidR="00C923D8" w14:paraId="1F687DBA" w14:textId="77777777">
        <w:trPr>
          <w:trHeight w:val="556"/>
        </w:trPr>
        <w:tc>
          <w:tcPr>
            <w:tcW w:w="6075" w:type="dxa"/>
            <w:tcBorders>
              <w:top w:val="single" w:sz="6" w:space="0" w:color="DDDDDD"/>
              <w:left w:val="single" w:sz="6" w:space="0" w:color="DDDDDD"/>
              <w:bottom w:val="single" w:sz="6" w:space="0" w:color="DDDDDD"/>
              <w:right w:val="single" w:sz="6" w:space="0" w:color="DDDDDD"/>
            </w:tcBorders>
            <w:vAlign w:val="center"/>
          </w:tcPr>
          <w:p w14:paraId="527D3371" w14:textId="77777777" w:rsidR="00C923D8" w:rsidRDefault="009B6B2F">
            <w:r>
              <w:t>TB patients</w:t>
            </w:r>
          </w:p>
        </w:tc>
        <w:tc>
          <w:tcPr>
            <w:tcW w:w="3090" w:type="dxa"/>
            <w:tcBorders>
              <w:top w:val="single" w:sz="6" w:space="0" w:color="DDDDDD"/>
              <w:left w:val="single" w:sz="6" w:space="0" w:color="DDDDDD"/>
              <w:bottom w:val="single" w:sz="6" w:space="0" w:color="DDDDDD"/>
              <w:right w:val="single" w:sz="6" w:space="0" w:color="DDDDDD"/>
            </w:tcBorders>
            <w:vAlign w:val="center"/>
          </w:tcPr>
          <w:p w14:paraId="282B47A6" w14:textId="77777777" w:rsidR="00C923D8" w:rsidRDefault="009B6B2F">
            <w:r>
              <w:t>4</w:t>
            </w:r>
          </w:p>
        </w:tc>
      </w:tr>
    </w:tbl>
    <w:p w14:paraId="46864903" w14:textId="77777777" w:rsidR="007419F5" w:rsidRDefault="007419F5">
      <w:pPr>
        <w:spacing w:before="240" w:after="240" w:line="240" w:lineRule="auto"/>
      </w:pPr>
    </w:p>
    <w:p w14:paraId="6014E67D" w14:textId="77777777" w:rsidR="007419F5" w:rsidRDefault="007419F5">
      <w:pPr>
        <w:spacing w:before="240" w:after="240" w:line="240" w:lineRule="auto"/>
      </w:pPr>
    </w:p>
    <w:p w14:paraId="20092739" w14:textId="77777777" w:rsidR="007419F5" w:rsidRDefault="007419F5">
      <w:pPr>
        <w:spacing w:before="240" w:after="240" w:line="240" w:lineRule="auto"/>
      </w:pPr>
    </w:p>
    <w:p w14:paraId="1DAEC295" w14:textId="77777777" w:rsidR="007419F5" w:rsidRDefault="007419F5">
      <w:pPr>
        <w:spacing w:before="240" w:after="240" w:line="240" w:lineRule="auto"/>
      </w:pPr>
    </w:p>
    <w:p w14:paraId="3BEA8263" w14:textId="77777777" w:rsidR="007419F5" w:rsidRDefault="007419F5">
      <w:pPr>
        <w:spacing w:before="240" w:after="240" w:line="240" w:lineRule="auto"/>
      </w:pPr>
    </w:p>
    <w:p w14:paraId="387CD5F8" w14:textId="77777777" w:rsidR="007419F5" w:rsidRDefault="007419F5">
      <w:pPr>
        <w:spacing w:before="240" w:after="240" w:line="240" w:lineRule="auto"/>
      </w:pPr>
    </w:p>
    <w:p w14:paraId="71279B5F" w14:textId="2E98D700" w:rsidR="00C923D8" w:rsidRDefault="009B6B2F">
      <w:pPr>
        <w:spacing w:before="240" w:after="240" w:line="240" w:lineRule="auto"/>
        <w:rPr>
          <w:rFonts w:ascii="Arial" w:eastAsia="Arial" w:hAnsi="Arial" w:cs="Arial"/>
          <w:color w:val="4A86E8"/>
          <w:sz w:val="32"/>
          <w:szCs w:val="32"/>
        </w:rPr>
      </w:pPr>
      <w:r>
        <w:lastRenderedPageBreak/>
        <w:t>Graphs: Bar chart for vulnerable groups</w:t>
      </w:r>
    </w:p>
    <w:p w14:paraId="17808486" w14:textId="73F609DC" w:rsidR="00C923D8" w:rsidRDefault="005E2F3A">
      <w:pPr>
        <w:spacing w:line="360" w:lineRule="auto"/>
        <w:jc w:val="left"/>
        <w:rPr>
          <w:rFonts w:ascii="Arial" w:eastAsia="Arial" w:hAnsi="Arial" w:cs="Arial"/>
          <w:color w:val="4A86E8"/>
          <w:sz w:val="32"/>
          <w:szCs w:val="32"/>
        </w:rPr>
      </w:pPr>
      <w:r w:rsidRPr="005E2F3A">
        <w:rPr>
          <w:rFonts w:ascii="Arial" w:eastAsia="Arial" w:hAnsi="Arial" w:cs="Arial"/>
          <w:noProof/>
          <w:color w:val="4A86E8"/>
          <w:sz w:val="32"/>
          <w:szCs w:val="32"/>
        </w:rPr>
        <w:drawing>
          <wp:inline distT="0" distB="0" distL="0" distR="0" wp14:anchorId="40E52692" wp14:editId="633E0F87">
            <wp:extent cx="5836920" cy="2014220"/>
            <wp:effectExtent l="0" t="0" r="0" b="5080"/>
            <wp:docPr id="171050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01366" name=""/>
                    <pic:cNvPicPr/>
                  </pic:nvPicPr>
                  <pic:blipFill>
                    <a:blip r:embed="rId25"/>
                    <a:stretch>
                      <a:fillRect/>
                    </a:stretch>
                  </pic:blipFill>
                  <pic:spPr>
                    <a:xfrm>
                      <a:off x="0" y="0"/>
                      <a:ext cx="5836920" cy="2014220"/>
                    </a:xfrm>
                    <a:prstGeom prst="rect">
                      <a:avLst/>
                    </a:prstGeom>
                  </pic:spPr>
                </pic:pic>
              </a:graphicData>
            </a:graphic>
          </wp:inline>
        </w:drawing>
      </w:r>
    </w:p>
    <w:p w14:paraId="3868C9A5" w14:textId="77777777" w:rsidR="00C923D8" w:rsidRDefault="009B6B2F">
      <w:pPr>
        <w:spacing w:line="360" w:lineRule="auto"/>
        <w:jc w:val="left"/>
      </w:pPr>
      <w:r>
        <w:rPr>
          <w:rFonts w:ascii="Arial" w:eastAsia="Arial" w:hAnsi="Arial" w:cs="Arial"/>
          <w:color w:val="4A86E8"/>
          <w:sz w:val="32"/>
          <w:szCs w:val="32"/>
        </w:rPr>
        <w:t>Clinical Vulnerability Profile by Category</w:t>
      </w:r>
    </w:p>
    <w:p w14:paraId="270C84ED" w14:textId="77777777" w:rsidR="00C923D8" w:rsidRDefault="009B6B2F">
      <w:pPr>
        <w:spacing w:line="360" w:lineRule="auto"/>
      </w:pPr>
      <w:r>
        <w:t>Categorization of clinical vulnerability supports prioritized planning for medicine supply, oxygen support, referral transport, and home-based care for high-risk populations during emergencies.</w:t>
      </w:r>
    </w:p>
    <w:p w14:paraId="2654449A" w14:textId="77777777" w:rsidR="00C923D8" w:rsidRDefault="00C923D8">
      <w:pPr>
        <w:spacing w:line="360" w:lineRule="auto"/>
      </w:pPr>
    </w:p>
    <w:p w14:paraId="09D88CE2" w14:textId="77777777" w:rsidR="00C923D8" w:rsidRDefault="00C923D8">
      <w:pPr>
        <w:jc w:val="left"/>
        <w:rPr>
          <w:rFonts w:ascii="Arial" w:eastAsia="Arial" w:hAnsi="Arial" w:cs="Arial"/>
          <w:color w:val="4A86E8"/>
          <w:sz w:val="32"/>
          <w:szCs w:val="32"/>
        </w:rPr>
      </w:pPr>
    </w:p>
    <w:tbl>
      <w:tblPr>
        <w:tblStyle w:val="a3"/>
        <w:tblW w:w="91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66"/>
        <w:gridCol w:w="3735"/>
        <w:gridCol w:w="1344"/>
        <w:gridCol w:w="2435"/>
      </w:tblGrid>
      <w:tr w:rsidR="00C923D8" w14:paraId="29E74D23" w14:textId="77777777">
        <w:trPr>
          <w:trHeight w:val="530"/>
        </w:trPr>
        <w:tc>
          <w:tcPr>
            <w:tcW w:w="1666" w:type="dxa"/>
            <w:tcBorders>
              <w:top w:val="single" w:sz="8" w:space="0" w:color="000000"/>
              <w:left w:val="single" w:sz="8" w:space="0" w:color="000000"/>
              <w:bottom w:val="single" w:sz="8" w:space="0" w:color="000000"/>
              <w:right w:val="single" w:sz="8" w:space="0" w:color="000000"/>
            </w:tcBorders>
          </w:tcPr>
          <w:p w14:paraId="53A171C6" w14:textId="77777777" w:rsidR="00C923D8" w:rsidRDefault="009B6B2F">
            <w:pPr>
              <w:spacing w:line="240" w:lineRule="auto"/>
              <w:jc w:val="left"/>
            </w:pPr>
            <w:r>
              <w:t>Group</w:t>
            </w:r>
          </w:p>
        </w:tc>
        <w:tc>
          <w:tcPr>
            <w:tcW w:w="3735" w:type="dxa"/>
            <w:tcBorders>
              <w:top w:val="single" w:sz="8" w:space="0" w:color="000000"/>
              <w:left w:val="single" w:sz="8" w:space="0" w:color="000000"/>
              <w:bottom w:val="single" w:sz="8" w:space="0" w:color="000000"/>
              <w:right w:val="single" w:sz="8" w:space="0" w:color="000000"/>
            </w:tcBorders>
          </w:tcPr>
          <w:p w14:paraId="73969131" w14:textId="77777777" w:rsidR="00C923D8" w:rsidRDefault="009B6B2F">
            <w:pPr>
              <w:spacing w:line="240" w:lineRule="auto"/>
              <w:jc w:val="left"/>
            </w:pPr>
            <w:r>
              <w:t>Conditions</w:t>
            </w:r>
          </w:p>
        </w:tc>
        <w:tc>
          <w:tcPr>
            <w:tcW w:w="1344" w:type="dxa"/>
            <w:tcBorders>
              <w:top w:val="single" w:sz="8" w:space="0" w:color="000000"/>
              <w:left w:val="single" w:sz="8" w:space="0" w:color="000000"/>
              <w:bottom w:val="single" w:sz="8" w:space="0" w:color="000000"/>
              <w:right w:val="single" w:sz="8" w:space="0" w:color="000000"/>
            </w:tcBorders>
          </w:tcPr>
          <w:p w14:paraId="724D03F4" w14:textId="77777777" w:rsidR="00C923D8" w:rsidRDefault="009B6B2F">
            <w:pPr>
              <w:spacing w:line="240" w:lineRule="auto"/>
              <w:jc w:val="left"/>
            </w:pPr>
            <w:r>
              <w:t>Total</w:t>
            </w:r>
          </w:p>
        </w:tc>
        <w:tc>
          <w:tcPr>
            <w:tcW w:w="2435" w:type="dxa"/>
            <w:tcBorders>
              <w:top w:val="single" w:sz="8" w:space="0" w:color="000000"/>
              <w:left w:val="single" w:sz="8" w:space="0" w:color="000000"/>
              <w:bottom w:val="single" w:sz="8" w:space="0" w:color="000000"/>
              <w:right w:val="single" w:sz="8" w:space="0" w:color="000000"/>
            </w:tcBorders>
          </w:tcPr>
          <w:p w14:paraId="0F9D8AED" w14:textId="77777777" w:rsidR="00C923D8" w:rsidRDefault="009B6B2F">
            <w:pPr>
              <w:spacing w:line="240" w:lineRule="auto"/>
              <w:jc w:val="left"/>
            </w:pPr>
            <w:r>
              <w:t>Percentage (%)</w:t>
            </w:r>
          </w:p>
        </w:tc>
      </w:tr>
      <w:tr w:rsidR="00C923D8" w14:paraId="50EC73B3" w14:textId="77777777">
        <w:trPr>
          <w:trHeight w:val="565"/>
        </w:trPr>
        <w:tc>
          <w:tcPr>
            <w:tcW w:w="1666" w:type="dxa"/>
            <w:tcBorders>
              <w:top w:val="single" w:sz="8" w:space="0" w:color="000000"/>
              <w:left w:val="single" w:sz="8" w:space="0" w:color="000000"/>
              <w:bottom w:val="single" w:sz="8" w:space="0" w:color="000000"/>
              <w:right w:val="single" w:sz="8" w:space="0" w:color="000000"/>
            </w:tcBorders>
          </w:tcPr>
          <w:p w14:paraId="2987038B" w14:textId="77777777" w:rsidR="00C923D8" w:rsidRDefault="009B6B2F">
            <w:pPr>
              <w:spacing w:line="240" w:lineRule="auto"/>
              <w:jc w:val="left"/>
            </w:pPr>
            <w:r>
              <w:t>Maternal</w:t>
            </w:r>
          </w:p>
        </w:tc>
        <w:tc>
          <w:tcPr>
            <w:tcW w:w="3735" w:type="dxa"/>
            <w:tcBorders>
              <w:top w:val="single" w:sz="8" w:space="0" w:color="000000"/>
              <w:left w:val="single" w:sz="8" w:space="0" w:color="000000"/>
              <w:bottom w:val="single" w:sz="8" w:space="0" w:color="000000"/>
              <w:right w:val="single" w:sz="8" w:space="0" w:color="000000"/>
            </w:tcBorders>
          </w:tcPr>
          <w:p w14:paraId="3B9FBE71" w14:textId="77777777" w:rsidR="00C923D8" w:rsidRDefault="009B6B2F">
            <w:pPr>
              <w:spacing w:line="240" w:lineRule="auto"/>
              <w:jc w:val="left"/>
            </w:pPr>
            <w:r>
              <w:t>Pregnant women, Lactating mothers</w:t>
            </w:r>
          </w:p>
        </w:tc>
        <w:tc>
          <w:tcPr>
            <w:tcW w:w="1344" w:type="dxa"/>
            <w:tcBorders>
              <w:top w:val="single" w:sz="8" w:space="0" w:color="000000"/>
              <w:left w:val="single" w:sz="8" w:space="0" w:color="000000"/>
              <w:bottom w:val="single" w:sz="8" w:space="0" w:color="000000"/>
              <w:right w:val="single" w:sz="8" w:space="0" w:color="000000"/>
            </w:tcBorders>
          </w:tcPr>
          <w:p w14:paraId="7A59D1CF" w14:textId="77777777" w:rsidR="00C923D8" w:rsidRDefault="009B6B2F">
            <w:pPr>
              <w:spacing w:line="240" w:lineRule="auto"/>
              <w:jc w:val="left"/>
            </w:pPr>
            <w:r>
              <w:t>267</w:t>
            </w:r>
          </w:p>
        </w:tc>
        <w:tc>
          <w:tcPr>
            <w:tcW w:w="2435" w:type="dxa"/>
            <w:tcBorders>
              <w:top w:val="single" w:sz="8" w:space="0" w:color="000000"/>
              <w:left w:val="single" w:sz="8" w:space="0" w:color="000000"/>
              <w:bottom w:val="single" w:sz="8" w:space="0" w:color="000000"/>
              <w:right w:val="single" w:sz="8" w:space="0" w:color="000000"/>
            </w:tcBorders>
          </w:tcPr>
          <w:p w14:paraId="65E65B7E" w14:textId="77777777" w:rsidR="00254E17" w:rsidRPr="00254E17" w:rsidRDefault="00254E17" w:rsidP="00254E17">
            <w:pPr>
              <w:spacing w:line="240" w:lineRule="auto"/>
              <w:jc w:val="left"/>
            </w:pPr>
            <w:r w:rsidRPr="00254E17">
              <w:t>1.09%</w:t>
            </w:r>
          </w:p>
          <w:p w14:paraId="62D2ED74" w14:textId="77777777" w:rsidR="00C923D8" w:rsidRDefault="00C923D8">
            <w:pPr>
              <w:spacing w:line="240" w:lineRule="auto"/>
              <w:jc w:val="left"/>
            </w:pPr>
          </w:p>
        </w:tc>
      </w:tr>
      <w:tr w:rsidR="00C923D8" w14:paraId="47F01D04" w14:textId="77777777">
        <w:trPr>
          <w:trHeight w:val="530"/>
        </w:trPr>
        <w:tc>
          <w:tcPr>
            <w:tcW w:w="1666" w:type="dxa"/>
            <w:tcBorders>
              <w:top w:val="single" w:sz="8" w:space="0" w:color="000000"/>
              <w:left w:val="single" w:sz="8" w:space="0" w:color="000000"/>
              <w:bottom w:val="single" w:sz="8" w:space="0" w:color="000000"/>
              <w:right w:val="single" w:sz="8" w:space="0" w:color="000000"/>
            </w:tcBorders>
          </w:tcPr>
          <w:p w14:paraId="1A1F7DD6" w14:textId="77777777" w:rsidR="00C923D8" w:rsidRDefault="009B6B2F">
            <w:pPr>
              <w:spacing w:line="240" w:lineRule="auto"/>
              <w:jc w:val="left"/>
            </w:pPr>
            <w:r>
              <w:t>Chronic Illnesses</w:t>
            </w:r>
          </w:p>
        </w:tc>
        <w:tc>
          <w:tcPr>
            <w:tcW w:w="3735" w:type="dxa"/>
            <w:tcBorders>
              <w:top w:val="single" w:sz="8" w:space="0" w:color="000000"/>
              <w:left w:val="single" w:sz="8" w:space="0" w:color="000000"/>
              <w:bottom w:val="single" w:sz="8" w:space="0" w:color="000000"/>
              <w:right w:val="single" w:sz="8" w:space="0" w:color="000000"/>
            </w:tcBorders>
          </w:tcPr>
          <w:p w14:paraId="452B2C1F" w14:textId="77777777" w:rsidR="00C923D8" w:rsidRDefault="009B6B2F">
            <w:pPr>
              <w:spacing w:line="240" w:lineRule="auto"/>
              <w:jc w:val="left"/>
            </w:pPr>
            <w:r>
              <w:t>Diabetes, Hypertension, TB, Cancer, Dialysis, CAPD</w:t>
            </w:r>
          </w:p>
        </w:tc>
        <w:tc>
          <w:tcPr>
            <w:tcW w:w="1344" w:type="dxa"/>
            <w:tcBorders>
              <w:top w:val="single" w:sz="8" w:space="0" w:color="000000"/>
              <w:left w:val="single" w:sz="8" w:space="0" w:color="000000"/>
              <w:bottom w:val="single" w:sz="8" w:space="0" w:color="000000"/>
              <w:right w:val="single" w:sz="8" w:space="0" w:color="000000"/>
            </w:tcBorders>
          </w:tcPr>
          <w:p w14:paraId="24486FA4" w14:textId="77777777" w:rsidR="00C923D8" w:rsidRDefault="009B6B2F">
            <w:pPr>
              <w:spacing w:line="240" w:lineRule="auto"/>
              <w:jc w:val="left"/>
            </w:pPr>
            <w:r>
              <w:t>2909</w:t>
            </w:r>
          </w:p>
        </w:tc>
        <w:tc>
          <w:tcPr>
            <w:tcW w:w="2435" w:type="dxa"/>
            <w:tcBorders>
              <w:top w:val="single" w:sz="8" w:space="0" w:color="000000"/>
              <w:left w:val="single" w:sz="8" w:space="0" w:color="000000"/>
              <w:bottom w:val="single" w:sz="8" w:space="0" w:color="000000"/>
              <w:right w:val="single" w:sz="8" w:space="0" w:color="000000"/>
            </w:tcBorders>
          </w:tcPr>
          <w:p w14:paraId="502F3C08" w14:textId="77777777" w:rsidR="00B72CCB" w:rsidRPr="00B72CCB" w:rsidRDefault="00B72CCB" w:rsidP="00B72CCB">
            <w:pPr>
              <w:spacing w:line="240" w:lineRule="auto"/>
              <w:jc w:val="left"/>
            </w:pPr>
            <w:r w:rsidRPr="00B72CCB">
              <w:t>11.88%</w:t>
            </w:r>
          </w:p>
          <w:p w14:paraId="09EF99E8" w14:textId="77777777" w:rsidR="00C923D8" w:rsidRDefault="00C923D8">
            <w:pPr>
              <w:spacing w:line="240" w:lineRule="auto"/>
              <w:jc w:val="left"/>
            </w:pPr>
          </w:p>
        </w:tc>
      </w:tr>
      <w:tr w:rsidR="00C923D8" w14:paraId="0C80F34F" w14:textId="77777777">
        <w:trPr>
          <w:trHeight w:val="830"/>
        </w:trPr>
        <w:tc>
          <w:tcPr>
            <w:tcW w:w="1666" w:type="dxa"/>
            <w:tcBorders>
              <w:top w:val="single" w:sz="8" w:space="0" w:color="000000"/>
              <w:left w:val="single" w:sz="8" w:space="0" w:color="000000"/>
              <w:bottom w:val="single" w:sz="8" w:space="0" w:color="000000"/>
              <w:right w:val="single" w:sz="8" w:space="0" w:color="000000"/>
            </w:tcBorders>
          </w:tcPr>
          <w:p w14:paraId="61960415" w14:textId="77777777" w:rsidR="00C923D8" w:rsidRDefault="009B6B2F">
            <w:pPr>
              <w:spacing w:line="240" w:lineRule="auto"/>
              <w:jc w:val="left"/>
            </w:pPr>
            <w:r>
              <w:t>Mobility / Functional limitation</w:t>
            </w:r>
          </w:p>
        </w:tc>
        <w:tc>
          <w:tcPr>
            <w:tcW w:w="3735" w:type="dxa"/>
            <w:tcBorders>
              <w:top w:val="single" w:sz="8" w:space="0" w:color="000000"/>
              <w:left w:val="single" w:sz="8" w:space="0" w:color="000000"/>
              <w:bottom w:val="single" w:sz="8" w:space="0" w:color="000000"/>
              <w:right w:val="single" w:sz="8" w:space="0" w:color="000000"/>
            </w:tcBorders>
          </w:tcPr>
          <w:p w14:paraId="53278D78" w14:textId="77777777" w:rsidR="00C923D8" w:rsidRDefault="009B6B2F">
            <w:pPr>
              <w:spacing w:line="240" w:lineRule="auto"/>
              <w:jc w:val="left"/>
            </w:pPr>
            <w:r>
              <w:t>Bedbound, Palliative (non-bedbound), Mentally challenged, Differently abled</w:t>
            </w:r>
          </w:p>
        </w:tc>
        <w:tc>
          <w:tcPr>
            <w:tcW w:w="1344" w:type="dxa"/>
            <w:tcBorders>
              <w:top w:val="single" w:sz="8" w:space="0" w:color="000000"/>
              <w:left w:val="single" w:sz="8" w:space="0" w:color="000000"/>
              <w:bottom w:val="single" w:sz="8" w:space="0" w:color="000000"/>
              <w:right w:val="single" w:sz="8" w:space="0" w:color="000000"/>
            </w:tcBorders>
          </w:tcPr>
          <w:p w14:paraId="2F6B0764" w14:textId="77777777" w:rsidR="00C923D8" w:rsidRDefault="009B6B2F">
            <w:pPr>
              <w:spacing w:line="240" w:lineRule="auto"/>
              <w:jc w:val="left"/>
            </w:pPr>
            <w:r>
              <w:t>586</w:t>
            </w:r>
          </w:p>
        </w:tc>
        <w:tc>
          <w:tcPr>
            <w:tcW w:w="2435" w:type="dxa"/>
            <w:tcBorders>
              <w:top w:val="single" w:sz="8" w:space="0" w:color="000000"/>
              <w:left w:val="single" w:sz="8" w:space="0" w:color="000000"/>
              <w:bottom w:val="single" w:sz="8" w:space="0" w:color="000000"/>
              <w:right w:val="single" w:sz="8" w:space="0" w:color="000000"/>
            </w:tcBorders>
          </w:tcPr>
          <w:p w14:paraId="38075627" w14:textId="77777777" w:rsidR="00C923D8" w:rsidRDefault="00C923D8">
            <w:pPr>
              <w:spacing w:line="240" w:lineRule="auto"/>
              <w:jc w:val="left"/>
            </w:pPr>
          </w:p>
        </w:tc>
      </w:tr>
      <w:tr w:rsidR="00C923D8" w14:paraId="18071F3D" w14:textId="77777777">
        <w:trPr>
          <w:trHeight w:val="830"/>
        </w:trPr>
        <w:tc>
          <w:tcPr>
            <w:tcW w:w="1666" w:type="dxa"/>
            <w:tcBorders>
              <w:top w:val="single" w:sz="8" w:space="0" w:color="000000"/>
              <w:left w:val="single" w:sz="8" w:space="0" w:color="000000"/>
              <w:bottom w:val="single" w:sz="8" w:space="0" w:color="000000"/>
              <w:right w:val="single" w:sz="8" w:space="0" w:color="000000"/>
            </w:tcBorders>
          </w:tcPr>
          <w:p w14:paraId="4A02C8B5" w14:textId="77777777" w:rsidR="00C923D8" w:rsidRDefault="009B6B2F">
            <w:pPr>
              <w:spacing w:line="240" w:lineRule="auto"/>
              <w:jc w:val="left"/>
            </w:pPr>
            <w:r>
              <w:t>Overall Total</w:t>
            </w:r>
          </w:p>
        </w:tc>
        <w:tc>
          <w:tcPr>
            <w:tcW w:w="3735" w:type="dxa"/>
            <w:tcBorders>
              <w:top w:val="single" w:sz="8" w:space="0" w:color="000000"/>
              <w:left w:val="single" w:sz="8" w:space="0" w:color="000000"/>
              <w:bottom w:val="single" w:sz="8" w:space="0" w:color="000000"/>
              <w:right w:val="single" w:sz="8" w:space="0" w:color="000000"/>
            </w:tcBorders>
          </w:tcPr>
          <w:p w14:paraId="67DAABA2" w14:textId="77777777" w:rsidR="00C923D8" w:rsidRDefault="00C923D8">
            <w:pPr>
              <w:spacing w:line="240" w:lineRule="auto"/>
              <w:jc w:val="left"/>
            </w:pPr>
          </w:p>
        </w:tc>
        <w:tc>
          <w:tcPr>
            <w:tcW w:w="1344" w:type="dxa"/>
            <w:tcBorders>
              <w:top w:val="single" w:sz="8" w:space="0" w:color="000000"/>
              <w:left w:val="single" w:sz="8" w:space="0" w:color="000000"/>
              <w:bottom w:val="single" w:sz="8" w:space="0" w:color="000000"/>
              <w:right w:val="single" w:sz="8" w:space="0" w:color="000000"/>
            </w:tcBorders>
          </w:tcPr>
          <w:p w14:paraId="4AF74490" w14:textId="3B4139C8" w:rsidR="00C923D8" w:rsidRDefault="001C790E">
            <w:pPr>
              <w:spacing w:line="240" w:lineRule="auto"/>
              <w:jc w:val="left"/>
            </w:pPr>
            <w:r>
              <w:t>3762</w:t>
            </w:r>
          </w:p>
        </w:tc>
        <w:tc>
          <w:tcPr>
            <w:tcW w:w="2435" w:type="dxa"/>
            <w:tcBorders>
              <w:top w:val="single" w:sz="8" w:space="0" w:color="000000"/>
              <w:left w:val="single" w:sz="8" w:space="0" w:color="000000"/>
              <w:bottom w:val="single" w:sz="8" w:space="0" w:color="000000"/>
              <w:right w:val="single" w:sz="8" w:space="0" w:color="000000"/>
            </w:tcBorders>
          </w:tcPr>
          <w:p w14:paraId="59A935B0" w14:textId="77777777" w:rsidR="001C790E" w:rsidRPr="001C790E" w:rsidRDefault="001C790E" w:rsidP="001C790E">
            <w:pPr>
              <w:spacing w:line="240" w:lineRule="auto"/>
              <w:jc w:val="left"/>
            </w:pPr>
            <w:r w:rsidRPr="001C790E">
              <w:t>15.37%</w:t>
            </w:r>
          </w:p>
          <w:p w14:paraId="0B0E1292" w14:textId="67A6DB40" w:rsidR="00C923D8" w:rsidRDefault="009B6B2F">
            <w:pPr>
              <w:spacing w:line="240" w:lineRule="auto"/>
              <w:jc w:val="left"/>
            </w:pPr>
            <w:r>
              <w:t>of (Population)</w:t>
            </w:r>
          </w:p>
          <w:p w14:paraId="35EB1EBE" w14:textId="77777777" w:rsidR="00C923D8" w:rsidRDefault="00C923D8">
            <w:pPr>
              <w:spacing w:line="240" w:lineRule="auto"/>
              <w:jc w:val="left"/>
            </w:pPr>
          </w:p>
        </w:tc>
      </w:tr>
    </w:tbl>
    <w:p w14:paraId="6446342F" w14:textId="77777777" w:rsidR="00C923D8" w:rsidRDefault="00C923D8"/>
    <w:p w14:paraId="744CE4C9" w14:textId="77777777" w:rsidR="00C923D8" w:rsidRDefault="00C923D8">
      <w:pPr>
        <w:rPr>
          <w:rFonts w:ascii="Arial" w:eastAsia="Arial" w:hAnsi="Arial" w:cs="Arial"/>
          <w:color w:val="4A86E8"/>
          <w:sz w:val="32"/>
          <w:szCs w:val="32"/>
        </w:rPr>
      </w:pPr>
    </w:p>
    <w:p w14:paraId="44F1DA92" w14:textId="77777777" w:rsidR="00C923D8" w:rsidRDefault="00C923D8">
      <w:pPr>
        <w:rPr>
          <w:rFonts w:ascii="Arial" w:eastAsia="Arial" w:hAnsi="Arial" w:cs="Arial"/>
          <w:color w:val="4A86E8"/>
          <w:sz w:val="32"/>
          <w:szCs w:val="32"/>
        </w:rPr>
      </w:pPr>
    </w:p>
    <w:p w14:paraId="0D5AEE15" w14:textId="77777777" w:rsidR="00C923D8" w:rsidRDefault="00C923D8">
      <w:pPr>
        <w:rPr>
          <w:rFonts w:ascii="Arial" w:eastAsia="Arial" w:hAnsi="Arial" w:cs="Arial"/>
          <w:color w:val="4A86E8"/>
          <w:sz w:val="32"/>
          <w:szCs w:val="32"/>
        </w:rPr>
      </w:pPr>
    </w:p>
    <w:p w14:paraId="746C4357" w14:textId="77777777" w:rsidR="00C923D8" w:rsidRDefault="009B6B2F">
      <w:r>
        <w:rPr>
          <w:rFonts w:ascii="Arial" w:eastAsia="Arial" w:hAnsi="Arial" w:cs="Arial"/>
          <w:color w:val="4A86E8"/>
          <w:sz w:val="32"/>
          <w:szCs w:val="32"/>
        </w:rPr>
        <w:t>Major Festivals</w:t>
      </w:r>
    </w:p>
    <w:p w14:paraId="786044C8" w14:textId="77777777" w:rsidR="00C923D8" w:rsidRDefault="00C923D8"/>
    <w:p w14:paraId="203BA751" w14:textId="77777777" w:rsidR="00C923D8" w:rsidRDefault="009B6B2F">
      <w:r>
        <w:lastRenderedPageBreak/>
        <w:t>Major festivals in Devikulangar, such as the Festival Season of Temples ,Onam , Pongala, etc., are high-risk periods for the transmission of communicable diseases due to overcrowding and increased population movement. During the season, planning and preparedness for outbreak prevention is a challenge for the health system, mainly   because of the difficulty of monitoring and controlling the overcrowding. Overcrowding often results in limited space, inadequate sanitation, and difficulty in ensuring proper health protocols.Moreover, the movement of people from various states increases the transmission of infectious diseases across districts. To reduce these risks, the intersectoral coordination of all other departments is crucial for timely prevention and response.</w:t>
      </w:r>
    </w:p>
    <w:p w14:paraId="2B8E8F3E" w14:textId="77777777" w:rsidR="00C923D8" w:rsidRDefault="00C923D8"/>
    <w:p w14:paraId="1719F593" w14:textId="77777777" w:rsidR="00C923D8" w:rsidRDefault="00C923D8"/>
    <w:p w14:paraId="59EEB6C8" w14:textId="77777777" w:rsidR="00C923D8" w:rsidRDefault="00C923D8"/>
    <w:tbl>
      <w:tblPr>
        <w:tblStyle w:val="a4"/>
        <w:tblW w:w="9210" w:type="dxa"/>
        <w:tblInd w:w="-11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000" w:firstRow="0" w:lastRow="0" w:firstColumn="0" w:lastColumn="0" w:noHBand="0" w:noVBand="0"/>
      </w:tblPr>
      <w:tblGrid>
        <w:gridCol w:w="811"/>
        <w:gridCol w:w="4350"/>
        <w:gridCol w:w="1860"/>
        <w:gridCol w:w="2189"/>
      </w:tblGrid>
      <w:tr w:rsidR="00C923D8" w14:paraId="0A1D5AAC" w14:textId="77777777">
        <w:trPr>
          <w:trHeight w:val="480"/>
        </w:trPr>
        <w:tc>
          <w:tcPr>
            <w:tcW w:w="811" w:type="dxa"/>
            <w:tcBorders>
              <w:top w:val="single" w:sz="6" w:space="0" w:color="DDDDDD"/>
              <w:left w:val="single" w:sz="6" w:space="0" w:color="DDDDDD"/>
              <w:bottom w:val="single" w:sz="6" w:space="0" w:color="DDDDDD"/>
              <w:right w:val="single" w:sz="6" w:space="0" w:color="DDDDDD"/>
            </w:tcBorders>
            <w:vAlign w:val="center"/>
          </w:tcPr>
          <w:p w14:paraId="35E70135" w14:textId="77777777" w:rsidR="00C923D8" w:rsidRDefault="009B6B2F">
            <w:r>
              <w:rPr>
                <w:b/>
                <w:bCs/>
              </w:rPr>
              <w:t>Sl. No.</w:t>
            </w:r>
          </w:p>
        </w:tc>
        <w:tc>
          <w:tcPr>
            <w:tcW w:w="4350" w:type="dxa"/>
            <w:tcBorders>
              <w:top w:val="single" w:sz="6" w:space="0" w:color="DDDDDD"/>
              <w:left w:val="single" w:sz="6" w:space="0" w:color="DDDDDD"/>
              <w:bottom w:val="single" w:sz="6" w:space="0" w:color="DDDDDD"/>
              <w:right w:val="single" w:sz="6" w:space="0" w:color="DDDDDD"/>
            </w:tcBorders>
            <w:vAlign w:val="center"/>
          </w:tcPr>
          <w:p w14:paraId="7A260CF7" w14:textId="77777777" w:rsidR="00C923D8" w:rsidRDefault="009B6B2F">
            <w:r>
              <w:rPr>
                <w:b/>
                <w:bCs/>
              </w:rPr>
              <w:t>Name of festivals</w:t>
            </w:r>
          </w:p>
        </w:tc>
        <w:tc>
          <w:tcPr>
            <w:tcW w:w="1860" w:type="dxa"/>
            <w:tcBorders>
              <w:top w:val="single" w:sz="6" w:space="0" w:color="DDDDDD"/>
              <w:left w:val="single" w:sz="6" w:space="0" w:color="DDDDDD"/>
              <w:bottom w:val="single" w:sz="6" w:space="0" w:color="DDDDDD"/>
              <w:right w:val="single" w:sz="6" w:space="0" w:color="DDDDDD"/>
            </w:tcBorders>
            <w:vAlign w:val="center"/>
          </w:tcPr>
          <w:p w14:paraId="20CC6135" w14:textId="77777777" w:rsidR="00C923D8" w:rsidRDefault="009B6B2F">
            <w:pPr>
              <w:spacing w:line="240" w:lineRule="auto"/>
            </w:pPr>
            <w:r>
              <w:rPr>
                <w:b/>
                <w:bCs/>
              </w:rPr>
              <w:t>Month</w:t>
            </w:r>
          </w:p>
        </w:tc>
        <w:tc>
          <w:tcPr>
            <w:tcW w:w="2189" w:type="dxa"/>
            <w:tcBorders>
              <w:top w:val="single" w:sz="6" w:space="0" w:color="DDDDDD"/>
              <w:left w:val="single" w:sz="6" w:space="0" w:color="DDDDDD"/>
              <w:bottom w:val="single" w:sz="6" w:space="0" w:color="DDDDDD"/>
              <w:right w:val="single" w:sz="6" w:space="0" w:color="DDDDDD"/>
            </w:tcBorders>
            <w:vAlign w:val="center"/>
          </w:tcPr>
          <w:p w14:paraId="5BBA034C" w14:textId="77777777" w:rsidR="00C923D8" w:rsidRDefault="009B6B2F">
            <w:pPr>
              <w:spacing w:line="240" w:lineRule="auto"/>
            </w:pPr>
            <w:r>
              <w:rPr>
                <w:b/>
                <w:bCs/>
              </w:rPr>
              <w:t>Key Public Health Risk</w:t>
            </w:r>
          </w:p>
        </w:tc>
      </w:tr>
      <w:tr w:rsidR="00C923D8" w14:paraId="56DC2893" w14:textId="77777777">
        <w:trPr>
          <w:trHeight w:val="480"/>
        </w:trPr>
        <w:tc>
          <w:tcPr>
            <w:tcW w:w="811" w:type="dxa"/>
            <w:tcBorders>
              <w:top w:val="single" w:sz="6" w:space="0" w:color="DDDDDD"/>
              <w:left w:val="single" w:sz="6" w:space="0" w:color="DDDDDD"/>
              <w:bottom w:val="single" w:sz="6" w:space="0" w:color="DDDDDD"/>
              <w:right w:val="single" w:sz="6" w:space="0" w:color="DDDDDD"/>
            </w:tcBorders>
            <w:vAlign w:val="center"/>
          </w:tcPr>
          <w:p w14:paraId="232C26B8" w14:textId="77777777" w:rsidR="00C923D8" w:rsidRDefault="009B6B2F">
            <w:r>
              <w:t>1</w:t>
            </w:r>
          </w:p>
        </w:tc>
        <w:tc>
          <w:tcPr>
            <w:tcW w:w="4350" w:type="dxa"/>
            <w:tcBorders>
              <w:top w:val="single" w:sz="6" w:space="0" w:color="DDDDDD"/>
              <w:left w:val="single" w:sz="6" w:space="0" w:color="DDDDDD"/>
              <w:bottom w:val="single" w:sz="6" w:space="0" w:color="DDDDDD"/>
              <w:right w:val="single" w:sz="6" w:space="0" w:color="DDDDDD"/>
            </w:tcBorders>
            <w:vAlign w:val="center"/>
          </w:tcPr>
          <w:p w14:paraId="6FD61717" w14:textId="77777777" w:rsidR="00C923D8" w:rsidRDefault="009B6B2F">
            <w:r>
              <w:t xml:space="preserve">DEVIKULANGRA  TEMPLE </w:t>
            </w:r>
          </w:p>
        </w:tc>
        <w:tc>
          <w:tcPr>
            <w:tcW w:w="1860" w:type="dxa"/>
            <w:tcBorders>
              <w:top w:val="single" w:sz="6" w:space="0" w:color="DDDDDD"/>
              <w:left w:val="single" w:sz="6" w:space="0" w:color="DDDDDD"/>
              <w:bottom w:val="single" w:sz="6" w:space="0" w:color="DDDDDD"/>
              <w:right w:val="single" w:sz="6" w:space="0" w:color="DDDDDD"/>
            </w:tcBorders>
            <w:vAlign w:val="center"/>
          </w:tcPr>
          <w:p w14:paraId="0340BAAE" w14:textId="77777777" w:rsidR="00C923D8" w:rsidRDefault="009B6B2F">
            <w:pPr>
              <w:spacing w:line="240" w:lineRule="auto"/>
            </w:pPr>
            <w:r>
              <w:t>MARCH</w:t>
            </w:r>
          </w:p>
        </w:tc>
        <w:tc>
          <w:tcPr>
            <w:tcW w:w="2189" w:type="dxa"/>
            <w:tcBorders>
              <w:top w:val="single" w:sz="6" w:space="0" w:color="DDDDDD"/>
              <w:left w:val="single" w:sz="6" w:space="0" w:color="DDDDDD"/>
              <w:bottom w:val="single" w:sz="6" w:space="0" w:color="DDDDDD"/>
              <w:right w:val="single" w:sz="6" w:space="0" w:color="DDDDDD"/>
            </w:tcBorders>
            <w:vAlign w:val="center"/>
          </w:tcPr>
          <w:p w14:paraId="65465949" w14:textId="2A8B260C" w:rsidR="00C923D8" w:rsidRDefault="005376AF">
            <w:pPr>
              <w:spacing w:line="240" w:lineRule="auto"/>
            </w:pPr>
            <w:r>
              <w:t>Over crowd</w:t>
            </w:r>
          </w:p>
        </w:tc>
      </w:tr>
      <w:tr w:rsidR="005376AF" w14:paraId="56B8F906" w14:textId="77777777" w:rsidTr="00746B3A">
        <w:trPr>
          <w:trHeight w:val="480"/>
        </w:trPr>
        <w:tc>
          <w:tcPr>
            <w:tcW w:w="811" w:type="dxa"/>
            <w:tcBorders>
              <w:top w:val="single" w:sz="6" w:space="0" w:color="DDDDDD"/>
              <w:left w:val="single" w:sz="6" w:space="0" w:color="DDDDDD"/>
              <w:bottom w:val="single" w:sz="6" w:space="0" w:color="DDDDDD"/>
              <w:right w:val="single" w:sz="6" w:space="0" w:color="DDDDDD"/>
            </w:tcBorders>
            <w:vAlign w:val="center"/>
          </w:tcPr>
          <w:p w14:paraId="570D8530" w14:textId="77777777" w:rsidR="005376AF" w:rsidRDefault="005376AF" w:rsidP="005376AF">
            <w:r>
              <w:t>2</w:t>
            </w:r>
          </w:p>
        </w:tc>
        <w:tc>
          <w:tcPr>
            <w:tcW w:w="4350" w:type="dxa"/>
            <w:tcBorders>
              <w:top w:val="single" w:sz="6" w:space="0" w:color="DDDDDD"/>
              <w:left w:val="single" w:sz="6" w:space="0" w:color="DDDDDD"/>
              <w:bottom w:val="single" w:sz="6" w:space="0" w:color="DDDDDD"/>
              <w:right w:val="single" w:sz="6" w:space="0" w:color="DDDDDD"/>
            </w:tcBorders>
            <w:vAlign w:val="center"/>
          </w:tcPr>
          <w:p w14:paraId="3CBB70F5" w14:textId="77777777" w:rsidR="005376AF" w:rsidRDefault="005376AF" w:rsidP="005376AF">
            <w:r>
              <w:t>SAKTHIKULANGARA TEMPLE</w:t>
            </w:r>
          </w:p>
        </w:tc>
        <w:tc>
          <w:tcPr>
            <w:tcW w:w="1860" w:type="dxa"/>
            <w:tcBorders>
              <w:top w:val="single" w:sz="6" w:space="0" w:color="DDDDDD"/>
              <w:left w:val="single" w:sz="6" w:space="0" w:color="DDDDDD"/>
              <w:bottom w:val="single" w:sz="6" w:space="0" w:color="DDDDDD"/>
              <w:right w:val="single" w:sz="6" w:space="0" w:color="DDDDDD"/>
            </w:tcBorders>
            <w:vAlign w:val="center"/>
          </w:tcPr>
          <w:p w14:paraId="7DE93DC4" w14:textId="77777777" w:rsidR="005376AF" w:rsidRDefault="005376AF" w:rsidP="005376AF">
            <w:pPr>
              <w:spacing w:line="240" w:lineRule="auto"/>
            </w:pPr>
            <w:r>
              <w:t>MARCH</w:t>
            </w:r>
          </w:p>
        </w:tc>
        <w:tc>
          <w:tcPr>
            <w:tcW w:w="2189" w:type="dxa"/>
            <w:tcBorders>
              <w:top w:val="single" w:sz="6" w:space="0" w:color="DDDDDD"/>
              <w:left w:val="single" w:sz="6" w:space="0" w:color="DDDDDD"/>
              <w:bottom w:val="single" w:sz="6" w:space="0" w:color="DDDDDD"/>
              <w:right w:val="single" w:sz="6" w:space="0" w:color="DDDDDD"/>
            </w:tcBorders>
          </w:tcPr>
          <w:p w14:paraId="77F39571" w14:textId="50DC6609" w:rsidR="005376AF" w:rsidRDefault="005376AF" w:rsidP="005376AF">
            <w:pPr>
              <w:spacing w:line="240" w:lineRule="auto"/>
            </w:pPr>
            <w:r w:rsidRPr="002613E3">
              <w:t>Over crowd</w:t>
            </w:r>
          </w:p>
        </w:tc>
      </w:tr>
      <w:tr w:rsidR="005376AF" w14:paraId="76998FB3" w14:textId="77777777" w:rsidTr="00746B3A">
        <w:trPr>
          <w:trHeight w:val="480"/>
        </w:trPr>
        <w:tc>
          <w:tcPr>
            <w:tcW w:w="811" w:type="dxa"/>
            <w:tcBorders>
              <w:top w:val="single" w:sz="6" w:space="0" w:color="DDDDDD"/>
              <w:left w:val="single" w:sz="6" w:space="0" w:color="DDDDDD"/>
              <w:bottom w:val="single" w:sz="6" w:space="0" w:color="DDDDDD"/>
              <w:right w:val="single" w:sz="6" w:space="0" w:color="DDDDDD"/>
            </w:tcBorders>
            <w:vAlign w:val="center"/>
          </w:tcPr>
          <w:p w14:paraId="11364774" w14:textId="77777777" w:rsidR="005376AF" w:rsidRDefault="005376AF" w:rsidP="005376AF">
            <w:r>
              <w:t>3</w:t>
            </w:r>
          </w:p>
        </w:tc>
        <w:tc>
          <w:tcPr>
            <w:tcW w:w="4350" w:type="dxa"/>
            <w:tcBorders>
              <w:top w:val="single" w:sz="6" w:space="0" w:color="DDDDDD"/>
              <w:left w:val="single" w:sz="6" w:space="0" w:color="DDDDDD"/>
              <w:bottom w:val="single" w:sz="6" w:space="0" w:color="DDDDDD"/>
              <w:right w:val="single" w:sz="6" w:space="0" w:color="DDDDDD"/>
            </w:tcBorders>
            <w:vAlign w:val="center"/>
          </w:tcPr>
          <w:p w14:paraId="6A5FF2AC" w14:textId="77777777" w:rsidR="005376AF" w:rsidRDefault="005376AF" w:rsidP="005376AF">
            <w:r>
              <w:t>KALEELASSERIL TEMPLE</w:t>
            </w:r>
          </w:p>
        </w:tc>
        <w:tc>
          <w:tcPr>
            <w:tcW w:w="1860" w:type="dxa"/>
            <w:tcBorders>
              <w:top w:val="single" w:sz="6" w:space="0" w:color="DDDDDD"/>
              <w:left w:val="single" w:sz="6" w:space="0" w:color="DDDDDD"/>
              <w:bottom w:val="single" w:sz="6" w:space="0" w:color="DDDDDD"/>
              <w:right w:val="single" w:sz="6" w:space="0" w:color="DDDDDD"/>
            </w:tcBorders>
            <w:vAlign w:val="center"/>
          </w:tcPr>
          <w:p w14:paraId="7DED9FE6" w14:textId="77777777" w:rsidR="005376AF" w:rsidRDefault="005376AF" w:rsidP="005376AF">
            <w:pPr>
              <w:spacing w:line="240" w:lineRule="auto"/>
            </w:pPr>
            <w:r>
              <w:t xml:space="preserve"> FEBRUARY</w:t>
            </w:r>
          </w:p>
        </w:tc>
        <w:tc>
          <w:tcPr>
            <w:tcW w:w="2189" w:type="dxa"/>
            <w:tcBorders>
              <w:top w:val="single" w:sz="6" w:space="0" w:color="DDDDDD"/>
              <w:left w:val="single" w:sz="6" w:space="0" w:color="DDDDDD"/>
              <w:bottom w:val="single" w:sz="6" w:space="0" w:color="DDDDDD"/>
              <w:right w:val="single" w:sz="6" w:space="0" w:color="DDDDDD"/>
            </w:tcBorders>
          </w:tcPr>
          <w:p w14:paraId="201C3E95" w14:textId="324335B8" w:rsidR="005376AF" w:rsidRDefault="005376AF" w:rsidP="005376AF">
            <w:pPr>
              <w:spacing w:line="240" w:lineRule="auto"/>
            </w:pPr>
            <w:r w:rsidRPr="002613E3">
              <w:t>Over crowd</w:t>
            </w:r>
          </w:p>
        </w:tc>
      </w:tr>
      <w:tr w:rsidR="005376AF" w14:paraId="67EA3D53" w14:textId="77777777" w:rsidTr="00746B3A">
        <w:trPr>
          <w:trHeight w:val="480"/>
        </w:trPr>
        <w:tc>
          <w:tcPr>
            <w:tcW w:w="811" w:type="dxa"/>
            <w:tcBorders>
              <w:top w:val="single" w:sz="6" w:space="0" w:color="DDDDDD"/>
              <w:left w:val="single" w:sz="6" w:space="0" w:color="DDDDDD"/>
              <w:bottom w:val="single" w:sz="6" w:space="0" w:color="DDDDDD"/>
              <w:right w:val="single" w:sz="6" w:space="0" w:color="DDDDDD"/>
            </w:tcBorders>
            <w:vAlign w:val="center"/>
          </w:tcPr>
          <w:p w14:paraId="7C2AC15B" w14:textId="77777777" w:rsidR="005376AF" w:rsidRDefault="005376AF" w:rsidP="005376AF">
            <w:r>
              <w:t>4</w:t>
            </w:r>
          </w:p>
        </w:tc>
        <w:tc>
          <w:tcPr>
            <w:tcW w:w="4350" w:type="dxa"/>
            <w:tcBorders>
              <w:top w:val="single" w:sz="6" w:space="0" w:color="DDDDDD"/>
              <w:left w:val="single" w:sz="6" w:space="0" w:color="DDDDDD"/>
              <w:bottom w:val="single" w:sz="6" w:space="0" w:color="DDDDDD"/>
              <w:right w:val="single" w:sz="6" w:space="0" w:color="DDDDDD"/>
            </w:tcBorders>
            <w:vAlign w:val="center"/>
          </w:tcPr>
          <w:p w14:paraId="0F48BFAA" w14:textId="77777777" w:rsidR="005376AF" w:rsidRDefault="005376AF" w:rsidP="005376AF">
            <w:r>
              <w:t>VARANAPPALLY TEMPLE</w:t>
            </w:r>
          </w:p>
        </w:tc>
        <w:tc>
          <w:tcPr>
            <w:tcW w:w="1860" w:type="dxa"/>
            <w:tcBorders>
              <w:top w:val="single" w:sz="6" w:space="0" w:color="DDDDDD"/>
              <w:left w:val="single" w:sz="6" w:space="0" w:color="DDDDDD"/>
              <w:bottom w:val="single" w:sz="6" w:space="0" w:color="DDDDDD"/>
              <w:right w:val="single" w:sz="6" w:space="0" w:color="DDDDDD"/>
            </w:tcBorders>
            <w:vAlign w:val="center"/>
          </w:tcPr>
          <w:p w14:paraId="74ED9D1E" w14:textId="77777777" w:rsidR="005376AF" w:rsidRDefault="005376AF" w:rsidP="005376AF">
            <w:pPr>
              <w:spacing w:line="240" w:lineRule="auto"/>
            </w:pPr>
            <w:r>
              <w:t>FEBRUARY</w:t>
            </w:r>
          </w:p>
        </w:tc>
        <w:tc>
          <w:tcPr>
            <w:tcW w:w="2189" w:type="dxa"/>
            <w:tcBorders>
              <w:top w:val="single" w:sz="6" w:space="0" w:color="DDDDDD"/>
              <w:left w:val="single" w:sz="6" w:space="0" w:color="DDDDDD"/>
              <w:bottom w:val="single" w:sz="6" w:space="0" w:color="DDDDDD"/>
              <w:right w:val="single" w:sz="6" w:space="0" w:color="DDDDDD"/>
            </w:tcBorders>
          </w:tcPr>
          <w:p w14:paraId="5AB18939" w14:textId="5770B480" w:rsidR="005376AF" w:rsidRDefault="005376AF" w:rsidP="005376AF">
            <w:pPr>
              <w:spacing w:line="240" w:lineRule="auto"/>
            </w:pPr>
            <w:r w:rsidRPr="002613E3">
              <w:t>Over crowd</w:t>
            </w:r>
          </w:p>
        </w:tc>
      </w:tr>
      <w:tr w:rsidR="005376AF" w14:paraId="7A443AEA" w14:textId="77777777" w:rsidTr="00746B3A">
        <w:trPr>
          <w:trHeight w:val="480"/>
        </w:trPr>
        <w:tc>
          <w:tcPr>
            <w:tcW w:w="811" w:type="dxa"/>
            <w:tcBorders>
              <w:top w:val="single" w:sz="6" w:space="0" w:color="DDDDDD"/>
              <w:left w:val="single" w:sz="6" w:space="0" w:color="DDDDDD"/>
              <w:bottom w:val="single" w:sz="6" w:space="0" w:color="DDDDDD"/>
              <w:right w:val="single" w:sz="6" w:space="0" w:color="DDDDDD"/>
            </w:tcBorders>
            <w:vAlign w:val="center"/>
          </w:tcPr>
          <w:p w14:paraId="203F8F64" w14:textId="77777777" w:rsidR="005376AF" w:rsidRDefault="005376AF" w:rsidP="005376AF">
            <w:r>
              <w:t>5</w:t>
            </w:r>
          </w:p>
        </w:tc>
        <w:tc>
          <w:tcPr>
            <w:tcW w:w="4350" w:type="dxa"/>
            <w:tcBorders>
              <w:top w:val="single" w:sz="6" w:space="0" w:color="DDDDDD"/>
              <w:left w:val="single" w:sz="6" w:space="0" w:color="DDDDDD"/>
              <w:bottom w:val="single" w:sz="6" w:space="0" w:color="DDDDDD"/>
              <w:right w:val="single" w:sz="6" w:space="0" w:color="DDDDDD"/>
            </w:tcBorders>
            <w:vAlign w:val="center"/>
          </w:tcPr>
          <w:p w14:paraId="416CBAEE" w14:textId="77777777" w:rsidR="005376AF" w:rsidRDefault="005376AF" w:rsidP="005376AF">
            <w:r>
              <w:t>SATHA NADA TEMPLE</w:t>
            </w:r>
          </w:p>
        </w:tc>
        <w:tc>
          <w:tcPr>
            <w:tcW w:w="1860" w:type="dxa"/>
            <w:tcBorders>
              <w:top w:val="single" w:sz="6" w:space="0" w:color="DDDDDD"/>
              <w:left w:val="single" w:sz="6" w:space="0" w:color="DDDDDD"/>
              <w:bottom w:val="single" w:sz="6" w:space="0" w:color="DDDDDD"/>
              <w:right w:val="single" w:sz="6" w:space="0" w:color="DDDDDD"/>
            </w:tcBorders>
            <w:vAlign w:val="center"/>
          </w:tcPr>
          <w:p w14:paraId="034C20DE" w14:textId="77777777" w:rsidR="005376AF" w:rsidRDefault="005376AF" w:rsidP="005376AF">
            <w:pPr>
              <w:spacing w:line="240" w:lineRule="auto"/>
            </w:pPr>
            <w:r>
              <w:t>MARCH</w:t>
            </w:r>
          </w:p>
        </w:tc>
        <w:tc>
          <w:tcPr>
            <w:tcW w:w="2189" w:type="dxa"/>
            <w:tcBorders>
              <w:top w:val="single" w:sz="6" w:space="0" w:color="DDDDDD"/>
              <w:left w:val="single" w:sz="6" w:space="0" w:color="DDDDDD"/>
              <w:bottom w:val="single" w:sz="6" w:space="0" w:color="DDDDDD"/>
              <w:right w:val="single" w:sz="6" w:space="0" w:color="DDDDDD"/>
            </w:tcBorders>
          </w:tcPr>
          <w:p w14:paraId="1A95A76A" w14:textId="19C9787B" w:rsidR="005376AF" w:rsidRDefault="005376AF" w:rsidP="005376AF">
            <w:pPr>
              <w:spacing w:line="240" w:lineRule="auto"/>
            </w:pPr>
            <w:r w:rsidRPr="002613E3">
              <w:t>Over crowd</w:t>
            </w:r>
          </w:p>
        </w:tc>
      </w:tr>
      <w:tr w:rsidR="005376AF" w14:paraId="60144929" w14:textId="77777777" w:rsidTr="00746B3A">
        <w:trPr>
          <w:trHeight w:val="480"/>
        </w:trPr>
        <w:tc>
          <w:tcPr>
            <w:tcW w:w="811" w:type="dxa"/>
            <w:tcBorders>
              <w:top w:val="single" w:sz="6" w:space="0" w:color="DDDDDD"/>
              <w:left w:val="single" w:sz="6" w:space="0" w:color="DDDDDD"/>
              <w:bottom w:val="single" w:sz="6" w:space="0" w:color="DDDDDD"/>
              <w:right w:val="single" w:sz="6" w:space="0" w:color="DDDDDD"/>
            </w:tcBorders>
            <w:vAlign w:val="center"/>
          </w:tcPr>
          <w:p w14:paraId="269516B3" w14:textId="77777777" w:rsidR="005376AF" w:rsidRDefault="005376AF" w:rsidP="005376AF">
            <w:r>
              <w:t>6</w:t>
            </w:r>
          </w:p>
        </w:tc>
        <w:tc>
          <w:tcPr>
            <w:tcW w:w="4350" w:type="dxa"/>
            <w:tcBorders>
              <w:top w:val="single" w:sz="6" w:space="0" w:color="DDDDDD"/>
              <w:left w:val="single" w:sz="6" w:space="0" w:color="DDDDDD"/>
              <w:bottom w:val="single" w:sz="6" w:space="0" w:color="DDDDDD"/>
              <w:right w:val="single" w:sz="6" w:space="0" w:color="DDDDDD"/>
            </w:tcBorders>
            <w:vAlign w:val="center"/>
          </w:tcPr>
          <w:p w14:paraId="409495E3" w14:textId="77777777" w:rsidR="005376AF" w:rsidRDefault="005376AF" w:rsidP="005376AF">
            <w:r>
              <w:t>SASTHANADA TEMPLE</w:t>
            </w:r>
          </w:p>
        </w:tc>
        <w:tc>
          <w:tcPr>
            <w:tcW w:w="1860" w:type="dxa"/>
            <w:tcBorders>
              <w:top w:val="single" w:sz="6" w:space="0" w:color="DDDDDD"/>
              <w:left w:val="single" w:sz="6" w:space="0" w:color="DDDDDD"/>
              <w:bottom w:val="single" w:sz="6" w:space="0" w:color="DDDDDD"/>
              <w:right w:val="single" w:sz="6" w:space="0" w:color="DDDDDD"/>
            </w:tcBorders>
            <w:vAlign w:val="center"/>
          </w:tcPr>
          <w:p w14:paraId="1F46FC89" w14:textId="77777777" w:rsidR="005376AF" w:rsidRDefault="005376AF" w:rsidP="005376AF">
            <w:pPr>
              <w:spacing w:line="240" w:lineRule="auto"/>
            </w:pPr>
            <w:r>
              <w:t>FEBRUARY</w:t>
            </w:r>
          </w:p>
        </w:tc>
        <w:tc>
          <w:tcPr>
            <w:tcW w:w="2189" w:type="dxa"/>
            <w:tcBorders>
              <w:top w:val="single" w:sz="6" w:space="0" w:color="DDDDDD"/>
              <w:left w:val="single" w:sz="6" w:space="0" w:color="DDDDDD"/>
              <w:bottom w:val="single" w:sz="6" w:space="0" w:color="DDDDDD"/>
              <w:right w:val="single" w:sz="6" w:space="0" w:color="DDDDDD"/>
            </w:tcBorders>
          </w:tcPr>
          <w:p w14:paraId="0152C9CC" w14:textId="611FC253" w:rsidR="005376AF" w:rsidRDefault="005376AF" w:rsidP="005376AF">
            <w:pPr>
              <w:spacing w:line="240" w:lineRule="auto"/>
            </w:pPr>
            <w:r w:rsidRPr="002613E3">
              <w:t>Over crowd</w:t>
            </w:r>
          </w:p>
        </w:tc>
      </w:tr>
    </w:tbl>
    <w:p w14:paraId="054790A0" w14:textId="77777777" w:rsidR="00C923D8" w:rsidRDefault="00C923D8">
      <w:pPr>
        <w:rPr>
          <w:rFonts w:ascii="Arial" w:eastAsia="Arial" w:hAnsi="Arial" w:cs="Arial"/>
          <w:color w:val="4A86E8"/>
          <w:sz w:val="32"/>
          <w:szCs w:val="32"/>
        </w:rPr>
      </w:pPr>
    </w:p>
    <w:p w14:paraId="25840A31" w14:textId="77777777" w:rsidR="00C923D8" w:rsidRDefault="009B6B2F">
      <w:pPr>
        <w:sectPr w:rsidR="00C923D8">
          <w:headerReference w:type="default" r:id="rId26"/>
          <w:footerReference w:type="default" r:id="rId27"/>
          <w:pgSz w:w="11906" w:h="16838"/>
          <w:pgMar w:top="1440" w:right="1274" w:bottom="1440" w:left="1440" w:header="708" w:footer="708" w:gutter="0"/>
          <w:cols w:space="720"/>
        </w:sectPr>
      </w:pPr>
      <w:r>
        <w:rPr>
          <w:rFonts w:ascii="Arial" w:eastAsia="Arial" w:hAnsi="Arial" w:cs="Arial"/>
          <w:color w:val="4A86E8"/>
          <w:sz w:val="32"/>
          <w:szCs w:val="32"/>
        </w:rPr>
        <w:t xml:space="preserve">  </w:t>
      </w:r>
    </w:p>
    <w:p w14:paraId="5587B8E4" w14:textId="77777777" w:rsidR="00C923D8" w:rsidRDefault="009B6B2F">
      <w:pPr>
        <w:pStyle w:val="Heading1"/>
        <w:numPr>
          <w:ilvl w:val="0"/>
          <w:numId w:val="1"/>
        </w:numPr>
        <w:tabs>
          <w:tab w:val="left" w:pos="0"/>
        </w:tabs>
      </w:pPr>
      <w:bookmarkStart w:id="6" w:name="_t5t2npc4dkv4" w:colFirst="0" w:colLast="0"/>
      <w:bookmarkEnd w:id="6"/>
      <w:r>
        <w:rPr>
          <w:color w:val="000000"/>
        </w:rPr>
        <w:lastRenderedPageBreak/>
        <w:t>INFRASTRUCTURE &amp; RESOURCE INVENTORY</w:t>
      </w:r>
    </w:p>
    <w:p w14:paraId="52CCDA6B" w14:textId="77777777" w:rsidR="00C923D8" w:rsidRDefault="009B6B2F">
      <w:pPr>
        <w:pStyle w:val="Heading2"/>
        <w:numPr>
          <w:ilvl w:val="1"/>
          <w:numId w:val="1"/>
        </w:numPr>
        <w:tabs>
          <w:tab w:val="left" w:pos="0"/>
        </w:tabs>
        <w:rPr>
          <w:sz w:val="26"/>
          <w:szCs w:val="26"/>
        </w:rPr>
      </w:pPr>
      <w:bookmarkStart w:id="7" w:name="_tvua56uf96bd" w:colFirst="0" w:colLast="0"/>
      <w:bookmarkEnd w:id="7"/>
      <w:r>
        <w:rPr>
          <w:sz w:val="26"/>
          <w:szCs w:val="26"/>
        </w:rPr>
        <w:t>Health Facility Directory &amp; Basic Capacity in the LSGD</w:t>
      </w:r>
    </w:p>
    <w:p w14:paraId="17E421AD" w14:textId="77777777" w:rsidR="00C923D8" w:rsidRDefault="009B6B2F">
      <w:r>
        <w:t>This section provides an overview of the healthcare infrastructure available within the LSGD area. It outlines the distribution and basic capacity of health facilities that form the backbone of service delivery during routine times as well as public health emergencies.</w:t>
      </w:r>
    </w:p>
    <w:p w14:paraId="25ECA56B" w14:textId="77777777" w:rsidR="00C923D8" w:rsidRDefault="00C923D8"/>
    <w:p w14:paraId="0292BCDC" w14:textId="77777777" w:rsidR="00C923D8" w:rsidRDefault="009B6B2F">
      <w:r>
        <w:t>Family Health Centres (FHCs) and Community Health Centres (CHCs) generally function as the first point of contact for the community, providing essential outpatient and inpatient services. General Hospitals (GH) and Medical College Hospitals (MCH), where accessible, serve as the main referral centres for advanced diagnostics, specialist care, and critical services during public health emergencies. This inventory helps identify existing strengths, gaps, and potential surge capacity that can be mobilised during a pandemic or disaster.</w:t>
      </w:r>
    </w:p>
    <w:p w14:paraId="5264063C" w14:textId="77777777" w:rsidR="00C923D8" w:rsidRDefault="00C923D8"/>
    <w:p w14:paraId="624FFC1F" w14:textId="77777777" w:rsidR="00C923D8" w:rsidRDefault="00C923D8"/>
    <w:tbl>
      <w:tblPr>
        <w:tblStyle w:val="a5"/>
        <w:tblW w:w="9480" w:type="dxa"/>
        <w:tblInd w:w="-3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375"/>
        <w:gridCol w:w="2585"/>
        <w:gridCol w:w="715"/>
        <w:gridCol w:w="1261"/>
        <w:gridCol w:w="690"/>
        <w:gridCol w:w="600"/>
        <w:gridCol w:w="915"/>
        <w:gridCol w:w="1185"/>
        <w:gridCol w:w="1154"/>
      </w:tblGrid>
      <w:tr w:rsidR="00C923D8" w14:paraId="4CF34109" w14:textId="77777777">
        <w:trPr>
          <w:trHeight w:val="645"/>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1F3F4"/>
            <w:vAlign w:val="center"/>
          </w:tcPr>
          <w:p w14:paraId="31881751" w14:textId="77777777" w:rsidR="00C923D8" w:rsidRDefault="009B6B2F">
            <w:pPr>
              <w:pStyle w:val="Subtitle"/>
              <w:widowControl w:val="0"/>
              <w:spacing w:before="120" w:after="120" w:line="276" w:lineRule="auto"/>
              <w:jc w:val="left"/>
            </w:pPr>
            <w:bookmarkStart w:id="8" w:name="_vm2t7dnk4nf2" w:colFirst="0" w:colLast="0"/>
            <w:bookmarkEnd w:id="8"/>
            <w:r>
              <w:t>Table 5. Health Facility Resource Summary</w:t>
            </w:r>
          </w:p>
        </w:tc>
      </w:tr>
      <w:tr w:rsidR="00C923D8" w14:paraId="756D42D2" w14:textId="77777777">
        <w:trPr>
          <w:trHeight w:val="645"/>
        </w:trPr>
        <w:tc>
          <w:tcPr>
            <w:tcW w:w="375"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2B12E278" w14:textId="77777777" w:rsidR="00C923D8" w:rsidRDefault="009B6B2F">
            <w:pPr>
              <w:jc w:val="center"/>
            </w:pPr>
            <w:r>
              <w:rPr>
                <w:rFonts w:ascii="Arial" w:eastAsia="Arial" w:hAnsi="Arial" w:cs="Arial"/>
                <w:b/>
                <w:bCs/>
                <w:sz w:val="18"/>
                <w:szCs w:val="18"/>
              </w:rPr>
              <w:t>Sl.no.</w:t>
            </w:r>
          </w:p>
        </w:tc>
        <w:tc>
          <w:tcPr>
            <w:tcW w:w="2585"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0E86D42A" w14:textId="77777777" w:rsidR="00C923D8" w:rsidRDefault="009B6B2F">
            <w:pPr>
              <w:jc w:val="center"/>
            </w:pPr>
            <w:r>
              <w:rPr>
                <w:rFonts w:ascii="Arial" w:eastAsia="Arial" w:hAnsi="Arial" w:cs="Arial"/>
                <w:b/>
                <w:bCs/>
                <w:sz w:val="18"/>
                <w:szCs w:val="18"/>
              </w:rPr>
              <w:t xml:space="preserve"> Health Facility</w:t>
            </w:r>
          </w:p>
        </w:tc>
        <w:tc>
          <w:tcPr>
            <w:tcW w:w="715"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6585F612" w14:textId="77777777" w:rsidR="00C923D8" w:rsidRDefault="009B6B2F">
            <w:pPr>
              <w:jc w:val="center"/>
            </w:pPr>
            <w:r>
              <w:rPr>
                <w:rFonts w:ascii="Arial" w:eastAsia="Arial" w:hAnsi="Arial" w:cs="Arial"/>
                <w:b/>
                <w:bCs/>
                <w:sz w:val="18"/>
                <w:szCs w:val="18"/>
              </w:rPr>
              <w:t>Type of Facility (MCH/GH/CHC/FHC/SC etc.)</w:t>
            </w:r>
          </w:p>
        </w:tc>
        <w:tc>
          <w:tcPr>
            <w:tcW w:w="1261"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5F3DEDD3" w14:textId="77777777" w:rsidR="00C923D8" w:rsidRDefault="009B6B2F">
            <w:pPr>
              <w:jc w:val="center"/>
            </w:pPr>
            <w:r>
              <w:rPr>
                <w:rFonts w:ascii="Arial" w:eastAsia="Arial" w:hAnsi="Arial" w:cs="Arial"/>
                <w:b/>
                <w:bCs/>
                <w:sz w:val="18"/>
                <w:szCs w:val="18"/>
              </w:rPr>
              <w:t>Contact Number</w:t>
            </w:r>
          </w:p>
        </w:tc>
        <w:tc>
          <w:tcPr>
            <w:tcW w:w="690"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65D996F6" w14:textId="77777777" w:rsidR="00C923D8" w:rsidRDefault="009B6B2F">
            <w:pPr>
              <w:jc w:val="center"/>
            </w:pPr>
            <w:r>
              <w:rPr>
                <w:rFonts w:ascii="Arial" w:eastAsia="Arial" w:hAnsi="Arial" w:cs="Arial"/>
                <w:b/>
                <w:bCs/>
                <w:sz w:val="18"/>
                <w:szCs w:val="18"/>
              </w:rPr>
              <w:t>Total beds</w:t>
            </w:r>
          </w:p>
        </w:tc>
        <w:tc>
          <w:tcPr>
            <w:tcW w:w="600"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67813701" w14:textId="77777777" w:rsidR="00C923D8" w:rsidRDefault="009B6B2F">
            <w:pPr>
              <w:jc w:val="center"/>
            </w:pPr>
            <w:r>
              <w:rPr>
                <w:rFonts w:ascii="Arial" w:eastAsia="Arial" w:hAnsi="Arial" w:cs="Arial"/>
                <w:b/>
                <w:bCs/>
                <w:sz w:val="18"/>
                <w:szCs w:val="18"/>
              </w:rPr>
              <w:t>ICU Beds</w:t>
            </w:r>
          </w:p>
        </w:tc>
        <w:tc>
          <w:tcPr>
            <w:tcW w:w="915"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632800D2" w14:textId="77777777" w:rsidR="00C923D8" w:rsidRDefault="009B6B2F">
            <w:pPr>
              <w:jc w:val="center"/>
            </w:pPr>
            <w:r>
              <w:rPr>
                <w:rFonts w:ascii="Arial" w:eastAsia="Arial" w:hAnsi="Arial" w:cs="Arial"/>
                <w:b/>
                <w:bCs/>
                <w:sz w:val="18"/>
                <w:szCs w:val="18"/>
              </w:rPr>
              <w:t>Oxygen-Supported Beds</w:t>
            </w:r>
          </w:p>
        </w:tc>
        <w:tc>
          <w:tcPr>
            <w:tcW w:w="1185"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10B461DE" w14:textId="77777777" w:rsidR="00C923D8" w:rsidRDefault="009B6B2F">
            <w:pPr>
              <w:jc w:val="center"/>
            </w:pPr>
            <w:r>
              <w:rPr>
                <w:rFonts w:ascii="Arial" w:eastAsia="Arial" w:hAnsi="Arial" w:cs="Arial"/>
                <w:b/>
                <w:bCs/>
                <w:sz w:val="18"/>
                <w:szCs w:val="18"/>
              </w:rPr>
              <w:t>No. of Ventilator Support</w:t>
            </w:r>
          </w:p>
        </w:tc>
        <w:tc>
          <w:tcPr>
            <w:tcW w:w="1154"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731B3280" w14:textId="77777777" w:rsidR="00C923D8" w:rsidRDefault="009B6B2F">
            <w:pPr>
              <w:jc w:val="center"/>
            </w:pPr>
            <w:r>
              <w:rPr>
                <w:rFonts w:ascii="Arial" w:eastAsia="Arial" w:hAnsi="Arial" w:cs="Arial"/>
                <w:b/>
                <w:bCs/>
                <w:sz w:val="18"/>
                <w:szCs w:val="18"/>
              </w:rPr>
              <w:t>No. of ambulances</w:t>
            </w:r>
          </w:p>
        </w:tc>
      </w:tr>
      <w:tr w:rsidR="00C923D8" w14:paraId="2D2A2E13" w14:textId="77777777">
        <w:trPr>
          <w:trHeight w:val="360"/>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vAlign w:val="bottom"/>
          </w:tcPr>
          <w:p w14:paraId="7BA968E6" w14:textId="77777777" w:rsidR="00C923D8" w:rsidRDefault="009B6B2F">
            <w:pPr>
              <w:jc w:val="left"/>
            </w:pPr>
            <w:r>
              <w:rPr>
                <w:rFonts w:ascii="Arial" w:eastAsia="Arial" w:hAnsi="Arial" w:cs="Arial"/>
              </w:rPr>
              <w:t>Government Healthcare Facilities</w:t>
            </w:r>
          </w:p>
        </w:tc>
      </w:tr>
      <w:tr w:rsidR="00C923D8" w14:paraId="6A600195" w14:textId="77777777">
        <w:trPr>
          <w:trHeight w:val="360"/>
        </w:trPr>
        <w:tc>
          <w:tcPr>
            <w:tcW w:w="375" w:type="dxa"/>
            <w:tcBorders>
              <w:top w:val="single" w:sz="8" w:space="0" w:color="CCCCCC"/>
              <w:left w:val="single" w:sz="8" w:space="0" w:color="CCCCCC"/>
              <w:bottom w:val="single" w:sz="8" w:space="0" w:color="CCCCCC"/>
              <w:right w:val="single" w:sz="8" w:space="0" w:color="CCCCCC"/>
            </w:tcBorders>
            <w:vAlign w:val="bottom"/>
          </w:tcPr>
          <w:p w14:paraId="463665BF" w14:textId="77777777" w:rsidR="00C923D8" w:rsidRDefault="009B6B2F">
            <w:pPr>
              <w:jc w:val="right"/>
            </w:pPr>
            <w:r>
              <w:rPr>
                <w:rFonts w:ascii="Arial" w:eastAsia="Arial" w:hAnsi="Arial" w:cs="Arial"/>
              </w:rPr>
              <w:t>1</w:t>
            </w:r>
          </w:p>
        </w:tc>
        <w:tc>
          <w:tcPr>
            <w:tcW w:w="2585" w:type="dxa"/>
            <w:tcBorders>
              <w:top w:val="single" w:sz="8" w:space="0" w:color="CCCCCC"/>
              <w:left w:val="single" w:sz="8" w:space="0" w:color="CCCCCC"/>
              <w:bottom w:val="single" w:sz="8" w:space="0" w:color="CCCCCC"/>
              <w:right w:val="single" w:sz="8" w:space="0" w:color="CCCCCC"/>
            </w:tcBorders>
            <w:vAlign w:val="bottom"/>
          </w:tcPr>
          <w:p w14:paraId="2FEA17DF" w14:textId="77777777" w:rsidR="00C923D8" w:rsidRDefault="009B6B2F">
            <w:pPr>
              <w:jc w:val="left"/>
            </w:pPr>
            <w:r>
              <w:rPr>
                <w:rFonts w:ascii="Arial" w:eastAsia="Arial" w:hAnsi="Arial" w:cs="Arial"/>
                <w:sz w:val="20"/>
                <w:szCs w:val="20"/>
              </w:rPr>
              <w:t xml:space="preserve">FHC DEVIKULANAGRA </w:t>
            </w:r>
          </w:p>
        </w:tc>
        <w:tc>
          <w:tcPr>
            <w:tcW w:w="715" w:type="dxa"/>
            <w:tcBorders>
              <w:top w:val="single" w:sz="8" w:space="0" w:color="CCCCCC"/>
              <w:left w:val="single" w:sz="8" w:space="0" w:color="CCCCCC"/>
              <w:bottom w:val="single" w:sz="8" w:space="0" w:color="CCCCCC"/>
              <w:right w:val="single" w:sz="8" w:space="0" w:color="CCCCCC"/>
            </w:tcBorders>
            <w:vAlign w:val="bottom"/>
          </w:tcPr>
          <w:p w14:paraId="42A2846D" w14:textId="77777777" w:rsidR="00C923D8" w:rsidRDefault="009B6B2F">
            <w:pPr>
              <w:jc w:val="left"/>
            </w:pPr>
            <w:r>
              <w:rPr>
                <w:rFonts w:ascii="Arial" w:eastAsia="Arial" w:hAnsi="Arial" w:cs="Arial"/>
                <w:sz w:val="20"/>
                <w:szCs w:val="20"/>
              </w:rPr>
              <w:t>FHC</w:t>
            </w:r>
          </w:p>
        </w:tc>
        <w:tc>
          <w:tcPr>
            <w:tcW w:w="1261" w:type="dxa"/>
            <w:tcBorders>
              <w:top w:val="single" w:sz="8" w:space="0" w:color="CCCCCC"/>
              <w:left w:val="single" w:sz="8" w:space="0" w:color="CCCCCC"/>
              <w:bottom w:val="single" w:sz="8" w:space="0" w:color="CCCCCC"/>
              <w:right w:val="single" w:sz="8" w:space="0" w:color="CCCCCC"/>
            </w:tcBorders>
            <w:vAlign w:val="bottom"/>
          </w:tcPr>
          <w:p w14:paraId="6FBF2F33" w14:textId="2763A181" w:rsidR="00C923D8" w:rsidRDefault="00E0464F">
            <w:pPr>
              <w:jc w:val="left"/>
            </w:pPr>
            <w:r>
              <w:t>0476-</w:t>
            </w:r>
            <w:r w:rsidR="0049700A">
              <w:t>2698686</w:t>
            </w:r>
          </w:p>
        </w:tc>
        <w:tc>
          <w:tcPr>
            <w:tcW w:w="690" w:type="dxa"/>
            <w:tcBorders>
              <w:top w:val="single" w:sz="8" w:space="0" w:color="CCCCCC"/>
              <w:left w:val="single" w:sz="8" w:space="0" w:color="CCCCCC"/>
              <w:bottom w:val="single" w:sz="8" w:space="0" w:color="CCCCCC"/>
              <w:right w:val="single" w:sz="8" w:space="0" w:color="CCCCCC"/>
            </w:tcBorders>
            <w:vAlign w:val="bottom"/>
          </w:tcPr>
          <w:p w14:paraId="14829D0F" w14:textId="77777777" w:rsidR="00C923D8" w:rsidRDefault="009B6B2F">
            <w:pPr>
              <w:jc w:val="left"/>
            </w:pPr>
            <w:r>
              <w:rPr>
                <w:rFonts w:ascii="Arial" w:eastAsia="Arial" w:hAnsi="Arial" w:cs="Arial"/>
                <w:sz w:val="20"/>
                <w:szCs w:val="20"/>
              </w:rPr>
              <w:t>0</w:t>
            </w:r>
          </w:p>
        </w:tc>
        <w:tc>
          <w:tcPr>
            <w:tcW w:w="600" w:type="dxa"/>
            <w:tcBorders>
              <w:top w:val="single" w:sz="8" w:space="0" w:color="CCCCCC"/>
              <w:left w:val="single" w:sz="8" w:space="0" w:color="CCCCCC"/>
              <w:bottom w:val="single" w:sz="8" w:space="0" w:color="CCCCCC"/>
              <w:right w:val="single" w:sz="8" w:space="0" w:color="CCCCCC"/>
            </w:tcBorders>
            <w:vAlign w:val="bottom"/>
          </w:tcPr>
          <w:p w14:paraId="71D000B8" w14:textId="77777777" w:rsidR="00C923D8" w:rsidRDefault="009B6B2F">
            <w:pPr>
              <w:jc w:val="left"/>
            </w:pPr>
            <w:r>
              <w:rPr>
                <w:rFonts w:ascii="Arial" w:eastAsia="Arial" w:hAnsi="Arial" w:cs="Arial"/>
                <w:sz w:val="20"/>
                <w:szCs w:val="20"/>
              </w:rPr>
              <w:t>0</w:t>
            </w:r>
          </w:p>
        </w:tc>
        <w:tc>
          <w:tcPr>
            <w:tcW w:w="915" w:type="dxa"/>
            <w:tcBorders>
              <w:top w:val="single" w:sz="8" w:space="0" w:color="CCCCCC"/>
              <w:left w:val="single" w:sz="8" w:space="0" w:color="CCCCCC"/>
              <w:bottom w:val="single" w:sz="8" w:space="0" w:color="CCCCCC"/>
              <w:right w:val="single" w:sz="8" w:space="0" w:color="CCCCCC"/>
            </w:tcBorders>
            <w:vAlign w:val="bottom"/>
          </w:tcPr>
          <w:p w14:paraId="53B87C7E" w14:textId="77777777" w:rsidR="00C923D8" w:rsidRDefault="009B6B2F">
            <w:pPr>
              <w:jc w:val="left"/>
            </w:pPr>
            <w:r>
              <w:rPr>
                <w:rFonts w:ascii="Arial" w:eastAsia="Arial" w:hAnsi="Arial" w:cs="Arial"/>
                <w:sz w:val="20"/>
                <w:szCs w:val="20"/>
              </w:rPr>
              <w:t>0</w:t>
            </w:r>
          </w:p>
        </w:tc>
        <w:tc>
          <w:tcPr>
            <w:tcW w:w="1185" w:type="dxa"/>
            <w:tcBorders>
              <w:top w:val="single" w:sz="8" w:space="0" w:color="CCCCCC"/>
              <w:left w:val="single" w:sz="8" w:space="0" w:color="CCCCCC"/>
              <w:bottom w:val="single" w:sz="8" w:space="0" w:color="CCCCCC"/>
              <w:right w:val="single" w:sz="8" w:space="0" w:color="CCCCCC"/>
            </w:tcBorders>
            <w:vAlign w:val="bottom"/>
          </w:tcPr>
          <w:p w14:paraId="678CCC1B" w14:textId="77777777" w:rsidR="00C923D8" w:rsidRDefault="009B6B2F">
            <w:pPr>
              <w:jc w:val="left"/>
            </w:pPr>
            <w:r>
              <w:rPr>
                <w:rFonts w:ascii="Arial" w:eastAsia="Arial" w:hAnsi="Arial" w:cs="Arial"/>
                <w:sz w:val="20"/>
                <w:szCs w:val="20"/>
              </w:rPr>
              <w:t>0</w:t>
            </w:r>
          </w:p>
        </w:tc>
        <w:tc>
          <w:tcPr>
            <w:tcW w:w="1154" w:type="dxa"/>
            <w:tcBorders>
              <w:top w:val="single" w:sz="8" w:space="0" w:color="CCCCCC"/>
              <w:left w:val="single" w:sz="8" w:space="0" w:color="CCCCCC"/>
              <w:bottom w:val="single" w:sz="8" w:space="0" w:color="CCCCCC"/>
              <w:right w:val="single" w:sz="8" w:space="0" w:color="CCCCCC"/>
            </w:tcBorders>
            <w:vAlign w:val="bottom"/>
          </w:tcPr>
          <w:p w14:paraId="1F7F1BF3" w14:textId="77777777" w:rsidR="00C923D8" w:rsidRDefault="009B6B2F">
            <w:pPr>
              <w:jc w:val="left"/>
            </w:pPr>
            <w:r>
              <w:rPr>
                <w:rFonts w:ascii="Arial" w:eastAsia="Arial" w:hAnsi="Arial" w:cs="Arial"/>
                <w:sz w:val="20"/>
                <w:szCs w:val="20"/>
              </w:rPr>
              <w:t>0</w:t>
            </w:r>
          </w:p>
        </w:tc>
      </w:tr>
      <w:tr w:rsidR="00334514" w14:paraId="76A43E3A" w14:textId="77777777" w:rsidTr="000A7165">
        <w:trPr>
          <w:trHeight w:val="360"/>
        </w:trPr>
        <w:tc>
          <w:tcPr>
            <w:tcW w:w="375" w:type="dxa"/>
            <w:tcBorders>
              <w:top w:val="single" w:sz="8" w:space="0" w:color="CCCCCC"/>
              <w:left w:val="single" w:sz="8" w:space="0" w:color="CCCCCC"/>
              <w:bottom w:val="single" w:sz="8" w:space="0" w:color="CCCCCC"/>
              <w:right w:val="single" w:sz="8" w:space="0" w:color="CCCCCC"/>
            </w:tcBorders>
            <w:vAlign w:val="bottom"/>
          </w:tcPr>
          <w:p w14:paraId="002995D6" w14:textId="77777777" w:rsidR="00334514" w:rsidRDefault="00334514" w:rsidP="00334514">
            <w:pPr>
              <w:jc w:val="right"/>
            </w:pPr>
            <w:r>
              <w:rPr>
                <w:rFonts w:ascii="Arial" w:eastAsia="Arial" w:hAnsi="Arial" w:cs="Arial"/>
              </w:rPr>
              <w:t>2</w:t>
            </w:r>
          </w:p>
        </w:tc>
        <w:tc>
          <w:tcPr>
            <w:tcW w:w="2585" w:type="dxa"/>
            <w:tcBorders>
              <w:top w:val="single" w:sz="8" w:space="0" w:color="CCCCCC"/>
              <w:left w:val="single" w:sz="8" w:space="0" w:color="CCCCCC"/>
              <w:bottom w:val="single" w:sz="8" w:space="0" w:color="CCCCCC"/>
              <w:right w:val="single" w:sz="8" w:space="0" w:color="CCCCCC"/>
            </w:tcBorders>
            <w:vAlign w:val="bottom"/>
          </w:tcPr>
          <w:p w14:paraId="5665EB03" w14:textId="77777777" w:rsidR="00334514" w:rsidRDefault="00334514" w:rsidP="00334514">
            <w:pPr>
              <w:jc w:val="left"/>
            </w:pPr>
            <w:r>
              <w:t xml:space="preserve">HWC MAIN CENTRE </w:t>
            </w:r>
          </w:p>
        </w:tc>
        <w:tc>
          <w:tcPr>
            <w:tcW w:w="715" w:type="dxa"/>
            <w:tcBorders>
              <w:top w:val="single" w:sz="8" w:space="0" w:color="CCCCCC"/>
              <w:left w:val="single" w:sz="8" w:space="0" w:color="CCCCCC"/>
              <w:bottom w:val="single" w:sz="8" w:space="0" w:color="CCCCCC"/>
              <w:right w:val="single" w:sz="8" w:space="0" w:color="CCCCCC"/>
            </w:tcBorders>
            <w:vAlign w:val="bottom"/>
          </w:tcPr>
          <w:p w14:paraId="1EF5BBBE" w14:textId="77777777" w:rsidR="00334514" w:rsidRDefault="00334514" w:rsidP="00334514">
            <w:pPr>
              <w:jc w:val="left"/>
            </w:pPr>
            <w:r>
              <w:t>SC</w:t>
            </w:r>
          </w:p>
        </w:tc>
        <w:tc>
          <w:tcPr>
            <w:tcW w:w="1261" w:type="dxa"/>
            <w:tcBorders>
              <w:top w:val="single" w:sz="8" w:space="0" w:color="CCCCCC"/>
              <w:left w:val="single" w:sz="8" w:space="0" w:color="CCCCCC"/>
              <w:bottom w:val="single" w:sz="8" w:space="0" w:color="CCCCCC"/>
              <w:right w:val="single" w:sz="8" w:space="0" w:color="CCCCCC"/>
            </w:tcBorders>
          </w:tcPr>
          <w:p w14:paraId="54302E3B" w14:textId="7A667F1C" w:rsidR="00334514" w:rsidRDefault="00334514" w:rsidP="00334514">
            <w:pPr>
              <w:jc w:val="left"/>
              <w:rPr>
                <w:rFonts w:ascii="Arial" w:eastAsia="Arial" w:hAnsi="Arial" w:cs="Arial"/>
                <w:sz w:val="20"/>
                <w:szCs w:val="20"/>
              </w:rPr>
            </w:pPr>
            <w:r w:rsidRPr="00DF5CA9">
              <w:t>0476-2698686</w:t>
            </w:r>
          </w:p>
        </w:tc>
        <w:tc>
          <w:tcPr>
            <w:tcW w:w="690" w:type="dxa"/>
            <w:tcBorders>
              <w:top w:val="single" w:sz="8" w:space="0" w:color="CCCCCC"/>
              <w:left w:val="single" w:sz="8" w:space="0" w:color="CCCCCC"/>
              <w:bottom w:val="single" w:sz="8" w:space="0" w:color="CCCCCC"/>
              <w:right w:val="single" w:sz="8" w:space="0" w:color="CCCCCC"/>
            </w:tcBorders>
            <w:vAlign w:val="bottom"/>
          </w:tcPr>
          <w:p w14:paraId="576A6ED7"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600" w:type="dxa"/>
            <w:tcBorders>
              <w:top w:val="single" w:sz="8" w:space="0" w:color="CCCCCC"/>
              <w:left w:val="single" w:sz="8" w:space="0" w:color="CCCCCC"/>
              <w:bottom w:val="single" w:sz="8" w:space="0" w:color="CCCCCC"/>
              <w:right w:val="single" w:sz="8" w:space="0" w:color="CCCCCC"/>
            </w:tcBorders>
            <w:vAlign w:val="bottom"/>
          </w:tcPr>
          <w:p w14:paraId="292B0D0B"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915" w:type="dxa"/>
            <w:tcBorders>
              <w:top w:val="single" w:sz="8" w:space="0" w:color="CCCCCC"/>
              <w:left w:val="single" w:sz="8" w:space="0" w:color="CCCCCC"/>
              <w:bottom w:val="single" w:sz="8" w:space="0" w:color="CCCCCC"/>
              <w:right w:val="single" w:sz="8" w:space="0" w:color="CCCCCC"/>
            </w:tcBorders>
            <w:vAlign w:val="bottom"/>
          </w:tcPr>
          <w:p w14:paraId="73A017CA"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1185" w:type="dxa"/>
            <w:tcBorders>
              <w:top w:val="single" w:sz="8" w:space="0" w:color="CCCCCC"/>
              <w:left w:val="single" w:sz="8" w:space="0" w:color="CCCCCC"/>
              <w:bottom w:val="single" w:sz="8" w:space="0" w:color="CCCCCC"/>
              <w:right w:val="single" w:sz="8" w:space="0" w:color="CCCCCC"/>
            </w:tcBorders>
            <w:vAlign w:val="bottom"/>
          </w:tcPr>
          <w:p w14:paraId="5FBD9472"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1154" w:type="dxa"/>
            <w:tcBorders>
              <w:top w:val="single" w:sz="8" w:space="0" w:color="CCCCCC"/>
              <w:left w:val="single" w:sz="8" w:space="0" w:color="CCCCCC"/>
              <w:bottom w:val="single" w:sz="8" w:space="0" w:color="CCCCCC"/>
              <w:right w:val="single" w:sz="8" w:space="0" w:color="CCCCCC"/>
            </w:tcBorders>
            <w:vAlign w:val="bottom"/>
          </w:tcPr>
          <w:p w14:paraId="06F4C132" w14:textId="77777777" w:rsidR="00334514" w:rsidRDefault="00334514" w:rsidP="00334514">
            <w:pPr>
              <w:jc w:val="left"/>
              <w:rPr>
                <w:rFonts w:ascii="Arial" w:eastAsia="Arial" w:hAnsi="Arial" w:cs="Arial"/>
                <w:sz w:val="20"/>
                <w:szCs w:val="20"/>
              </w:rPr>
            </w:pPr>
            <w:ins w:id="9" w:author="PHC DEVIKULANGARA moicphcdvk" w:date="2026-02-08T16:25:00Z">
              <w:r>
                <w:rPr>
                  <w:rFonts w:ascii="Arial" w:eastAsia="Arial" w:hAnsi="Arial" w:cs="Arial"/>
                  <w:sz w:val="20"/>
                  <w:szCs w:val="20"/>
                </w:rPr>
                <w:t>0</w:t>
              </w:r>
            </w:ins>
          </w:p>
        </w:tc>
      </w:tr>
      <w:tr w:rsidR="00334514" w14:paraId="797FD96C" w14:textId="77777777" w:rsidTr="000A7165">
        <w:trPr>
          <w:trHeight w:val="360"/>
        </w:trPr>
        <w:tc>
          <w:tcPr>
            <w:tcW w:w="375" w:type="dxa"/>
            <w:tcBorders>
              <w:top w:val="single" w:sz="8" w:space="0" w:color="CCCCCC"/>
              <w:left w:val="single" w:sz="8" w:space="0" w:color="CCCCCC"/>
              <w:bottom w:val="single" w:sz="8" w:space="0" w:color="CCCCCC"/>
              <w:right w:val="single" w:sz="8" w:space="0" w:color="CCCCCC"/>
            </w:tcBorders>
            <w:vAlign w:val="bottom"/>
          </w:tcPr>
          <w:p w14:paraId="15F43793" w14:textId="77777777" w:rsidR="00334514" w:rsidRDefault="00334514" w:rsidP="00334514">
            <w:pPr>
              <w:jc w:val="right"/>
            </w:pPr>
            <w:r>
              <w:rPr>
                <w:rFonts w:ascii="Arial" w:eastAsia="Arial" w:hAnsi="Arial" w:cs="Arial"/>
              </w:rPr>
              <w:t>3</w:t>
            </w:r>
          </w:p>
        </w:tc>
        <w:tc>
          <w:tcPr>
            <w:tcW w:w="2585" w:type="dxa"/>
            <w:tcBorders>
              <w:top w:val="single" w:sz="8" w:space="0" w:color="CCCCCC"/>
              <w:left w:val="single" w:sz="8" w:space="0" w:color="CCCCCC"/>
              <w:bottom w:val="single" w:sz="8" w:space="0" w:color="CCCCCC"/>
              <w:right w:val="single" w:sz="8" w:space="0" w:color="CCCCCC"/>
            </w:tcBorders>
            <w:vAlign w:val="bottom"/>
          </w:tcPr>
          <w:p w14:paraId="5504C9A8" w14:textId="77777777" w:rsidR="00334514" w:rsidRDefault="00334514" w:rsidP="00334514">
            <w:pPr>
              <w:jc w:val="left"/>
              <w:rPr>
                <w:rFonts w:ascii="Arial" w:eastAsia="Arial" w:hAnsi="Arial" w:cs="Arial"/>
                <w:sz w:val="20"/>
                <w:szCs w:val="20"/>
              </w:rPr>
            </w:pPr>
            <w:r>
              <w:rPr>
                <w:rFonts w:ascii="Arial" w:eastAsia="Arial" w:hAnsi="Arial" w:cs="Arial"/>
                <w:sz w:val="20"/>
                <w:szCs w:val="20"/>
              </w:rPr>
              <w:t xml:space="preserve">PRAYAR NORTH </w:t>
            </w:r>
          </w:p>
        </w:tc>
        <w:tc>
          <w:tcPr>
            <w:tcW w:w="715" w:type="dxa"/>
            <w:tcBorders>
              <w:top w:val="single" w:sz="8" w:space="0" w:color="CCCCCC"/>
              <w:left w:val="single" w:sz="8" w:space="0" w:color="CCCCCC"/>
              <w:bottom w:val="single" w:sz="8" w:space="0" w:color="CCCCCC"/>
              <w:right w:val="single" w:sz="8" w:space="0" w:color="CCCCCC"/>
            </w:tcBorders>
            <w:vAlign w:val="bottom"/>
          </w:tcPr>
          <w:p w14:paraId="33B92845" w14:textId="77777777" w:rsidR="00334514" w:rsidRDefault="00334514" w:rsidP="00334514">
            <w:pPr>
              <w:jc w:val="left"/>
              <w:rPr>
                <w:rFonts w:ascii="Arial" w:eastAsia="Arial" w:hAnsi="Arial" w:cs="Arial"/>
                <w:sz w:val="20"/>
                <w:szCs w:val="20"/>
              </w:rPr>
            </w:pPr>
            <w:r>
              <w:rPr>
                <w:rFonts w:ascii="Arial" w:eastAsia="Arial" w:hAnsi="Arial" w:cs="Arial"/>
                <w:sz w:val="20"/>
                <w:szCs w:val="20"/>
              </w:rPr>
              <w:t>SC</w:t>
            </w:r>
          </w:p>
        </w:tc>
        <w:tc>
          <w:tcPr>
            <w:tcW w:w="1261" w:type="dxa"/>
            <w:tcBorders>
              <w:top w:val="single" w:sz="8" w:space="0" w:color="CCCCCC"/>
              <w:left w:val="single" w:sz="8" w:space="0" w:color="CCCCCC"/>
              <w:bottom w:val="single" w:sz="8" w:space="0" w:color="CCCCCC"/>
              <w:right w:val="single" w:sz="8" w:space="0" w:color="CCCCCC"/>
            </w:tcBorders>
          </w:tcPr>
          <w:p w14:paraId="614AAAAB" w14:textId="49275D04" w:rsidR="00334514" w:rsidRDefault="00334514" w:rsidP="00334514">
            <w:pPr>
              <w:jc w:val="left"/>
              <w:rPr>
                <w:rFonts w:ascii="Arial" w:eastAsia="Arial" w:hAnsi="Arial" w:cs="Arial"/>
                <w:sz w:val="20"/>
                <w:szCs w:val="20"/>
              </w:rPr>
            </w:pPr>
            <w:r w:rsidRPr="00DF5CA9">
              <w:t>0476-2698686</w:t>
            </w:r>
          </w:p>
        </w:tc>
        <w:tc>
          <w:tcPr>
            <w:tcW w:w="690" w:type="dxa"/>
            <w:tcBorders>
              <w:top w:val="single" w:sz="8" w:space="0" w:color="CCCCCC"/>
              <w:left w:val="single" w:sz="8" w:space="0" w:color="CCCCCC"/>
              <w:bottom w:val="single" w:sz="8" w:space="0" w:color="CCCCCC"/>
              <w:right w:val="single" w:sz="8" w:space="0" w:color="CCCCCC"/>
            </w:tcBorders>
            <w:vAlign w:val="bottom"/>
          </w:tcPr>
          <w:p w14:paraId="08824687"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600" w:type="dxa"/>
            <w:tcBorders>
              <w:top w:val="single" w:sz="8" w:space="0" w:color="CCCCCC"/>
              <w:left w:val="single" w:sz="8" w:space="0" w:color="CCCCCC"/>
              <w:bottom w:val="single" w:sz="8" w:space="0" w:color="CCCCCC"/>
              <w:right w:val="single" w:sz="8" w:space="0" w:color="CCCCCC"/>
            </w:tcBorders>
            <w:vAlign w:val="bottom"/>
          </w:tcPr>
          <w:p w14:paraId="08D86BCF"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915" w:type="dxa"/>
            <w:tcBorders>
              <w:top w:val="single" w:sz="8" w:space="0" w:color="CCCCCC"/>
              <w:left w:val="single" w:sz="8" w:space="0" w:color="CCCCCC"/>
              <w:bottom w:val="single" w:sz="8" w:space="0" w:color="CCCCCC"/>
              <w:right w:val="single" w:sz="8" w:space="0" w:color="CCCCCC"/>
            </w:tcBorders>
            <w:vAlign w:val="bottom"/>
          </w:tcPr>
          <w:p w14:paraId="71AC919A"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1185" w:type="dxa"/>
            <w:tcBorders>
              <w:top w:val="single" w:sz="8" w:space="0" w:color="CCCCCC"/>
              <w:left w:val="single" w:sz="8" w:space="0" w:color="CCCCCC"/>
              <w:bottom w:val="single" w:sz="8" w:space="0" w:color="CCCCCC"/>
              <w:right w:val="single" w:sz="8" w:space="0" w:color="CCCCCC"/>
            </w:tcBorders>
            <w:vAlign w:val="bottom"/>
          </w:tcPr>
          <w:p w14:paraId="045AC400"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1154" w:type="dxa"/>
            <w:tcBorders>
              <w:top w:val="single" w:sz="8" w:space="0" w:color="CCCCCC"/>
              <w:left w:val="single" w:sz="8" w:space="0" w:color="CCCCCC"/>
              <w:bottom w:val="single" w:sz="8" w:space="0" w:color="CCCCCC"/>
              <w:right w:val="single" w:sz="8" w:space="0" w:color="CCCCCC"/>
            </w:tcBorders>
            <w:vAlign w:val="bottom"/>
          </w:tcPr>
          <w:p w14:paraId="291DDBA4"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r>
      <w:tr w:rsidR="00334514" w14:paraId="62D11735" w14:textId="77777777" w:rsidTr="000A7165">
        <w:trPr>
          <w:trHeight w:val="360"/>
        </w:trPr>
        <w:tc>
          <w:tcPr>
            <w:tcW w:w="375" w:type="dxa"/>
            <w:tcBorders>
              <w:top w:val="single" w:sz="8" w:space="0" w:color="CCCCCC"/>
              <w:left w:val="single" w:sz="8" w:space="0" w:color="CCCCCC"/>
              <w:bottom w:val="single" w:sz="8" w:space="0" w:color="CCCCCC"/>
              <w:right w:val="single" w:sz="8" w:space="0" w:color="CCCCCC"/>
            </w:tcBorders>
            <w:vAlign w:val="bottom"/>
          </w:tcPr>
          <w:p w14:paraId="38C502F0" w14:textId="77777777" w:rsidR="00334514" w:rsidRDefault="00334514" w:rsidP="00334514">
            <w:pPr>
              <w:jc w:val="right"/>
            </w:pPr>
            <w:r>
              <w:rPr>
                <w:rFonts w:ascii="Arial" w:eastAsia="Arial" w:hAnsi="Arial" w:cs="Arial"/>
              </w:rPr>
              <w:t>4</w:t>
            </w:r>
          </w:p>
        </w:tc>
        <w:tc>
          <w:tcPr>
            <w:tcW w:w="2585" w:type="dxa"/>
            <w:tcBorders>
              <w:top w:val="single" w:sz="8" w:space="0" w:color="CCCCCC"/>
              <w:left w:val="single" w:sz="8" w:space="0" w:color="CCCCCC"/>
              <w:bottom w:val="single" w:sz="8" w:space="0" w:color="CCCCCC"/>
              <w:right w:val="single" w:sz="8" w:space="0" w:color="CCCCCC"/>
            </w:tcBorders>
            <w:vAlign w:val="bottom"/>
          </w:tcPr>
          <w:p w14:paraId="790E9105" w14:textId="77777777" w:rsidR="00334514" w:rsidRDefault="00334514" w:rsidP="00334514">
            <w:pPr>
              <w:jc w:val="left"/>
              <w:rPr>
                <w:rFonts w:ascii="Arial" w:eastAsia="Arial" w:hAnsi="Arial" w:cs="Arial"/>
                <w:sz w:val="20"/>
                <w:szCs w:val="20"/>
              </w:rPr>
            </w:pPr>
            <w:r>
              <w:rPr>
                <w:rFonts w:ascii="Arial" w:eastAsia="Arial" w:hAnsi="Arial" w:cs="Arial"/>
                <w:sz w:val="20"/>
                <w:szCs w:val="20"/>
              </w:rPr>
              <w:t xml:space="preserve">PUTHUPPALLY NORTH </w:t>
            </w:r>
          </w:p>
        </w:tc>
        <w:tc>
          <w:tcPr>
            <w:tcW w:w="715" w:type="dxa"/>
            <w:tcBorders>
              <w:top w:val="single" w:sz="8" w:space="0" w:color="CCCCCC"/>
              <w:left w:val="single" w:sz="8" w:space="0" w:color="CCCCCC"/>
              <w:bottom w:val="single" w:sz="8" w:space="0" w:color="CCCCCC"/>
              <w:right w:val="single" w:sz="8" w:space="0" w:color="CCCCCC"/>
            </w:tcBorders>
            <w:vAlign w:val="bottom"/>
          </w:tcPr>
          <w:p w14:paraId="3EDE52DF" w14:textId="77777777" w:rsidR="00334514" w:rsidRDefault="00334514" w:rsidP="00334514">
            <w:pPr>
              <w:jc w:val="left"/>
              <w:rPr>
                <w:rFonts w:ascii="Arial" w:eastAsia="Arial" w:hAnsi="Arial" w:cs="Arial"/>
                <w:sz w:val="20"/>
                <w:szCs w:val="20"/>
              </w:rPr>
            </w:pPr>
            <w:r>
              <w:rPr>
                <w:rFonts w:ascii="Arial" w:eastAsia="Arial" w:hAnsi="Arial" w:cs="Arial"/>
                <w:sz w:val="20"/>
                <w:szCs w:val="20"/>
              </w:rPr>
              <w:t>SC</w:t>
            </w:r>
          </w:p>
        </w:tc>
        <w:tc>
          <w:tcPr>
            <w:tcW w:w="1261" w:type="dxa"/>
            <w:tcBorders>
              <w:top w:val="single" w:sz="8" w:space="0" w:color="CCCCCC"/>
              <w:left w:val="single" w:sz="8" w:space="0" w:color="CCCCCC"/>
              <w:bottom w:val="single" w:sz="8" w:space="0" w:color="CCCCCC"/>
              <w:right w:val="single" w:sz="8" w:space="0" w:color="CCCCCC"/>
            </w:tcBorders>
          </w:tcPr>
          <w:p w14:paraId="721DF7C5" w14:textId="0628486F" w:rsidR="00334514" w:rsidRDefault="00334514" w:rsidP="00334514">
            <w:pPr>
              <w:jc w:val="left"/>
              <w:rPr>
                <w:rFonts w:ascii="Arial" w:eastAsia="Arial" w:hAnsi="Arial" w:cs="Arial"/>
                <w:sz w:val="20"/>
                <w:szCs w:val="20"/>
              </w:rPr>
            </w:pPr>
            <w:r w:rsidRPr="00DF5CA9">
              <w:t>0476-2698686</w:t>
            </w:r>
          </w:p>
        </w:tc>
        <w:tc>
          <w:tcPr>
            <w:tcW w:w="690" w:type="dxa"/>
            <w:tcBorders>
              <w:top w:val="single" w:sz="8" w:space="0" w:color="CCCCCC"/>
              <w:left w:val="single" w:sz="8" w:space="0" w:color="CCCCCC"/>
              <w:bottom w:val="single" w:sz="8" w:space="0" w:color="CCCCCC"/>
              <w:right w:val="single" w:sz="8" w:space="0" w:color="CCCCCC"/>
            </w:tcBorders>
            <w:vAlign w:val="bottom"/>
          </w:tcPr>
          <w:p w14:paraId="02B73AB4"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600" w:type="dxa"/>
            <w:tcBorders>
              <w:top w:val="single" w:sz="8" w:space="0" w:color="CCCCCC"/>
              <w:left w:val="single" w:sz="8" w:space="0" w:color="CCCCCC"/>
              <w:bottom w:val="single" w:sz="8" w:space="0" w:color="CCCCCC"/>
              <w:right w:val="single" w:sz="8" w:space="0" w:color="CCCCCC"/>
            </w:tcBorders>
            <w:vAlign w:val="bottom"/>
          </w:tcPr>
          <w:p w14:paraId="4A53C1DD"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915" w:type="dxa"/>
            <w:tcBorders>
              <w:top w:val="single" w:sz="8" w:space="0" w:color="CCCCCC"/>
              <w:left w:val="single" w:sz="8" w:space="0" w:color="CCCCCC"/>
              <w:bottom w:val="single" w:sz="8" w:space="0" w:color="CCCCCC"/>
              <w:right w:val="single" w:sz="8" w:space="0" w:color="CCCCCC"/>
            </w:tcBorders>
            <w:vAlign w:val="bottom"/>
          </w:tcPr>
          <w:p w14:paraId="0A411727"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1185" w:type="dxa"/>
            <w:tcBorders>
              <w:top w:val="single" w:sz="8" w:space="0" w:color="CCCCCC"/>
              <w:left w:val="single" w:sz="8" w:space="0" w:color="CCCCCC"/>
              <w:bottom w:val="single" w:sz="8" w:space="0" w:color="CCCCCC"/>
              <w:right w:val="single" w:sz="8" w:space="0" w:color="CCCCCC"/>
            </w:tcBorders>
            <w:vAlign w:val="bottom"/>
          </w:tcPr>
          <w:p w14:paraId="7E21F1CE"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c>
          <w:tcPr>
            <w:tcW w:w="1154" w:type="dxa"/>
            <w:tcBorders>
              <w:top w:val="single" w:sz="8" w:space="0" w:color="CCCCCC"/>
              <w:left w:val="single" w:sz="8" w:space="0" w:color="CCCCCC"/>
              <w:bottom w:val="single" w:sz="8" w:space="0" w:color="CCCCCC"/>
              <w:right w:val="single" w:sz="8" w:space="0" w:color="CCCCCC"/>
            </w:tcBorders>
            <w:vAlign w:val="bottom"/>
          </w:tcPr>
          <w:p w14:paraId="77466657" w14:textId="77777777" w:rsidR="00334514" w:rsidRDefault="00334514" w:rsidP="00334514">
            <w:pPr>
              <w:jc w:val="left"/>
              <w:rPr>
                <w:rFonts w:ascii="Arial" w:eastAsia="Arial" w:hAnsi="Arial" w:cs="Arial"/>
                <w:sz w:val="20"/>
                <w:szCs w:val="20"/>
              </w:rPr>
            </w:pPr>
            <w:r>
              <w:rPr>
                <w:rFonts w:ascii="Arial" w:eastAsia="Arial" w:hAnsi="Arial" w:cs="Arial"/>
                <w:sz w:val="20"/>
                <w:szCs w:val="20"/>
              </w:rPr>
              <w:t>0</w:t>
            </w:r>
          </w:p>
        </w:tc>
      </w:tr>
      <w:tr w:rsidR="00C923D8" w14:paraId="56E516C2" w14:textId="77777777">
        <w:trPr>
          <w:trHeight w:val="360"/>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vAlign w:val="bottom"/>
          </w:tcPr>
          <w:p w14:paraId="067BCFF1" w14:textId="77777777" w:rsidR="00C923D8" w:rsidRDefault="009B6B2F">
            <w:pPr>
              <w:jc w:val="left"/>
            </w:pPr>
            <w:r>
              <w:rPr>
                <w:rFonts w:ascii="Arial" w:eastAsia="Arial" w:hAnsi="Arial" w:cs="Arial"/>
              </w:rPr>
              <w:t>Private Healthcare Facilities</w:t>
            </w:r>
          </w:p>
        </w:tc>
      </w:tr>
    </w:tbl>
    <w:tbl>
      <w:tblPr>
        <w:tblW w:w="9480" w:type="dxa"/>
        <w:tblBorders>
          <w:top w:val="nil"/>
          <w:left w:val="nil"/>
          <w:bottom w:val="nil"/>
          <w:right w:val="nil"/>
          <w:insideH w:val="nil"/>
          <w:insideV w:val="nil"/>
        </w:tblBorders>
        <w:tblLayout w:type="fixed"/>
        <w:tblLook w:val="0600" w:firstRow="0" w:lastRow="0" w:firstColumn="0" w:lastColumn="0" w:noHBand="1" w:noVBand="1"/>
      </w:tblPr>
      <w:tblGrid>
        <w:gridCol w:w="375"/>
        <w:gridCol w:w="2205"/>
        <w:gridCol w:w="1095"/>
        <w:gridCol w:w="1260"/>
        <w:gridCol w:w="690"/>
        <w:gridCol w:w="600"/>
        <w:gridCol w:w="915"/>
        <w:gridCol w:w="1185"/>
        <w:gridCol w:w="1155"/>
      </w:tblGrid>
      <w:tr w:rsidR="00B64258" w14:paraId="18660935" w14:textId="77777777" w:rsidTr="00502638">
        <w:trPr>
          <w:trHeight w:val="20"/>
        </w:trPr>
        <w:tc>
          <w:tcPr>
            <w:tcW w:w="375" w:type="dxa"/>
            <w:tcBorders>
              <w:top w:val="single" w:sz="8" w:space="0" w:color="CCCCCC"/>
              <w:left w:val="single" w:sz="8" w:space="0" w:color="CCCCCC"/>
              <w:bottom w:val="single" w:sz="8" w:space="0" w:color="CCCCCC"/>
              <w:right w:val="single" w:sz="8" w:space="0" w:color="CCCCCC"/>
            </w:tcBorders>
            <w:vAlign w:val="bottom"/>
          </w:tcPr>
          <w:p w14:paraId="06302BA6" w14:textId="77777777" w:rsidR="00B64258" w:rsidRDefault="00B64258" w:rsidP="00502638">
            <w:pPr>
              <w:jc w:val="right"/>
            </w:pPr>
            <w:r>
              <w:rPr>
                <w:rFonts w:ascii="Arial" w:eastAsia="Arial" w:hAnsi="Arial" w:cs="Arial"/>
              </w:rPr>
              <w:t>1</w:t>
            </w:r>
          </w:p>
        </w:tc>
        <w:tc>
          <w:tcPr>
            <w:tcW w:w="2205" w:type="dxa"/>
            <w:tcBorders>
              <w:top w:val="single" w:sz="8" w:space="0" w:color="CCCCCC"/>
              <w:left w:val="single" w:sz="8" w:space="0" w:color="CCCCCC"/>
              <w:bottom w:val="single" w:sz="8" w:space="0" w:color="CCCCCC"/>
              <w:right w:val="single" w:sz="8" w:space="0" w:color="CCCCCC"/>
            </w:tcBorders>
            <w:vAlign w:val="bottom"/>
          </w:tcPr>
          <w:p w14:paraId="01072107" w14:textId="77777777" w:rsidR="00B64258" w:rsidRDefault="00B64258" w:rsidP="00502638">
            <w:pPr>
              <w:jc w:val="left"/>
              <w:rPr>
                <w:rFonts w:ascii="Arial" w:eastAsia="Arial" w:hAnsi="Arial" w:cs="Arial"/>
                <w:sz w:val="20"/>
                <w:szCs w:val="20"/>
              </w:rPr>
            </w:pPr>
            <w:r>
              <w:rPr>
                <w:rFonts w:ascii="Arial" w:eastAsia="Arial" w:hAnsi="Arial" w:cs="Arial"/>
                <w:sz w:val="20"/>
                <w:szCs w:val="20"/>
              </w:rPr>
              <w:t xml:space="preserve">SH HOSPITAL </w:t>
            </w:r>
          </w:p>
        </w:tc>
        <w:tc>
          <w:tcPr>
            <w:tcW w:w="1095" w:type="dxa"/>
            <w:tcBorders>
              <w:top w:val="single" w:sz="8" w:space="0" w:color="CCCCCC"/>
              <w:left w:val="single" w:sz="8" w:space="0" w:color="CCCCCC"/>
              <w:bottom w:val="single" w:sz="8" w:space="0" w:color="CCCCCC"/>
              <w:right w:val="single" w:sz="8" w:space="0" w:color="CCCCCC"/>
            </w:tcBorders>
            <w:vAlign w:val="bottom"/>
          </w:tcPr>
          <w:p w14:paraId="098AB2FB" w14:textId="77777777" w:rsidR="00B64258" w:rsidRDefault="00B64258" w:rsidP="00502638">
            <w:pPr>
              <w:jc w:val="left"/>
              <w:rPr>
                <w:rFonts w:ascii="Arial" w:eastAsia="Arial" w:hAnsi="Arial" w:cs="Arial"/>
                <w:sz w:val="20"/>
                <w:szCs w:val="20"/>
              </w:rPr>
            </w:pPr>
            <w:r>
              <w:rPr>
                <w:rFonts w:ascii="Arial" w:eastAsia="Arial" w:hAnsi="Arial" w:cs="Arial"/>
                <w:sz w:val="20"/>
                <w:szCs w:val="20"/>
              </w:rPr>
              <w:t xml:space="preserve"> HOSPITAL </w:t>
            </w:r>
          </w:p>
        </w:tc>
        <w:tc>
          <w:tcPr>
            <w:tcW w:w="1260" w:type="dxa"/>
            <w:tcBorders>
              <w:top w:val="single" w:sz="8" w:space="0" w:color="CCCCCC"/>
              <w:left w:val="single" w:sz="8" w:space="0" w:color="CCCCCC"/>
              <w:bottom w:val="single" w:sz="8" w:space="0" w:color="CCCCCC"/>
              <w:right w:val="single" w:sz="8" w:space="0" w:color="CCCCCC"/>
            </w:tcBorders>
            <w:vAlign w:val="bottom"/>
          </w:tcPr>
          <w:p w14:paraId="29010BD2" w14:textId="77777777" w:rsidR="00B64258" w:rsidRDefault="00B64258" w:rsidP="00502638">
            <w:pPr>
              <w:jc w:val="left"/>
              <w:rPr>
                <w:rFonts w:ascii="Arial" w:eastAsia="Arial" w:hAnsi="Arial" w:cs="Arial"/>
                <w:sz w:val="20"/>
                <w:szCs w:val="20"/>
              </w:rPr>
            </w:pPr>
            <w:r>
              <w:rPr>
                <w:rFonts w:ascii="Arial" w:eastAsia="Arial" w:hAnsi="Arial" w:cs="Arial"/>
                <w:sz w:val="20"/>
                <w:szCs w:val="20"/>
              </w:rPr>
              <w:t>9747512277</w:t>
            </w:r>
          </w:p>
        </w:tc>
        <w:tc>
          <w:tcPr>
            <w:tcW w:w="690" w:type="dxa"/>
            <w:tcBorders>
              <w:top w:val="single" w:sz="8" w:space="0" w:color="CCCCCC"/>
              <w:left w:val="single" w:sz="8" w:space="0" w:color="CCCCCC"/>
              <w:bottom w:val="single" w:sz="8" w:space="0" w:color="CCCCCC"/>
              <w:right w:val="single" w:sz="8" w:space="0" w:color="CCCCCC"/>
            </w:tcBorders>
            <w:vAlign w:val="bottom"/>
          </w:tcPr>
          <w:p w14:paraId="282F44F4" w14:textId="77777777" w:rsidR="00B64258" w:rsidRDefault="00B64258" w:rsidP="00502638">
            <w:pPr>
              <w:jc w:val="left"/>
              <w:rPr>
                <w:rFonts w:ascii="Arial" w:eastAsia="Arial" w:hAnsi="Arial" w:cs="Arial"/>
                <w:sz w:val="20"/>
                <w:szCs w:val="20"/>
              </w:rPr>
            </w:pPr>
            <w:r>
              <w:rPr>
                <w:rFonts w:ascii="Arial" w:eastAsia="Arial" w:hAnsi="Arial" w:cs="Arial"/>
                <w:sz w:val="20"/>
                <w:szCs w:val="20"/>
              </w:rPr>
              <w:t>6</w:t>
            </w:r>
          </w:p>
        </w:tc>
        <w:tc>
          <w:tcPr>
            <w:tcW w:w="600" w:type="dxa"/>
            <w:tcBorders>
              <w:top w:val="single" w:sz="8" w:space="0" w:color="CCCCCC"/>
              <w:left w:val="single" w:sz="8" w:space="0" w:color="CCCCCC"/>
              <w:bottom w:val="single" w:sz="8" w:space="0" w:color="CCCCCC"/>
              <w:right w:val="single" w:sz="8" w:space="0" w:color="CCCCCC"/>
            </w:tcBorders>
            <w:vAlign w:val="bottom"/>
          </w:tcPr>
          <w:p w14:paraId="387515AD" w14:textId="77777777" w:rsidR="00B64258" w:rsidRDefault="00B64258" w:rsidP="00502638">
            <w:pPr>
              <w:jc w:val="left"/>
              <w:rPr>
                <w:rFonts w:ascii="Arial" w:eastAsia="Arial" w:hAnsi="Arial" w:cs="Arial"/>
                <w:sz w:val="20"/>
                <w:szCs w:val="20"/>
              </w:rPr>
            </w:pPr>
            <w:r>
              <w:rPr>
                <w:rFonts w:ascii="Arial" w:eastAsia="Arial" w:hAnsi="Arial" w:cs="Arial"/>
                <w:sz w:val="20"/>
                <w:szCs w:val="20"/>
              </w:rPr>
              <w:t>0</w:t>
            </w:r>
          </w:p>
        </w:tc>
        <w:tc>
          <w:tcPr>
            <w:tcW w:w="915" w:type="dxa"/>
            <w:tcBorders>
              <w:top w:val="single" w:sz="8" w:space="0" w:color="CCCCCC"/>
              <w:left w:val="single" w:sz="8" w:space="0" w:color="CCCCCC"/>
              <w:bottom w:val="single" w:sz="8" w:space="0" w:color="CCCCCC"/>
              <w:right w:val="single" w:sz="8" w:space="0" w:color="CCCCCC"/>
            </w:tcBorders>
            <w:vAlign w:val="bottom"/>
          </w:tcPr>
          <w:p w14:paraId="7ECD658C" w14:textId="77777777" w:rsidR="00B64258" w:rsidRDefault="00B64258" w:rsidP="00502638">
            <w:pPr>
              <w:jc w:val="left"/>
              <w:rPr>
                <w:rFonts w:ascii="Arial" w:eastAsia="Arial" w:hAnsi="Arial" w:cs="Arial"/>
                <w:sz w:val="20"/>
                <w:szCs w:val="20"/>
              </w:rPr>
            </w:pPr>
            <w:r>
              <w:rPr>
                <w:rFonts w:ascii="Arial" w:eastAsia="Arial" w:hAnsi="Arial" w:cs="Arial"/>
                <w:sz w:val="20"/>
                <w:szCs w:val="20"/>
              </w:rPr>
              <w:t>0</w:t>
            </w:r>
          </w:p>
        </w:tc>
        <w:tc>
          <w:tcPr>
            <w:tcW w:w="1185" w:type="dxa"/>
            <w:tcBorders>
              <w:top w:val="single" w:sz="8" w:space="0" w:color="CCCCCC"/>
              <w:left w:val="single" w:sz="8" w:space="0" w:color="CCCCCC"/>
              <w:bottom w:val="single" w:sz="8" w:space="0" w:color="CCCCCC"/>
              <w:right w:val="single" w:sz="8" w:space="0" w:color="CCCCCC"/>
            </w:tcBorders>
            <w:vAlign w:val="bottom"/>
          </w:tcPr>
          <w:p w14:paraId="28BDB056" w14:textId="77777777" w:rsidR="00B64258" w:rsidRDefault="00B64258" w:rsidP="00502638">
            <w:pPr>
              <w:jc w:val="left"/>
              <w:rPr>
                <w:rFonts w:ascii="Arial" w:eastAsia="Arial" w:hAnsi="Arial" w:cs="Arial"/>
                <w:sz w:val="20"/>
                <w:szCs w:val="20"/>
              </w:rPr>
            </w:pPr>
            <w:r>
              <w:rPr>
                <w:rFonts w:ascii="Arial" w:eastAsia="Arial" w:hAnsi="Arial" w:cs="Arial"/>
                <w:sz w:val="20"/>
                <w:szCs w:val="20"/>
              </w:rPr>
              <w:t>0</w:t>
            </w:r>
          </w:p>
        </w:tc>
        <w:tc>
          <w:tcPr>
            <w:tcW w:w="1155" w:type="dxa"/>
            <w:tcBorders>
              <w:top w:val="single" w:sz="8" w:space="0" w:color="CCCCCC"/>
              <w:left w:val="single" w:sz="8" w:space="0" w:color="CCCCCC"/>
              <w:bottom w:val="single" w:sz="8" w:space="0" w:color="CCCCCC"/>
              <w:right w:val="single" w:sz="8" w:space="0" w:color="CCCCCC"/>
            </w:tcBorders>
            <w:vAlign w:val="bottom"/>
          </w:tcPr>
          <w:p w14:paraId="10228C1E" w14:textId="77777777" w:rsidR="00B64258" w:rsidRDefault="00B64258" w:rsidP="00502638">
            <w:pPr>
              <w:jc w:val="left"/>
              <w:rPr>
                <w:rFonts w:ascii="Arial" w:eastAsia="Arial" w:hAnsi="Arial" w:cs="Arial"/>
                <w:sz w:val="20"/>
                <w:szCs w:val="20"/>
              </w:rPr>
            </w:pPr>
            <w:r>
              <w:rPr>
                <w:rFonts w:ascii="Arial" w:eastAsia="Arial" w:hAnsi="Arial" w:cs="Arial"/>
                <w:sz w:val="20"/>
                <w:szCs w:val="20"/>
              </w:rPr>
              <w:t>0</w:t>
            </w:r>
          </w:p>
        </w:tc>
      </w:tr>
    </w:tbl>
    <w:tbl>
      <w:tblPr>
        <w:tblStyle w:val="a5"/>
        <w:tblW w:w="9480" w:type="dxa"/>
        <w:tblInd w:w="-3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375"/>
        <w:gridCol w:w="2585"/>
        <w:gridCol w:w="715"/>
        <w:gridCol w:w="1261"/>
        <w:gridCol w:w="690"/>
        <w:gridCol w:w="600"/>
        <w:gridCol w:w="915"/>
        <w:gridCol w:w="1185"/>
        <w:gridCol w:w="1154"/>
      </w:tblGrid>
      <w:tr w:rsidR="00C923D8" w14:paraId="1A8255B4" w14:textId="77777777">
        <w:trPr>
          <w:trHeight w:val="360"/>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vAlign w:val="bottom"/>
          </w:tcPr>
          <w:p w14:paraId="1743AE4C" w14:textId="77777777" w:rsidR="00C923D8" w:rsidRDefault="009B6B2F">
            <w:pPr>
              <w:jc w:val="left"/>
            </w:pPr>
            <w:r>
              <w:rPr>
                <w:rFonts w:ascii="Arial" w:eastAsia="Arial" w:hAnsi="Arial" w:cs="Arial"/>
              </w:rPr>
              <w:lastRenderedPageBreak/>
              <w:t>AYUSH Healthcare Facilities</w:t>
            </w:r>
          </w:p>
        </w:tc>
      </w:tr>
      <w:tr w:rsidR="00263C0C" w14:paraId="74A8309B" w14:textId="77777777" w:rsidTr="00E40ED7">
        <w:trPr>
          <w:trHeight w:val="375"/>
        </w:trPr>
        <w:tc>
          <w:tcPr>
            <w:tcW w:w="375" w:type="dxa"/>
            <w:tcBorders>
              <w:top w:val="single" w:sz="8" w:space="0" w:color="CCCCCC"/>
              <w:left w:val="single" w:sz="8" w:space="0" w:color="CCCCCC"/>
              <w:bottom w:val="single" w:sz="8" w:space="0" w:color="CCCCCC"/>
              <w:right w:val="single" w:sz="8" w:space="0" w:color="CCCCCC"/>
            </w:tcBorders>
            <w:vAlign w:val="bottom"/>
          </w:tcPr>
          <w:p w14:paraId="151EA7CB" w14:textId="77777777" w:rsidR="00263C0C" w:rsidRDefault="00263C0C" w:rsidP="00263C0C">
            <w:pPr>
              <w:jc w:val="right"/>
            </w:pPr>
            <w:r>
              <w:t>1</w:t>
            </w:r>
          </w:p>
        </w:tc>
        <w:tc>
          <w:tcPr>
            <w:tcW w:w="2585" w:type="dxa"/>
            <w:tcBorders>
              <w:top w:val="single" w:sz="8" w:space="0" w:color="CCCCCC"/>
              <w:left w:val="single" w:sz="8" w:space="0" w:color="CCCCCC"/>
              <w:bottom w:val="single" w:sz="8" w:space="0" w:color="CCCCCC"/>
              <w:right w:val="single" w:sz="8" w:space="0" w:color="CCCCCC"/>
            </w:tcBorders>
            <w:vAlign w:val="bottom"/>
          </w:tcPr>
          <w:p w14:paraId="5417E293" w14:textId="77777777" w:rsidR="00263C0C" w:rsidRDefault="00263C0C" w:rsidP="00263C0C">
            <w:pPr>
              <w:jc w:val="left"/>
            </w:pPr>
            <w:r>
              <w:rPr>
                <w:rFonts w:ascii="Arial" w:eastAsia="Arial" w:hAnsi="Arial" w:cs="Arial"/>
                <w:sz w:val="20"/>
                <w:szCs w:val="20"/>
              </w:rPr>
              <w:t>GOVT;AYURVEDA DISPENSORY</w:t>
            </w:r>
          </w:p>
        </w:tc>
        <w:tc>
          <w:tcPr>
            <w:tcW w:w="715" w:type="dxa"/>
            <w:tcBorders>
              <w:top w:val="single" w:sz="8" w:space="0" w:color="CCCCCC"/>
              <w:left w:val="single" w:sz="8" w:space="0" w:color="CCCCCC"/>
              <w:bottom w:val="single" w:sz="8" w:space="0" w:color="CCCCCC"/>
              <w:right w:val="single" w:sz="8" w:space="0" w:color="CCCCCC"/>
            </w:tcBorders>
            <w:vAlign w:val="bottom"/>
          </w:tcPr>
          <w:p w14:paraId="335BF459" w14:textId="5026CDE6" w:rsidR="00263C0C" w:rsidRDefault="00263C0C" w:rsidP="00263C0C">
            <w:pPr>
              <w:jc w:val="left"/>
              <w:rPr>
                <w:rFonts w:ascii="Arial" w:eastAsia="Arial" w:hAnsi="Arial" w:cs="Arial"/>
                <w:sz w:val="20"/>
                <w:szCs w:val="20"/>
              </w:rPr>
            </w:pPr>
            <w:r>
              <w:rPr>
                <w:rFonts w:ascii="Arial" w:eastAsia="Arial" w:hAnsi="Arial" w:cs="Arial"/>
                <w:sz w:val="20"/>
                <w:szCs w:val="20"/>
              </w:rPr>
              <w:t>0</w:t>
            </w:r>
          </w:p>
        </w:tc>
        <w:tc>
          <w:tcPr>
            <w:tcW w:w="1261" w:type="dxa"/>
            <w:tcBorders>
              <w:top w:val="single" w:sz="8" w:space="0" w:color="CCCCCC"/>
              <w:left w:val="single" w:sz="8" w:space="0" w:color="CCCCCC"/>
              <w:bottom w:val="single" w:sz="8" w:space="0" w:color="CCCCCC"/>
              <w:right w:val="single" w:sz="8" w:space="0" w:color="CCCCCC"/>
            </w:tcBorders>
          </w:tcPr>
          <w:p w14:paraId="69B9D717" w14:textId="57C10BBA" w:rsidR="00263C0C" w:rsidRDefault="001F3411" w:rsidP="00263C0C">
            <w:pPr>
              <w:jc w:val="left"/>
              <w:rPr>
                <w:rFonts w:ascii="Arial" w:eastAsia="Arial" w:hAnsi="Arial" w:cs="Arial"/>
                <w:sz w:val="20"/>
                <w:szCs w:val="20"/>
              </w:rPr>
            </w:pPr>
            <w:r>
              <w:rPr>
                <w:rFonts w:ascii="Arial" w:eastAsia="Arial" w:hAnsi="Arial" w:cs="Arial"/>
                <w:sz w:val="20"/>
                <w:szCs w:val="20"/>
              </w:rPr>
              <w:t>9567432390</w:t>
            </w:r>
          </w:p>
        </w:tc>
        <w:tc>
          <w:tcPr>
            <w:tcW w:w="690" w:type="dxa"/>
            <w:tcBorders>
              <w:top w:val="single" w:sz="8" w:space="0" w:color="CCCCCC"/>
              <w:left w:val="single" w:sz="8" w:space="0" w:color="CCCCCC"/>
              <w:bottom w:val="single" w:sz="8" w:space="0" w:color="CCCCCC"/>
              <w:right w:val="single" w:sz="8" w:space="0" w:color="CCCCCC"/>
            </w:tcBorders>
          </w:tcPr>
          <w:p w14:paraId="197D889D" w14:textId="0B325488" w:rsidR="00263C0C" w:rsidRDefault="00263C0C" w:rsidP="00263C0C">
            <w:pPr>
              <w:jc w:val="left"/>
              <w:rPr>
                <w:rFonts w:ascii="Arial" w:eastAsia="Arial" w:hAnsi="Arial" w:cs="Arial"/>
                <w:sz w:val="20"/>
                <w:szCs w:val="20"/>
              </w:rPr>
            </w:pPr>
            <w:r w:rsidRPr="00EC2E76">
              <w:rPr>
                <w:rFonts w:ascii="Arial" w:eastAsia="Arial" w:hAnsi="Arial" w:cs="Arial"/>
                <w:sz w:val="20"/>
                <w:szCs w:val="20"/>
              </w:rPr>
              <w:t>0</w:t>
            </w:r>
          </w:p>
        </w:tc>
        <w:tc>
          <w:tcPr>
            <w:tcW w:w="600" w:type="dxa"/>
            <w:tcBorders>
              <w:top w:val="single" w:sz="8" w:space="0" w:color="CCCCCC"/>
              <w:left w:val="single" w:sz="8" w:space="0" w:color="CCCCCC"/>
              <w:bottom w:val="single" w:sz="8" w:space="0" w:color="CCCCCC"/>
              <w:right w:val="single" w:sz="8" w:space="0" w:color="CCCCCC"/>
            </w:tcBorders>
          </w:tcPr>
          <w:p w14:paraId="7FEEC127" w14:textId="24E190CB" w:rsidR="00263C0C" w:rsidRDefault="00263C0C" w:rsidP="00263C0C">
            <w:pPr>
              <w:jc w:val="left"/>
              <w:rPr>
                <w:rFonts w:ascii="Arial" w:eastAsia="Arial" w:hAnsi="Arial" w:cs="Arial"/>
                <w:sz w:val="20"/>
                <w:szCs w:val="20"/>
              </w:rPr>
            </w:pPr>
            <w:r w:rsidRPr="00EC2E76">
              <w:rPr>
                <w:rFonts w:ascii="Arial" w:eastAsia="Arial" w:hAnsi="Arial" w:cs="Arial"/>
                <w:sz w:val="20"/>
                <w:szCs w:val="20"/>
              </w:rPr>
              <w:t>0</w:t>
            </w:r>
          </w:p>
        </w:tc>
        <w:tc>
          <w:tcPr>
            <w:tcW w:w="915" w:type="dxa"/>
            <w:tcBorders>
              <w:top w:val="single" w:sz="8" w:space="0" w:color="CCCCCC"/>
              <w:left w:val="single" w:sz="8" w:space="0" w:color="CCCCCC"/>
              <w:bottom w:val="single" w:sz="8" w:space="0" w:color="CCCCCC"/>
              <w:right w:val="single" w:sz="8" w:space="0" w:color="CCCCCC"/>
            </w:tcBorders>
          </w:tcPr>
          <w:p w14:paraId="0574F85F" w14:textId="7C7C75BD" w:rsidR="00263C0C" w:rsidRDefault="00263C0C" w:rsidP="00263C0C">
            <w:pPr>
              <w:jc w:val="left"/>
              <w:rPr>
                <w:rFonts w:ascii="Arial" w:eastAsia="Arial" w:hAnsi="Arial" w:cs="Arial"/>
                <w:sz w:val="20"/>
                <w:szCs w:val="20"/>
              </w:rPr>
            </w:pPr>
            <w:r w:rsidRPr="00EC2E76">
              <w:rPr>
                <w:rFonts w:ascii="Arial" w:eastAsia="Arial" w:hAnsi="Arial" w:cs="Arial"/>
                <w:sz w:val="20"/>
                <w:szCs w:val="20"/>
              </w:rPr>
              <w:t>0</w:t>
            </w:r>
          </w:p>
        </w:tc>
        <w:tc>
          <w:tcPr>
            <w:tcW w:w="1185" w:type="dxa"/>
            <w:tcBorders>
              <w:top w:val="single" w:sz="8" w:space="0" w:color="CCCCCC"/>
              <w:left w:val="single" w:sz="8" w:space="0" w:color="CCCCCC"/>
              <w:bottom w:val="single" w:sz="8" w:space="0" w:color="CCCCCC"/>
              <w:right w:val="single" w:sz="8" w:space="0" w:color="CCCCCC"/>
            </w:tcBorders>
          </w:tcPr>
          <w:p w14:paraId="73690A15" w14:textId="4DBDC421" w:rsidR="00263C0C" w:rsidRDefault="00263C0C" w:rsidP="00263C0C">
            <w:pPr>
              <w:jc w:val="left"/>
              <w:rPr>
                <w:rFonts w:ascii="Arial" w:eastAsia="Arial" w:hAnsi="Arial" w:cs="Arial"/>
                <w:sz w:val="20"/>
                <w:szCs w:val="20"/>
              </w:rPr>
            </w:pPr>
            <w:r w:rsidRPr="00EC2E76">
              <w:rPr>
                <w:rFonts w:ascii="Arial" w:eastAsia="Arial" w:hAnsi="Arial" w:cs="Arial"/>
                <w:sz w:val="20"/>
                <w:szCs w:val="20"/>
              </w:rPr>
              <w:t>0</w:t>
            </w:r>
          </w:p>
        </w:tc>
        <w:tc>
          <w:tcPr>
            <w:tcW w:w="1154" w:type="dxa"/>
            <w:tcBorders>
              <w:top w:val="single" w:sz="8" w:space="0" w:color="CCCCCC"/>
              <w:left w:val="single" w:sz="8" w:space="0" w:color="CCCCCC"/>
              <w:bottom w:val="single" w:sz="8" w:space="0" w:color="CCCCCC"/>
              <w:right w:val="single" w:sz="8" w:space="0" w:color="CCCCCC"/>
            </w:tcBorders>
          </w:tcPr>
          <w:p w14:paraId="1FB4C2F7" w14:textId="0419F232" w:rsidR="00263C0C" w:rsidRDefault="00263C0C" w:rsidP="00263C0C">
            <w:pPr>
              <w:jc w:val="left"/>
              <w:rPr>
                <w:rFonts w:ascii="Arial" w:eastAsia="Arial" w:hAnsi="Arial" w:cs="Arial"/>
                <w:sz w:val="20"/>
                <w:szCs w:val="20"/>
              </w:rPr>
            </w:pPr>
            <w:r w:rsidRPr="00EC2E76">
              <w:rPr>
                <w:rFonts w:ascii="Arial" w:eastAsia="Arial" w:hAnsi="Arial" w:cs="Arial"/>
                <w:sz w:val="20"/>
                <w:szCs w:val="20"/>
              </w:rPr>
              <w:t>0</w:t>
            </w:r>
          </w:p>
        </w:tc>
      </w:tr>
      <w:tr w:rsidR="00263C0C" w14:paraId="50609F43" w14:textId="77777777" w:rsidTr="009824D7">
        <w:trPr>
          <w:trHeight w:val="361"/>
        </w:trPr>
        <w:tc>
          <w:tcPr>
            <w:tcW w:w="375" w:type="dxa"/>
            <w:tcBorders>
              <w:top w:val="single" w:sz="8" w:space="0" w:color="CCCCCC"/>
              <w:left w:val="single" w:sz="8" w:space="0" w:color="CCCCCC"/>
              <w:bottom w:val="single" w:sz="8" w:space="0" w:color="CCCCCC"/>
              <w:right w:val="single" w:sz="8" w:space="0" w:color="CCCCCC"/>
            </w:tcBorders>
            <w:vAlign w:val="bottom"/>
          </w:tcPr>
          <w:p w14:paraId="735D90F5" w14:textId="77777777" w:rsidR="00263C0C" w:rsidRDefault="00263C0C" w:rsidP="00263C0C">
            <w:pPr>
              <w:jc w:val="right"/>
            </w:pPr>
            <w:r>
              <w:t>2</w:t>
            </w:r>
          </w:p>
        </w:tc>
        <w:tc>
          <w:tcPr>
            <w:tcW w:w="2585" w:type="dxa"/>
            <w:tcBorders>
              <w:top w:val="single" w:sz="8" w:space="0" w:color="CCCCCC"/>
              <w:left w:val="single" w:sz="8" w:space="0" w:color="CCCCCC"/>
              <w:bottom w:val="single" w:sz="8" w:space="0" w:color="CCCCCC"/>
              <w:right w:val="single" w:sz="8" w:space="0" w:color="CCCCCC"/>
            </w:tcBorders>
            <w:vAlign w:val="bottom"/>
          </w:tcPr>
          <w:p w14:paraId="678F0182" w14:textId="77777777" w:rsidR="00263C0C" w:rsidRDefault="00263C0C" w:rsidP="00263C0C">
            <w:pPr>
              <w:jc w:val="left"/>
              <w:rPr>
                <w:rFonts w:ascii="Arial" w:eastAsia="Arial" w:hAnsi="Arial" w:cs="Arial"/>
                <w:sz w:val="20"/>
                <w:szCs w:val="20"/>
              </w:rPr>
            </w:pPr>
            <w:r>
              <w:rPr>
                <w:rFonts w:ascii="Arial" w:eastAsia="Arial" w:hAnsi="Arial" w:cs="Arial"/>
                <w:sz w:val="20"/>
                <w:szCs w:val="20"/>
              </w:rPr>
              <w:t>GOVTT HOMEO DISPENSARY</w:t>
            </w:r>
          </w:p>
        </w:tc>
        <w:tc>
          <w:tcPr>
            <w:tcW w:w="715" w:type="dxa"/>
            <w:tcBorders>
              <w:top w:val="single" w:sz="8" w:space="0" w:color="CCCCCC"/>
              <w:left w:val="single" w:sz="8" w:space="0" w:color="CCCCCC"/>
              <w:bottom w:val="single" w:sz="8" w:space="0" w:color="CCCCCC"/>
              <w:right w:val="single" w:sz="8" w:space="0" w:color="CCCCCC"/>
            </w:tcBorders>
          </w:tcPr>
          <w:p w14:paraId="7439D7D4" w14:textId="7D501C49" w:rsidR="00263C0C" w:rsidRDefault="00263C0C" w:rsidP="00263C0C">
            <w:pPr>
              <w:jc w:val="left"/>
              <w:rPr>
                <w:rFonts w:ascii="Arial" w:eastAsia="Arial" w:hAnsi="Arial" w:cs="Arial"/>
                <w:sz w:val="20"/>
                <w:szCs w:val="20"/>
              </w:rPr>
            </w:pPr>
            <w:r w:rsidRPr="00682B0A">
              <w:rPr>
                <w:rFonts w:ascii="Arial" w:eastAsia="Arial" w:hAnsi="Arial" w:cs="Arial"/>
                <w:sz w:val="20"/>
                <w:szCs w:val="20"/>
              </w:rPr>
              <w:t>0</w:t>
            </w:r>
          </w:p>
        </w:tc>
        <w:tc>
          <w:tcPr>
            <w:tcW w:w="1261" w:type="dxa"/>
            <w:tcBorders>
              <w:top w:val="single" w:sz="8" w:space="0" w:color="CCCCCC"/>
              <w:left w:val="single" w:sz="8" w:space="0" w:color="CCCCCC"/>
              <w:bottom w:val="single" w:sz="8" w:space="0" w:color="CCCCCC"/>
              <w:right w:val="single" w:sz="8" w:space="0" w:color="CCCCCC"/>
            </w:tcBorders>
          </w:tcPr>
          <w:p w14:paraId="6A19C6AA" w14:textId="3F40649D" w:rsidR="00263C0C" w:rsidRDefault="001F3411" w:rsidP="00263C0C">
            <w:pPr>
              <w:jc w:val="left"/>
              <w:rPr>
                <w:rFonts w:ascii="Arial" w:eastAsia="Arial" w:hAnsi="Arial" w:cs="Arial"/>
                <w:sz w:val="20"/>
                <w:szCs w:val="20"/>
              </w:rPr>
            </w:pPr>
            <w:r>
              <w:rPr>
                <w:rFonts w:ascii="Arial" w:eastAsia="Arial" w:hAnsi="Arial" w:cs="Arial"/>
                <w:sz w:val="20"/>
                <w:szCs w:val="20"/>
              </w:rPr>
              <w:t>9496749268</w:t>
            </w:r>
          </w:p>
        </w:tc>
        <w:tc>
          <w:tcPr>
            <w:tcW w:w="690" w:type="dxa"/>
            <w:tcBorders>
              <w:top w:val="single" w:sz="8" w:space="0" w:color="CCCCCC"/>
              <w:left w:val="single" w:sz="8" w:space="0" w:color="CCCCCC"/>
              <w:bottom w:val="single" w:sz="8" w:space="0" w:color="CCCCCC"/>
              <w:right w:val="single" w:sz="8" w:space="0" w:color="CCCCCC"/>
            </w:tcBorders>
          </w:tcPr>
          <w:p w14:paraId="79E76243" w14:textId="6BB0E6AD" w:rsidR="00263C0C" w:rsidRDefault="00263C0C" w:rsidP="00263C0C">
            <w:pPr>
              <w:jc w:val="left"/>
              <w:rPr>
                <w:rFonts w:ascii="Arial" w:eastAsia="Arial" w:hAnsi="Arial" w:cs="Arial"/>
                <w:sz w:val="20"/>
                <w:szCs w:val="20"/>
              </w:rPr>
            </w:pPr>
            <w:r w:rsidRPr="00682B0A">
              <w:rPr>
                <w:rFonts w:ascii="Arial" w:eastAsia="Arial" w:hAnsi="Arial" w:cs="Arial"/>
                <w:sz w:val="20"/>
                <w:szCs w:val="20"/>
              </w:rPr>
              <w:t>0</w:t>
            </w:r>
          </w:p>
        </w:tc>
        <w:tc>
          <w:tcPr>
            <w:tcW w:w="600" w:type="dxa"/>
            <w:tcBorders>
              <w:top w:val="single" w:sz="8" w:space="0" w:color="CCCCCC"/>
              <w:left w:val="single" w:sz="8" w:space="0" w:color="CCCCCC"/>
              <w:bottom w:val="single" w:sz="8" w:space="0" w:color="CCCCCC"/>
              <w:right w:val="single" w:sz="8" w:space="0" w:color="CCCCCC"/>
            </w:tcBorders>
          </w:tcPr>
          <w:p w14:paraId="3CB1A3DE" w14:textId="7C8E6218" w:rsidR="00263C0C" w:rsidRDefault="00263C0C" w:rsidP="00263C0C">
            <w:pPr>
              <w:jc w:val="left"/>
              <w:rPr>
                <w:rFonts w:ascii="Arial" w:eastAsia="Arial" w:hAnsi="Arial" w:cs="Arial"/>
                <w:sz w:val="20"/>
                <w:szCs w:val="20"/>
              </w:rPr>
            </w:pPr>
            <w:r w:rsidRPr="00682B0A">
              <w:rPr>
                <w:rFonts w:ascii="Arial" w:eastAsia="Arial" w:hAnsi="Arial" w:cs="Arial"/>
                <w:sz w:val="20"/>
                <w:szCs w:val="20"/>
              </w:rPr>
              <w:t>0</w:t>
            </w:r>
          </w:p>
        </w:tc>
        <w:tc>
          <w:tcPr>
            <w:tcW w:w="915" w:type="dxa"/>
            <w:tcBorders>
              <w:top w:val="single" w:sz="8" w:space="0" w:color="CCCCCC"/>
              <w:left w:val="single" w:sz="8" w:space="0" w:color="CCCCCC"/>
              <w:bottom w:val="single" w:sz="8" w:space="0" w:color="CCCCCC"/>
              <w:right w:val="single" w:sz="8" w:space="0" w:color="CCCCCC"/>
            </w:tcBorders>
          </w:tcPr>
          <w:p w14:paraId="05E85B7C" w14:textId="7D563E9B" w:rsidR="00263C0C" w:rsidRDefault="00263C0C" w:rsidP="00263C0C">
            <w:pPr>
              <w:jc w:val="left"/>
              <w:rPr>
                <w:rFonts w:ascii="Arial" w:eastAsia="Arial" w:hAnsi="Arial" w:cs="Arial"/>
                <w:sz w:val="20"/>
                <w:szCs w:val="20"/>
              </w:rPr>
            </w:pPr>
            <w:r w:rsidRPr="00682B0A">
              <w:rPr>
                <w:rFonts w:ascii="Arial" w:eastAsia="Arial" w:hAnsi="Arial" w:cs="Arial"/>
                <w:sz w:val="20"/>
                <w:szCs w:val="20"/>
              </w:rPr>
              <w:t>0</w:t>
            </w:r>
          </w:p>
        </w:tc>
        <w:tc>
          <w:tcPr>
            <w:tcW w:w="1185" w:type="dxa"/>
            <w:tcBorders>
              <w:top w:val="single" w:sz="8" w:space="0" w:color="CCCCCC"/>
              <w:left w:val="single" w:sz="8" w:space="0" w:color="CCCCCC"/>
              <w:bottom w:val="single" w:sz="8" w:space="0" w:color="CCCCCC"/>
              <w:right w:val="single" w:sz="8" w:space="0" w:color="CCCCCC"/>
            </w:tcBorders>
          </w:tcPr>
          <w:p w14:paraId="3E0A63BD" w14:textId="70ACC54E" w:rsidR="00263C0C" w:rsidRDefault="00263C0C" w:rsidP="00263C0C">
            <w:pPr>
              <w:jc w:val="left"/>
              <w:rPr>
                <w:rFonts w:ascii="Arial" w:eastAsia="Arial" w:hAnsi="Arial" w:cs="Arial"/>
                <w:sz w:val="20"/>
                <w:szCs w:val="20"/>
              </w:rPr>
            </w:pPr>
            <w:r w:rsidRPr="00682B0A">
              <w:rPr>
                <w:rFonts w:ascii="Arial" w:eastAsia="Arial" w:hAnsi="Arial" w:cs="Arial"/>
                <w:sz w:val="20"/>
                <w:szCs w:val="20"/>
              </w:rPr>
              <w:t>0</w:t>
            </w:r>
          </w:p>
        </w:tc>
        <w:tc>
          <w:tcPr>
            <w:tcW w:w="1154" w:type="dxa"/>
            <w:tcBorders>
              <w:top w:val="single" w:sz="8" w:space="0" w:color="CCCCCC"/>
              <w:left w:val="single" w:sz="8" w:space="0" w:color="CCCCCC"/>
              <w:bottom w:val="single" w:sz="8" w:space="0" w:color="CCCCCC"/>
              <w:right w:val="single" w:sz="8" w:space="0" w:color="CCCCCC"/>
            </w:tcBorders>
          </w:tcPr>
          <w:p w14:paraId="2FA10C46" w14:textId="2F1A2B10" w:rsidR="00263C0C" w:rsidRDefault="00263C0C" w:rsidP="00263C0C">
            <w:pPr>
              <w:jc w:val="left"/>
              <w:rPr>
                <w:rFonts w:ascii="Arial" w:eastAsia="Arial" w:hAnsi="Arial" w:cs="Arial"/>
                <w:sz w:val="20"/>
                <w:szCs w:val="20"/>
              </w:rPr>
            </w:pPr>
            <w:r w:rsidRPr="00682B0A">
              <w:rPr>
                <w:rFonts w:ascii="Arial" w:eastAsia="Arial" w:hAnsi="Arial" w:cs="Arial"/>
                <w:sz w:val="20"/>
                <w:szCs w:val="20"/>
              </w:rPr>
              <w:t>0</w:t>
            </w:r>
          </w:p>
        </w:tc>
      </w:tr>
    </w:tbl>
    <w:p w14:paraId="3307424F" w14:textId="77777777" w:rsidR="001D6C8C" w:rsidRDefault="001D6C8C">
      <w:pPr>
        <w:rPr>
          <w:color w:val="FF0000"/>
        </w:rPr>
      </w:pPr>
    </w:p>
    <w:tbl>
      <w:tblPr>
        <w:tblW w:w="996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525"/>
        <w:gridCol w:w="1110"/>
        <w:gridCol w:w="1185"/>
        <w:gridCol w:w="1185"/>
        <w:gridCol w:w="1080"/>
        <w:gridCol w:w="1170"/>
        <w:gridCol w:w="1325"/>
        <w:gridCol w:w="1170"/>
        <w:gridCol w:w="1210"/>
      </w:tblGrid>
      <w:tr w:rsidR="001D6C8C" w14:paraId="2F4A5C39" w14:textId="77777777" w:rsidTr="00502638">
        <w:trPr>
          <w:trHeight w:val="20"/>
          <w:tblHeader/>
        </w:trPr>
        <w:tc>
          <w:tcPr>
            <w:tcW w:w="9960" w:type="dxa"/>
            <w:gridSpan w:val="9"/>
            <w:tcBorders>
              <w:top w:val="single" w:sz="8" w:space="0" w:color="BFBFBF"/>
              <w:left w:val="single" w:sz="8" w:space="0" w:color="BFBFBF"/>
              <w:bottom w:val="single" w:sz="8" w:space="0" w:color="BFBFBF"/>
              <w:right w:val="single" w:sz="8" w:space="0" w:color="BFBFBF"/>
            </w:tcBorders>
            <w:shd w:val="clear" w:color="auto" w:fill="F1F3F4"/>
            <w:tcMar>
              <w:top w:w="0" w:type="dxa"/>
              <w:left w:w="100" w:type="dxa"/>
              <w:bottom w:w="0" w:type="dxa"/>
              <w:right w:w="100" w:type="dxa"/>
            </w:tcMar>
            <w:vAlign w:val="center"/>
          </w:tcPr>
          <w:p w14:paraId="2AFC620D" w14:textId="77777777" w:rsidR="001D6C8C" w:rsidRDefault="001D6C8C" w:rsidP="00502638">
            <w:pPr>
              <w:pStyle w:val="Subtitle"/>
              <w:spacing w:before="120" w:after="120"/>
              <w:jc w:val="left"/>
              <w:rPr>
                <w:rFonts w:ascii="Garamond" w:eastAsia="Garamond" w:hAnsi="Garamond" w:cs="Garamond"/>
                <w:color w:val="000000"/>
              </w:rPr>
            </w:pPr>
            <w:r>
              <w:rPr>
                <w:rFonts w:ascii="Garamond" w:eastAsia="Garamond" w:hAnsi="Garamond" w:cs="Garamond"/>
                <w:color w:val="000000"/>
              </w:rPr>
              <w:t>Table 6. Private Clinic Resource Summary</w:t>
            </w:r>
          </w:p>
        </w:tc>
      </w:tr>
      <w:tr w:rsidR="001D6C8C" w14:paraId="71E0E4D5" w14:textId="77777777" w:rsidTr="00502638">
        <w:trPr>
          <w:trHeight w:val="20"/>
        </w:trPr>
        <w:tc>
          <w:tcPr>
            <w:tcW w:w="525" w:type="dxa"/>
            <w:tcBorders>
              <w:top w:val="single" w:sz="8" w:space="0" w:color="BFBFBF"/>
              <w:left w:val="single" w:sz="8" w:space="0" w:color="BFBFBF"/>
              <w:bottom w:val="single" w:sz="8" w:space="0" w:color="BFBFBF"/>
              <w:right w:val="single" w:sz="8" w:space="0" w:color="BFBFBF"/>
            </w:tcBorders>
            <w:shd w:val="clear" w:color="auto" w:fill="F2F2F2"/>
            <w:tcMar>
              <w:top w:w="0" w:type="dxa"/>
              <w:left w:w="100" w:type="dxa"/>
              <w:bottom w:w="0" w:type="dxa"/>
              <w:right w:w="100" w:type="dxa"/>
            </w:tcMar>
            <w:vAlign w:val="center"/>
          </w:tcPr>
          <w:p w14:paraId="52C0C5D5" w14:textId="77777777" w:rsidR="001D6C8C" w:rsidRDefault="001D6C8C" w:rsidP="00502638">
            <w:pPr>
              <w:spacing w:before="240" w:after="240" w:line="240" w:lineRule="auto"/>
              <w:jc w:val="center"/>
              <w:rPr>
                <w:rFonts w:ascii="Garamond" w:eastAsia="Garamond" w:hAnsi="Garamond" w:cs="Garamond"/>
                <w:b/>
                <w:bCs/>
                <w:sz w:val="20"/>
                <w:szCs w:val="20"/>
              </w:rPr>
            </w:pPr>
            <w:r>
              <w:rPr>
                <w:rFonts w:ascii="Garamond" w:eastAsia="Garamond" w:hAnsi="Garamond" w:cs="Garamond"/>
                <w:b/>
                <w:bCs/>
                <w:sz w:val="20"/>
                <w:szCs w:val="20"/>
              </w:rPr>
              <w:t>Sl No.</w:t>
            </w:r>
          </w:p>
        </w:tc>
        <w:tc>
          <w:tcPr>
            <w:tcW w:w="111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48724F06" w14:textId="77777777" w:rsidR="001D6C8C" w:rsidRDefault="001D6C8C" w:rsidP="00502638">
            <w:pPr>
              <w:spacing w:before="240" w:after="240" w:line="240" w:lineRule="auto"/>
              <w:jc w:val="center"/>
              <w:rPr>
                <w:rFonts w:ascii="Garamond" w:eastAsia="Garamond" w:hAnsi="Garamond" w:cs="Garamond"/>
                <w:b/>
                <w:bCs/>
                <w:sz w:val="20"/>
                <w:szCs w:val="20"/>
              </w:rPr>
            </w:pPr>
            <w:r>
              <w:rPr>
                <w:rFonts w:ascii="Garamond" w:eastAsia="Garamond" w:hAnsi="Garamond" w:cs="Garamond"/>
                <w:b/>
                <w:bCs/>
                <w:sz w:val="20"/>
                <w:szCs w:val="20"/>
              </w:rPr>
              <w:t>Name of Clinic</w:t>
            </w:r>
          </w:p>
        </w:tc>
        <w:tc>
          <w:tcPr>
            <w:tcW w:w="118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644E806E" w14:textId="77777777" w:rsidR="001D6C8C" w:rsidRDefault="001D6C8C" w:rsidP="00502638">
            <w:pPr>
              <w:spacing w:before="240" w:after="240" w:line="240" w:lineRule="auto"/>
              <w:jc w:val="center"/>
              <w:rPr>
                <w:rFonts w:ascii="Garamond" w:eastAsia="Garamond" w:hAnsi="Garamond" w:cs="Garamond"/>
                <w:b/>
                <w:bCs/>
                <w:sz w:val="20"/>
                <w:szCs w:val="20"/>
              </w:rPr>
            </w:pPr>
            <w:r>
              <w:rPr>
                <w:rFonts w:ascii="Garamond" w:eastAsia="Garamond" w:hAnsi="Garamond" w:cs="Garamond"/>
                <w:b/>
                <w:bCs/>
                <w:sz w:val="20"/>
                <w:szCs w:val="20"/>
              </w:rPr>
              <w:t>Registered (Y/N)</w:t>
            </w:r>
          </w:p>
        </w:tc>
        <w:tc>
          <w:tcPr>
            <w:tcW w:w="118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32A1E157" w14:textId="77777777" w:rsidR="001D6C8C" w:rsidRDefault="001D6C8C" w:rsidP="00502638">
            <w:pPr>
              <w:spacing w:before="240" w:after="240" w:line="240" w:lineRule="auto"/>
              <w:jc w:val="center"/>
              <w:rPr>
                <w:rFonts w:ascii="Garamond" w:eastAsia="Garamond" w:hAnsi="Garamond" w:cs="Garamond"/>
                <w:b/>
                <w:bCs/>
                <w:sz w:val="20"/>
                <w:szCs w:val="20"/>
              </w:rPr>
            </w:pPr>
            <w:r>
              <w:rPr>
                <w:rFonts w:ascii="Garamond" w:eastAsia="Garamond" w:hAnsi="Garamond" w:cs="Garamond"/>
                <w:b/>
                <w:bCs/>
                <w:sz w:val="20"/>
                <w:szCs w:val="20"/>
              </w:rPr>
              <w:t>Clinic (General / Speciality)</w:t>
            </w:r>
          </w:p>
        </w:tc>
        <w:tc>
          <w:tcPr>
            <w:tcW w:w="108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074E973B" w14:textId="77777777" w:rsidR="001D6C8C" w:rsidRDefault="001D6C8C" w:rsidP="00502638">
            <w:pPr>
              <w:spacing w:before="240" w:after="240" w:line="240" w:lineRule="auto"/>
              <w:jc w:val="center"/>
              <w:rPr>
                <w:rFonts w:ascii="Garamond" w:eastAsia="Garamond" w:hAnsi="Garamond" w:cs="Garamond"/>
                <w:b/>
                <w:bCs/>
                <w:sz w:val="20"/>
                <w:szCs w:val="20"/>
              </w:rPr>
            </w:pPr>
            <w:r>
              <w:rPr>
                <w:rFonts w:ascii="Garamond" w:eastAsia="Garamond" w:hAnsi="Garamond" w:cs="Garamond"/>
                <w:b/>
                <w:bCs/>
                <w:sz w:val="20"/>
                <w:szCs w:val="20"/>
              </w:rPr>
              <w:t>Speciality (if any)</w:t>
            </w:r>
          </w:p>
        </w:tc>
        <w:tc>
          <w:tcPr>
            <w:tcW w:w="117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6D0C76FE" w14:textId="77777777" w:rsidR="001D6C8C" w:rsidRDefault="001D6C8C" w:rsidP="00502638">
            <w:pPr>
              <w:spacing w:before="240" w:after="240" w:line="240" w:lineRule="auto"/>
              <w:jc w:val="center"/>
              <w:rPr>
                <w:rFonts w:ascii="Garamond" w:eastAsia="Garamond" w:hAnsi="Garamond" w:cs="Garamond"/>
                <w:b/>
                <w:bCs/>
                <w:sz w:val="20"/>
                <w:szCs w:val="20"/>
              </w:rPr>
            </w:pPr>
            <w:r>
              <w:rPr>
                <w:rFonts w:ascii="Garamond" w:eastAsia="Garamond" w:hAnsi="Garamond" w:cs="Garamond"/>
                <w:b/>
                <w:bCs/>
                <w:sz w:val="20"/>
                <w:szCs w:val="20"/>
              </w:rPr>
              <w:t>Address</w:t>
            </w:r>
          </w:p>
        </w:tc>
        <w:tc>
          <w:tcPr>
            <w:tcW w:w="132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123DCFD5" w14:textId="77777777" w:rsidR="001D6C8C" w:rsidRDefault="001D6C8C" w:rsidP="00502638">
            <w:pPr>
              <w:spacing w:before="240" w:after="240" w:line="240" w:lineRule="auto"/>
              <w:jc w:val="center"/>
              <w:rPr>
                <w:rFonts w:ascii="Garamond" w:eastAsia="Garamond" w:hAnsi="Garamond" w:cs="Garamond"/>
                <w:b/>
                <w:bCs/>
                <w:sz w:val="20"/>
                <w:szCs w:val="20"/>
              </w:rPr>
            </w:pPr>
            <w:r>
              <w:rPr>
                <w:rFonts w:ascii="Garamond" w:eastAsia="Garamond" w:hAnsi="Garamond" w:cs="Garamond"/>
                <w:b/>
                <w:bCs/>
                <w:sz w:val="20"/>
                <w:szCs w:val="20"/>
              </w:rPr>
              <w:t>Contact Number</w:t>
            </w:r>
          </w:p>
        </w:tc>
        <w:tc>
          <w:tcPr>
            <w:tcW w:w="117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685AE509" w14:textId="77777777" w:rsidR="001D6C8C" w:rsidRDefault="001D6C8C" w:rsidP="00502638">
            <w:pPr>
              <w:spacing w:before="240" w:after="240" w:line="240" w:lineRule="auto"/>
              <w:jc w:val="center"/>
              <w:rPr>
                <w:rFonts w:ascii="Garamond" w:eastAsia="Garamond" w:hAnsi="Garamond" w:cs="Garamond"/>
                <w:b/>
                <w:bCs/>
                <w:sz w:val="20"/>
                <w:szCs w:val="20"/>
              </w:rPr>
            </w:pPr>
            <w:r>
              <w:rPr>
                <w:rFonts w:ascii="Garamond" w:eastAsia="Garamond" w:hAnsi="Garamond" w:cs="Garamond"/>
                <w:b/>
                <w:bCs/>
                <w:sz w:val="20"/>
                <w:szCs w:val="20"/>
              </w:rPr>
              <w:t>Diagnostic Facility (Y/N)</w:t>
            </w:r>
          </w:p>
        </w:tc>
        <w:tc>
          <w:tcPr>
            <w:tcW w:w="121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02116F21" w14:textId="77777777" w:rsidR="001D6C8C" w:rsidRDefault="001D6C8C" w:rsidP="00502638">
            <w:pPr>
              <w:spacing w:before="240" w:after="240" w:line="240" w:lineRule="auto"/>
              <w:jc w:val="center"/>
              <w:rPr>
                <w:rFonts w:ascii="Garamond" w:eastAsia="Garamond" w:hAnsi="Garamond" w:cs="Garamond"/>
                <w:b/>
                <w:bCs/>
                <w:sz w:val="20"/>
                <w:szCs w:val="20"/>
              </w:rPr>
            </w:pPr>
            <w:r>
              <w:rPr>
                <w:rFonts w:ascii="Garamond" w:eastAsia="Garamond" w:hAnsi="Garamond" w:cs="Garamond"/>
                <w:b/>
                <w:bCs/>
                <w:sz w:val="20"/>
                <w:szCs w:val="20"/>
              </w:rPr>
              <w:t>Ambulance Linkage (Y/N)</w:t>
            </w:r>
          </w:p>
        </w:tc>
      </w:tr>
      <w:tr w:rsidR="001D6C8C" w14:paraId="0CEA2D8B" w14:textId="77777777" w:rsidTr="00502638">
        <w:trPr>
          <w:trHeight w:val="20"/>
        </w:trPr>
        <w:tc>
          <w:tcPr>
            <w:tcW w:w="525" w:type="dxa"/>
            <w:tcBorders>
              <w:left w:val="single" w:sz="8" w:space="0" w:color="BFBFBF"/>
              <w:bottom w:val="single" w:sz="8" w:space="0" w:color="BFBFBF"/>
              <w:right w:val="single" w:sz="8" w:space="0" w:color="BFBFBF"/>
            </w:tcBorders>
          </w:tcPr>
          <w:p w14:paraId="5BB7A0C9" w14:textId="77777777" w:rsidR="001D6C8C" w:rsidRDefault="001D6C8C" w:rsidP="00502638">
            <w:pPr>
              <w:spacing w:before="240" w:after="240" w:line="240" w:lineRule="auto"/>
              <w:jc w:val="center"/>
            </w:pPr>
          </w:p>
          <w:p w14:paraId="2EA03508" w14:textId="77777777" w:rsidR="001D6C8C" w:rsidRDefault="001D6C8C" w:rsidP="00502638">
            <w:pPr>
              <w:spacing w:before="240" w:after="240" w:line="240" w:lineRule="auto"/>
              <w:jc w:val="center"/>
            </w:pPr>
            <w:r>
              <w:t>1</w:t>
            </w:r>
          </w:p>
        </w:tc>
        <w:tc>
          <w:tcPr>
            <w:tcW w:w="1110" w:type="dxa"/>
            <w:tcBorders>
              <w:bottom w:val="single" w:sz="8" w:space="0" w:color="BFBFBF"/>
              <w:right w:val="single" w:sz="8" w:space="0" w:color="BFBFBF"/>
            </w:tcBorders>
          </w:tcPr>
          <w:p w14:paraId="531F50F7" w14:textId="77777777" w:rsidR="001D6C8C" w:rsidRDefault="001D6C8C" w:rsidP="00502638">
            <w:pPr>
              <w:jc w:val="center"/>
            </w:pPr>
          </w:p>
          <w:p w14:paraId="7372047F" w14:textId="77777777" w:rsidR="001D6C8C" w:rsidRDefault="001D6C8C" w:rsidP="00502638">
            <w:pPr>
              <w:jc w:val="center"/>
            </w:pPr>
            <w:r>
              <w:t>Sree Sai Computerised Laboratory</w:t>
            </w:r>
          </w:p>
        </w:tc>
        <w:tc>
          <w:tcPr>
            <w:tcW w:w="1185" w:type="dxa"/>
            <w:tcBorders>
              <w:bottom w:val="single" w:sz="8" w:space="0" w:color="BFBFBF"/>
              <w:right w:val="single" w:sz="8" w:space="0" w:color="BFBFBF"/>
            </w:tcBorders>
          </w:tcPr>
          <w:p w14:paraId="78236422" w14:textId="77777777" w:rsidR="001D6C8C" w:rsidRDefault="001D6C8C" w:rsidP="00502638">
            <w:pPr>
              <w:jc w:val="center"/>
            </w:pPr>
          </w:p>
          <w:p w14:paraId="00C5710E" w14:textId="77777777" w:rsidR="001D6C8C" w:rsidRDefault="001D6C8C" w:rsidP="00502638">
            <w:pPr>
              <w:jc w:val="center"/>
            </w:pPr>
          </w:p>
          <w:p w14:paraId="318ECD93" w14:textId="77777777" w:rsidR="001D6C8C" w:rsidRDefault="001D6C8C" w:rsidP="00502638">
            <w:pPr>
              <w:jc w:val="center"/>
            </w:pPr>
            <w:r>
              <w:t>Y</w:t>
            </w:r>
          </w:p>
        </w:tc>
        <w:tc>
          <w:tcPr>
            <w:tcW w:w="1185" w:type="dxa"/>
            <w:tcBorders>
              <w:bottom w:val="single" w:sz="8" w:space="0" w:color="BFBFBF"/>
              <w:right w:val="single" w:sz="8" w:space="0" w:color="BFBFBF"/>
            </w:tcBorders>
          </w:tcPr>
          <w:p w14:paraId="4E714FAD" w14:textId="77777777" w:rsidR="001D6C8C" w:rsidRDefault="001D6C8C" w:rsidP="00502638">
            <w:pPr>
              <w:jc w:val="center"/>
            </w:pPr>
          </w:p>
          <w:p w14:paraId="6C0A8BEE" w14:textId="77777777" w:rsidR="001D6C8C" w:rsidRDefault="001D6C8C" w:rsidP="00502638">
            <w:pPr>
              <w:jc w:val="center"/>
            </w:pPr>
          </w:p>
          <w:p w14:paraId="6BA71727" w14:textId="77777777" w:rsidR="001D6C8C" w:rsidRDefault="001D6C8C" w:rsidP="00502638">
            <w:pPr>
              <w:jc w:val="center"/>
            </w:pPr>
          </w:p>
          <w:p w14:paraId="04303061" w14:textId="77777777" w:rsidR="001D6C8C" w:rsidRDefault="001D6C8C" w:rsidP="00502638">
            <w:pPr>
              <w:jc w:val="center"/>
            </w:pPr>
            <w:r>
              <w:t>Lab</w:t>
            </w:r>
          </w:p>
        </w:tc>
        <w:tc>
          <w:tcPr>
            <w:tcW w:w="1080" w:type="dxa"/>
            <w:tcBorders>
              <w:bottom w:val="single" w:sz="8" w:space="0" w:color="BFBFBF"/>
              <w:right w:val="single" w:sz="8" w:space="0" w:color="BFBFBF"/>
            </w:tcBorders>
          </w:tcPr>
          <w:p w14:paraId="47BC9A6E" w14:textId="77777777" w:rsidR="001D6C8C" w:rsidRDefault="001D6C8C" w:rsidP="00502638">
            <w:pPr>
              <w:jc w:val="center"/>
            </w:pPr>
          </w:p>
        </w:tc>
        <w:tc>
          <w:tcPr>
            <w:tcW w:w="1170" w:type="dxa"/>
            <w:tcBorders>
              <w:bottom w:val="single" w:sz="8" w:space="0" w:color="BFBFBF"/>
              <w:right w:val="single" w:sz="8" w:space="0" w:color="BFBFBF"/>
            </w:tcBorders>
          </w:tcPr>
          <w:p w14:paraId="297D59B6" w14:textId="77777777" w:rsidR="001D6C8C" w:rsidRDefault="001D6C8C" w:rsidP="00502638">
            <w:pPr>
              <w:jc w:val="center"/>
            </w:pPr>
            <w:r>
              <w:t xml:space="preserve">Sree Sai Computerised Laboratory, Prayar North, Devikulanagara </w:t>
            </w:r>
          </w:p>
        </w:tc>
        <w:tc>
          <w:tcPr>
            <w:tcW w:w="1325" w:type="dxa"/>
            <w:tcBorders>
              <w:bottom w:val="single" w:sz="8" w:space="0" w:color="BFBFBF"/>
              <w:right w:val="single" w:sz="8" w:space="0" w:color="BFBFBF"/>
            </w:tcBorders>
          </w:tcPr>
          <w:p w14:paraId="48E7563C" w14:textId="77777777" w:rsidR="001D6C8C" w:rsidRDefault="001D6C8C" w:rsidP="00502638">
            <w:pPr>
              <w:jc w:val="center"/>
            </w:pPr>
          </w:p>
          <w:p w14:paraId="6DE421B2" w14:textId="77777777" w:rsidR="001D6C8C" w:rsidRDefault="001D6C8C" w:rsidP="00502638">
            <w:pPr>
              <w:jc w:val="center"/>
            </w:pPr>
          </w:p>
          <w:p w14:paraId="63EDAB10" w14:textId="77777777" w:rsidR="001D6C8C" w:rsidRDefault="001D6C8C" w:rsidP="00502638">
            <w:pPr>
              <w:jc w:val="center"/>
            </w:pPr>
            <w:r>
              <w:t>9895550823</w:t>
            </w:r>
          </w:p>
        </w:tc>
        <w:tc>
          <w:tcPr>
            <w:tcW w:w="1170" w:type="dxa"/>
            <w:tcBorders>
              <w:bottom w:val="single" w:sz="8" w:space="0" w:color="BFBFBF"/>
              <w:right w:val="single" w:sz="8" w:space="0" w:color="BFBFBF"/>
            </w:tcBorders>
          </w:tcPr>
          <w:p w14:paraId="2FC87954" w14:textId="77777777" w:rsidR="001D6C8C" w:rsidRDefault="001D6C8C" w:rsidP="00502638">
            <w:pPr>
              <w:jc w:val="center"/>
            </w:pPr>
          </w:p>
          <w:p w14:paraId="38E3504D" w14:textId="77777777" w:rsidR="001D6C8C" w:rsidRDefault="001D6C8C" w:rsidP="00502638">
            <w:pPr>
              <w:jc w:val="center"/>
            </w:pPr>
          </w:p>
          <w:p w14:paraId="038C6A13" w14:textId="77777777" w:rsidR="001D6C8C" w:rsidRDefault="001D6C8C" w:rsidP="00502638">
            <w:pPr>
              <w:jc w:val="center"/>
            </w:pPr>
            <w:r>
              <w:t>N</w:t>
            </w:r>
          </w:p>
        </w:tc>
        <w:tc>
          <w:tcPr>
            <w:tcW w:w="1210" w:type="dxa"/>
            <w:tcBorders>
              <w:bottom w:val="single" w:sz="8" w:space="0" w:color="BFBFBF"/>
              <w:right w:val="single" w:sz="8" w:space="0" w:color="BFBFBF"/>
            </w:tcBorders>
          </w:tcPr>
          <w:p w14:paraId="3CCE150C" w14:textId="77777777" w:rsidR="001D6C8C" w:rsidRDefault="001D6C8C" w:rsidP="00502638">
            <w:pPr>
              <w:jc w:val="center"/>
            </w:pPr>
          </w:p>
          <w:p w14:paraId="490A4566" w14:textId="77777777" w:rsidR="001D6C8C" w:rsidRDefault="001D6C8C" w:rsidP="00502638">
            <w:pPr>
              <w:jc w:val="center"/>
            </w:pPr>
          </w:p>
          <w:p w14:paraId="2A15444E" w14:textId="77777777" w:rsidR="001D6C8C" w:rsidRDefault="001D6C8C" w:rsidP="00502638">
            <w:pPr>
              <w:jc w:val="center"/>
            </w:pPr>
            <w:r>
              <w:t>Y</w:t>
            </w:r>
          </w:p>
        </w:tc>
      </w:tr>
      <w:tr w:rsidR="001D6C8C" w14:paraId="78FC9EC1" w14:textId="77777777" w:rsidTr="00502638">
        <w:trPr>
          <w:trHeight w:val="20"/>
        </w:trPr>
        <w:tc>
          <w:tcPr>
            <w:tcW w:w="525" w:type="dxa"/>
            <w:tcBorders>
              <w:left w:val="single" w:sz="8" w:space="0" w:color="BFBFBF"/>
              <w:bottom w:val="single" w:sz="8" w:space="0" w:color="BFBFBF"/>
              <w:right w:val="single" w:sz="8" w:space="0" w:color="BFBFBF"/>
            </w:tcBorders>
          </w:tcPr>
          <w:p w14:paraId="0EE1F2BC" w14:textId="77777777" w:rsidR="001D6C8C" w:rsidRDefault="001D6C8C" w:rsidP="00502638">
            <w:pPr>
              <w:spacing w:before="240" w:after="240" w:line="240" w:lineRule="auto"/>
              <w:jc w:val="center"/>
            </w:pPr>
          </w:p>
          <w:p w14:paraId="0D29C37B" w14:textId="77777777" w:rsidR="001D6C8C" w:rsidRDefault="001D6C8C" w:rsidP="00502638">
            <w:pPr>
              <w:spacing w:before="240" w:after="240" w:line="240" w:lineRule="auto"/>
              <w:jc w:val="center"/>
            </w:pPr>
            <w:r>
              <w:t>2</w:t>
            </w:r>
          </w:p>
        </w:tc>
        <w:tc>
          <w:tcPr>
            <w:tcW w:w="1110" w:type="dxa"/>
            <w:tcBorders>
              <w:bottom w:val="single" w:sz="8" w:space="0" w:color="BFBFBF"/>
              <w:right w:val="single" w:sz="8" w:space="0" w:color="BFBFBF"/>
            </w:tcBorders>
          </w:tcPr>
          <w:p w14:paraId="163D0D78" w14:textId="77777777" w:rsidR="001D6C8C" w:rsidRDefault="001D6C8C" w:rsidP="00502638">
            <w:pPr>
              <w:jc w:val="left"/>
            </w:pPr>
          </w:p>
          <w:p w14:paraId="3F3A6885" w14:textId="77777777" w:rsidR="001D6C8C" w:rsidRDefault="001D6C8C" w:rsidP="00502638">
            <w:pPr>
              <w:jc w:val="left"/>
            </w:pPr>
            <w:r>
              <w:t xml:space="preserve">UR’S Tooth Fairies Dental Solutions </w:t>
            </w:r>
          </w:p>
        </w:tc>
        <w:tc>
          <w:tcPr>
            <w:tcW w:w="1185" w:type="dxa"/>
            <w:tcBorders>
              <w:bottom w:val="single" w:sz="8" w:space="0" w:color="BFBFBF"/>
              <w:right w:val="single" w:sz="8" w:space="0" w:color="BFBFBF"/>
            </w:tcBorders>
          </w:tcPr>
          <w:p w14:paraId="3EC88B6F" w14:textId="77777777" w:rsidR="001D6C8C" w:rsidRDefault="001D6C8C" w:rsidP="00502638">
            <w:pPr>
              <w:jc w:val="center"/>
            </w:pPr>
          </w:p>
          <w:p w14:paraId="2E9A085A" w14:textId="77777777" w:rsidR="001D6C8C" w:rsidRDefault="001D6C8C" w:rsidP="00502638">
            <w:pPr>
              <w:jc w:val="center"/>
            </w:pPr>
          </w:p>
          <w:p w14:paraId="663F352B" w14:textId="77777777" w:rsidR="001D6C8C" w:rsidRDefault="001D6C8C" w:rsidP="00502638">
            <w:pPr>
              <w:jc w:val="center"/>
            </w:pPr>
            <w:r>
              <w:t>Y</w:t>
            </w:r>
          </w:p>
        </w:tc>
        <w:tc>
          <w:tcPr>
            <w:tcW w:w="1185" w:type="dxa"/>
            <w:tcBorders>
              <w:bottom w:val="single" w:sz="8" w:space="0" w:color="BFBFBF"/>
              <w:right w:val="single" w:sz="8" w:space="0" w:color="BFBFBF"/>
            </w:tcBorders>
          </w:tcPr>
          <w:p w14:paraId="21E78F9C" w14:textId="77777777" w:rsidR="001D6C8C" w:rsidRDefault="001D6C8C" w:rsidP="00502638">
            <w:pPr>
              <w:jc w:val="center"/>
            </w:pPr>
          </w:p>
          <w:p w14:paraId="4B7D171B" w14:textId="77777777" w:rsidR="001D6C8C" w:rsidRDefault="001D6C8C" w:rsidP="00502638">
            <w:pPr>
              <w:jc w:val="center"/>
            </w:pPr>
          </w:p>
          <w:p w14:paraId="18EC52EF" w14:textId="77777777" w:rsidR="001D6C8C" w:rsidRDefault="001D6C8C" w:rsidP="00502638">
            <w:pPr>
              <w:jc w:val="center"/>
            </w:pPr>
            <w:r>
              <w:t xml:space="preserve">Dental </w:t>
            </w:r>
          </w:p>
        </w:tc>
        <w:tc>
          <w:tcPr>
            <w:tcW w:w="1080" w:type="dxa"/>
            <w:tcBorders>
              <w:bottom w:val="single" w:sz="8" w:space="0" w:color="BFBFBF"/>
              <w:right w:val="single" w:sz="8" w:space="0" w:color="BFBFBF"/>
            </w:tcBorders>
          </w:tcPr>
          <w:p w14:paraId="3D36526C" w14:textId="77777777" w:rsidR="001D6C8C" w:rsidRDefault="001D6C8C" w:rsidP="00502638">
            <w:pPr>
              <w:jc w:val="center"/>
            </w:pPr>
          </w:p>
        </w:tc>
        <w:tc>
          <w:tcPr>
            <w:tcW w:w="1170" w:type="dxa"/>
            <w:tcBorders>
              <w:bottom w:val="single" w:sz="8" w:space="0" w:color="BFBFBF"/>
              <w:right w:val="single" w:sz="8" w:space="0" w:color="BFBFBF"/>
            </w:tcBorders>
          </w:tcPr>
          <w:p w14:paraId="6804CA88" w14:textId="77777777" w:rsidR="001D6C8C" w:rsidRDefault="001D6C8C" w:rsidP="00502638">
            <w:pPr>
              <w:jc w:val="left"/>
            </w:pPr>
            <w:r>
              <w:t xml:space="preserve">UR’S Tooth Fairies Dental Solutions , Anjilimood , Puthuppally </w:t>
            </w:r>
          </w:p>
        </w:tc>
        <w:tc>
          <w:tcPr>
            <w:tcW w:w="1325" w:type="dxa"/>
            <w:tcBorders>
              <w:bottom w:val="single" w:sz="8" w:space="0" w:color="BFBFBF"/>
              <w:right w:val="single" w:sz="8" w:space="0" w:color="BFBFBF"/>
            </w:tcBorders>
          </w:tcPr>
          <w:p w14:paraId="1ADAA052" w14:textId="77777777" w:rsidR="001D6C8C" w:rsidRDefault="001D6C8C" w:rsidP="00502638">
            <w:pPr>
              <w:jc w:val="center"/>
            </w:pPr>
          </w:p>
          <w:p w14:paraId="50452641" w14:textId="77777777" w:rsidR="001D6C8C" w:rsidRDefault="001D6C8C" w:rsidP="00502638">
            <w:pPr>
              <w:jc w:val="left"/>
            </w:pPr>
            <w:r>
              <w:t>7902820824</w:t>
            </w:r>
          </w:p>
        </w:tc>
        <w:tc>
          <w:tcPr>
            <w:tcW w:w="1170" w:type="dxa"/>
            <w:tcBorders>
              <w:bottom w:val="single" w:sz="8" w:space="0" w:color="BFBFBF"/>
              <w:right w:val="single" w:sz="8" w:space="0" w:color="BFBFBF"/>
            </w:tcBorders>
          </w:tcPr>
          <w:p w14:paraId="07D97BDC" w14:textId="77777777" w:rsidR="001D6C8C" w:rsidRDefault="001D6C8C" w:rsidP="00502638">
            <w:pPr>
              <w:jc w:val="center"/>
            </w:pPr>
          </w:p>
          <w:p w14:paraId="3D715E25" w14:textId="77777777" w:rsidR="001D6C8C" w:rsidRDefault="001D6C8C" w:rsidP="00502638">
            <w:pPr>
              <w:jc w:val="center"/>
            </w:pPr>
          </w:p>
          <w:p w14:paraId="41358643" w14:textId="77777777" w:rsidR="001D6C8C" w:rsidRDefault="001D6C8C" w:rsidP="00502638">
            <w:pPr>
              <w:jc w:val="center"/>
            </w:pPr>
            <w:r>
              <w:t>N</w:t>
            </w:r>
          </w:p>
        </w:tc>
        <w:tc>
          <w:tcPr>
            <w:tcW w:w="1210" w:type="dxa"/>
            <w:tcBorders>
              <w:bottom w:val="single" w:sz="8" w:space="0" w:color="BFBFBF"/>
              <w:right w:val="single" w:sz="8" w:space="0" w:color="BFBFBF"/>
            </w:tcBorders>
          </w:tcPr>
          <w:p w14:paraId="3D6C837E" w14:textId="77777777" w:rsidR="001D6C8C" w:rsidRDefault="001D6C8C" w:rsidP="00502638">
            <w:pPr>
              <w:jc w:val="center"/>
            </w:pPr>
          </w:p>
          <w:p w14:paraId="06FD59BC" w14:textId="77777777" w:rsidR="001D6C8C" w:rsidRDefault="001D6C8C" w:rsidP="00502638">
            <w:pPr>
              <w:jc w:val="center"/>
            </w:pPr>
          </w:p>
          <w:p w14:paraId="4068366C" w14:textId="77777777" w:rsidR="001D6C8C" w:rsidRDefault="001D6C8C" w:rsidP="00502638">
            <w:pPr>
              <w:jc w:val="center"/>
            </w:pPr>
            <w:r>
              <w:t>N</w:t>
            </w:r>
          </w:p>
        </w:tc>
      </w:tr>
      <w:tr w:rsidR="001D6C8C" w14:paraId="4F1FDB42" w14:textId="77777777" w:rsidTr="00502638">
        <w:trPr>
          <w:trHeight w:val="20"/>
        </w:trPr>
        <w:tc>
          <w:tcPr>
            <w:tcW w:w="525" w:type="dxa"/>
            <w:tcBorders>
              <w:left w:val="single" w:sz="8" w:space="0" w:color="BFBFBF"/>
              <w:bottom w:val="single" w:sz="8" w:space="0" w:color="BFBFBF"/>
              <w:right w:val="single" w:sz="8" w:space="0" w:color="BFBFBF"/>
            </w:tcBorders>
          </w:tcPr>
          <w:p w14:paraId="0E6343EF" w14:textId="77777777" w:rsidR="001D6C8C" w:rsidRDefault="001D6C8C" w:rsidP="00502638">
            <w:pPr>
              <w:spacing w:before="240" w:after="240" w:line="240" w:lineRule="auto"/>
              <w:jc w:val="center"/>
            </w:pPr>
          </w:p>
          <w:p w14:paraId="1131D802" w14:textId="77777777" w:rsidR="001D6C8C" w:rsidRDefault="001D6C8C" w:rsidP="00502638">
            <w:pPr>
              <w:spacing w:before="240" w:after="240" w:line="240" w:lineRule="auto"/>
              <w:jc w:val="center"/>
            </w:pPr>
            <w:r>
              <w:t>3</w:t>
            </w:r>
          </w:p>
        </w:tc>
        <w:tc>
          <w:tcPr>
            <w:tcW w:w="1110" w:type="dxa"/>
            <w:tcBorders>
              <w:bottom w:val="single" w:sz="8" w:space="0" w:color="BFBFBF"/>
              <w:right w:val="single" w:sz="8" w:space="0" w:color="BFBFBF"/>
            </w:tcBorders>
          </w:tcPr>
          <w:p w14:paraId="40387056" w14:textId="77777777" w:rsidR="001D6C8C" w:rsidRDefault="001D6C8C" w:rsidP="00502638">
            <w:pPr>
              <w:jc w:val="center"/>
            </w:pPr>
          </w:p>
          <w:p w14:paraId="503A6224" w14:textId="77777777" w:rsidR="001D6C8C" w:rsidRDefault="001D6C8C" w:rsidP="00502638">
            <w:pPr>
              <w:jc w:val="center"/>
            </w:pPr>
            <w:r>
              <w:t xml:space="preserve">Star Care Diagnostic Laboratory </w:t>
            </w:r>
          </w:p>
        </w:tc>
        <w:tc>
          <w:tcPr>
            <w:tcW w:w="1185" w:type="dxa"/>
            <w:tcBorders>
              <w:bottom w:val="single" w:sz="8" w:space="0" w:color="BFBFBF"/>
              <w:right w:val="single" w:sz="8" w:space="0" w:color="BFBFBF"/>
            </w:tcBorders>
          </w:tcPr>
          <w:p w14:paraId="6AD3E32E" w14:textId="77777777" w:rsidR="001D6C8C" w:rsidRDefault="001D6C8C" w:rsidP="00502638">
            <w:pPr>
              <w:jc w:val="center"/>
            </w:pPr>
          </w:p>
          <w:p w14:paraId="5DBF4F53" w14:textId="77777777" w:rsidR="001D6C8C" w:rsidRDefault="001D6C8C" w:rsidP="00502638">
            <w:pPr>
              <w:jc w:val="center"/>
            </w:pPr>
          </w:p>
          <w:p w14:paraId="0F53077C" w14:textId="77777777" w:rsidR="001D6C8C" w:rsidRDefault="001D6C8C" w:rsidP="00502638">
            <w:pPr>
              <w:jc w:val="center"/>
            </w:pPr>
            <w:r>
              <w:t>Y</w:t>
            </w:r>
          </w:p>
        </w:tc>
        <w:tc>
          <w:tcPr>
            <w:tcW w:w="1185" w:type="dxa"/>
            <w:tcBorders>
              <w:bottom w:val="single" w:sz="8" w:space="0" w:color="BFBFBF"/>
              <w:right w:val="single" w:sz="8" w:space="0" w:color="BFBFBF"/>
            </w:tcBorders>
          </w:tcPr>
          <w:p w14:paraId="7F52DBD6" w14:textId="77777777" w:rsidR="001D6C8C" w:rsidRDefault="001D6C8C" w:rsidP="00502638">
            <w:pPr>
              <w:jc w:val="center"/>
            </w:pPr>
          </w:p>
          <w:p w14:paraId="28C89F00" w14:textId="77777777" w:rsidR="001D6C8C" w:rsidRDefault="001D6C8C" w:rsidP="00502638">
            <w:pPr>
              <w:jc w:val="center"/>
            </w:pPr>
          </w:p>
          <w:p w14:paraId="33887906" w14:textId="77777777" w:rsidR="001D6C8C" w:rsidRDefault="001D6C8C" w:rsidP="00502638">
            <w:pPr>
              <w:jc w:val="center"/>
            </w:pPr>
            <w:r>
              <w:t>Lab</w:t>
            </w:r>
          </w:p>
        </w:tc>
        <w:tc>
          <w:tcPr>
            <w:tcW w:w="1080" w:type="dxa"/>
            <w:tcBorders>
              <w:bottom w:val="single" w:sz="8" w:space="0" w:color="BFBFBF"/>
              <w:right w:val="single" w:sz="8" w:space="0" w:color="BFBFBF"/>
            </w:tcBorders>
          </w:tcPr>
          <w:p w14:paraId="1597B399" w14:textId="77777777" w:rsidR="001D6C8C" w:rsidRDefault="001D6C8C" w:rsidP="00502638">
            <w:pPr>
              <w:jc w:val="center"/>
            </w:pPr>
          </w:p>
        </w:tc>
        <w:tc>
          <w:tcPr>
            <w:tcW w:w="1170" w:type="dxa"/>
            <w:tcBorders>
              <w:bottom w:val="single" w:sz="8" w:space="0" w:color="BFBFBF"/>
              <w:right w:val="single" w:sz="8" w:space="0" w:color="BFBFBF"/>
            </w:tcBorders>
          </w:tcPr>
          <w:p w14:paraId="77D1B4F1" w14:textId="77777777" w:rsidR="001D6C8C" w:rsidRDefault="001D6C8C" w:rsidP="00502638">
            <w:pPr>
              <w:jc w:val="center"/>
            </w:pPr>
            <w:r>
              <w:t xml:space="preserve">Star care Diagnostic Laborator, AVS Building, Kadumpisseril, </w:t>
            </w:r>
            <w:r>
              <w:lastRenderedPageBreak/>
              <w:t xml:space="preserve">Puthuppallay </w:t>
            </w:r>
          </w:p>
        </w:tc>
        <w:tc>
          <w:tcPr>
            <w:tcW w:w="1325" w:type="dxa"/>
            <w:tcBorders>
              <w:bottom w:val="single" w:sz="8" w:space="0" w:color="BFBFBF"/>
              <w:right w:val="single" w:sz="8" w:space="0" w:color="BFBFBF"/>
            </w:tcBorders>
          </w:tcPr>
          <w:p w14:paraId="431782E1" w14:textId="77777777" w:rsidR="001D6C8C" w:rsidRDefault="001D6C8C" w:rsidP="00502638">
            <w:pPr>
              <w:jc w:val="center"/>
            </w:pPr>
          </w:p>
          <w:p w14:paraId="7804B8FE" w14:textId="77777777" w:rsidR="001D6C8C" w:rsidRDefault="001D6C8C" w:rsidP="00502638">
            <w:pPr>
              <w:jc w:val="center"/>
            </w:pPr>
          </w:p>
          <w:p w14:paraId="6839DE82" w14:textId="77777777" w:rsidR="001D6C8C" w:rsidRDefault="001D6C8C" w:rsidP="00502638">
            <w:pPr>
              <w:jc w:val="center"/>
            </w:pPr>
            <w:r>
              <w:t>9744933571</w:t>
            </w:r>
          </w:p>
        </w:tc>
        <w:tc>
          <w:tcPr>
            <w:tcW w:w="1170" w:type="dxa"/>
            <w:tcBorders>
              <w:bottom w:val="single" w:sz="8" w:space="0" w:color="BFBFBF"/>
              <w:right w:val="single" w:sz="8" w:space="0" w:color="BFBFBF"/>
            </w:tcBorders>
          </w:tcPr>
          <w:p w14:paraId="0F1A1358" w14:textId="77777777" w:rsidR="001D6C8C" w:rsidRDefault="001D6C8C" w:rsidP="00502638">
            <w:pPr>
              <w:jc w:val="center"/>
            </w:pPr>
          </w:p>
          <w:p w14:paraId="7664E2F1" w14:textId="77777777" w:rsidR="001D6C8C" w:rsidRDefault="001D6C8C" w:rsidP="00502638">
            <w:pPr>
              <w:jc w:val="center"/>
            </w:pPr>
          </w:p>
          <w:p w14:paraId="17633ECD" w14:textId="77777777" w:rsidR="001D6C8C" w:rsidRDefault="001D6C8C" w:rsidP="00502638">
            <w:pPr>
              <w:jc w:val="center"/>
            </w:pPr>
          </w:p>
          <w:p w14:paraId="556CECB4" w14:textId="77777777" w:rsidR="001D6C8C" w:rsidRDefault="001D6C8C" w:rsidP="00502638">
            <w:pPr>
              <w:jc w:val="center"/>
            </w:pPr>
            <w:r>
              <w:t>Y</w:t>
            </w:r>
          </w:p>
        </w:tc>
        <w:tc>
          <w:tcPr>
            <w:tcW w:w="1210" w:type="dxa"/>
            <w:tcBorders>
              <w:bottom w:val="single" w:sz="8" w:space="0" w:color="BFBFBF"/>
              <w:right w:val="single" w:sz="8" w:space="0" w:color="BFBFBF"/>
            </w:tcBorders>
          </w:tcPr>
          <w:p w14:paraId="4EC19200" w14:textId="77777777" w:rsidR="001D6C8C" w:rsidRDefault="001D6C8C" w:rsidP="00502638">
            <w:pPr>
              <w:jc w:val="center"/>
            </w:pPr>
          </w:p>
          <w:p w14:paraId="730AF751" w14:textId="77777777" w:rsidR="001D6C8C" w:rsidRDefault="001D6C8C" w:rsidP="00502638">
            <w:pPr>
              <w:jc w:val="center"/>
            </w:pPr>
          </w:p>
          <w:p w14:paraId="06BEDF28" w14:textId="77777777" w:rsidR="001D6C8C" w:rsidRDefault="001D6C8C" w:rsidP="00502638">
            <w:pPr>
              <w:jc w:val="center"/>
            </w:pPr>
          </w:p>
          <w:p w14:paraId="6383B767" w14:textId="77777777" w:rsidR="001D6C8C" w:rsidRDefault="001D6C8C" w:rsidP="00502638">
            <w:pPr>
              <w:jc w:val="center"/>
            </w:pPr>
            <w:r>
              <w:t>N</w:t>
            </w:r>
          </w:p>
        </w:tc>
      </w:tr>
      <w:tr w:rsidR="001D6C8C" w14:paraId="4AFD90CE" w14:textId="77777777" w:rsidTr="00502638">
        <w:trPr>
          <w:trHeight w:val="20"/>
        </w:trPr>
        <w:tc>
          <w:tcPr>
            <w:tcW w:w="525" w:type="dxa"/>
            <w:tcBorders>
              <w:left w:val="single" w:sz="8" w:space="0" w:color="BFBFBF"/>
              <w:bottom w:val="single" w:sz="8" w:space="0" w:color="BFBFBF"/>
              <w:right w:val="single" w:sz="8" w:space="0" w:color="BFBFBF"/>
            </w:tcBorders>
          </w:tcPr>
          <w:p w14:paraId="142B61F3" w14:textId="77777777" w:rsidR="001D6C8C" w:rsidRDefault="001D6C8C" w:rsidP="00502638">
            <w:pPr>
              <w:spacing w:before="240" w:after="240" w:line="240" w:lineRule="auto"/>
              <w:jc w:val="center"/>
            </w:pPr>
          </w:p>
          <w:p w14:paraId="5F595B20" w14:textId="77777777" w:rsidR="001D6C8C" w:rsidRDefault="001D6C8C" w:rsidP="00502638">
            <w:pPr>
              <w:spacing w:before="240" w:after="240" w:line="240" w:lineRule="auto"/>
              <w:jc w:val="center"/>
            </w:pPr>
            <w:r>
              <w:t>4</w:t>
            </w:r>
          </w:p>
        </w:tc>
        <w:tc>
          <w:tcPr>
            <w:tcW w:w="1110" w:type="dxa"/>
            <w:tcBorders>
              <w:bottom w:val="single" w:sz="8" w:space="0" w:color="BFBFBF"/>
              <w:right w:val="single" w:sz="8" w:space="0" w:color="BFBFBF"/>
            </w:tcBorders>
          </w:tcPr>
          <w:p w14:paraId="0209CF25" w14:textId="77777777" w:rsidR="001D6C8C" w:rsidRDefault="001D6C8C" w:rsidP="00502638">
            <w:pPr>
              <w:jc w:val="center"/>
            </w:pPr>
          </w:p>
          <w:p w14:paraId="4D5C5CDD" w14:textId="77777777" w:rsidR="001D6C8C" w:rsidRDefault="001D6C8C" w:rsidP="00502638">
            <w:pPr>
              <w:jc w:val="center"/>
            </w:pPr>
            <w:r>
              <w:t>Karunya Diagnostic Centre</w:t>
            </w:r>
          </w:p>
        </w:tc>
        <w:tc>
          <w:tcPr>
            <w:tcW w:w="1185" w:type="dxa"/>
            <w:tcBorders>
              <w:bottom w:val="single" w:sz="8" w:space="0" w:color="BFBFBF"/>
              <w:right w:val="single" w:sz="8" w:space="0" w:color="BFBFBF"/>
            </w:tcBorders>
          </w:tcPr>
          <w:p w14:paraId="6B635A62" w14:textId="77777777" w:rsidR="001D6C8C" w:rsidRDefault="001D6C8C" w:rsidP="00502638">
            <w:pPr>
              <w:jc w:val="center"/>
            </w:pPr>
          </w:p>
          <w:p w14:paraId="5D8F591C" w14:textId="77777777" w:rsidR="001D6C8C" w:rsidRDefault="001D6C8C" w:rsidP="00502638">
            <w:pPr>
              <w:jc w:val="center"/>
            </w:pPr>
          </w:p>
          <w:p w14:paraId="5F5A7C95" w14:textId="77777777" w:rsidR="001D6C8C" w:rsidRDefault="001D6C8C" w:rsidP="00502638">
            <w:pPr>
              <w:jc w:val="center"/>
            </w:pPr>
            <w:r>
              <w:t>Y</w:t>
            </w:r>
          </w:p>
        </w:tc>
        <w:tc>
          <w:tcPr>
            <w:tcW w:w="1185" w:type="dxa"/>
            <w:tcBorders>
              <w:bottom w:val="single" w:sz="8" w:space="0" w:color="BFBFBF"/>
              <w:right w:val="single" w:sz="8" w:space="0" w:color="BFBFBF"/>
            </w:tcBorders>
          </w:tcPr>
          <w:p w14:paraId="2D6A522C" w14:textId="77777777" w:rsidR="001D6C8C" w:rsidRDefault="001D6C8C" w:rsidP="00502638">
            <w:pPr>
              <w:jc w:val="left"/>
            </w:pPr>
          </w:p>
          <w:p w14:paraId="62DF26FE" w14:textId="77777777" w:rsidR="001D6C8C" w:rsidRDefault="001D6C8C" w:rsidP="00502638">
            <w:pPr>
              <w:jc w:val="left"/>
            </w:pPr>
          </w:p>
          <w:p w14:paraId="25E7C347" w14:textId="77777777" w:rsidR="001D6C8C" w:rsidRDefault="001D6C8C" w:rsidP="00502638">
            <w:pPr>
              <w:jc w:val="left"/>
            </w:pPr>
            <w:r>
              <w:t xml:space="preserve">    Lab</w:t>
            </w:r>
          </w:p>
        </w:tc>
        <w:tc>
          <w:tcPr>
            <w:tcW w:w="1080" w:type="dxa"/>
            <w:tcBorders>
              <w:bottom w:val="single" w:sz="8" w:space="0" w:color="BFBFBF"/>
              <w:right w:val="single" w:sz="8" w:space="0" w:color="BFBFBF"/>
            </w:tcBorders>
          </w:tcPr>
          <w:p w14:paraId="473B4EF0" w14:textId="77777777" w:rsidR="001D6C8C" w:rsidRDefault="001D6C8C" w:rsidP="00502638">
            <w:pPr>
              <w:jc w:val="center"/>
            </w:pPr>
          </w:p>
        </w:tc>
        <w:tc>
          <w:tcPr>
            <w:tcW w:w="1170" w:type="dxa"/>
            <w:tcBorders>
              <w:bottom w:val="single" w:sz="8" w:space="0" w:color="BFBFBF"/>
              <w:right w:val="single" w:sz="8" w:space="0" w:color="BFBFBF"/>
            </w:tcBorders>
          </w:tcPr>
          <w:p w14:paraId="4950265A" w14:textId="77777777" w:rsidR="001D6C8C" w:rsidRDefault="001D6C8C" w:rsidP="00502638">
            <w:pPr>
              <w:jc w:val="center"/>
            </w:pPr>
            <w:r>
              <w:t xml:space="preserve">Karunya Diagnostic Centre, Vadakke Anjilimood, Devikulanagara </w:t>
            </w:r>
          </w:p>
        </w:tc>
        <w:tc>
          <w:tcPr>
            <w:tcW w:w="1325" w:type="dxa"/>
            <w:tcBorders>
              <w:bottom w:val="single" w:sz="8" w:space="0" w:color="BFBFBF"/>
              <w:right w:val="single" w:sz="8" w:space="0" w:color="BFBFBF"/>
            </w:tcBorders>
          </w:tcPr>
          <w:p w14:paraId="22DC2A61" w14:textId="77777777" w:rsidR="001D6C8C" w:rsidRDefault="001D6C8C" w:rsidP="00502638">
            <w:pPr>
              <w:jc w:val="center"/>
            </w:pPr>
          </w:p>
          <w:p w14:paraId="7352A35A" w14:textId="77777777" w:rsidR="001D6C8C" w:rsidRDefault="001D6C8C" w:rsidP="00502638">
            <w:pPr>
              <w:jc w:val="center"/>
            </w:pPr>
          </w:p>
          <w:p w14:paraId="4451A4E9" w14:textId="77777777" w:rsidR="001D6C8C" w:rsidRDefault="001D6C8C" w:rsidP="00502638">
            <w:pPr>
              <w:jc w:val="center"/>
            </w:pPr>
            <w:r>
              <w:t>9747559662</w:t>
            </w:r>
          </w:p>
        </w:tc>
        <w:tc>
          <w:tcPr>
            <w:tcW w:w="1170" w:type="dxa"/>
            <w:tcBorders>
              <w:bottom w:val="single" w:sz="8" w:space="0" w:color="BFBFBF"/>
              <w:right w:val="single" w:sz="8" w:space="0" w:color="BFBFBF"/>
            </w:tcBorders>
          </w:tcPr>
          <w:p w14:paraId="0B306A2C" w14:textId="77777777" w:rsidR="001D6C8C" w:rsidRDefault="001D6C8C" w:rsidP="00502638">
            <w:pPr>
              <w:jc w:val="center"/>
            </w:pPr>
          </w:p>
          <w:p w14:paraId="5B65C032" w14:textId="77777777" w:rsidR="001D6C8C" w:rsidRDefault="001D6C8C" w:rsidP="00502638">
            <w:pPr>
              <w:jc w:val="center"/>
            </w:pPr>
          </w:p>
          <w:p w14:paraId="698B306D" w14:textId="77777777" w:rsidR="001D6C8C" w:rsidRDefault="001D6C8C" w:rsidP="00502638">
            <w:pPr>
              <w:jc w:val="center"/>
            </w:pPr>
            <w:r>
              <w:t>Y</w:t>
            </w:r>
          </w:p>
        </w:tc>
        <w:tc>
          <w:tcPr>
            <w:tcW w:w="1210" w:type="dxa"/>
            <w:tcBorders>
              <w:bottom w:val="single" w:sz="8" w:space="0" w:color="BFBFBF"/>
              <w:right w:val="single" w:sz="8" w:space="0" w:color="BFBFBF"/>
            </w:tcBorders>
          </w:tcPr>
          <w:p w14:paraId="1BCDC5E1" w14:textId="77777777" w:rsidR="001D6C8C" w:rsidRDefault="001D6C8C" w:rsidP="00502638">
            <w:pPr>
              <w:jc w:val="center"/>
            </w:pPr>
          </w:p>
          <w:p w14:paraId="402CFB04" w14:textId="77777777" w:rsidR="001D6C8C" w:rsidRDefault="001D6C8C" w:rsidP="00502638">
            <w:pPr>
              <w:jc w:val="center"/>
            </w:pPr>
          </w:p>
          <w:p w14:paraId="18A69DB9" w14:textId="77777777" w:rsidR="001D6C8C" w:rsidRDefault="001D6C8C" w:rsidP="00502638">
            <w:pPr>
              <w:jc w:val="center"/>
            </w:pPr>
            <w:r>
              <w:t>Y</w:t>
            </w:r>
          </w:p>
        </w:tc>
      </w:tr>
      <w:tr w:rsidR="001D6C8C" w14:paraId="69091D9F" w14:textId="77777777" w:rsidTr="00502638">
        <w:trPr>
          <w:trHeight w:val="20"/>
        </w:trPr>
        <w:tc>
          <w:tcPr>
            <w:tcW w:w="525" w:type="dxa"/>
            <w:tcBorders>
              <w:left w:val="single" w:sz="8" w:space="0" w:color="BFBFBF"/>
              <w:bottom w:val="single" w:sz="8" w:space="0" w:color="BFBFBF"/>
              <w:right w:val="single" w:sz="8" w:space="0" w:color="BFBFBF"/>
            </w:tcBorders>
          </w:tcPr>
          <w:p w14:paraId="7CA91D6D" w14:textId="77777777" w:rsidR="001D6C8C" w:rsidRDefault="001D6C8C" w:rsidP="00502638">
            <w:pPr>
              <w:spacing w:before="240" w:after="240" w:line="240" w:lineRule="auto"/>
              <w:jc w:val="center"/>
            </w:pPr>
          </w:p>
          <w:p w14:paraId="7EDAE2B1" w14:textId="77777777" w:rsidR="001D6C8C" w:rsidRDefault="001D6C8C" w:rsidP="00502638">
            <w:pPr>
              <w:spacing w:before="240" w:after="240" w:line="240" w:lineRule="auto"/>
              <w:jc w:val="center"/>
            </w:pPr>
            <w:r>
              <w:t>5</w:t>
            </w:r>
          </w:p>
        </w:tc>
        <w:tc>
          <w:tcPr>
            <w:tcW w:w="1110" w:type="dxa"/>
            <w:tcBorders>
              <w:bottom w:val="single" w:sz="8" w:space="0" w:color="BFBFBF"/>
              <w:right w:val="single" w:sz="8" w:space="0" w:color="BFBFBF"/>
            </w:tcBorders>
          </w:tcPr>
          <w:p w14:paraId="2E37A97F" w14:textId="77777777" w:rsidR="001D6C8C" w:rsidRDefault="001D6C8C" w:rsidP="00502638">
            <w:pPr>
              <w:jc w:val="center"/>
            </w:pPr>
          </w:p>
          <w:p w14:paraId="286E3718" w14:textId="77777777" w:rsidR="001D6C8C" w:rsidRDefault="001D6C8C" w:rsidP="00502638">
            <w:pPr>
              <w:jc w:val="center"/>
            </w:pPr>
            <w:r>
              <w:t xml:space="preserve">Star Care Diagnostic Laboratory </w:t>
            </w:r>
          </w:p>
        </w:tc>
        <w:tc>
          <w:tcPr>
            <w:tcW w:w="1185" w:type="dxa"/>
            <w:tcBorders>
              <w:bottom w:val="single" w:sz="8" w:space="0" w:color="BFBFBF"/>
              <w:right w:val="single" w:sz="8" w:space="0" w:color="BFBFBF"/>
            </w:tcBorders>
          </w:tcPr>
          <w:p w14:paraId="274451E9" w14:textId="77777777" w:rsidR="001D6C8C" w:rsidRDefault="001D6C8C" w:rsidP="00502638">
            <w:pPr>
              <w:jc w:val="center"/>
            </w:pPr>
          </w:p>
          <w:p w14:paraId="03072859" w14:textId="77777777" w:rsidR="001D6C8C" w:rsidRDefault="001D6C8C" w:rsidP="00502638">
            <w:pPr>
              <w:jc w:val="center"/>
            </w:pPr>
          </w:p>
          <w:p w14:paraId="44A3837F" w14:textId="77777777" w:rsidR="001D6C8C" w:rsidRDefault="001D6C8C" w:rsidP="00502638">
            <w:pPr>
              <w:jc w:val="center"/>
            </w:pPr>
            <w:r>
              <w:t>N</w:t>
            </w:r>
          </w:p>
        </w:tc>
        <w:tc>
          <w:tcPr>
            <w:tcW w:w="1185" w:type="dxa"/>
            <w:tcBorders>
              <w:bottom w:val="single" w:sz="8" w:space="0" w:color="BFBFBF"/>
              <w:right w:val="single" w:sz="8" w:space="0" w:color="BFBFBF"/>
            </w:tcBorders>
          </w:tcPr>
          <w:p w14:paraId="4FF87C93" w14:textId="77777777" w:rsidR="001D6C8C" w:rsidRDefault="001D6C8C" w:rsidP="00502638">
            <w:pPr>
              <w:jc w:val="center"/>
            </w:pPr>
          </w:p>
          <w:p w14:paraId="0ACFF14B" w14:textId="77777777" w:rsidR="001D6C8C" w:rsidRDefault="001D6C8C" w:rsidP="00502638">
            <w:pPr>
              <w:jc w:val="center"/>
            </w:pPr>
            <w:r>
              <w:t>Lab</w:t>
            </w:r>
          </w:p>
        </w:tc>
        <w:tc>
          <w:tcPr>
            <w:tcW w:w="1080" w:type="dxa"/>
            <w:tcBorders>
              <w:bottom w:val="single" w:sz="8" w:space="0" w:color="BFBFBF"/>
              <w:right w:val="single" w:sz="8" w:space="0" w:color="BFBFBF"/>
            </w:tcBorders>
          </w:tcPr>
          <w:p w14:paraId="66686E36" w14:textId="77777777" w:rsidR="001D6C8C" w:rsidRDefault="001D6C8C" w:rsidP="00502638">
            <w:pPr>
              <w:jc w:val="center"/>
            </w:pPr>
          </w:p>
        </w:tc>
        <w:tc>
          <w:tcPr>
            <w:tcW w:w="1170" w:type="dxa"/>
            <w:tcBorders>
              <w:bottom w:val="single" w:sz="8" w:space="0" w:color="BFBFBF"/>
              <w:right w:val="single" w:sz="8" w:space="0" w:color="BFBFBF"/>
            </w:tcBorders>
          </w:tcPr>
          <w:p w14:paraId="4F58EEA6" w14:textId="77777777" w:rsidR="001D6C8C" w:rsidRDefault="001D6C8C" w:rsidP="00502638">
            <w:pPr>
              <w:jc w:val="center"/>
            </w:pPr>
            <w:r>
              <w:t xml:space="preserve">SH hospital, Vadakke Anjilimood , Puthuppallay </w:t>
            </w:r>
          </w:p>
        </w:tc>
        <w:tc>
          <w:tcPr>
            <w:tcW w:w="1325" w:type="dxa"/>
            <w:tcBorders>
              <w:bottom w:val="single" w:sz="8" w:space="0" w:color="BFBFBF"/>
              <w:right w:val="single" w:sz="8" w:space="0" w:color="BFBFBF"/>
            </w:tcBorders>
          </w:tcPr>
          <w:p w14:paraId="21C838C3" w14:textId="77777777" w:rsidR="001D6C8C" w:rsidRDefault="001D6C8C" w:rsidP="00502638">
            <w:pPr>
              <w:jc w:val="center"/>
            </w:pPr>
          </w:p>
          <w:p w14:paraId="19365E3E" w14:textId="77777777" w:rsidR="001D6C8C" w:rsidRDefault="001D6C8C" w:rsidP="00502638">
            <w:pPr>
              <w:jc w:val="center"/>
            </w:pPr>
            <w:r>
              <w:t>9744933571</w:t>
            </w:r>
          </w:p>
        </w:tc>
        <w:tc>
          <w:tcPr>
            <w:tcW w:w="1170" w:type="dxa"/>
            <w:tcBorders>
              <w:bottom w:val="single" w:sz="8" w:space="0" w:color="BFBFBF"/>
              <w:right w:val="single" w:sz="8" w:space="0" w:color="BFBFBF"/>
            </w:tcBorders>
          </w:tcPr>
          <w:p w14:paraId="55CA3C5A" w14:textId="77777777" w:rsidR="001D6C8C" w:rsidRDefault="001D6C8C" w:rsidP="00502638">
            <w:pPr>
              <w:jc w:val="center"/>
            </w:pPr>
          </w:p>
          <w:p w14:paraId="4A7A1BA4" w14:textId="77777777" w:rsidR="001D6C8C" w:rsidRDefault="001D6C8C" w:rsidP="00502638">
            <w:pPr>
              <w:jc w:val="center"/>
            </w:pPr>
            <w:r>
              <w:t>N</w:t>
            </w:r>
          </w:p>
        </w:tc>
        <w:tc>
          <w:tcPr>
            <w:tcW w:w="1210" w:type="dxa"/>
            <w:tcBorders>
              <w:bottom w:val="single" w:sz="8" w:space="0" w:color="BFBFBF"/>
              <w:right w:val="single" w:sz="8" w:space="0" w:color="BFBFBF"/>
            </w:tcBorders>
          </w:tcPr>
          <w:p w14:paraId="49833F57" w14:textId="77777777" w:rsidR="001D6C8C" w:rsidRDefault="001D6C8C" w:rsidP="00502638">
            <w:pPr>
              <w:jc w:val="center"/>
            </w:pPr>
          </w:p>
          <w:p w14:paraId="4B21C180" w14:textId="77777777" w:rsidR="001D6C8C" w:rsidRDefault="001D6C8C" w:rsidP="00502638">
            <w:pPr>
              <w:jc w:val="center"/>
            </w:pPr>
            <w:r>
              <w:t>Y</w:t>
            </w:r>
          </w:p>
        </w:tc>
      </w:tr>
      <w:tr w:rsidR="001D6C8C" w14:paraId="30138836" w14:textId="77777777" w:rsidTr="00502638">
        <w:trPr>
          <w:trHeight w:val="20"/>
        </w:trPr>
        <w:tc>
          <w:tcPr>
            <w:tcW w:w="525" w:type="dxa"/>
            <w:tcBorders>
              <w:left w:val="single" w:sz="8" w:space="0" w:color="BFBFBF"/>
              <w:bottom w:val="single" w:sz="8" w:space="0" w:color="BFBFBF"/>
              <w:right w:val="single" w:sz="8" w:space="0" w:color="BFBFBF"/>
            </w:tcBorders>
          </w:tcPr>
          <w:p w14:paraId="1DC2399A" w14:textId="77777777" w:rsidR="001D6C8C" w:rsidRDefault="001D6C8C" w:rsidP="00502638">
            <w:pPr>
              <w:spacing w:before="240" w:after="240" w:line="240" w:lineRule="auto"/>
              <w:jc w:val="center"/>
            </w:pPr>
            <w:r>
              <w:t>6</w:t>
            </w:r>
          </w:p>
        </w:tc>
        <w:tc>
          <w:tcPr>
            <w:tcW w:w="1110" w:type="dxa"/>
            <w:tcBorders>
              <w:bottom w:val="single" w:sz="8" w:space="0" w:color="BFBFBF"/>
              <w:right w:val="single" w:sz="8" w:space="0" w:color="BFBFBF"/>
            </w:tcBorders>
          </w:tcPr>
          <w:p w14:paraId="3F287E72" w14:textId="77777777" w:rsidR="001D6C8C" w:rsidRDefault="001D6C8C" w:rsidP="00502638">
            <w:pPr>
              <w:jc w:val="center"/>
            </w:pPr>
          </w:p>
          <w:p w14:paraId="0F87A96B" w14:textId="77777777" w:rsidR="001D6C8C" w:rsidRDefault="001D6C8C" w:rsidP="00502638">
            <w:pPr>
              <w:jc w:val="center"/>
            </w:pPr>
            <w:r>
              <w:t>Care Tech Diagnostic Centre</w:t>
            </w:r>
          </w:p>
        </w:tc>
        <w:tc>
          <w:tcPr>
            <w:tcW w:w="1185" w:type="dxa"/>
            <w:tcBorders>
              <w:bottom w:val="single" w:sz="8" w:space="0" w:color="BFBFBF"/>
              <w:right w:val="single" w:sz="8" w:space="0" w:color="BFBFBF"/>
            </w:tcBorders>
          </w:tcPr>
          <w:p w14:paraId="627B24B8" w14:textId="77777777" w:rsidR="001D6C8C" w:rsidRDefault="001D6C8C" w:rsidP="00502638">
            <w:pPr>
              <w:jc w:val="center"/>
            </w:pPr>
          </w:p>
          <w:p w14:paraId="293C7F30" w14:textId="77777777" w:rsidR="001D6C8C" w:rsidRDefault="001D6C8C" w:rsidP="00502638">
            <w:pPr>
              <w:jc w:val="center"/>
            </w:pPr>
          </w:p>
          <w:p w14:paraId="10E80DD6" w14:textId="77777777" w:rsidR="001D6C8C" w:rsidRDefault="001D6C8C" w:rsidP="00502638">
            <w:pPr>
              <w:jc w:val="center"/>
            </w:pPr>
            <w:r>
              <w:t>Y</w:t>
            </w:r>
          </w:p>
        </w:tc>
        <w:tc>
          <w:tcPr>
            <w:tcW w:w="1185" w:type="dxa"/>
            <w:tcBorders>
              <w:bottom w:val="single" w:sz="8" w:space="0" w:color="BFBFBF"/>
              <w:right w:val="single" w:sz="8" w:space="0" w:color="BFBFBF"/>
            </w:tcBorders>
          </w:tcPr>
          <w:p w14:paraId="31678377" w14:textId="77777777" w:rsidR="001D6C8C" w:rsidRDefault="001D6C8C" w:rsidP="00502638">
            <w:pPr>
              <w:jc w:val="center"/>
            </w:pPr>
          </w:p>
          <w:p w14:paraId="6B2B32F6" w14:textId="77777777" w:rsidR="001D6C8C" w:rsidRDefault="001D6C8C" w:rsidP="00502638">
            <w:pPr>
              <w:jc w:val="center"/>
            </w:pPr>
            <w:r>
              <w:t>Lab</w:t>
            </w:r>
          </w:p>
        </w:tc>
        <w:tc>
          <w:tcPr>
            <w:tcW w:w="1080" w:type="dxa"/>
            <w:tcBorders>
              <w:bottom w:val="single" w:sz="8" w:space="0" w:color="BFBFBF"/>
              <w:right w:val="single" w:sz="8" w:space="0" w:color="BFBFBF"/>
            </w:tcBorders>
          </w:tcPr>
          <w:p w14:paraId="734EF330" w14:textId="77777777" w:rsidR="001D6C8C" w:rsidRDefault="001D6C8C" w:rsidP="00502638">
            <w:pPr>
              <w:jc w:val="center"/>
            </w:pPr>
          </w:p>
        </w:tc>
        <w:tc>
          <w:tcPr>
            <w:tcW w:w="1170" w:type="dxa"/>
            <w:tcBorders>
              <w:bottom w:val="single" w:sz="8" w:space="0" w:color="BFBFBF"/>
              <w:right w:val="single" w:sz="8" w:space="0" w:color="BFBFBF"/>
            </w:tcBorders>
          </w:tcPr>
          <w:p w14:paraId="36D460F7" w14:textId="77777777" w:rsidR="001D6C8C" w:rsidRDefault="001D6C8C" w:rsidP="00502638">
            <w:pPr>
              <w:jc w:val="center"/>
            </w:pPr>
            <w:r>
              <w:t xml:space="preserve">Care Tech Diagnostic Centre, Thekke Anjilimood, Puthuppally </w:t>
            </w:r>
          </w:p>
        </w:tc>
        <w:tc>
          <w:tcPr>
            <w:tcW w:w="1325" w:type="dxa"/>
            <w:tcBorders>
              <w:bottom w:val="single" w:sz="8" w:space="0" w:color="BFBFBF"/>
              <w:right w:val="single" w:sz="8" w:space="0" w:color="BFBFBF"/>
            </w:tcBorders>
          </w:tcPr>
          <w:p w14:paraId="0C98A632" w14:textId="77777777" w:rsidR="001D6C8C" w:rsidRDefault="001D6C8C" w:rsidP="00502638">
            <w:pPr>
              <w:jc w:val="center"/>
            </w:pPr>
          </w:p>
          <w:p w14:paraId="572C840F" w14:textId="77777777" w:rsidR="001D6C8C" w:rsidRDefault="001D6C8C" w:rsidP="00502638">
            <w:pPr>
              <w:jc w:val="center"/>
            </w:pPr>
          </w:p>
          <w:p w14:paraId="61D3209E" w14:textId="77777777" w:rsidR="001D6C8C" w:rsidRDefault="001D6C8C" w:rsidP="00502638">
            <w:pPr>
              <w:jc w:val="center"/>
            </w:pPr>
            <w:r>
              <w:t>9567600816</w:t>
            </w:r>
          </w:p>
        </w:tc>
        <w:tc>
          <w:tcPr>
            <w:tcW w:w="1170" w:type="dxa"/>
            <w:tcBorders>
              <w:bottom w:val="single" w:sz="8" w:space="0" w:color="BFBFBF"/>
              <w:right w:val="single" w:sz="8" w:space="0" w:color="BFBFBF"/>
            </w:tcBorders>
          </w:tcPr>
          <w:p w14:paraId="7B97402F" w14:textId="77777777" w:rsidR="001D6C8C" w:rsidRDefault="001D6C8C" w:rsidP="00502638">
            <w:pPr>
              <w:jc w:val="center"/>
            </w:pPr>
          </w:p>
          <w:p w14:paraId="748655C3" w14:textId="77777777" w:rsidR="001D6C8C" w:rsidRDefault="001D6C8C" w:rsidP="00502638">
            <w:pPr>
              <w:jc w:val="center"/>
            </w:pPr>
          </w:p>
          <w:p w14:paraId="6095226F" w14:textId="77777777" w:rsidR="001D6C8C" w:rsidRDefault="001D6C8C" w:rsidP="00502638">
            <w:pPr>
              <w:jc w:val="center"/>
            </w:pPr>
            <w:r>
              <w:t>N</w:t>
            </w:r>
          </w:p>
        </w:tc>
        <w:tc>
          <w:tcPr>
            <w:tcW w:w="1210" w:type="dxa"/>
            <w:tcBorders>
              <w:bottom w:val="single" w:sz="8" w:space="0" w:color="BFBFBF"/>
              <w:right w:val="single" w:sz="8" w:space="0" w:color="BFBFBF"/>
            </w:tcBorders>
          </w:tcPr>
          <w:p w14:paraId="5456DB42" w14:textId="77777777" w:rsidR="001D6C8C" w:rsidRDefault="001D6C8C" w:rsidP="00502638">
            <w:pPr>
              <w:jc w:val="center"/>
            </w:pPr>
          </w:p>
          <w:p w14:paraId="23265223" w14:textId="77777777" w:rsidR="001D6C8C" w:rsidRDefault="001D6C8C" w:rsidP="00502638">
            <w:pPr>
              <w:jc w:val="center"/>
            </w:pPr>
          </w:p>
          <w:p w14:paraId="1029D66B" w14:textId="77777777" w:rsidR="001D6C8C" w:rsidRDefault="001D6C8C" w:rsidP="00502638">
            <w:pPr>
              <w:jc w:val="center"/>
            </w:pPr>
            <w:r>
              <w:t>Y</w:t>
            </w:r>
          </w:p>
        </w:tc>
      </w:tr>
      <w:tr w:rsidR="001D6C8C" w14:paraId="3E903AAA" w14:textId="77777777" w:rsidTr="00502638">
        <w:trPr>
          <w:trHeight w:val="20"/>
        </w:trPr>
        <w:tc>
          <w:tcPr>
            <w:tcW w:w="525" w:type="dxa"/>
            <w:tcBorders>
              <w:left w:val="single" w:sz="8" w:space="0" w:color="BFBFBF"/>
              <w:bottom w:val="single" w:sz="8" w:space="0" w:color="BFBFBF"/>
              <w:right w:val="single" w:sz="8" w:space="0" w:color="BFBFBF"/>
            </w:tcBorders>
          </w:tcPr>
          <w:p w14:paraId="785D4213" w14:textId="77777777" w:rsidR="001D6C8C" w:rsidRDefault="001D6C8C" w:rsidP="00502638">
            <w:pPr>
              <w:spacing w:before="240" w:after="240" w:line="240" w:lineRule="auto"/>
              <w:jc w:val="center"/>
            </w:pPr>
          </w:p>
          <w:p w14:paraId="2CBCD787" w14:textId="77777777" w:rsidR="001D6C8C" w:rsidRDefault="001D6C8C" w:rsidP="00502638">
            <w:pPr>
              <w:spacing w:before="240" w:after="240" w:line="240" w:lineRule="auto"/>
              <w:jc w:val="center"/>
            </w:pPr>
            <w:r>
              <w:t>7</w:t>
            </w:r>
          </w:p>
        </w:tc>
        <w:tc>
          <w:tcPr>
            <w:tcW w:w="1110" w:type="dxa"/>
            <w:tcBorders>
              <w:bottom w:val="single" w:sz="8" w:space="0" w:color="BFBFBF"/>
              <w:right w:val="single" w:sz="8" w:space="0" w:color="BFBFBF"/>
            </w:tcBorders>
          </w:tcPr>
          <w:p w14:paraId="63A51D00" w14:textId="77777777" w:rsidR="001D6C8C" w:rsidRDefault="001D6C8C" w:rsidP="00502638">
            <w:pPr>
              <w:jc w:val="center"/>
            </w:pPr>
          </w:p>
          <w:p w14:paraId="5056635D" w14:textId="77777777" w:rsidR="001D6C8C" w:rsidRDefault="001D6C8C" w:rsidP="00502638">
            <w:pPr>
              <w:jc w:val="center"/>
            </w:pPr>
            <w:r>
              <w:t xml:space="preserve">Bharath Clinic  </w:t>
            </w:r>
          </w:p>
        </w:tc>
        <w:tc>
          <w:tcPr>
            <w:tcW w:w="1185" w:type="dxa"/>
            <w:tcBorders>
              <w:bottom w:val="single" w:sz="8" w:space="0" w:color="BFBFBF"/>
              <w:right w:val="single" w:sz="8" w:space="0" w:color="BFBFBF"/>
            </w:tcBorders>
          </w:tcPr>
          <w:p w14:paraId="1D2EC2E0" w14:textId="77777777" w:rsidR="001D6C8C" w:rsidRDefault="001D6C8C" w:rsidP="00502638">
            <w:pPr>
              <w:jc w:val="center"/>
            </w:pPr>
          </w:p>
          <w:p w14:paraId="25F6C7EB" w14:textId="77777777" w:rsidR="001D6C8C" w:rsidRDefault="001D6C8C" w:rsidP="00502638">
            <w:pPr>
              <w:jc w:val="center"/>
            </w:pPr>
            <w:r>
              <w:t>N</w:t>
            </w:r>
          </w:p>
        </w:tc>
        <w:tc>
          <w:tcPr>
            <w:tcW w:w="1185" w:type="dxa"/>
            <w:tcBorders>
              <w:bottom w:val="single" w:sz="8" w:space="0" w:color="BFBFBF"/>
              <w:right w:val="single" w:sz="8" w:space="0" w:color="BFBFBF"/>
            </w:tcBorders>
          </w:tcPr>
          <w:p w14:paraId="07605339" w14:textId="77777777" w:rsidR="001D6C8C" w:rsidRDefault="001D6C8C" w:rsidP="00502638">
            <w:pPr>
              <w:jc w:val="center"/>
            </w:pPr>
          </w:p>
          <w:p w14:paraId="156564D0" w14:textId="77777777" w:rsidR="001D6C8C" w:rsidRDefault="001D6C8C" w:rsidP="00502638">
            <w:pPr>
              <w:jc w:val="center"/>
            </w:pPr>
            <w:r>
              <w:t>Clinic</w:t>
            </w:r>
          </w:p>
        </w:tc>
        <w:tc>
          <w:tcPr>
            <w:tcW w:w="1080" w:type="dxa"/>
            <w:tcBorders>
              <w:bottom w:val="single" w:sz="8" w:space="0" w:color="BFBFBF"/>
              <w:right w:val="single" w:sz="8" w:space="0" w:color="BFBFBF"/>
            </w:tcBorders>
          </w:tcPr>
          <w:p w14:paraId="6DD92E64" w14:textId="77777777" w:rsidR="001D6C8C" w:rsidRDefault="001D6C8C" w:rsidP="00502638">
            <w:pPr>
              <w:jc w:val="center"/>
            </w:pPr>
          </w:p>
        </w:tc>
        <w:tc>
          <w:tcPr>
            <w:tcW w:w="1170" w:type="dxa"/>
            <w:tcBorders>
              <w:bottom w:val="single" w:sz="8" w:space="0" w:color="BFBFBF"/>
              <w:right w:val="single" w:sz="8" w:space="0" w:color="BFBFBF"/>
            </w:tcBorders>
          </w:tcPr>
          <w:p w14:paraId="3FD5A053" w14:textId="77777777" w:rsidR="001D6C8C" w:rsidRDefault="001D6C8C" w:rsidP="00502638">
            <w:pPr>
              <w:jc w:val="center"/>
            </w:pPr>
          </w:p>
          <w:p w14:paraId="01745C82" w14:textId="77777777" w:rsidR="001D6C8C" w:rsidRDefault="001D6C8C" w:rsidP="00502638">
            <w:pPr>
              <w:jc w:val="center"/>
            </w:pPr>
            <w:r>
              <w:t xml:space="preserve">Bharath Clinic , Puthuppally , devikulanagra </w:t>
            </w:r>
          </w:p>
        </w:tc>
        <w:tc>
          <w:tcPr>
            <w:tcW w:w="1325" w:type="dxa"/>
            <w:tcBorders>
              <w:bottom w:val="single" w:sz="8" w:space="0" w:color="BFBFBF"/>
              <w:right w:val="single" w:sz="8" w:space="0" w:color="BFBFBF"/>
            </w:tcBorders>
          </w:tcPr>
          <w:p w14:paraId="680D9E39" w14:textId="77777777" w:rsidR="001D6C8C" w:rsidRDefault="001D6C8C" w:rsidP="00502638">
            <w:pPr>
              <w:jc w:val="center"/>
            </w:pPr>
          </w:p>
          <w:p w14:paraId="6D7BD6FC" w14:textId="77777777" w:rsidR="001D6C8C" w:rsidRDefault="001D6C8C" w:rsidP="00502638">
            <w:pPr>
              <w:jc w:val="center"/>
            </w:pPr>
            <w:r>
              <w:t>8217443353</w:t>
            </w:r>
          </w:p>
        </w:tc>
        <w:tc>
          <w:tcPr>
            <w:tcW w:w="1170" w:type="dxa"/>
            <w:tcBorders>
              <w:bottom w:val="single" w:sz="8" w:space="0" w:color="BFBFBF"/>
              <w:right w:val="single" w:sz="8" w:space="0" w:color="BFBFBF"/>
            </w:tcBorders>
          </w:tcPr>
          <w:p w14:paraId="42F36487" w14:textId="77777777" w:rsidR="001D6C8C" w:rsidRDefault="001D6C8C" w:rsidP="00502638">
            <w:pPr>
              <w:jc w:val="center"/>
            </w:pPr>
          </w:p>
          <w:p w14:paraId="0E6466F0" w14:textId="77777777" w:rsidR="001D6C8C" w:rsidRDefault="001D6C8C" w:rsidP="00502638">
            <w:pPr>
              <w:jc w:val="center"/>
            </w:pPr>
          </w:p>
          <w:p w14:paraId="3CCDBB23" w14:textId="77777777" w:rsidR="001D6C8C" w:rsidRDefault="001D6C8C" w:rsidP="00502638">
            <w:pPr>
              <w:jc w:val="center"/>
            </w:pPr>
            <w:r>
              <w:t>N</w:t>
            </w:r>
          </w:p>
        </w:tc>
        <w:tc>
          <w:tcPr>
            <w:tcW w:w="1210" w:type="dxa"/>
            <w:tcBorders>
              <w:bottom w:val="single" w:sz="8" w:space="0" w:color="BFBFBF"/>
              <w:right w:val="single" w:sz="8" w:space="0" w:color="BFBFBF"/>
            </w:tcBorders>
          </w:tcPr>
          <w:p w14:paraId="3B90FF2A" w14:textId="77777777" w:rsidR="001D6C8C" w:rsidRDefault="001D6C8C" w:rsidP="00502638">
            <w:pPr>
              <w:jc w:val="center"/>
            </w:pPr>
          </w:p>
          <w:p w14:paraId="4499B2BE" w14:textId="77777777" w:rsidR="001D6C8C" w:rsidRDefault="001D6C8C" w:rsidP="00502638">
            <w:pPr>
              <w:jc w:val="center"/>
            </w:pPr>
          </w:p>
          <w:p w14:paraId="576AFD9C" w14:textId="77777777" w:rsidR="001D6C8C" w:rsidRDefault="001D6C8C" w:rsidP="00502638">
            <w:pPr>
              <w:jc w:val="center"/>
            </w:pPr>
            <w:r>
              <w:t>Y</w:t>
            </w:r>
          </w:p>
        </w:tc>
      </w:tr>
      <w:tr w:rsidR="001D6C8C" w14:paraId="2FAED99D" w14:textId="77777777" w:rsidTr="00502638">
        <w:trPr>
          <w:trHeight w:val="20"/>
        </w:trPr>
        <w:tc>
          <w:tcPr>
            <w:tcW w:w="525" w:type="dxa"/>
            <w:tcBorders>
              <w:left w:val="single" w:sz="8" w:space="0" w:color="BFBFBF"/>
              <w:bottom w:val="single" w:sz="8" w:space="0" w:color="BFBFBF"/>
              <w:right w:val="single" w:sz="8" w:space="0" w:color="BFBFBF"/>
            </w:tcBorders>
          </w:tcPr>
          <w:p w14:paraId="3E27624D" w14:textId="77777777" w:rsidR="001D6C8C" w:rsidRDefault="001D6C8C" w:rsidP="00502638">
            <w:pPr>
              <w:spacing w:before="240" w:after="240" w:line="240" w:lineRule="auto"/>
              <w:jc w:val="center"/>
            </w:pPr>
            <w:r>
              <w:t>8</w:t>
            </w:r>
          </w:p>
        </w:tc>
        <w:tc>
          <w:tcPr>
            <w:tcW w:w="1110" w:type="dxa"/>
            <w:tcBorders>
              <w:bottom w:val="single" w:sz="8" w:space="0" w:color="BFBFBF"/>
              <w:right w:val="single" w:sz="8" w:space="0" w:color="BFBFBF"/>
            </w:tcBorders>
          </w:tcPr>
          <w:p w14:paraId="07F2F5F3" w14:textId="77777777" w:rsidR="001D6C8C" w:rsidRDefault="001D6C8C" w:rsidP="00502638">
            <w:pPr>
              <w:jc w:val="center"/>
            </w:pPr>
          </w:p>
          <w:p w14:paraId="0ED213D1" w14:textId="77777777" w:rsidR="001D6C8C" w:rsidRDefault="001D6C8C" w:rsidP="00502638">
            <w:pPr>
              <w:jc w:val="center"/>
            </w:pPr>
            <w:r>
              <w:t xml:space="preserve">Life Track </w:t>
            </w:r>
            <w:r>
              <w:lastRenderedPageBreak/>
              <w:t xml:space="preserve">Laboratory </w:t>
            </w:r>
          </w:p>
        </w:tc>
        <w:tc>
          <w:tcPr>
            <w:tcW w:w="1185" w:type="dxa"/>
            <w:tcBorders>
              <w:bottom w:val="single" w:sz="8" w:space="0" w:color="BFBFBF"/>
              <w:right w:val="single" w:sz="8" w:space="0" w:color="BFBFBF"/>
            </w:tcBorders>
          </w:tcPr>
          <w:p w14:paraId="2C4EF6AB" w14:textId="77777777" w:rsidR="001D6C8C" w:rsidRDefault="001D6C8C" w:rsidP="00502638">
            <w:pPr>
              <w:jc w:val="center"/>
            </w:pPr>
          </w:p>
          <w:p w14:paraId="6C59CB5F" w14:textId="77777777" w:rsidR="001D6C8C" w:rsidRDefault="001D6C8C" w:rsidP="00502638">
            <w:pPr>
              <w:jc w:val="center"/>
            </w:pPr>
          </w:p>
          <w:p w14:paraId="4BDBDFC4" w14:textId="77777777" w:rsidR="001D6C8C" w:rsidRDefault="001D6C8C" w:rsidP="00502638">
            <w:pPr>
              <w:jc w:val="center"/>
            </w:pPr>
            <w:r>
              <w:t>N</w:t>
            </w:r>
          </w:p>
        </w:tc>
        <w:tc>
          <w:tcPr>
            <w:tcW w:w="1185" w:type="dxa"/>
            <w:tcBorders>
              <w:bottom w:val="single" w:sz="8" w:space="0" w:color="BFBFBF"/>
              <w:right w:val="single" w:sz="8" w:space="0" w:color="BFBFBF"/>
            </w:tcBorders>
          </w:tcPr>
          <w:p w14:paraId="4D243D8A" w14:textId="77777777" w:rsidR="001D6C8C" w:rsidRDefault="001D6C8C" w:rsidP="00502638">
            <w:pPr>
              <w:jc w:val="center"/>
            </w:pPr>
          </w:p>
          <w:p w14:paraId="0259C116" w14:textId="77777777" w:rsidR="001D6C8C" w:rsidRDefault="001D6C8C" w:rsidP="00502638">
            <w:pPr>
              <w:jc w:val="center"/>
            </w:pPr>
          </w:p>
          <w:p w14:paraId="48511653" w14:textId="77777777" w:rsidR="001D6C8C" w:rsidRDefault="001D6C8C" w:rsidP="00502638">
            <w:pPr>
              <w:jc w:val="center"/>
            </w:pPr>
            <w:r>
              <w:t>Lab</w:t>
            </w:r>
          </w:p>
        </w:tc>
        <w:tc>
          <w:tcPr>
            <w:tcW w:w="1080" w:type="dxa"/>
            <w:tcBorders>
              <w:bottom w:val="single" w:sz="8" w:space="0" w:color="BFBFBF"/>
              <w:right w:val="single" w:sz="8" w:space="0" w:color="BFBFBF"/>
            </w:tcBorders>
          </w:tcPr>
          <w:p w14:paraId="69D243DF" w14:textId="77777777" w:rsidR="001D6C8C" w:rsidRDefault="001D6C8C" w:rsidP="00502638">
            <w:pPr>
              <w:jc w:val="center"/>
            </w:pPr>
          </w:p>
        </w:tc>
        <w:tc>
          <w:tcPr>
            <w:tcW w:w="1170" w:type="dxa"/>
            <w:tcBorders>
              <w:bottom w:val="single" w:sz="8" w:space="0" w:color="BFBFBF"/>
              <w:right w:val="single" w:sz="8" w:space="0" w:color="BFBFBF"/>
            </w:tcBorders>
          </w:tcPr>
          <w:p w14:paraId="4282AB10" w14:textId="77777777" w:rsidR="001D6C8C" w:rsidRDefault="001D6C8C" w:rsidP="00502638">
            <w:pPr>
              <w:jc w:val="center"/>
            </w:pPr>
          </w:p>
          <w:p w14:paraId="29E9519E" w14:textId="77777777" w:rsidR="001D6C8C" w:rsidRDefault="001D6C8C" w:rsidP="00502638">
            <w:pPr>
              <w:jc w:val="center"/>
            </w:pPr>
            <w:r>
              <w:t xml:space="preserve">Life Track </w:t>
            </w:r>
            <w:r>
              <w:lastRenderedPageBreak/>
              <w:t xml:space="preserve">Laboratory , Puthuppally, Parayanath Jn, Devikulanagra </w:t>
            </w:r>
          </w:p>
        </w:tc>
        <w:tc>
          <w:tcPr>
            <w:tcW w:w="1325" w:type="dxa"/>
            <w:tcBorders>
              <w:bottom w:val="single" w:sz="8" w:space="0" w:color="BFBFBF"/>
              <w:right w:val="single" w:sz="8" w:space="0" w:color="BFBFBF"/>
            </w:tcBorders>
          </w:tcPr>
          <w:p w14:paraId="76ECD4D7" w14:textId="77777777" w:rsidR="001D6C8C" w:rsidRDefault="001D6C8C" w:rsidP="00502638">
            <w:pPr>
              <w:jc w:val="center"/>
            </w:pPr>
          </w:p>
          <w:p w14:paraId="76AE3004" w14:textId="77777777" w:rsidR="001D6C8C" w:rsidRDefault="001D6C8C" w:rsidP="00502638">
            <w:pPr>
              <w:jc w:val="center"/>
            </w:pPr>
          </w:p>
          <w:p w14:paraId="137509A9" w14:textId="77777777" w:rsidR="001D6C8C" w:rsidRDefault="001D6C8C" w:rsidP="00502638">
            <w:pPr>
              <w:jc w:val="center"/>
            </w:pPr>
            <w:r>
              <w:t>99614578</w:t>
            </w:r>
            <w:r>
              <w:lastRenderedPageBreak/>
              <w:t>84</w:t>
            </w:r>
          </w:p>
        </w:tc>
        <w:tc>
          <w:tcPr>
            <w:tcW w:w="1170" w:type="dxa"/>
            <w:tcBorders>
              <w:bottom w:val="single" w:sz="8" w:space="0" w:color="BFBFBF"/>
              <w:right w:val="single" w:sz="8" w:space="0" w:color="BFBFBF"/>
            </w:tcBorders>
          </w:tcPr>
          <w:p w14:paraId="0C0043C8" w14:textId="77777777" w:rsidR="001D6C8C" w:rsidRDefault="001D6C8C" w:rsidP="00502638">
            <w:pPr>
              <w:jc w:val="center"/>
            </w:pPr>
          </w:p>
          <w:p w14:paraId="013509A8" w14:textId="77777777" w:rsidR="001D6C8C" w:rsidRDefault="001D6C8C" w:rsidP="00502638">
            <w:pPr>
              <w:jc w:val="center"/>
            </w:pPr>
          </w:p>
          <w:p w14:paraId="6AC015C5" w14:textId="77777777" w:rsidR="001D6C8C" w:rsidRDefault="001D6C8C" w:rsidP="00502638">
            <w:pPr>
              <w:jc w:val="center"/>
            </w:pPr>
            <w:r>
              <w:t>N</w:t>
            </w:r>
          </w:p>
        </w:tc>
        <w:tc>
          <w:tcPr>
            <w:tcW w:w="1210" w:type="dxa"/>
            <w:tcBorders>
              <w:bottom w:val="single" w:sz="8" w:space="0" w:color="BFBFBF"/>
              <w:right w:val="single" w:sz="8" w:space="0" w:color="BFBFBF"/>
            </w:tcBorders>
          </w:tcPr>
          <w:p w14:paraId="6610190E" w14:textId="77777777" w:rsidR="001D6C8C" w:rsidRDefault="001D6C8C" w:rsidP="00502638">
            <w:pPr>
              <w:jc w:val="center"/>
            </w:pPr>
          </w:p>
          <w:p w14:paraId="129E285F" w14:textId="77777777" w:rsidR="001D6C8C" w:rsidRDefault="001D6C8C" w:rsidP="00502638">
            <w:pPr>
              <w:jc w:val="center"/>
            </w:pPr>
          </w:p>
          <w:p w14:paraId="587F88C5" w14:textId="77777777" w:rsidR="001D6C8C" w:rsidRDefault="001D6C8C" w:rsidP="00502638">
            <w:pPr>
              <w:jc w:val="center"/>
            </w:pPr>
            <w:r>
              <w:t>Y</w:t>
            </w:r>
          </w:p>
        </w:tc>
      </w:tr>
      <w:tr w:rsidR="001D6C8C" w14:paraId="5587F2EF" w14:textId="77777777" w:rsidTr="00502638">
        <w:trPr>
          <w:trHeight w:val="20"/>
        </w:trPr>
        <w:tc>
          <w:tcPr>
            <w:tcW w:w="525" w:type="dxa"/>
            <w:tcBorders>
              <w:left w:val="single" w:sz="8" w:space="0" w:color="BFBFBF"/>
              <w:bottom w:val="single" w:sz="8" w:space="0" w:color="BFBFBF"/>
              <w:right w:val="single" w:sz="8" w:space="0" w:color="BFBFBF"/>
            </w:tcBorders>
          </w:tcPr>
          <w:p w14:paraId="61DF3306" w14:textId="77777777" w:rsidR="001D6C8C" w:rsidRDefault="001D6C8C" w:rsidP="00502638">
            <w:pPr>
              <w:spacing w:before="240" w:after="240" w:line="240" w:lineRule="auto"/>
              <w:jc w:val="center"/>
            </w:pPr>
            <w:r>
              <w:t>9</w:t>
            </w:r>
          </w:p>
        </w:tc>
        <w:tc>
          <w:tcPr>
            <w:tcW w:w="1110" w:type="dxa"/>
            <w:tcBorders>
              <w:bottom w:val="single" w:sz="8" w:space="0" w:color="BFBFBF"/>
              <w:right w:val="single" w:sz="8" w:space="0" w:color="BFBFBF"/>
            </w:tcBorders>
          </w:tcPr>
          <w:p w14:paraId="4AB568F6" w14:textId="77777777" w:rsidR="001D6C8C" w:rsidRDefault="001D6C8C" w:rsidP="00502638">
            <w:pPr>
              <w:jc w:val="center"/>
            </w:pPr>
          </w:p>
          <w:p w14:paraId="2C8881E8" w14:textId="77777777" w:rsidR="001D6C8C" w:rsidRDefault="001D6C8C" w:rsidP="00502638">
            <w:pPr>
              <w:jc w:val="center"/>
            </w:pPr>
            <w:r>
              <w:t xml:space="preserve">Care well Family Clinic &amp; Laboratory </w:t>
            </w:r>
          </w:p>
          <w:p w14:paraId="0BEC6146" w14:textId="77777777" w:rsidR="001D6C8C" w:rsidRDefault="001D6C8C" w:rsidP="00502638">
            <w:pPr>
              <w:jc w:val="center"/>
            </w:pPr>
          </w:p>
        </w:tc>
        <w:tc>
          <w:tcPr>
            <w:tcW w:w="1185" w:type="dxa"/>
            <w:tcBorders>
              <w:bottom w:val="single" w:sz="8" w:space="0" w:color="BFBFBF"/>
              <w:right w:val="single" w:sz="8" w:space="0" w:color="BFBFBF"/>
            </w:tcBorders>
          </w:tcPr>
          <w:p w14:paraId="065C728E" w14:textId="77777777" w:rsidR="001D6C8C" w:rsidRDefault="001D6C8C" w:rsidP="00502638">
            <w:pPr>
              <w:jc w:val="center"/>
            </w:pPr>
          </w:p>
          <w:p w14:paraId="23A366F0" w14:textId="77777777" w:rsidR="001D6C8C" w:rsidRDefault="001D6C8C" w:rsidP="00502638">
            <w:pPr>
              <w:jc w:val="center"/>
            </w:pPr>
          </w:p>
          <w:p w14:paraId="4EB0C540" w14:textId="77777777" w:rsidR="001D6C8C" w:rsidRDefault="001D6C8C" w:rsidP="00502638">
            <w:pPr>
              <w:jc w:val="center"/>
            </w:pPr>
            <w:r>
              <w:t>N</w:t>
            </w:r>
          </w:p>
        </w:tc>
        <w:tc>
          <w:tcPr>
            <w:tcW w:w="1185" w:type="dxa"/>
            <w:tcBorders>
              <w:bottom w:val="single" w:sz="8" w:space="0" w:color="BFBFBF"/>
              <w:right w:val="single" w:sz="8" w:space="0" w:color="BFBFBF"/>
            </w:tcBorders>
          </w:tcPr>
          <w:p w14:paraId="6E8C0DB3" w14:textId="77777777" w:rsidR="001D6C8C" w:rsidRDefault="001D6C8C" w:rsidP="00502638">
            <w:pPr>
              <w:jc w:val="center"/>
            </w:pPr>
          </w:p>
          <w:p w14:paraId="0DF689FC" w14:textId="77777777" w:rsidR="001D6C8C" w:rsidRDefault="001D6C8C" w:rsidP="00502638">
            <w:pPr>
              <w:jc w:val="center"/>
            </w:pPr>
            <w:r>
              <w:t>Clinic &amp; Lab</w:t>
            </w:r>
          </w:p>
        </w:tc>
        <w:tc>
          <w:tcPr>
            <w:tcW w:w="1080" w:type="dxa"/>
            <w:tcBorders>
              <w:bottom w:val="single" w:sz="8" w:space="0" w:color="BFBFBF"/>
              <w:right w:val="single" w:sz="8" w:space="0" w:color="BFBFBF"/>
            </w:tcBorders>
          </w:tcPr>
          <w:p w14:paraId="4618490F" w14:textId="77777777" w:rsidR="001D6C8C" w:rsidRDefault="001D6C8C" w:rsidP="00502638">
            <w:pPr>
              <w:jc w:val="center"/>
            </w:pPr>
          </w:p>
        </w:tc>
        <w:tc>
          <w:tcPr>
            <w:tcW w:w="1170" w:type="dxa"/>
            <w:tcBorders>
              <w:bottom w:val="single" w:sz="8" w:space="0" w:color="BFBFBF"/>
              <w:right w:val="single" w:sz="8" w:space="0" w:color="BFBFBF"/>
            </w:tcBorders>
          </w:tcPr>
          <w:p w14:paraId="2CB7AD5A" w14:textId="77777777" w:rsidR="001D6C8C" w:rsidRDefault="001D6C8C" w:rsidP="00502638">
            <w:pPr>
              <w:jc w:val="center"/>
            </w:pPr>
          </w:p>
          <w:p w14:paraId="1D821490" w14:textId="77777777" w:rsidR="001D6C8C" w:rsidRDefault="001D6C8C" w:rsidP="00502638">
            <w:pPr>
              <w:jc w:val="center"/>
            </w:pPr>
            <w:r>
              <w:t xml:space="preserve">Care well Family Clinic &amp; Laboratory </w:t>
            </w:r>
          </w:p>
          <w:p w14:paraId="225B9B00" w14:textId="77777777" w:rsidR="001D6C8C" w:rsidRDefault="001D6C8C" w:rsidP="00502638">
            <w:pPr>
              <w:jc w:val="left"/>
            </w:pPr>
            <w:r>
              <w:t xml:space="preserve">Edayanambalam, Parayar Devikulanagra </w:t>
            </w:r>
          </w:p>
        </w:tc>
        <w:tc>
          <w:tcPr>
            <w:tcW w:w="1325" w:type="dxa"/>
            <w:tcBorders>
              <w:bottom w:val="single" w:sz="8" w:space="0" w:color="BFBFBF"/>
              <w:right w:val="single" w:sz="8" w:space="0" w:color="BFBFBF"/>
            </w:tcBorders>
          </w:tcPr>
          <w:p w14:paraId="2F561BCE" w14:textId="77777777" w:rsidR="001D6C8C" w:rsidRDefault="001D6C8C" w:rsidP="00502638">
            <w:pPr>
              <w:jc w:val="center"/>
            </w:pPr>
          </w:p>
          <w:p w14:paraId="15756848" w14:textId="77777777" w:rsidR="001D6C8C" w:rsidRDefault="001D6C8C" w:rsidP="00502638">
            <w:pPr>
              <w:jc w:val="center"/>
            </w:pPr>
          </w:p>
          <w:p w14:paraId="542E5FB5" w14:textId="77777777" w:rsidR="001D6C8C" w:rsidRDefault="001D6C8C" w:rsidP="00502638">
            <w:pPr>
              <w:jc w:val="center"/>
            </w:pPr>
            <w:r>
              <w:t>9633979106</w:t>
            </w:r>
          </w:p>
        </w:tc>
        <w:tc>
          <w:tcPr>
            <w:tcW w:w="1170" w:type="dxa"/>
            <w:tcBorders>
              <w:bottom w:val="single" w:sz="8" w:space="0" w:color="BFBFBF"/>
              <w:right w:val="single" w:sz="8" w:space="0" w:color="BFBFBF"/>
            </w:tcBorders>
          </w:tcPr>
          <w:p w14:paraId="121A7C85" w14:textId="77777777" w:rsidR="001D6C8C" w:rsidRDefault="001D6C8C" w:rsidP="00502638">
            <w:pPr>
              <w:jc w:val="center"/>
            </w:pPr>
          </w:p>
          <w:p w14:paraId="1D27C506" w14:textId="77777777" w:rsidR="001D6C8C" w:rsidRDefault="001D6C8C" w:rsidP="00502638">
            <w:pPr>
              <w:jc w:val="center"/>
            </w:pPr>
          </w:p>
          <w:p w14:paraId="19BE2E54" w14:textId="77777777" w:rsidR="001D6C8C" w:rsidRDefault="001D6C8C" w:rsidP="00502638">
            <w:pPr>
              <w:jc w:val="center"/>
            </w:pPr>
            <w:r>
              <w:t>N</w:t>
            </w:r>
          </w:p>
        </w:tc>
        <w:tc>
          <w:tcPr>
            <w:tcW w:w="1210" w:type="dxa"/>
            <w:tcBorders>
              <w:bottom w:val="single" w:sz="8" w:space="0" w:color="BFBFBF"/>
              <w:right w:val="single" w:sz="8" w:space="0" w:color="BFBFBF"/>
            </w:tcBorders>
          </w:tcPr>
          <w:p w14:paraId="30041A5E" w14:textId="77777777" w:rsidR="001D6C8C" w:rsidRDefault="001D6C8C" w:rsidP="00502638">
            <w:pPr>
              <w:jc w:val="center"/>
            </w:pPr>
          </w:p>
          <w:p w14:paraId="2874576D" w14:textId="77777777" w:rsidR="001D6C8C" w:rsidRDefault="001D6C8C" w:rsidP="00502638">
            <w:pPr>
              <w:jc w:val="center"/>
            </w:pPr>
          </w:p>
          <w:p w14:paraId="124AAAD2" w14:textId="77777777" w:rsidR="001D6C8C" w:rsidRDefault="001D6C8C" w:rsidP="00502638">
            <w:pPr>
              <w:jc w:val="center"/>
            </w:pPr>
            <w:r>
              <w:t>Y</w:t>
            </w:r>
          </w:p>
        </w:tc>
      </w:tr>
      <w:tr w:rsidR="001D6C8C" w14:paraId="4F1C2DC0" w14:textId="77777777" w:rsidTr="00502638">
        <w:trPr>
          <w:trHeight w:val="20"/>
        </w:trPr>
        <w:tc>
          <w:tcPr>
            <w:tcW w:w="525" w:type="dxa"/>
            <w:tcBorders>
              <w:left w:val="single" w:sz="8" w:space="0" w:color="BFBFBF"/>
              <w:bottom w:val="single" w:sz="8" w:space="0" w:color="BFBFBF"/>
              <w:right w:val="single" w:sz="8" w:space="0" w:color="BFBFBF"/>
            </w:tcBorders>
          </w:tcPr>
          <w:p w14:paraId="5B7FA0F3" w14:textId="77777777" w:rsidR="001D6C8C" w:rsidRDefault="001D6C8C" w:rsidP="00502638">
            <w:pPr>
              <w:spacing w:before="240" w:after="240" w:line="240" w:lineRule="auto"/>
              <w:jc w:val="center"/>
            </w:pPr>
            <w:r>
              <w:t>10</w:t>
            </w:r>
          </w:p>
        </w:tc>
        <w:tc>
          <w:tcPr>
            <w:tcW w:w="1110" w:type="dxa"/>
            <w:tcBorders>
              <w:bottom w:val="single" w:sz="8" w:space="0" w:color="BFBFBF"/>
              <w:right w:val="single" w:sz="8" w:space="0" w:color="BFBFBF"/>
            </w:tcBorders>
          </w:tcPr>
          <w:p w14:paraId="4A4E7A38" w14:textId="77777777" w:rsidR="001D6C8C" w:rsidRDefault="001D6C8C" w:rsidP="00502638">
            <w:pPr>
              <w:jc w:val="center"/>
            </w:pPr>
            <w:r>
              <w:t xml:space="preserve">G&amp;J Multispeciality Dental Clinic </w:t>
            </w:r>
          </w:p>
        </w:tc>
        <w:tc>
          <w:tcPr>
            <w:tcW w:w="1185" w:type="dxa"/>
            <w:tcBorders>
              <w:bottom w:val="single" w:sz="8" w:space="0" w:color="BFBFBF"/>
              <w:right w:val="single" w:sz="8" w:space="0" w:color="BFBFBF"/>
            </w:tcBorders>
          </w:tcPr>
          <w:p w14:paraId="3FB39E6B" w14:textId="77777777" w:rsidR="001D6C8C" w:rsidRDefault="001D6C8C" w:rsidP="00502638">
            <w:pPr>
              <w:jc w:val="left"/>
            </w:pPr>
          </w:p>
          <w:p w14:paraId="68D1542C" w14:textId="77777777" w:rsidR="001D6C8C" w:rsidRDefault="001D6C8C" w:rsidP="00502638">
            <w:pPr>
              <w:jc w:val="left"/>
            </w:pPr>
            <w:r>
              <w:t xml:space="preserve"> Y</w:t>
            </w:r>
          </w:p>
        </w:tc>
        <w:tc>
          <w:tcPr>
            <w:tcW w:w="1185" w:type="dxa"/>
            <w:tcBorders>
              <w:bottom w:val="single" w:sz="8" w:space="0" w:color="BFBFBF"/>
              <w:right w:val="single" w:sz="8" w:space="0" w:color="BFBFBF"/>
            </w:tcBorders>
          </w:tcPr>
          <w:p w14:paraId="41970C01" w14:textId="77777777" w:rsidR="001D6C8C" w:rsidRDefault="001D6C8C" w:rsidP="00502638">
            <w:pPr>
              <w:jc w:val="center"/>
            </w:pPr>
          </w:p>
          <w:p w14:paraId="5AB44B0B" w14:textId="77777777" w:rsidR="001D6C8C" w:rsidRDefault="001D6C8C" w:rsidP="00502638">
            <w:pPr>
              <w:jc w:val="left"/>
            </w:pPr>
            <w:r>
              <w:t xml:space="preserve">  Dental </w:t>
            </w:r>
          </w:p>
          <w:p w14:paraId="51AFC62D" w14:textId="77777777" w:rsidR="001D6C8C" w:rsidRDefault="001D6C8C" w:rsidP="00502638">
            <w:pPr>
              <w:jc w:val="left"/>
            </w:pPr>
            <w:r>
              <w:t xml:space="preserve">  Clinic</w:t>
            </w:r>
          </w:p>
        </w:tc>
        <w:tc>
          <w:tcPr>
            <w:tcW w:w="1080" w:type="dxa"/>
            <w:tcBorders>
              <w:bottom w:val="single" w:sz="8" w:space="0" w:color="BFBFBF"/>
              <w:right w:val="single" w:sz="8" w:space="0" w:color="BFBFBF"/>
            </w:tcBorders>
          </w:tcPr>
          <w:p w14:paraId="5F529CBD" w14:textId="77777777" w:rsidR="001D6C8C" w:rsidRDefault="001D6C8C" w:rsidP="00502638">
            <w:pPr>
              <w:jc w:val="center"/>
            </w:pPr>
          </w:p>
        </w:tc>
        <w:tc>
          <w:tcPr>
            <w:tcW w:w="1170" w:type="dxa"/>
            <w:tcBorders>
              <w:bottom w:val="single" w:sz="8" w:space="0" w:color="BFBFBF"/>
              <w:right w:val="single" w:sz="8" w:space="0" w:color="BFBFBF"/>
            </w:tcBorders>
          </w:tcPr>
          <w:p w14:paraId="7F53EA2E" w14:textId="77777777" w:rsidR="001D6C8C" w:rsidRDefault="001D6C8C" w:rsidP="00502638">
            <w:pPr>
              <w:jc w:val="center"/>
            </w:pPr>
          </w:p>
          <w:p w14:paraId="514BD9A6" w14:textId="77777777" w:rsidR="001D6C8C" w:rsidRDefault="001D6C8C" w:rsidP="00502638">
            <w:pPr>
              <w:jc w:val="center"/>
            </w:pPr>
            <w:r>
              <w:t>G&amp;J Multispeciality Dental Clinic ,Edayanamalam, Prayar North</w:t>
            </w:r>
          </w:p>
        </w:tc>
        <w:tc>
          <w:tcPr>
            <w:tcW w:w="1325" w:type="dxa"/>
            <w:tcBorders>
              <w:bottom w:val="single" w:sz="8" w:space="0" w:color="BFBFBF"/>
              <w:right w:val="single" w:sz="8" w:space="0" w:color="BFBFBF"/>
            </w:tcBorders>
          </w:tcPr>
          <w:p w14:paraId="65E9A7B8" w14:textId="77777777" w:rsidR="001D6C8C" w:rsidRDefault="001D6C8C" w:rsidP="00502638">
            <w:pPr>
              <w:jc w:val="center"/>
            </w:pPr>
          </w:p>
          <w:p w14:paraId="4FD425B2" w14:textId="77777777" w:rsidR="001D6C8C" w:rsidRDefault="001D6C8C" w:rsidP="00502638">
            <w:pPr>
              <w:jc w:val="center"/>
            </w:pPr>
          </w:p>
          <w:p w14:paraId="18B6EE11" w14:textId="77777777" w:rsidR="001D6C8C" w:rsidRDefault="001D6C8C" w:rsidP="00502638">
            <w:pPr>
              <w:jc w:val="center"/>
            </w:pPr>
            <w:r>
              <w:t>7025056742</w:t>
            </w:r>
          </w:p>
        </w:tc>
        <w:tc>
          <w:tcPr>
            <w:tcW w:w="1170" w:type="dxa"/>
            <w:tcBorders>
              <w:bottom w:val="single" w:sz="8" w:space="0" w:color="BFBFBF"/>
              <w:right w:val="single" w:sz="8" w:space="0" w:color="BFBFBF"/>
            </w:tcBorders>
          </w:tcPr>
          <w:p w14:paraId="3CD7B1D5" w14:textId="77777777" w:rsidR="001D6C8C" w:rsidRDefault="001D6C8C" w:rsidP="00502638">
            <w:pPr>
              <w:jc w:val="center"/>
            </w:pPr>
          </w:p>
          <w:p w14:paraId="39CDFFF0" w14:textId="77777777" w:rsidR="001D6C8C" w:rsidRDefault="001D6C8C" w:rsidP="00502638">
            <w:pPr>
              <w:jc w:val="center"/>
            </w:pPr>
          </w:p>
          <w:p w14:paraId="2EE05F93" w14:textId="77777777" w:rsidR="001D6C8C" w:rsidRDefault="001D6C8C" w:rsidP="00502638">
            <w:pPr>
              <w:jc w:val="center"/>
            </w:pPr>
            <w:r>
              <w:t>N</w:t>
            </w:r>
          </w:p>
        </w:tc>
        <w:tc>
          <w:tcPr>
            <w:tcW w:w="1210" w:type="dxa"/>
            <w:tcBorders>
              <w:bottom w:val="single" w:sz="8" w:space="0" w:color="BFBFBF"/>
              <w:right w:val="single" w:sz="8" w:space="0" w:color="BFBFBF"/>
            </w:tcBorders>
          </w:tcPr>
          <w:p w14:paraId="70BF4585" w14:textId="77777777" w:rsidR="001D6C8C" w:rsidRDefault="001D6C8C" w:rsidP="00502638">
            <w:pPr>
              <w:jc w:val="center"/>
            </w:pPr>
          </w:p>
          <w:p w14:paraId="74DAE537" w14:textId="77777777" w:rsidR="001D6C8C" w:rsidRDefault="001D6C8C" w:rsidP="00502638">
            <w:pPr>
              <w:jc w:val="center"/>
            </w:pPr>
          </w:p>
          <w:p w14:paraId="0C987063" w14:textId="77777777" w:rsidR="001D6C8C" w:rsidRDefault="001D6C8C" w:rsidP="00502638">
            <w:pPr>
              <w:jc w:val="center"/>
            </w:pPr>
            <w:r>
              <w:t>Y</w:t>
            </w:r>
          </w:p>
        </w:tc>
      </w:tr>
      <w:tr w:rsidR="001D6C8C" w14:paraId="15EF9FAD" w14:textId="77777777" w:rsidTr="00502638">
        <w:trPr>
          <w:trHeight w:val="20"/>
        </w:trPr>
        <w:tc>
          <w:tcPr>
            <w:tcW w:w="525" w:type="dxa"/>
            <w:tcBorders>
              <w:left w:val="single" w:sz="8" w:space="0" w:color="BFBFBF"/>
              <w:bottom w:val="single" w:sz="8" w:space="0" w:color="BFBFBF"/>
              <w:right w:val="single" w:sz="8" w:space="0" w:color="BFBFBF"/>
            </w:tcBorders>
          </w:tcPr>
          <w:p w14:paraId="071409E7" w14:textId="77777777" w:rsidR="001D6C8C" w:rsidRDefault="001D6C8C" w:rsidP="00502638">
            <w:pPr>
              <w:spacing w:before="240" w:after="240" w:line="240" w:lineRule="auto"/>
              <w:jc w:val="center"/>
            </w:pPr>
          </w:p>
          <w:p w14:paraId="26CC8CA8" w14:textId="77777777" w:rsidR="001D6C8C" w:rsidRDefault="001D6C8C" w:rsidP="00502638">
            <w:pPr>
              <w:spacing w:before="240" w:after="240" w:line="240" w:lineRule="auto"/>
              <w:jc w:val="center"/>
            </w:pPr>
            <w:r>
              <w:t>11</w:t>
            </w:r>
          </w:p>
        </w:tc>
        <w:tc>
          <w:tcPr>
            <w:tcW w:w="1110" w:type="dxa"/>
            <w:tcBorders>
              <w:bottom w:val="single" w:sz="8" w:space="0" w:color="BFBFBF"/>
              <w:right w:val="single" w:sz="8" w:space="0" w:color="BFBFBF"/>
            </w:tcBorders>
          </w:tcPr>
          <w:p w14:paraId="103CC32E" w14:textId="77777777" w:rsidR="001D6C8C" w:rsidRDefault="001D6C8C" w:rsidP="00502638">
            <w:pPr>
              <w:jc w:val="center"/>
            </w:pPr>
          </w:p>
          <w:p w14:paraId="06186D64" w14:textId="77777777" w:rsidR="001D6C8C" w:rsidRDefault="001D6C8C" w:rsidP="00502638">
            <w:pPr>
              <w:jc w:val="center"/>
            </w:pPr>
            <w:r>
              <w:t xml:space="preserve">Safalya Clinic </w:t>
            </w:r>
          </w:p>
        </w:tc>
        <w:tc>
          <w:tcPr>
            <w:tcW w:w="1185" w:type="dxa"/>
            <w:tcBorders>
              <w:bottom w:val="single" w:sz="8" w:space="0" w:color="BFBFBF"/>
              <w:right w:val="single" w:sz="8" w:space="0" w:color="BFBFBF"/>
            </w:tcBorders>
          </w:tcPr>
          <w:p w14:paraId="72295936" w14:textId="77777777" w:rsidR="001D6C8C" w:rsidRDefault="001D6C8C" w:rsidP="00502638">
            <w:pPr>
              <w:jc w:val="left"/>
            </w:pPr>
          </w:p>
          <w:p w14:paraId="37505C30" w14:textId="77777777" w:rsidR="001D6C8C" w:rsidRDefault="001D6C8C" w:rsidP="00502638">
            <w:pPr>
              <w:jc w:val="left"/>
            </w:pPr>
            <w:r>
              <w:t>N</w:t>
            </w:r>
          </w:p>
        </w:tc>
        <w:tc>
          <w:tcPr>
            <w:tcW w:w="1185" w:type="dxa"/>
            <w:tcBorders>
              <w:bottom w:val="single" w:sz="8" w:space="0" w:color="BFBFBF"/>
              <w:right w:val="single" w:sz="8" w:space="0" w:color="BFBFBF"/>
            </w:tcBorders>
          </w:tcPr>
          <w:p w14:paraId="20ED62C0" w14:textId="77777777" w:rsidR="001D6C8C" w:rsidRDefault="001D6C8C" w:rsidP="00502638">
            <w:pPr>
              <w:jc w:val="center"/>
            </w:pPr>
          </w:p>
          <w:p w14:paraId="4DF213E6" w14:textId="77777777" w:rsidR="001D6C8C" w:rsidRDefault="001D6C8C" w:rsidP="00502638">
            <w:pPr>
              <w:jc w:val="center"/>
            </w:pPr>
          </w:p>
          <w:p w14:paraId="5AF24894" w14:textId="77777777" w:rsidR="001D6C8C" w:rsidRDefault="001D6C8C" w:rsidP="00502638">
            <w:pPr>
              <w:jc w:val="left"/>
            </w:pPr>
            <w:r>
              <w:t xml:space="preserve">    Clinic</w:t>
            </w:r>
          </w:p>
        </w:tc>
        <w:tc>
          <w:tcPr>
            <w:tcW w:w="1080" w:type="dxa"/>
            <w:tcBorders>
              <w:bottom w:val="single" w:sz="8" w:space="0" w:color="BFBFBF"/>
              <w:right w:val="single" w:sz="8" w:space="0" w:color="BFBFBF"/>
            </w:tcBorders>
          </w:tcPr>
          <w:p w14:paraId="1BD7306E" w14:textId="77777777" w:rsidR="001D6C8C" w:rsidRDefault="001D6C8C" w:rsidP="00502638">
            <w:pPr>
              <w:jc w:val="center"/>
            </w:pPr>
          </w:p>
        </w:tc>
        <w:tc>
          <w:tcPr>
            <w:tcW w:w="1170" w:type="dxa"/>
            <w:tcBorders>
              <w:bottom w:val="single" w:sz="8" w:space="0" w:color="BFBFBF"/>
              <w:right w:val="single" w:sz="8" w:space="0" w:color="BFBFBF"/>
            </w:tcBorders>
          </w:tcPr>
          <w:p w14:paraId="2969BD8F" w14:textId="77777777" w:rsidR="001D6C8C" w:rsidRDefault="001D6C8C" w:rsidP="00502638">
            <w:pPr>
              <w:jc w:val="center"/>
            </w:pPr>
          </w:p>
          <w:p w14:paraId="5899E95F" w14:textId="77777777" w:rsidR="001D6C8C" w:rsidRDefault="001D6C8C" w:rsidP="00502638">
            <w:pPr>
              <w:jc w:val="center"/>
            </w:pPr>
            <w:r>
              <w:t xml:space="preserve">Safalya Clinic, Puthuppally PO, Kayamkulam </w:t>
            </w:r>
          </w:p>
        </w:tc>
        <w:tc>
          <w:tcPr>
            <w:tcW w:w="1325" w:type="dxa"/>
            <w:tcBorders>
              <w:bottom w:val="single" w:sz="8" w:space="0" w:color="BFBFBF"/>
              <w:right w:val="single" w:sz="8" w:space="0" w:color="BFBFBF"/>
            </w:tcBorders>
          </w:tcPr>
          <w:p w14:paraId="239AB3DC" w14:textId="77777777" w:rsidR="001D6C8C" w:rsidRDefault="001D6C8C" w:rsidP="00502638">
            <w:pPr>
              <w:jc w:val="center"/>
            </w:pPr>
          </w:p>
          <w:p w14:paraId="00F2CA4E" w14:textId="77777777" w:rsidR="001D6C8C" w:rsidRDefault="001D6C8C" w:rsidP="00502638">
            <w:pPr>
              <w:jc w:val="center"/>
            </w:pPr>
          </w:p>
          <w:p w14:paraId="7D47BB78" w14:textId="77777777" w:rsidR="001D6C8C" w:rsidRDefault="001D6C8C" w:rsidP="00502638">
            <w:pPr>
              <w:jc w:val="center"/>
            </w:pPr>
            <w:r>
              <w:t>9447348783</w:t>
            </w:r>
          </w:p>
        </w:tc>
        <w:tc>
          <w:tcPr>
            <w:tcW w:w="1170" w:type="dxa"/>
            <w:tcBorders>
              <w:bottom w:val="single" w:sz="8" w:space="0" w:color="BFBFBF"/>
              <w:right w:val="single" w:sz="8" w:space="0" w:color="BFBFBF"/>
            </w:tcBorders>
          </w:tcPr>
          <w:p w14:paraId="43EFE015" w14:textId="77777777" w:rsidR="001D6C8C" w:rsidRDefault="001D6C8C" w:rsidP="00502638">
            <w:pPr>
              <w:jc w:val="left"/>
            </w:pPr>
            <w:r>
              <w:t xml:space="preserve"> </w:t>
            </w:r>
          </w:p>
          <w:p w14:paraId="647463D0" w14:textId="77777777" w:rsidR="001D6C8C" w:rsidRDefault="001D6C8C" w:rsidP="00502638">
            <w:pPr>
              <w:jc w:val="left"/>
            </w:pPr>
          </w:p>
          <w:p w14:paraId="602608C3" w14:textId="77777777" w:rsidR="001D6C8C" w:rsidRDefault="001D6C8C" w:rsidP="00502638">
            <w:pPr>
              <w:jc w:val="left"/>
            </w:pPr>
            <w:r>
              <w:t xml:space="preserve">     N</w:t>
            </w:r>
          </w:p>
        </w:tc>
        <w:tc>
          <w:tcPr>
            <w:tcW w:w="1210" w:type="dxa"/>
            <w:tcBorders>
              <w:bottom w:val="single" w:sz="8" w:space="0" w:color="BFBFBF"/>
              <w:right w:val="single" w:sz="8" w:space="0" w:color="BFBFBF"/>
            </w:tcBorders>
          </w:tcPr>
          <w:p w14:paraId="2E2B17C1" w14:textId="77777777" w:rsidR="001D6C8C" w:rsidRDefault="001D6C8C" w:rsidP="00502638">
            <w:pPr>
              <w:jc w:val="center"/>
            </w:pPr>
          </w:p>
          <w:p w14:paraId="463B04B4" w14:textId="77777777" w:rsidR="001D6C8C" w:rsidRDefault="001D6C8C" w:rsidP="00502638">
            <w:pPr>
              <w:jc w:val="center"/>
            </w:pPr>
          </w:p>
          <w:p w14:paraId="61305311" w14:textId="77777777" w:rsidR="001D6C8C" w:rsidRDefault="001D6C8C" w:rsidP="00502638">
            <w:pPr>
              <w:jc w:val="center"/>
            </w:pPr>
            <w:r>
              <w:t>Y</w:t>
            </w:r>
          </w:p>
        </w:tc>
      </w:tr>
      <w:tr w:rsidR="001D6C8C" w14:paraId="43ED2F14" w14:textId="77777777" w:rsidTr="00502638">
        <w:trPr>
          <w:trHeight w:val="20"/>
        </w:trPr>
        <w:tc>
          <w:tcPr>
            <w:tcW w:w="525" w:type="dxa"/>
            <w:tcBorders>
              <w:left w:val="single" w:sz="8" w:space="0" w:color="BFBFBF"/>
              <w:bottom w:val="single" w:sz="8" w:space="0" w:color="BFBFBF"/>
              <w:right w:val="single" w:sz="8" w:space="0" w:color="BFBFBF"/>
            </w:tcBorders>
          </w:tcPr>
          <w:p w14:paraId="24CD63ED" w14:textId="77777777" w:rsidR="001D6C8C" w:rsidRDefault="001D6C8C" w:rsidP="00502638">
            <w:pPr>
              <w:spacing w:before="240" w:after="240" w:line="240" w:lineRule="auto"/>
              <w:jc w:val="center"/>
            </w:pPr>
          </w:p>
          <w:p w14:paraId="767F37C9" w14:textId="77777777" w:rsidR="001D6C8C" w:rsidRDefault="001D6C8C" w:rsidP="00502638">
            <w:pPr>
              <w:spacing w:before="240" w:after="240" w:line="240" w:lineRule="auto"/>
              <w:jc w:val="center"/>
            </w:pPr>
            <w:r>
              <w:t>12</w:t>
            </w:r>
          </w:p>
        </w:tc>
        <w:tc>
          <w:tcPr>
            <w:tcW w:w="1110" w:type="dxa"/>
            <w:tcBorders>
              <w:bottom w:val="single" w:sz="8" w:space="0" w:color="BFBFBF"/>
              <w:right w:val="single" w:sz="8" w:space="0" w:color="BFBFBF"/>
            </w:tcBorders>
          </w:tcPr>
          <w:p w14:paraId="098C1F2C" w14:textId="77777777" w:rsidR="001D6C8C" w:rsidRDefault="001D6C8C" w:rsidP="00502638">
            <w:pPr>
              <w:jc w:val="center"/>
            </w:pPr>
          </w:p>
          <w:p w14:paraId="5F9485EB" w14:textId="77777777" w:rsidR="001D6C8C" w:rsidRDefault="001D6C8C" w:rsidP="00502638">
            <w:pPr>
              <w:jc w:val="left"/>
            </w:pPr>
            <w:r>
              <w:t>Lekshmi Clinical Laboratory</w:t>
            </w:r>
          </w:p>
        </w:tc>
        <w:tc>
          <w:tcPr>
            <w:tcW w:w="1185" w:type="dxa"/>
            <w:tcBorders>
              <w:bottom w:val="single" w:sz="8" w:space="0" w:color="BFBFBF"/>
              <w:right w:val="single" w:sz="8" w:space="0" w:color="BFBFBF"/>
            </w:tcBorders>
          </w:tcPr>
          <w:p w14:paraId="5FE26548" w14:textId="77777777" w:rsidR="001D6C8C" w:rsidRDefault="001D6C8C" w:rsidP="00502638">
            <w:pPr>
              <w:jc w:val="center"/>
            </w:pPr>
          </w:p>
          <w:p w14:paraId="0B545DFD" w14:textId="77777777" w:rsidR="001D6C8C" w:rsidRDefault="001D6C8C" w:rsidP="00502638">
            <w:pPr>
              <w:jc w:val="center"/>
            </w:pPr>
          </w:p>
          <w:p w14:paraId="3EA67CCA" w14:textId="77777777" w:rsidR="001D6C8C" w:rsidRDefault="001D6C8C" w:rsidP="00502638">
            <w:pPr>
              <w:jc w:val="center"/>
            </w:pPr>
            <w:r>
              <w:t>Y</w:t>
            </w:r>
          </w:p>
        </w:tc>
        <w:tc>
          <w:tcPr>
            <w:tcW w:w="1185" w:type="dxa"/>
            <w:tcBorders>
              <w:bottom w:val="single" w:sz="8" w:space="0" w:color="BFBFBF"/>
              <w:right w:val="single" w:sz="8" w:space="0" w:color="BFBFBF"/>
            </w:tcBorders>
          </w:tcPr>
          <w:p w14:paraId="140E2EF9" w14:textId="77777777" w:rsidR="001D6C8C" w:rsidRDefault="001D6C8C" w:rsidP="00502638">
            <w:pPr>
              <w:jc w:val="center"/>
            </w:pPr>
          </w:p>
          <w:p w14:paraId="7F2CB4E9" w14:textId="77777777" w:rsidR="001D6C8C" w:rsidRDefault="001D6C8C" w:rsidP="00502638">
            <w:pPr>
              <w:jc w:val="center"/>
            </w:pPr>
          </w:p>
          <w:p w14:paraId="71254029" w14:textId="77777777" w:rsidR="001D6C8C" w:rsidRDefault="001D6C8C" w:rsidP="00502638">
            <w:pPr>
              <w:jc w:val="center"/>
            </w:pPr>
            <w:r>
              <w:t>Lab</w:t>
            </w:r>
          </w:p>
        </w:tc>
        <w:tc>
          <w:tcPr>
            <w:tcW w:w="1080" w:type="dxa"/>
            <w:tcBorders>
              <w:bottom w:val="single" w:sz="8" w:space="0" w:color="BFBFBF"/>
              <w:right w:val="single" w:sz="8" w:space="0" w:color="BFBFBF"/>
            </w:tcBorders>
          </w:tcPr>
          <w:p w14:paraId="3D1B45ED" w14:textId="77777777" w:rsidR="001D6C8C" w:rsidRDefault="001D6C8C" w:rsidP="00502638">
            <w:pPr>
              <w:jc w:val="center"/>
            </w:pPr>
          </w:p>
        </w:tc>
        <w:tc>
          <w:tcPr>
            <w:tcW w:w="1170" w:type="dxa"/>
            <w:tcBorders>
              <w:bottom w:val="single" w:sz="8" w:space="0" w:color="BFBFBF"/>
              <w:right w:val="single" w:sz="8" w:space="0" w:color="BFBFBF"/>
            </w:tcBorders>
          </w:tcPr>
          <w:p w14:paraId="5A5677A1" w14:textId="77777777" w:rsidR="001D6C8C" w:rsidRDefault="001D6C8C" w:rsidP="00502638">
            <w:pPr>
              <w:jc w:val="left"/>
            </w:pPr>
          </w:p>
          <w:p w14:paraId="42382FDC" w14:textId="77777777" w:rsidR="001D6C8C" w:rsidRDefault="001D6C8C" w:rsidP="00502638">
            <w:pPr>
              <w:jc w:val="left"/>
            </w:pPr>
            <w:r>
              <w:t xml:space="preserve">Lekshmi Clinical Laboratory, Vadakke Anjilimood, Devikulangra </w:t>
            </w:r>
          </w:p>
          <w:p w14:paraId="0090D2A2" w14:textId="77777777" w:rsidR="001D6C8C" w:rsidRDefault="001D6C8C" w:rsidP="00502638">
            <w:pPr>
              <w:jc w:val="center"/>
            </w:pPr>
          </w:p>
        </w:tc>
        <w:tc>
          <w:tcPr>
            <w:tcW w:w="1325" w:type="dxa"/>
            <w:tcBorders>
              <w:bottom w:val="single" w:sz="8" w:space="0" w:color="BFBFBF"/>
              <w:right w:val="single" w:sz="8" w:space="0" w:color="BFBFBF"/>
            </w:tcBorders>
          </w:tcPr>
          <w:p w14:paraId="4EED3DCF" w14:textId="77777777" w:rsidR="001D6C8C" w:rsidRDefault="001D6C8C" w:rsidP="00502638">
            <w:pPr>
              <w:jc w:val="center"/>
            </w:pPr>
          </w:p>
          <w:p w14:paraId="7E690770" w14:textId="77777777" w:rsidR="001D6C8C" w:rsidRDefault="001D6C8C" w:rsidP="00502638">
            <w:pPr>
              <w:jc w:val="center"/>
            </w:pPr>
          </w:p>
          <w:p w14:paraId="1E4F45CE" w14:textId="77777777" w:rsidR="001D6C8C" w:rsidRDefault="001D6C8C" w:rsidP="00502638">
            <w:pPr>
              <w:jc w:val="center"/>
            </w:pPr>
          </w:p>
          <w:p w14:paraId="6235BBE3" w14:textId="77777777" w:rsidR="001D6C8C" w:rsidRDefault="001D6C8C" w:rsidP="00502638">
            <w:pPr>
              <w:jc w:val="center"/>
            </w:pPr>
            <w:r>
              <w:t>9847231162</w:t>
            </w:r>
          </w:p>
        </w:tc>
        <w:tc>
          <w:tcPr>
            <w:tcW w:w="1170" w:type="dxa"/>
            <w:tcBorders>
              <w:bottom w:val="single" w:sz="8" w:space="0" w:color="BFBFBF"/>
              <w:right w:val="single" w:sz="8" w:space="0" w:color="BFBFBF"/>
            </w:tcBorders>
          </w:tcPr>
          <w:p w14:paraId="4275DB51" w14:textId="77777777" w:rsidR="001D6C8C" w:rsidRDefault="001D6C8C" w:rsidP="00502638">
            <w:pPr>
              <w:jc w:val="center"/>
            </w:pPr>
          </w:p>
          <w:p w14:paraId="3E6B82D3" w14:textId="77777777" w:rsidR="001D6C8C" w:rsidRDefault="001D6C8C" w:rsidP="00502638">
            <w:pPr>
              <w:jc w:val="center"/>
            </w:pPr>
          </w:p>
          <w:p w14:paraId="3D86AEAC" w14:textId="77777777" w:rsidR="001D6C8C" w:rsidRDefault="001D6C8C" w:rsidP="00502638">
            <w:pPr>
              <w:jc w:val="center"/>
            </w:pPr>
          </w:p>
          <w:p w14:paraId="72E7C40A" w14:textId="77777777" w:rsidR="001D6C8C" w:rsidRDefault="001D6C8C" w:rsidP="00502638">
            <w:pPr>
              <w:jc w:val="center"/>
            </w:pPr>
            <w:r>
              <w:t>N</w:t>
            </w:r>
          </w:p>
        </w:tc>
        <w:tc>
          <w:tcPr>
            <w:tcW w:w="1210" w:type="dxa"/>
            <w:tcBorders>
              <w:bottom w:val="single" w:sz="8" w:space="0" w:color="BFBFBF"/>
              <w:right w:val="single" w:sz="8" w:space="0" w:color="BFBFBF"/>
            </w:tcBorders>
          </w:tcPr>
          <w:p w14:paraId="40589F61" w14:textId="77777777" w:rsidR="001D6C8C" w:rsidRDefault="001D6C8C" w:rsidP="00502638">
            <w:pPr>
              <w:jc w:val="center"/>
            </w:pPr>
          </w:p>
          <w:p w14:paraId="22E72DDF" w14:textId="77777777" w:rsidR="001D6C8C" w:rsidRDefault="001D6C8C" w:rsidP="00502638">
            <w:pPr>
              <w:jc w:val="center"/>
            </w:pPr>
          </w:p>
          <w:p w14:paraId="19D7917D" w14:textId="77777777" w:rsidR="001D6C8C" w:rsidRDefault="001D6C8C" w:rsidP="00502638">
            <w:pPr>
              <w:jc w:val="center"/>
            </w:pPr>
          </w:p>
          <w:p w14:paraId="7DF53B34" w14:textId="77777777" w:rsidR="001D6C8C" w:rsidRDefault="001D6C8C" w:rsidP="00502638">
            <w:pPr>
              <w:jc w:val="center"/>
            </w:pPr>
            <w:r>
              <w:t>Y</w:t>
            </w:r>
          </w:p>
        </w:tc>
      </w:tr>
      <w:tr w:rsidR="001D6C8C" w14:paraId="55CC7C9A" w14:textId="77777777" w:rsidTr="00502638">
        <w:trPr>
          <w:trHeight w:val="20"/>
        </w:trPr>
        <w:tc>
          <w:tcPr>
            <w:tcW w:w="525" w:type="dxa"/>
            <w:tcBorders>
              <w:left w:val="single" w:sz="8" w:space="0" w:color="BFBFBF"/>
              <w:bottom w:val="single" w:sz="8" w:space="0" w:color="BFBFBF"/>
              <w:right w:val="single" w:sz="8" w:space="0" w:color="BFBFBF"/>
            </w:tcBorders>
          </w:tcPr>
          <w:p w14:paraId="7D33EF66" w14:textId="77777777" w:rsidR="001D6C8C" w:rsidRDefault="001D6C8C" w:rsidP="00502638">
            <w:pPr>
              <w:spacing w:before="240" w:after="240" w:line="240" w:lineRule="auto"/>
              <w:jc w:val="center"/>
            </w:pPr>
          </w:p>
          <w:p w14:paraId="4C7413CA" w14:textId="77777777" w:rsidR="001D6C8C" w:rsidRDefault="001D6C8C" w:rsidP="00502638">
            <w:pPr>
              <w:spacing w:before="240" w:after="240" w:line="240" w:lineRule="auto"/>
              <w:jc w:val="center"/>
            </w:pPr>
            <w:r>
              <w:t>13</w:t>
            </w:r>
          </w:p>
        </w:tc>
        <w:tc>
          <w:tcPr>
            <w:tcW w:w="1110" w:type="dxa"/>
            <w:tcBorders>
              <w:bottom w:val="single" w:sz="8" w:space="0" w:color="BFBFBF"/>
              <w:right w:val="single" w:sz="8" w:space="0" w:color="BFBFBF"/>
            </w:tcBorders>
          </w:tcPr>
          <w:p w14:paraId="1C28106A" w14:textId="77777777" w:rsidR="001D6C8C" w:rsidRDefault="001D6C8C" w:rsidP="00502638">
            <w:pPr>
              <w:jc w:val="center"/>
            </w:pPr>
          </w:p>
          <w:p w14:paraId="480A78CA" w14:textId="77777777" w:rsidR="001D6C8C" w:rsidRDefault="001D6C8C" w:rsidP="00502638">
            <w:pPr>
              <w:jc w:val="center"/>
            </w:pPr>
          </w:p>
          <w:p w14:paraId="54C8C5C2" w14:textId="77777777" w:rsidR="001D6C8C" w:rsidRDefault="001D6C8C" w:rsidP="00502638">
            <w:pPr>
              <w:jc w:val="center"/>
            </w:pPr>
            <w:r>
              <w:t>SH Health Care</w:t>
            </w:r>
          </w:p>
        </w:tc>
        <w:tc>
          <w:tcPr>
            <w:tcW w:w="1185" w:type="dxa"/>
            <w:tcBorders>
              <w:bottom w:val="single" w:sz="8" w:space="0" w:color="BFBFBF"/>
              <w:right w:val="single" w:sz="8" w:space="0" w:color="BFBFBF"/>
            </w:tcBorders>
          </w:tcPr>
          <w:p w14:paraId="35577E4A" w14:textId="77777777" w:rsidR="001D6C8C" w:rsidRDefault="001D6C8C" w:rsidP="00502638">
            <w:pPr>
              <w:jc w:val="left"/>
            </w:pPr>
          </w:p>
          <w:p w14:paraId="7894BC6A" w14:textId="77777777" w:rsidR="001D6C8C" w:rsidRDefault="001D6C8C" w:rsidP="00502638">
            <w:pPr>
              <w:jc w:val="left"/>
            </w:pPr>
          </w:p>
          <w:p w14:paraId="7D0D1F0C" w14:textId="77777777" w:rsidR="001D6C8C" w:rsidRDefault="001D6C8C" w:rsidP="00502638">
            <w:pPr>
              <w:jc w:val="left"/>
            </w:pPr>
            <w:r>
              <w:t>N</w:t>
            </w:r>
          </w:p>
        </w:tc>
        <w:tc>
          <w:tcPr>
            <w:tcW w:w="1185" w:type="dxa"/>
            <w:tcBorders>
              <w:bottom w:val="single" w:sz="8" w:space="0" w:color="BFBFBF"/>
              <w:right w:val="single" w:sz="8" w:space="0" w:color="BFBFBF"/>
            </w:tcBorders>
          </w:tcPr>
          <w:p w14:paraId="7B6D08F7" w14:textId="77777777" w:rsidR="001D6C8C" w:rsidRDefault="001D6C8C" w:rsidP="00502638">
            <w:pPr>
              <w:jc w:val="center"/>
            </w:pPr>
          </w:p>
          <w:p w14:paraId="20FDE471" w14:textId="77777777" w:rsidR="001D6C8C" w:rsidRDefault="001D6C8C" w:rsidP="00502638">
            <w:pPr>
              <w:jc w:val="center"/>
            </w:pPr>
          </w:p>
          <w:p w14:paraId="47318E81" w14:textId="77777777" w:rsidR="001D6C8C" w:rsidRDefault="001D6C8C" w:rsidP="00502638">
            <w:pPr>
              <w:jc w:val="center"/>
            </w:pPr>
            <w:r>
              <w:t>Hospital</w:t>
            </w:r>
          </w:p>
        </w:tc>
        <w:tc>
          <w:tcPr>
            <w:tcW w:w="1080" w:type="dxa"/>
            <w:tcBorders>
              <w:bottom w:val="single" w:sz="8" w:space="0" w:color="BFBFBF"/>
              <w:right w:val="single" w:sz="8" w:space="0" w:color="BFBFBF"/>
            </w:tcBorders>
          </w:tcPr>
          <w:p w14:paraId="5334C154" w14:textId="77777777" w:rsidR="001D6C8C" w:rsidRDefault="001D6C8C" w:rsidP="00502638">
            <w:pPr>
              <w:jc w:val="center"/>
            </w:pPr>
          </w:p>
        </w:tc>
        <w:tc>
          <w:tcPr>
            <w:tcW w:w="1170" w:type="dxa"/>
            <w:tcBorders>
              <w:bottom w:val="single" w:sz="8" w:space="0" w:color="BFBFBF"/>
              <w:right w:val="single" w:sz="8" w:space="0" w:color="BFBFBF"/>
            </w:tcBorders>
          </w:tcPr>
          <w:p w14:paraId="29E9A4E2" w14:textId="77777777" w:rsidR="001D6C8C" w:rsidRDefault="001D6C8C" w:rsidP="00502638">
            <w:pPr>
              <w:jc w:val="center"/>
            </w:pPr>
          </w:p>
          <w:p w14:paraId="03674520" w14:textId="77777777" w:rsidR="001D6C8C" w:rsidRDefault="001D6C8C" w:rsidP="00502638">
            <w:pPr>
              <w:jc w:val="center"/>
            </w:pPr>
            <w:r>
              <w:t xml:space="preserve">SH Health Care, Vadakke Anjilimood, Puthuppally . Devikulangara </w:t>
            </w:r>
          </w:p>
          <w:p w14:paraId="2BD399FE" w14:textId="77777777" w:rsidR="001D6C8C" w:rsidRDefault="001D6C8C" w:rsidP="00502638">
            <w:pPr>
              <w:jc w:val="center"/>
            </w:pPr>
          </w:p>
        </w:tc>
        <w:tc>
          <w:tcPr>
            <w:tcW w:w="1325" w:type="dxa"/>
            <w:tcBorders>
              <w:bottom w:val="single" w:sz="8" w:space="0" w:color="BFBFBF"/>
              <w:right w:val="single" w:sz="8" w:space="0" w:color="BFBFBF"/>
            </w:tcBorders>
          </w:tcPr>
          <w:p w14:paraId="6FC7760B" w14:textId="77777777" w:rsidR="001D6C8C" w:rsidRDefault="001D6C8C" w:rsidP="00502638">
            <w:pPr>
              <w:jc w:val="center"/>
            </w:pPr>
          </w:p>
          <w:p w14:paraId="52087CDB" w14:textId="77777777" w:rsidR="001D6C8C" w:rsidRDefault="001D6C8C" w:rsidP="00502638">
            <w:pPr>
              <w:jc w:val="center"/>
            </w:pPr>
          </w:p>
          <w:p w14:paraId="2AAAB6F3" w14:textId="77777777" w:rsidR="001D6C8C" w:rsidRDefault="001D6C8C" w:rsidP="00502638">
            <w:pPr>
              <w:jc w:val="center"/>
            </w:pPr>
            <w:r>
              <w:t>9747512277</w:t>
            </w:r>
          </w:p>
        </w:tc>
        <w:tc>
          <w:tcPr>
            <w:tcW w:w="1170" w:type="dxa"/>
            <w:tcBorders>
              <w:bottom w:val="single" w:sz="8" w:space="0" w:color="BFBFBF"/>
              <w:right w:val="single" w:sz="8" w:space="0" w:color="BFBFBF"/>
            </w:tcBorders>
          </w:tcPr>
          <w:p w14:paraId="72395680" w14:textId="77777777" w:rsidR="001D6C8C" w:rsidRDefault="001D6C8C" w:rsidP="00502638">
            <w:pPr>
              <w:jc w:val="center"/>
            </w:pPr>
          </w:p>
          <w:p w14:paraId="1CB85E9E" w14:textId="77777777" w:rsidR="001D6C8C" w:rsidRDefault="001D6C8C" w:rsidP="00502638">
            <w:pPr>
              <w:jc w:val="center"/>
            </w:pPr>
          </w:p>
          <w:p w14:paraId="68129F73" w14:textId="77777777" w:rsidR="001D6C8C" w:rsidRDefault="001D6C8C" w:rsidP="00502638">
            <w:pPr>
              <w:jc w:val="center"/>
            </w:pPr>
            <w:r>
              <w:t>N</w:t>
            </w:r>
          </w:p>
        </w:tc>
        <w:tc>
          <w:tcPr>
            <w:tcW w:w="1210" w:type="dxa"/>
            <w:tcBorders>
              <w:bottom w:val="single" w:sz="8" w:space="0" w:color="BFBFBF"/>
              <w:right w:val="single" w:sz="8" w:space="0" w:color="BFBFBF"/>
            </w:tcBorders>
          </w:tcPr>
          <w:p w14:paraId="2D7BE6A1" w14:textId="77777777" w:rsidR="001D6C8C" w:rsidRDefault="001D6C8C" w:rsidP="00502638">
            <w:pPr>
              <w:jc w:val="center"/>
            </w:pPr>
          </w:p>
          <w:p w14:paraId="054B7EE4" w14:textId="77777777" w:rsidR="001D6C8C" w:rsidRDefault="001D6C8C" w:rsidP="00502638">
            <w:pPr>
              <w:jc w:val="center"/>
            </w:pPr>
          </w:p>
          <w:p w14:paraId="3C4FA07C" w14:textId="77777777" w:rsidR="001D6C8C" w:rsidRDefault="001D6C8C" w:rsidP="00502638">
            <w:pPr>
              <w:jc w:val="center"/>
            </w:pPr>
            <w:r>
              <w:t>Y</w:t>
            </w:r>
          </w:p>
        </w:tc>
      </w:tr>
    </w:tbl>
    <w:p w14:paraId="4689AE9C" w14:textId="77777777" w:rsidR="001D6C8C" w:rsidRDefault="001D6C8C">
      <w:pPr>
        <w:rPr>
          <w:color w:val="FF0000"/>
        </w:rPr>
      </w:pPr>
    </w:p>
    <w:p w14:paraId="189FA539" w14:textId="3887A31F" w:rsidR="00C923D8" w:rsidRDefault="009B6B2F">
      <w:r>
        <w:rPr>
          <w:color w:val="FF0000"/>
        </w:rPr>
        <w:t>*</w:t>
      </w:r>
      <w:r>
        <w:t>refer annexure 1 for contact details</w:t>
      </w:r>
    </w:p>
    <w:p w14:paraId="3F924776" w14:textId="77777777" w:rsidR="00C923D8" w:rsidRDefault="00C923D8"/>
    <w:p w14:paraId="69CC45D8" w14:textId="77777777" w:rsidR="00C923D8" w:rsidRDefault="00C923D8"/>
    <w:p w14:paraId="4BD46859" w14:textId="34448534" w:rsidR="00C923D8" w:rsidRDefault="00263C0C">
      <w:pPr>
        <w:jc w:val="center"/>
      </w:pPr>
      <w:r>
        <w:t>\</w:t>
      </w:r>
    </w:p>
    <w:p w14:paraId="678B1CCB" w14:textId="61AE7421" w:rsidR="00C923D8" w:rsidRDefault="009B6B2F">
      <w:pPr>
        <w:pStyle w:val="Heading2"/>
        <w:numPr>
          <w:ilvl w:val="1"/>
          <w:numId w:val="1"/>
        </w:numPr>
        <w:tabs>
          <w:tab w:val="left" w:pos="0"/>
        </w:tabs>
      </w:pPr>
      <w:bookmarkStart w:id="10" w:name="_ou94e634izsg" w:colFirst="0" w:colLast="0"/>
      <w:bookmarkEnd w:id="10"/>
      <w:r>
        <w:t>Institutions</w:t>
      </w:r>
    </w:p>
    <w:p w14:paraId="5EDC9194" w14:textId="77777777" w:rsidR="00C923D8" w:rsidRDefault="009B6B2F">
      <w:r>
        <w:t>This section tracks the educational infrastructure available, which is vital for human resource planning in the health sector.</w:t>
      </w:r>
    </w:p>
    <w:p w14:paraId="4EC9C1F1" w14:textId="77777777" w:rsidR="00C923D8" w:rsidRDefault="00C923D8"/>
    <w:tbl>
      <w:tblPr>
        <w:tblStyle w:val="a7"/>
        <w:tblW w:w="9165"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4215"/>
        <w:gridCol w:w="1238"/>
        <w:gridCol w:w="1237"/>
        <w:gridCol w:w="1237"/>
        <w:gridCol w:w="1238"/>
      </w:tblGrid>
      <w:tr w:rsidR="00C923D8" w14:paraId="2D3836E1" w14:textId="77777777">
        <w:trPr>
          <w:trHeight w:val="540"/>
        </w:trPr>
        <w:tc>
          <w:tcPr>
            <w:tcW w:w="4215" w:type="dxa"/>
            <w:tcBorders>
              <w:top w:val="single" w:sz="8" w:space="0" w:color="DDDDDD"/>
              <w:left w:val="single" w:sz="8" w:space="0" w:color="DDDDDD"/>
              <w:bottom w:val="single" w:sz="8" w:space="0" w:color="DDDDDD"/>
              <w:right w:val="single" w:sz="8" w:space="0" w:color="DDDDDD"/>
            </w:tcBorders>
            <w:shd w:val="clear" w:color="auto" w:fill="F2F2F2"/>
          </w:tcPr>
          <w:p w14:paraId="2D2218F6" w14:textId="77777777" w:rsidR="00C923D8" w:rsidRDefault="009B6B2F">
            <w:pPr>
              <w:spacing w:line="240" w:lineRule="auto"/>
            </w:pPr>
            <w:r>
              <w:t>Category of Institution</w:t>
            </w:r>
          </w:p>
        </w:tc>
        <w:tc>
          <w:tcPr>
            <w:tcW w:w="1238" w:type="dxa"/>
            <w:tcBorders>
              <w:top w:val="single" w:sz="8" w:space="0" w:color="DDDDDD"/>
              <w:left w:val="single" w:sz="8" w:space="0" w:color="DDDDDD"/>
              <w:bottom w:val="single" w:sz="8" w:space="0" w:color="DDDDDD"/>
              <w:right w:val="single" w:sz="8" w:space="0" w:color="DDDDDD"/>
            </w:tcBorders>
            <w:shd w:val="clear" w:color="auto" w:fill="F2F2F2"/>
          </w:tcPr>
          <w:p w14:paraId="10246A1D" w14:textId="77777777" w:rsidR="00C923D8" w:rsidRDefault="009B6B2F">
            <w:pPr>
              <w:spacing w:line="240" w:lineRule="auto"/>
            </w:pPr>
            <w:r>
              <w:t>Govt</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Pr>
          <w:p w14:paraId="60079EB8" w14:textId="77777777" w:rsidR="00C923D8" w:rsidRDefault="009B6B2F">
            <w:pPr>
              <w:spacing w:line="240" w:lineRule="auto"/>
            </w:pPr>
            <w:r>
              <w:t>Private</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Pr>
          <w:p w14:paraId="1F60DDED" w14:textId="77777777" w:rsidR="00C923D8" w:rsidRDefault="009B6B2F">
            <w:pPr>
              <w:spacing w:line="240" w:lineRule="auto"/>
            </w:pPr>
            <w:r>
              <w:t>AYUSH</w:t>
            </w:r>
          </w:p>
        </w:tc>
        <w:tc>
          <w:tcPr>
            <w:tcW w:w="1238" w:type="dxa"/>
            <w:tcBorders>
              <w:top w:val="single" w:sz="8" w:space="0" w:color="DDDDDD"/>
              <w:left w:val="single" w:sz="8" w:space="0" w:color="DDDDDD"/>
              <w:bottom w:val="single" w:sz="8" w:space="0" w:color="DDDDDD"/>
              <w:right w:val="single" w:sz="8" w:space="0" w:color="DDDDDD"/>
            </w:tcBorders>
            <w:shd w:val="clear" w:color="auto" w:fill="F2F2F2"/>
          </w:tcPr>
          <w:p w14:paraId="622E81D8" w14:textId="77777777" w:rsidR="00C923D8" w:rsidRDefault="009B6B2F">
            <w:pPr>
              <w:spacing w:line="240" w:lineRule="auto"/>
            </w:pPr>
            <w:r>
              <w:t>Total</w:t>
            </w:r>
          </w:p>
        </w:tc>
      </w:tr>
      <w:tr w:rsidR="00C923D8" w14:paraId="11F8924F" w14:textId="77777777">
        <w:trPr>
          <w:trHeight w:val="540"/>
        </w:trPr>
        <w:tc>
          <w:tcPr>
            <w:tcW w:w="4215" w:type="dxa"/>
            <w:tcBorders>
              <w:top w:val="single" w:sz="8" w:space="0" w:color="DDDDDD"/>
              <w:left w:val="single" w:sz="8" w:space="0" w:color="DDDDDD"/>
              <w:bottom w:val="single" w:sz="8" w:space="0" w:color="DDDDDD"/>
              <w:right w:val="single" w:sz="8" w:space="0" w:color="DDDDDD"/>
            </w:tcBorders>
          </w:tcPr>
          <w:p w14:paraId="609E0F6E" w14:textId="77777777" w:rsidR="00C923D8" w:rsidRDefault="009B6B2F">
            <w:pPr>
              <w:spacing w:line="240" w:lineRule="auto"/>
            </w:pPr>
            <w:r>
              <w:t>Medical Colleges</w:t>
            </w:r>
          </w:p>
        </w:tc>
        <w:tc>
          <w:tcPr>
            <w:tcW w:w="1238" w:type="dxa"/>
            <w:tcBorders>
              <w:top w:val="single" w:sz="8" w:space="0" w:color="DDDDDD"/>
              <w:left w:val="single" w:sz="8" w:space="0" w:color="DDDDDD"/>
              <w:bottom w:val="single" w:sz="8" w:space="0" w:color="DDDDDD"/>
              <w:right w:val="single" w:sz="8" w:space="0" w:color="DDDDDD"/>
            </w:tcBorders>
          </w:tcPr>
          <w:p w14:paraId="2AC2E9EB"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1294B8FC"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6E896280" w14:textId="77777777" w:rsidR="00C923D8" w:rsidRDefault="009B6B2F">
            <w:pPr>
              <w:spacing w:line="240" w:lineRule="auto"/>
            </w:pPr>
            <w:r>
              <w:t>0</w:t>
            </w:r>
          </w:p>
        </w:tc>
        <w:tc>
          <w:tcPr>
            <w:tcW w:w="1238" w:type="dxa"/>
            <w:tcBorders>
              <w:top w:val="single" w:sz="8" w:space="0" w:color="DDDDDD"/>
              <w:left w:val="single" w:sz="8" w:space="0" w:color="DDDDDD"/>
              <w:bottom w:val="single" w:sz="8" w:space="0" w:color="DDDDDD"/>
              <w:right w:val="single" w:sz="8" w:space="0" w:color="DDDDDD"/>
            </w:tcBorders>
          </w:tcPr>
          <w:p w14:paraId="2794C93B" w14:textId="77777777" w:rsidR="00C923D8" w:rsidRDefault="009B6B2F">
            <w:pPr>
              <w:spacing w:line="240" w:lineRule="auto"/>
            </w:pPr>
            <w:r>
              <w:t>0</w:t>
            </w:r>
          </w:p>
        </w:tc>
      </w:tr>
      <w:tr w:rsidR="00C923D8" w14:paraId="34AB6B18" w14:textId="77777777">
        <w:trPr>
          <w:trHeight w:val="540"/>
        </w:trPr>
        <w:tc>
          <w:tcPr>
            <w:tcW w:w="4215" w:type="dxa"/>
            <w:tcBorders>
              <w:top w:val="single" w:sz="8" w:space="0" w:color="DDDDDD"/>
              <w:left w:val="single" w:sz="8" w:space="0" w:color="DDDDDD"/>
              <w:bottom w:val="single" w:sz="8" w:space="0" w:color="DDDDDD"/>
              <w:right w:val="single" w:sz="8" w:space="0" w:color="DDDDDD"/>
            </w:tcBorders>
          </w:tcPr>
          <w:p w14:paraId="0811AB2F" w14:textId="77777777" w:rsidR="00C923D8" w:rsidRDefault="009B6B2F">
            <w:pPr>
              <w:spacing w:line="240" w:lineRule="auto"/>
            </w:pPr>
            <w:r>
              <w:lastRenderedPageBreak/>
              <w:t>Nursing Colleges</w:t>
            </w:r>
          </w:p>
        </w:tc>
        <w:tc>
          <w:tcPr>
            <w:tcW w:w="1238" w:type="dxa"/>
            <w:tcBorders>
              <w:top w:val="single" w:sz="8" w:space="0" w:color="DDDDDD"/>
              <w:left w:val="single" w:sz="8" w:space="0" w:color="DDDDDD"/>
              <w:bottom w:val="single" w:sz="8" w:space="0" w:color="DDDDDD"/>
              <w:right w:val="single" w:sz="8" w:space="0" w:color="DDDDDD"/>
            </w:tcBorders>
          </w:tcPr>
          <w:p w14:paraId="28E0CC51"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530B19A3"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6BE376BA" w14:textId="77777777" w:rsidR="00C923D8" w:rsidRDefault="009B6B2F">
            <w:pPr>
              <w:spacing w:line="240" w:lineRule="auto"/>
            </w:pPr>
            <w:r>
              <w:t>0</w:t>
            </w:r>
          </w:p>
        </w:tc>
        <w:tc>
          <w:tcPr>
            <w:tcW w:w="1238" w:type="dxa"/>
            <w:tcBorders>
              <w:top w:val="single" w:sz="8" w:space="0" w:color="DDDDDD"/>
              <w:left w:val="single" w:sz="8" w:space="0" w:color="DDDDDD"/>
              <w:bottom w:val="single" w:sz="8" w:space="0" w:color="DDDDDD"/>
              <w:right w:val="single" w:sz="8" w:space="0" w:color="DDDDDD"/>
            </w:tcBorders>
          </w:tcPr>
          <w:p w14:paraId="104EA8B9" w14:textId="77777777" w:rsidR="00C923D8" w:rsidRDefault="009B6B2F">
            <w:pPr>
              <w:spacing w:line="240" w:lineRule="auto"/>
            </w:pPr>
            <w:r>
              <w:t>0</w:t>
            </w:r>
          </w:p>
        </w:tc>
      </w:tr>
      <w:tr w:rsidR="00C923D8" w14:paraId="27EA8991" w14:textId="77777777">
        <w:trPr>
          <w:trHeight w:val="540"/>
        </w:trPr>
        <w:tc>
          <w:tcPr>
            <w:tcW w:w="4215" w:type="dxa"/>
            <w:tcBorders>
              <w:top w:val="single" w:sz="8" w:space="0" w:color="DDDDDD"/>
              <w:left w:val="single" w:sz="8" w:space="0" w:color="DDDDDD"/>
              <w:bottom w:val="single" w:sz="8" w:space="0" w:color="DDDDDD"/>
              <w:right w:val="single" w:sz="8" w:space="0" w:color="DDDDDD"/>
            </w:tcBorders>
          </w:tcPr>
          <w:p w14:paraId="2F383FCD" w14:textId="77777777" w:rsidR="00C923D8" w:rsidRDefault="009B6B2F">
            <w:pPr>
              <w:spacing w:line="240" w:lineRule="auto"/>
            </w:pPr>
            <w:r>
              <w:t>Dental Colleges</w:t>
            </w:r>
          </w:p>
        </w:tc>
        <w:tc>
          <w:tcPr>
            <w:tcW w:w="1238" w:type="dxa"/>
            <w:tcBorders>
              <w:top w:val="single" w:sz="8" w:space="0" w:color="DDDDDD"/>
              <w:left w:val="single" w:sz="8" w:space="0" w:color="DDDDDD"/>
              <w:bottom w:val="single" w:sz="8" w:space="0" w:color="DDDDDD"/>
              <w:right w:val="single" w:sz="8" w:space="0" w:color="DDDDDD"/>
            </w:tcBorders>
          </w:tcPr>
          <w:p w14:paraId="1BF46B46"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0AC42111"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21354B57" w14:textId="77777777" w:rsidR="00C923D8" w:rsidRDefault="009B6B2F">
            <w:pPr>
              <w:spacing w:line="240" w:lineRule="auto"/>
            </w:pPr>
            <w:r>
              <w:t>0</w:t>
            </w:r>
          </w:p>
        </w:tc>
        <w:tc>
          <w:tcPr>
            <w:tcW w:w="1238" w:type="dxa"/>
            <w:tcBorders>
              <w:top w:val="single" w:sz="8" w:space="0" w:color="DDDDDD"/>
              <w:left w:val="single" w:sz="8" w:space="0" w:color="DDDDDD"/>
              <w:bottom w:val="single" w:sz="8" w:space="0" w:color="DDDDDD"/>
              <w:right w:val="single" w:sz="8" w:space="0" w:color="DDDDDD"/>
            </w:tcBorders>
          </w:tcPr>
          <w:p w14:paraId="14980AFF" w14:textId="77777777" w:rsidR="00C923D8" w:rsidRDefault="009B6B2F">
            <w:pPr>
              <w:spacing w:line="240" w:lineRule="auto"/>
            </w:pPr>
            <w:r>
              <w:t>0</w:t>
            </w:r>
          </w:p>
        </w:tc>
      </w:tr>
      <w:tr w:rsidR="00C923D8" w14:paraId="352E121B" w14:textId="77777777">
        <w:trPr>
          <w:trHeight w:val="540"/>
        </w:trPr>
        <w:tc>
          <w:tcPr>
            <w:tcW w:w="4215" w:type="dxa"/>
            <w:tcBorders>
              <w:top w:val="single" w:sz="8" w:space="0" w:color="DDDDDD"/>
              <w:left w:val="single" w:sz="8" w:space="0" w:color="DDDDDD"/>
              <w:bottom w:val="single" w:sz="8" w:space="0" w:color="DDDDDD"/>
              <w:right w:val="single" w:sz="8" w:space="0" w:color="DDDDDD"/>
            </w:tcBorders>
          </w:tcPr>
          <w:p w14:paraId="6BAC4A9A" w14:textId="77777777" w:rsidR="00C923D8" w:rsidRDefault="009B6B2F">
            <w:pPr>
              <w:spacing w:line="240" w:lineRule="auto"/>
            </w:pPr>
            <w:r>
              <w:t>Para-medical / Allied Health</w:t>
            </w:r>
          </w:p>
        </w:tc>
        <w:tc>
          <w:tcPr>
            <w:tcW w:w="1238" w:type="dxa"/>
            <w:tcBorders>
              <w:top w:val="single" w:sz="8" w:space="0" w:color="DDDDDD"/>
              <w:left w:val="single" w:sz="8" w:space="0" w:color="DDDDDD"/>
              <w:bottom w:val="single" w:sz="8" w:space="0" w:color="DDDDDD"/>
              <w:right w:val="single" w:sz="8" w:space="0" w:color="DDDDDD"/>
            </w:tcBorders>
          </w:tcPr>
          <w:p w14:paraId="4BB6E85C"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42FCF959"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7DF6A2B2" w14:textId="77777777" w:rsidR="00C923D8" w:rsidRDefault="009B6B2F">
            <w:pPr>
              <w:spacing w:line="240" w:lineRule="auto"/>
            </w:pPr>
            <w:r>
              <w:t>0</w:t>
            </w:r>
          </w:p>
        </w:tc>
        <w:tc>
          <w:tcPr>
            <w:tcW w:w="1238" w:type="dxa"/>
            <w:tcBorders>
              <w:top w:val="single" w:sz="8" w:space="0" w:color="DDDDDD"/>
              <w:left w:val="single" w:sz="8" w:space="0" w:color="DDDDDD"/>
              <w:bottom w:val="single" w:sz="8" w:space="0" w:color="DDDDDD"/>
              <w:right w:val="single" w:sz="8" w:space="0" w:color="DDDDDD"/>
            </w:tcBorders>
          </w:tcPr>
          <w:p w14:paraId="79CC7EEC" w14:textId="77777777" w:rsidR="00C923D8" w:rsidRDefault="009B6B2F">
            <w:pPr>
              <w:spacing w:line="240" w:lineRule="auto"/>
            </w:pPr>
            <w:r>
              <w:t>0</w:t>
            </w:r>
          </w:p>
        </w:tc>
      </w:tr>
      <w:tr w:rsidR="00C923D8" w14:paraId="215328E8" w14:textId="77777777">
        <w:trPr>
          <w:trHeight w:val="540"/>
        </w:trPr>
        <w:tc>
          <w:tcPr>
            <w:tcW w:w="4215" w:type="dxa"/>
            <w:tcBorders>
              <w:top w:val="single" w:sz="8" w:space="0" w:color="DDDDDD"/>
              <w:left w:val="single" w:sz="8" w:space="0" w:color="DDDDDD"/>
              <w:bottom w:val="single" w:sz="8" w:space="0" w:color="DDDDDD"/>
              <w:right w:val="single" w:sz="8" w:space="0" w:color="DDDDDD"/>
            </w:tcBorders>
          </w:tcPr>
          <w:p w14:paraId="43795EB7" w14:textId="77777777" w:rsidR="00C923D8" w:rsidRDefault="009B6B2F">
            <w:pPr>
              <w:spacing w:line="240" w:lineRule="auto"/>
            </w:pPr>
            <w:r>
              <w:t>Pharmacy Colleges</w:t>
            </w:r>
          </w:p>
        </w:tc>
        <w:tc>
          <w:tcPr>
            <w:tcW w:w="1238" w:type="dxa"/>
            <w:tcBorders>
              <w:top w:val="single" w:sz="8" w:space="0" w:color="DDDDDD"/>
              <w:left w:val="single" w:sz="8" w:space="0" w:color="DDDDDD"/>
              <w:bottom w:val="single" w:sz="8" w:space="0" w:color="DDDDDD"/>
              <w:right w:val="single" w:sz="8" w:space="0" w:color="DDDDDD"/>
            </w:tcBorders>
          </w:tcPr>
          <w:p w14:paraId="22336235"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284B48EC" w14:textId="77777777" w:rsidR="00C923D8" w:rsidRDefault="009B6B2F">
            <w:pPr>
              <w:spacing w:line="240" w:lineRule="auto"/>
            </w:pPr>
            <w:r>
              <w:t>0</w:t>
            </w:r>
          </w:p>
        </w:tc>
        <w:tc>
          <w:tcPr>
            <w:tcW w:w="1237" w:type="dxa"/>
            <w:tcBorders>
              <w:top w:val="single" w:sz="8" w:space="0" w:color="DDDDDD"/>
              <w:left w:val="single" w:sz="8" w:space="0" w:color="DDDDDD"/>
              <w:bottom w:val="single" w:sz="8" w:space="0" w:color="DDDDDD"/>
              <w:right w:val="single" w:sz="8" w:space="0" w:color="DDDDDD"/>
            </w:tcBorders>
          </w:tcPr>
          <w:p w14:paraId="6B394C04" w14:textId="77777777" w:rsidR="00C923D8" w:rsidRDefault="009B6B2F">
            <w:pPr>
              <w:spacing w:line="240" w:lineRule="auto"/>
            </w:pPr>
            <w:r>
              <w:t>0</w:t>
            </w:r>
          </w:p>
        </w:tc>
        <w:tc>
          <w:tcPr>
            <w:tcW w:w="1238" w:type="dxa"/>
            <w:tcBorders>
              <w:top w:val="single" w:sz="8" w:space="0" w:color="DDDDDD"/>
              <w:left w:val="single" w:sz="8" w:space="0" w:color="DDDDDD"/>
              <w:bottom w:val="single" w:sz="8" w:space="0" w:color="DDDDDD"/>
              <w:right w:val="single" w:sz="8" w:space="0" w:color="DDDDDD"/>
            </w:tcBorders>
          </w:tcPr>
          <w:p w14:paraId="10261DD5" w14:textId="77777777" w:rsidR="00C923D8" w:rsidRDefault="009B6B2F">
            <w:pPr>
              <w:spacing w:line="240" w:lineRule="auto"/>
            </w:pPr>
            <w:r>
              <w:t>0</w:t>
            </w:r>
          </w:p>
        </w:tc>
      </w:tr>
    </w:tbl>
    <w:p w14:paraId="0E550C6C" w14:textId="77777777" w:rsidR="00C923D8" w:rsidRDefault="009B6B2F">
      <w:r>
        <w:rPr>
          <w:color w:val="FF0000"/>
        </w:rPr>
        <w:t>*</w:t>
      </w:r>
      <w:r>
        <w:t>refer annexure 1 for contact details</w:t>
      </w:r>
    </w:p>
    <w:p w14:paraId="6B425CD1" w14:textId="77777777" w:rsidR="00CB6382" w:rsidRDefault="00CB6382"/>
    <w:p w14:paraId="6FCA514A" w14:textId="77777777" w:rsidR="00C923D8" w:rsidRDefault="009B6B2F">
      <w:pPr>
        <w:pStyle w:val="Heading2"/>
        <w:numPr>
          <w:ilvl w:val="1"/>
          <w:numId w:val="1"/>
        </w:numPr>
        <w:tabs>
          <w:tab w:val="left" w:pos="0"/>
        </w:tabs>
        <w:spacing w:before="240" w:after="240"/>
      </w:pPr>
      <w:bookmarkStart w:id="11" w:name="_mzxoy9ws9fmf" w:colFirst="0" w:colLast="0"/>
      <w:bookmarkEnd w:id="11"/>
      <w:r>
        <w:t>Specialized Services &amp; Emergency Inventory</w:t>
      </w:r>
    </w:p>
    <w:p w14:paraId="3F9D7DB7" w14:textId="77777777" w:rsidR="00C923D8" w:rsidRDefault="009B6B2F">
      <w:r>
        <w:t>This section provides a detailed view of the specialized medical resources available to the community, focusing on emergency response and critical care capabilities. This table tracks the vital assets required for managing severe illnesses and emergencies across Government, Private, and AYUSH sectors.</w:t>
      </w:r>
    </w:p>
    <w:p w14:paraId="17ECBCCF" w14:textId="77777777" w:rsidR="00C923D8" w:rsidRDefault="00C923D8"/>
    <w:p w14:paraId="7014172E" w14:textId="77777777" w:rsidR="00C923D8" w:rsidRDefault="00C923D8"/>
    <w:tbl>
      <w:tblPr>
        <w:tblStyle w:val="a8"/>
        <w:tblW w:w="8670"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4004"/>
        <w:gridCol w:w="1215"/>
        <w:gridCol w:w="1110"/>
        <w:gridCol w:w="1335"/>
        <w:gridCol w:w="1006"/>
      </w:tblGrid>
      <w:tr w:rsidR="00C923D8" w14:paraId="731B4AA8" w14:textId="77777777">
        <w:trPr>
          <w:trHeight w:val="540"/>
        </w:trPr>
        <w:tc>
          <w:tcPr>
            <w:tcW w:w="4004" w:type="dxa"/>
            <w:tcBorders>
              <w:top w:val="single" w:sz="8" w:space="0" w:color="DDDDDD"/>
              <w:left w:val="single" w:sz="8" w:space="0" w:color="DDDDDD"/>
              <w:bottom w:val="single" w:sz="8" w:space="0" w:color="DDDDDD"/>
              <w:right w:val="single" w:sz="8" w:space="0" w:color="DDDDDD"/>
            </w:tcBorders>
            <w:shd w:val="clear" w:color="auto" w:fill="F2F2F2"/>
          </w:tcPr>
          <w:p w14:paraId="4DCA3293" w14:textId="77777777" w:rsidR="00C923D8" w:rsidRDefault="009B6B2F">
            <w:pPr>
              <w:spacing w:line="240" w:lineRule="auto"/>
            </w:pPr>
            <w:r>
              <w:t>Item</w:t>
            </w:r>
          </w:p>
        </w:tc>
        <w:tc>
          <w:tcPr>
            <w:tcW w:w="1215" w:type="dxa"/>
            <w:tcBorders>
              <w:top w:val="single" w:sz="8" w:space="0" w:color="DDDDDD"/>
              <w:left w:val="single" w:sz="8" w:space="0" w:color="DDDDDD"/>
              <w:bottom w:val="single" w:sz="8" w:space="0" w:color="DDDDDD"/>
              <w:right w:val="single" w:sz="8" w:space="0" w:color="DDDDDD"/>
            </w:tcBorders>
            <w:shd w:val="clear" w:color="auto" w:fill="F2F2F2"/>
          </w:tcPr>
          <w:p w14:paraId="61031CC6" w14:textId="77777777" w:rsidR="00C923D8" w:rsidRDefault="009B6B2F">
            <w:pPr>
              <w:spacing w:line="240" w:lineRule="auto"/>
            </w:pPr>
            <w:r>
              <w:t>Govt</w:t>
            </w:r>
          </w:p>
        </w:tc>
        <w:tc>
          <w:tcPr>
            <w:tcW w:w="1110" w:type="dxa"/>
            <w:tcBorders>
              <w:top w:val="single" w:sz="8" w:space="0" w:color="DDDDDD"/>
              <w:left w:val="single" w:sz="8" w:space="0" w:color="DDDDDD"/>
              <w:bottom w:val="single" w:sz="8" w:space="0" w:color="DDDDDD"/>
              <w:right w:val="single" w:sz="8" w:space="0" w:color="DDDDDD"/>
            </w:tcBorders>
            <w:shd w:val="clear" w:color="auto" w:fill="F2F2F2"/>
          </w:tcPr>
          <w:p w14:paraId="4F73BCEF" w14:textId="77777777" w:rsidR="00C923D8" w:rsidRDefault="009B6B2F">
            <w:pPr>
              <w:spacing w:line="240" w:lineRule="auto"/>
            </w:pPr>
            <w:r>
              <w:t>Private</w:t>
            </w:r>
          </w:p>
        </w:tc>
        <w:tc>
          <w:tcPr>
            <w:tcW w:w="1335" w:type="dxa"/>
            <w:tcBorders>
              <w:top w:val="single" w:sz="8" w:space="0" w:color="DDDDDD"/>
              <w:left w:val="single" w:sz="8" w:space="0" w:color="DDDDDD"/>
              <w:bottom w:val="single" w:sz="8" w:space="0" w:color="DDDDDD"/>
              <w:right w:val="single" w:sz="8" w:space="0" w:color="DDDDDD"/>
            </w:tcBorders>
            <w:shd w:val="clear" w:color="auto" w:fill="F2F2F2"/>
          </w:tcPr>
          <w:p w14:paraId="2623F0F8" w14:textId="77777777" w:rsidR="00C923D8" w:rsidRDefault="009B6B2F">
            <w:pPr>
              <w:spacing w:line="240" w:lineRule="auto"/>
            </w:pPr>
            <w:r>
              <w:t>AYUSH</w:t>
            </w:r>
          </w:p>
        </w:tc>
        <w:tc>
          <w:tcPr>
            <w:tcW w:w="1006" w:type="dxa"/>
            <w:tcBorders>
              <w:top w:val="single" w:sz="8" w:space="0" w:color="DDDDDD"/>
              <w:left w:val="single" w:sz="8" w:space="0" w:color="DDDDDD"/>
              <w:bottom w:val="single" w:sz="8" w:space="0" w:color="DDDDDD"/>
              <w:right w:val="single" w:sz="8" w:space="0" w:color="DDDDDD"/>
            </w:tcBorders>
            <w:shd w:val="clear" w:color="auto" w:fill="F2F2F2"/>
          </w:tcPr>
          <w:p w14:paraId="4BE03342" w14:textId="77777777" w:rsidR="00C923D8" w:rsidRDefault="009B6B2F">
            <w:pPr>
              <w:spacing w:line="240" w:lineRule="auto"/>
            </w:pPr>
            <w:r>
              <w:t>Total</w:t>
            </w:r>
          </w:p>
        </w:tc>
      </w:tr>
      <w:tr w:rsidR="008C1071" w14:paraId="619A6CE8"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790C0D82" w14:textId="77777777" w:rsidR="008C1071" w:rsidRDefault="008C1071" w:rsidP="008C1071">
            <w:pPr>
              <w:spacing w:line="240" w:lineRule="auto"/>
            </w:pPr>
            <w:r>
              <w:t>Hospital beds</w:t>
            </w:r>
          </w:p>
        </w:tc>
        <w:tc>
          <w:tcPr>
            <w:tcW w:w="1215" w:type="dxa"/>
            <w:tcBorders>
              <w:top w:val="single" w:sz="8" w:space="0" w:color="DDDDDD"/>
              <w:left w:val="single" w:sz="8" w:space="0" w:color="DDDDDD"/>
              <w:bottom w:val="single" w:sz="8" w:space="0" w:color="DDDDDD"/>
              <w:right w:val="single" w:sz="8" w:space="0" w:color="DDDDDD"/>
            </w:tcBorders>
          </w:tcPr>
          <w:p w14:paraId="5E6F2571"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68FC4B92" w14:textId="12F4053C"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31EC12FB" w14:textId="16E54EA0"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48A0F316" w14:textId="45085005" w:rsidR="008C1071" w:rsidRDefault="008C1071" w:rsidP="008C1071">
            <w:pPr>
              <w:spacing w:line="240" w:lineRule="auto"/>
            </w:pPr>
            <w:r w:rsidRPr="00B51085">
              <w:rPr>
                <w:rFonts w:ascii="Arial" w:eastAsia="Arial" w:hAnsi="Arial" w:cs="Arial"/>
                <w:sz w:val="20"/>
                <w:szCs w:val="20"/>
              </w:rPr>
              <w:t>0</w:t>
            </w:r>
          </w:p>
        </w:tc>
      </w:tr>
      <w:tr w:rsidR="008C1071" w14:paraId="74AB19AE"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7C50D8EB" w14:textId="77777777" w:rsidR="008C1071" w:rsidRDefault="008C1071" w:rsidP="008C1071">
            <w:pPr>
              <w:spacing w:line="240" w:lineRule="auto"/>
            </w:pPr>
            <w:r>
              <w:t>Oxygen-generating systems(Y/N)</w:t>
            </w:r>
          </w:p>
        </w:tc>
        <w:tc>
          <w:tcPr>
            <w:tcW w:w="1215" w:type="dxa"/>
            <w:tcBorders>
              <w:top w:val="single" w:sz="8" w:space="0" w:color="DDDDDD"/>
              <w:left w:val="single" w:sz="8" w:space="0" w:color="DDDDDD"/>
              <w:bottom w:val="single" w:sz="8" w:space="0" w:color="DDDDDD"/>
              <w:right w:val="single" w:sz="8" w:space="0" w:color="DDDDDD"/>
            </w:tcBorders>
          </w:tcPr>
          <w:p w14:paraId="449EAB01"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1613141E" w14:textId="367991B5"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74F772B3" w14:textId="7606161B"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53F838E2" w14:textId="6AF2B797" w:rsidR="008C1071" w:rsidRDefault="008C1071" w:rsidP="008C1071">
            <w:pPr>
              <w:spacing w:line="240" w:lineRule="auto"/>
            </w:pPr>
            <w:r w:rsidRPr="00B51085">
              <w:rPr>
                <w:rFonts w:ascii="Arial" w:eastAsia="Arial" w:hAnsi="Arial" w:cs="Arial"/>
                <w:sz w:val="20"/>
                <w:szCs w:val="20"/>
              </w:rPr>
              <w:t>0</w:t>
            </w:r>
          </w:p>
        </w:tc>
      </w:tr>
      <w:tr w:rsidR="008C1071" w14:paraId="6239FADC"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63051169" w14:textId="77777777" w:rsidR="008C1071" w:rsidRDefault="008C1071" w:rsidP="008C1071">
            <w:pPr>
              <w:spacing w:line="240" w:lineRule="auto"/>
            </w:pPr>
            <w:r>
              <w:t>Oxygen-supported beds (Numbers)</w:t>
            </w:r>
          </w:p>
        </w:tc>
        <w:tc>
          <w:tcPr>
            <w:tcW w:w="1215" w:type="dxa"/>
            <w:tcBorders>
              <w:top w:val="single" w:sz="8" w:space="0" w:color="DDDDDD"/>
              <w:left w:val="single" w:sz="8" w:space="0" w:color="DDDDDD"/>
              <w:bottom w:val="single" w:sz="8" w:space="0" w:color="DDDDDD"/>
              <w:right w:val="single" w:sz="8" w:space="0" w:color="DDDDDD"/>
            </w:tcBorders>
          </w:tcPr>
          <w:p w14:paraId="5479C3E2"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5E5C8DAA" w14:textId="70D7AE75"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1FB3A76C" w14:textId="628AFCAC"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4A2AACF4" w14:textId="7C7A0BA5" w:rsidR="008C1071" w:rsidRDefault="008C1071" w:rsidP="008C1071">
            <w:pPr>
              <w:spacing w:line="240" w:lineRule="auto"/>
            </w:pPr>
            <w:r w:rsidRPr="00B51085">
              <w:rPr>
                <w:rFonts w:ascii="Arial" w:eastAsia="Arial" w:hAnsi="Arial" w:cs="Arial"/>
                <w:sz w:val="20"/>
                <w:szCs w:val="20"/>
              </w:rPr>
              <w:t>0</w:t>
            </w:r>
          </w:p>
        </w:tc>
      </w:tr>
      <w:tr w:rsidR="008C1071" w14:paraId="56B1A445"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6559AB2D" w14:textId="77777777" w:rsidR="008C1071" w:rsidRDefault="008C1071" w:rsidP="008C1071">
            <w:pPr>
              <w:spacing w:line="240" w:lineRule="auto"/>
            </w:pPr>
            <w:r>
              <w:t>Ventilator supported beds</w:t>
            </w:r>
          </w:p>
        </w:tc>
        <w:tc>
          <w:tcPr>
            <w:tcW w:w="1215" w:type="dxa"/>
            <w:tcBorders>
              <w:top w:val="single" w:sz="8" w:space="0" w:color="DDDDDD"/>
              <w:left w:val="single" w:sz="8" w:space="0" w:color="DDDDDD"/>
              <w:bottom w:val="single" w:sz="8" w:space="0" w:color="DDDDDD"/>
              <w:right w:val="single" w:sz="8" w:space="0" w:color="DDDDDD"/>
            </w:tcBorders>
          </w:tcPr>
          <w:p w14:paraId="3C08D4B6"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39D50B28" w14:textId="1D4CB950"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3D19CA7C" w14:textId="090C3DDC"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2179BF6E" w14:textId="711DB971" w:rsidR="008C1071" w:rsidRDefault="008C1071" w:rsidP="008C1071">
            <w:pPr>
              <w:spacing w:line="240" w:lineRule="auto"/>
            </w:pPr>
            <w:r w:rsidRPr="00B51085">
              <w:rPr>
                <w:rFonts w:ascii="Arial" w:eastAsia="Arial" w:hAnsi="Arial" w:cs="Arial"/>
                <w:sz w:val="20"/>
                <w:szCs w:val="20"/>
              </w:rPr>
              <w:t>0</w:t>
            </w:r>
          </w:p>
        </w:tc>
      </w:tr>
      <w:tr w:rsidR="008C1071" w14:paraId="1D32B40A"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77F7C594" w14:textId="77777777" w:rsidR="008C1071" w:rsidRDefault="008C1071" w:rsidP="008C1071">
            <w:pPr>
              <w:spacing w:line="240" w:lineRule="auto"/>
            </w:pPr>
            <w:r>
              <w:t>ICU beds</w:t>
            </w:r>
          </w:p>
        </w:tc>
        <w:tc>
          <w:tcPr>
            <w:tcW w:w="1215" w:type="dxa"/>
            <w:tcBorders>
              <w:top w:val="single" w:sz="8" w:space="0" w:color="DDDDDD"/>
              <w:left w:val="single" w:sz="8" w:space="0" w:color="DDDDDD"/>
              <w:bottom w:val="single" w:sz="8" w:space="0" w:color="DDDDDD"/>
              <w:right w:val="single" w:sz="8" w:space="0" w:color="DDDDDD"/>
            </w:tcBorders>
          </w:tcPr>
          <w:p w14:paraId="7763A8C9"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454F281F" w14:textId="236E00D0"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08C305E8" w14:textId="35ADDF90"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3CC64430" w14:textId="1C6011AC" w:rsidR="008C1071" w:rsidRDefault="008C1071" w:rsidP="008C1071">
            <w:pPr>
              <w:spacing w:line="240" w:lineRule="auto"/>
            </w:pPr>
            <w:r w:rsidRPr="00B51085">
              <w:rPr>
                <w:rFonts w:ascii="Arial" w:eastAsia="Arial" w:hAnsi="Arial" w:cs="Arial"/>
                <w:sz w:val="20"/>
                <w:szCs w:val="20"/>
              </w:rPr>
              <w:t>0</w:t>
            </w:r>
          </w:p>
        </w:tc>
      </w:tr>
      <w:tr w:rsidR="008C1071" w14:paraId="16EBCF03"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3D31ABDD" w14:textId="77777777" w:rsidR="008C1071" w:rsidRDefault="008C1071" w:rsidP="008C1071">
            <w:pPr>
              <w:spacing w:line="240" w:lineRule="auto"/>
            </w:pPr>
            <w:r>
              <w:t>Burns units</w:t>
            </w:r>
          </w:p>
        </w:tc>
        <w:tc>
          <w:tcPr>
            <w:tcW w:w="1215" w:type="dxa"/>
            <w:tcBorders>
              <w:top w:val="single" w:sz="8" w:space="0" w:color="DDDDDD"/>
              <w:left w:val="single" w:sz="8" w:space="0" w:color="DDDDDD"/>
              <w:bottom w:val="single" w:sz="8" w:space="0" w:color="DDDDDD"/>
              <w:right w:val="single" w:sz="8" w:space="0" w:color="DDDDDD"/>
            </w:tcBorders>
          </w:tcPr>
          <w:p w14:paraId="359B1B05"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1A687193" w14:textId="4E2201BB"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33D9D750" w14:textId="6A666B74"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4725F9C5" w14:textId="2C92C36F" w:rsidR="008C1071" w:rsidRDefault="008C1071" w:rsidP="008C1071">
            <w:pPr>
              <w:spacing w:line="240" w:lineRule="auto"/>
            </w:pPr>
            <w:r w:rsidRPr="00B51085">
              <w:rPr>
                <w:rFonts w:ascii="Arial" w:eastAsia="Arial" w:hAnsi="Arial" w:cs="Arial"/>
                <w:sz w:val="20"/>
                <w:szCs w:val="20"/>
              </w:rPr>
              <w:t>0</w:t>
            </w:r>
          </w:p>
        </w:tc>
      </w:tr>
      <w:tr w:rsidR="008C1071" w14:paraId="1333F561"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6F7174C3" w14:textId="77777777" w:rsidR="008C1071" w:rsidRDefault="008C1071" w:rsidP="008C1071">
            <w:pPr>
              <w:spacing w:line="240" w:lineRule="auto"/>
            </w:pPr>
            <w:r>
              <w:t>Blood banks</w:t>
            </w:r>
          </w:p>
        </w:tc>
        <w:tc>
          <w:tcPr>
            <w:tcW w:w="1215" w:type="dxa"/>
            <w:tcBorders>
              <w:top w:val="single" w:sz="8" w:space="0" w:color="DDDDDD"/>
              <w:left w:val="single" w:sz="8" w:space="0" w:color="DDDDDD"/>
              <w:bottom w:val="single" w:sz="8" w:space="0" w:color="DDDDDD"/>
              <w:right w:val="single" w:sz="8" w:space="0" w:color="DDDDDD"/>
            </w:tcBorders>
          </w:tcPr>
          <w:p w14:paraId="6E995266"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0AFB131C" w14:textId="09A9386E"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5D18DCFB" w14:textId="763540AA"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1DE271C9" w14:textId="15604BE6" w:rsidR="008C1071" w:rsidRDefault="008C1071" w:rsidP="008C1071">
            <w:pPr>
              <w:spacing w:line="240" w:lineRule="auto"/>
            </w:pPr>
            <w:r w:rsidRPr="00B51085">
              <w:rPr>
                <w:rFonts w:ascii="Arial" w:eastAsia="Arial" w:hAnsi="Arial" w:cs="Arial"/>
                <w:sz w:val="20"/>
                <w:szCs w:val="20"/>
              </w:rPr>
              <w:t>0</w:t>
            </w:r>
          </w:p>
        </w:tc>
      </w:tr>
      <w:tr w:rsidR="008C1071" w14:paraId="662138BF"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4B59370C" w14:textId="77777777" w:rsidR="008C1071" w:rsidRDefault="008C1071" w:rsidP="008C1071">
            <w:pPr>
              <w:spacing w:line="240" w:lineRule="auto"/>
            </w:pPr>
            <w:r>
              <w:lastRenderedPageBreak/>
              <w:t>BLS ambulances</w:t>
            </w:r>
          </w:p>
        </w:tc>
        <w:tc>
          <w:tcPr>
            <w:tcW w:w="1215" w:type="dxa"/>
            <w:tcBorders>
              <w:top w:val="single" w:sz="8" w:space="0" w:color="DDDDDD"/>
              <w:left w:val="single" w:sz="8" w:space="0" w:color="DDDDDD"/>
              <w:bottom w:val="single" w:sz="8" w:space="0" w:color="DDDDDD"/>
              <w:right w:val="single" w:sz="8" w:space="0" w:color="DDDDDD"/>
            </w:tcBorders>
          </w:tcPr>
          <w:p w14:paraId="38A192AA"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29844C4A" w14:textId="3BE6911A"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536F8621" w14:textId="73FEBFCD"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78797242" w14:textId="2A4C707A" w:rsidR="008C1071" w:rsidRDefault="008C1071" w:rsidP="008C1071">
            <w:pPr>
              <w:spacing w:line="240" w:lineRule="auto"/>
            </w:pPr>
            <w:r w:rsidRPr="00B51085">
              <w:rPr>
                <w:rFonts w:ascii="Arial" w:eastAsia="Arial" w:hAnsi="Arial" w:cs="Arial"/>
                <w:sz w:val="20"/>
                <w:szCs w:val="20"/>
              </w:rPr>
              <w:t>0</w:t>
            </w:r>
          </w:p>
        </w:tc>
      </w:tr>
      <w:tr w:rsidR="008C1071" w14:paraId="41B6A178"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238AF172" w14:textId="77777777" w:rsidR="008C1071" w:rsidRDefault="008C1071" w:rsidP="008C1071">
            <w:pPr>
              <w:spacing w:line="240" w:lineRule="auto"/>
            </w:pPr>
            <w:r>
              <w:t>ALS ambulances</w:t>
            </w:r>
          </w:p>
        </w:tc>
        <w:tc>
          <w:tcPr>
            <w:tcW w:w="1215" w:type="dxa"/>
            <w:tcBorders>
              <w:top w:val="single" w:sz="8" w:space="0" w:color="DDDDDD"/>
              <w:left w:val="single" w:sz="8" w:space="0" w:color="DDDDDD"/>
              <w:bottom w:val="single" w:sz="8" w:space="0" w:color="DDDDDD"/>
              <w:right w:val="single" w:sz="8" w:space="0" w:color="DDDDDD"/>
            </w:tcBorders>
          </w:tcPr>
          <w:p w14:paraId="245D7822"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30D68266" w14:textId="175974AE"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305558EC" w14:textId="0F111A08"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554135B7" w14:textId="5183BB75" w:rsidR="008C1071" w:rsidRDefault="008C1071" w:rsidP="008C1071">
            <w:pPr>
              <w:spacing w:line="240" w:lineRule="auto"/>
            </w:pPr>
            <w:r w:rsidRPr="00B51085">
              <w:rPr>
                <w:rFonts w:ascii="Arial" w:eastAsia="Arial" w:hAnsi="Arial" w:cs="Arial"/>
                <w:sz w:val="20"/>
                <w:szCs w:val="20"/>
              </w:rPr>
              <w:t>0</w:t>
            </w:r>
          </w:p>
        </w:tc>
      </w:tr>
      <w:tr w:rsidR="008C1071" w14:paraId="557CD529"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165D5954" w14:textId="77777777" w:rsidR="008C1071" w:rsidRDefault="008C1071" w:rsidP="008C1071">
            <w:pPr>
              <w:spacing w:line="240" w:lineRule="auto"/>
            </w:pPr>
            <w:r>
              <w:t>Dialysis facilities</w:t>
            </w:r>
          </w:p>
        </w:tc>
        <w:tc>
          <w:tcPr>
            <w:tcW w:w="1215" w:type="dxa"/>
            <w:tcBorders>
              <w:top w:val="single" w:sz="8" w:space="0" w:color="DDDDDD"/>
              <w:left w:val="single" w:sz="8" w:space="0" w:color="DDDDDD"/>
              <w:bottom w:val="single" w:sz="8" w:space="0" w:color="DDDDDD"/>
              <w:right w:val="single" w:sz="8" w:space="0" w:color="DDDDDD"/>
            </w:tcBorders>
          </w:tcPr>
          <w:p w14:paraId="1638B21A"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181546F8" w14:textId="5DDDEFB5"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0350626D" w14:textId="1E205071"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3DDCAA44" w14:textId="45BB47C1" w:rsidR="008C1071" w:rsidRDefault="008C1071" w:rsidP="008C1071">
            <w:pPr>
              <w:spacing w:line="240" w:lineRule="auto"/>
            </w:pPr>
            <w:r w:rsidRPr="00B51085">
              <w:rPr>
                <w:rFonts w:ascii="Arial" w:eastAsia="Arial" w:hAnsi="Arial" w:cs="Arial"/>
                <w:sz w:val="20"/>
                <w:szCs w:val="20"/>
              </w:rPr>
              <w:t>0</w:t>
            </w:r>
          </w:p>
        </w:tc>
      </w:tr>
      <w:tr w:rsidR="008C1071" w14:paraId="6CEC53CA"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310A6A4D" w14:textId="77777777" w:rsidR="008C1071" w:rsidRDefault="008C1071" w:rsidP="008C1071">
            <w:pPr>
              <w:spacing w:line="240" w:lineRule="auto"/>
            </w:pPr>
            <w:r>
              <w:t>Dispensaries</w:t>
            </w:r>
          </w:p>
        </w:tc>
        <w:tc>
          <w:tcPr>
            <w:tcW w:w="1215" w:type="dxa"/>
            <w:tcBorders>
              <w:top w:val="single" w:sz="8" w:space="0" w:color="DDDDDD"/>
              <w:left w:val="single" w:sz="8" w:space="0" w:color="DDDDDD"/>
              <w:bottom w:val="single" w:sz="8" w:space="0" w:color="DDDDDD"/>
              <w:right w:val="single" w:sz="8" w:space="0" w:color="DDDDDD"/>
            </w:tcBorders>
          </w:tcPr>
          <w:p w14:paraId="779CCEBB"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55B3D611" w14:textId="2641CAF2"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6F282702" w14:textId="58BAC6FB"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726D79F3" w14:textId="3CBC7F32" w:rsidR="008C1071" w:rsidRDefault="008C1071" w:rsidP="008C1071">
            <w:pPr>
              <w:spacing w:line="240" w:lineRule="auto"/>
            </w:pPr>
            <w:r w:rsidRPr="00B51085">
              <w:rPr>
                <w:rFonts w:ascii="Arial" w:eastAsia="Arial" w:hAnsi="Arial" w:cs="Arial"/>
                <w:sz w:val="20"/>
                <w:szCs w:val="20"/>
              </w:rPr>
              <w:t>0</w:t>
            </w:r>
          </w:p>
        </w:tc>
      </w:tr>
      <w:tr w:rsidR="008C1071" w14:paraId="49C54D70"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4157579B" w14:textId="77777777" w:rsidR="008C1071" w:rsidRDefault="008C1071" w:rsidP="008C1071">
            <w:pPr>
              <w:spacing w:line="240" w:lineRule="auto"/>
            </w:pPr>
            <w:r>
              <w:t>Medical store</w:t>
            </w:r>
          </w:p>
        </w:tc>
        <w:tc>
          <w:tcPr>
            <w:tcW w:w="1215" w:type="dxa"/>
            <w:tcBorders>
              <w:top w:val="single" w:sz="8" w:space="0" w:color="DDDDDD"/>
              <w:left w:val="single" w:sz="8" w:space="0" w:color="DDDDDD"/>
              <w:bottom w:val="single" w:sz="8" w:space="0" w:color="DDDDDD"/>
              <w:right w:val="single" w:sz="8" w:space="0" w:color="DDDDDD"/>
            </w:tcBorders>
          </w:tcPr>
          <w:p w14:paraId="4EC8AC73" w14:textId="77777777" w:rsidR="008C1071" w:rsidRDefault="008C1071" w:rsidP="008C1071">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038C9B23" w14:textId="451377BC" w:rsidR="008C1071" w:rsidRDefault="008C1071" w:rsidP="008C1071">
            <w:pPr>
              <w:spacing w:line="240" w:lineRule="auto"/>
            </w:pPr>
            <w:r w:rsidRPr="00B51085">
              <w:rPr>
                <w:rFonts w:ascii="Arial" w:eastAsia="Arial" w:hAnsi="Arial" w:cs="Arial"/>
                <w:sz w:val="20"/>
                <w:szCs w:val="20"/>
              </w:rPr>
              <w:t>0</w:t>
            </w:r>
          </w:p>
        </w:tc>
        <w:tc>
          <w:tcPr>
            <w:tcW w:w="1335" w:type="dxa"/>
            <w:tcBorders>
              <w:top w:val="single" w:sz="8" w:space="0" w:color="DDDDDD"/>
              <w:left w:val="single" w:sz="8" w:space="0" w:color="DDDDDD"/>
              <w:bottom w:val="single" w:sz="8" w:space="0" w:color="DDDDDD"/>
              <w:right w:val="single" w:sz="8" w:space="0" w:color="DDDDDD"/>
            </w:tcBorders>
          </w:tcPr>
          <w:p w14:paraId="44283BA5" w14:textId="10707369" w:rsidR="008C1071" w:rsidRDefault="008C1071" w:rsidP="008C1071">
            <w:pPr>
              <w:spacing w:line="240" w:lineRule="auto"/>
            </w:pPr>
            <w:r w:rsidRPr="00B51085">
              <w:rPr>
                <w:rFonts w:ascii="Arial" w:eastAsia="Arial" w:hAnsi="Arial" w:cs="Arial"/>
                <w:sz w:val="20"/>
                <w:szCs w:val="20"/>
              </w:rPr>
              <w:t>0</w:t>
            </w:r>
          </w:p>
        </w:tc>
        <w:tc>
          <w:tcPr>
            <w:tcW w:w="1006" w:type="dxa"/>
            <w:tcBorders>
              <w:top w:val="single" w:sz="8" w:space="0" w:color="DDDDDD"/>
              <w:left w:val="single" w:sz="8" w:space="0" w:color="DDDDDD"/>
              <w:bottom w:val="single" w:sz="8" w:space="0" w:color="DDDDDD"/>
              <w:right w:val="single" w:sz="8" w:space="0" w:color="DDDDDD"/>
            </w:tcBorders>
          </w:tcPr>
          <w:p w14:paraId="5685100B" w14:textId="266870F7" w:rsidR="008C1071" w:rsidRDefault="008C1071" w:rsidP="008C1071">
            <w:pPr>
              <w:spacing w:line="240" w:lineRule="auto"/>
            </w:pPr>
            <w:r w:rsidRPr="00B51085">
              <w:rPr>
                <w:rFonts w:ascii="Arial" w:eastAsia="Arial" w:hAnsi="Arial" w:cs="Arial"/>
                <w:sz w:val="20"/>
                <w:szCs w:val="20"/>
              </w:rPr>
              <w:t>0</w:t>
            </w:r>
          </w:p>
        </w:tc>
      </w:tr>
    </w:tbl>
    <w:p w14:paraId="638DFD65" w14:textId="6848EB8A" w:rsidR="00C923D8" w:rsidRDefault="009B6B2F" w:rsidP="00B2609B">
      <w:r>
        <w:rPr>
          <w:color w:val="FF0000"/>
        </w:rPr>
        <w:t>*</w:t>
      </w:r>
      <w:r>
        <w:t>refer annexure 1 for contact details</w:t>
      </w:r>
    </w:p>
    <w:p w14:paraId="19CD266D" w14:textId="77777777" w:rsidR="00C923D8" w:rsidRDefault="00C923D8"/>
    <w:p w14:paraId="5649E7C2" w14:textId="77777777" w:rsidR="00C923D8" w:rsidRDefault="009B6B2F">
      <w:pPr>
        <w:pStyle w:val="Heading2"/>
        <w:numPr>
          <w:ilvl w:val="1"/>
          <w:numId w:val="1"/>
        </w:numPr>
        <w:tabs>
          <w:tab w:val="left" w:pos="0"/>
        </w:tabs>
      </w:pPr>
      <w:bookmarkStart w:id="12" w:name="_xouwnpirxuzw" w:colFirst="0" w:colLast="0"/>
      <w:bookmarkStart w:id="13" w:name="_f5gl6y2jf4xe" w:colFirst="0" w:colLast="0"/>
      <w:bookmarkEnd w:id="12"/>
      <w:bookmarkEnd w:id="13"/>
      <w:r>
        <w:t>Diagnostics Summary</w:t>
      </w:r>
    </w:p>
    <w:p w14:paraId="6C4CDEA8" w14:textId="06FF2875" w:rsidR="00C923D8" w:rsidRDefault="009B6B2F">
      <w:r>
        <w:t xml:space="preserve">The diagnostic capacity of </w:t>
      </w:r>
      <w:r>
        <w:rPr>
          <w:b/>
          <w:bCs/>
        </w:rPr>
        <w:t xml:space="preserve">Devikulangara </w:t>
      </w:r>
      <w:r>
        <w:t xml:space="preserve"> represents the "intelligence network" of our healthcare system. The speed and accuracy of disease identification depend entirely on the distribution and technical level of these facilities.</w:t>
      </w:r>
    </w:p>
    <w:p w14:paraId="5C06C36C" w14:textId="77777777" w:rsidR="00C923D8" w:rsidRDefault="00C923D8"/>
    <w:tbl>
      <w:tblPr>
        <w:tblStyle w:val="aa"/>
        <w:tblW w:w="8670"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4004"/>
        <w:gridCol w:w="1215"/>
        <w:gridCol w:w="1110"/>
        <w:gridCol w:w="1335"/>
        <w:gridCol w:w="1006"/>
      </w:tblGrid>
      <w:tr w:rsidR="00C923D8" w14:paraId="53A280D0" w14:textId="77777777">
        <w:trPr>
          <w:trHeight w:val="540"/>
        </w:trPr>
        <w:tc>
          <w:tcPr>
            <w:tcW w:w="4004" w:type="dxa"/>
            <w:tcBorders>
              <w:top w:val="single" w:sz="8" w:space="0" w:color="DDDDDD"/>
              <w:left w:val="single" w:sz="8" w:space="0" w:color="DDDDDD"/>
              <w:bottom w:val="single" w:sz="8" w:space="0" w:color="DDDDDD"/>
              <w:right w:val="single" w:sz="8" w:space="0" w:color="DDDDDD"/>
            </w:tcBorders>
            <w:shd w:val="clear" w:color="auto" w:fill="F2F2F2"/>
          </w:tcPr>
          <w:p w14:paraId="0A83F1C3" w14:textId="77777777" w:rsidR="00C923D8" w:rsidRDefault="009B6B2F">
            <w:pPr>
              <w:spacing w:line="240" w:lineRule="auto"/>
            </w:pPr>
            <w:r>
              <w:t>Item</w:t>
            </w:r>
          </w:p>
        </w:tc>
        <w:tc>
          <w:tcPr>
            <w:tcW w:w="1215" w:type="dxa"/>
            <w:tcBorders>
              <w:top w:val="single" w:sz="8" w:space="0" w:color="DDDDDD"/>
              <w:left w:val="single" w:sz="8" w:space="0" w:color="DDDDDD"/>
              <w:bottom w:val="single" w:sz="8" w:space="0" w:color="DDDDDD"/>
              <w:right w:val="single" w:sz="8" w:space="0" w:color="DDDDDD"/>
            </w:tcBorders>
            <w:shd w:val="clear" w:color="auto" w:fill="F2F2F2"/>
          </w:tcPr>
          <w:p w14:paraId="02DE6C0F" w14:textId="77777777" w:rsidR="00C923D8" w:rsidRDefault="009B6B2F">
            <w:pPr>
              <w:spacing w:line="240" w:lineRule="auto"/>
            </w:pPr>
            <w:r>
              <w:t>Govt</w:t>
            </w:r>
          </w:p>
        </w:tc>
        <w:tc>
          <w:tcPr>
            <w:tcW w:w="1110" w:type="dxa"/>
            <w:tcBorders>
              <w:top w:val="single" w:sz="8" w:space="0" w:color="DDDDDD"/>
              <w:left w:val="single" w:sz="8" w:space="0" w:color="DDDDDD"/>
              <w:bottom w:val="single" w:sz="8" w:space="0" w:color="DDDDDD"/>
              <w:right w:val="single" w:sz="8" w:space="0" w:color="DDDDDD"/>
            </w:tcBorders>
            <w:shd w:val="clear" w:color="auto" w:fill="F2F2F2"/>
          </w:tcPr>
          <w:p w14:paraId="29E420FD" w14:textId="77777777" w:rsidR="00C923D8" w:rsidRDefault="009B6B2F">
            <w:pPr>
              <w:spacing w:line="240" w:lineRule="auto"/>
            </w:pPr>
            <w:r>
              <w:t>Private</w:t>
            </w:r>
          </w:p>
        </w:tc>
        <w:tc>
          <w:tcPr>
            <w:tcW w:w="1335" w:type="dxa"/>
            <w:tcBorders>
              <w:top w:val="single" w:sz="8" w:space="0" w:color="DDDDDD"/>
              <w:left w:val="single" w:sz="8" w:space="0" w:color="DDDDDD"/>
              <w:bottom w:val="single" w:sz="8" w:space="0" w:color="DDDDDD"/>
              <w:right w:val="single" w:sz="8" w:space="0" w:color="DDDDDD"/>
            </w:tcBorders>
            <w:shd w:val="clear" w:color="auto" w:fill="F2F2F2"/>
          </w:tcPr>
          <w:p w14:paraId="2FD263D4" w14:textId="77777777" w:rsidR="00C923D8" w:rsidRDefault="009B6B2F">
            <w:pPr>
              <w:spacing w:line="240" w:lineRule="auto"/>
            </w:pPr>
            <w:r>
              <w:t>AYUSH</w:t>
            </w:r>
          </w:p>
        </w:tc>
        <w:tc>
          <w:tcPr>
            <w:tcW w:w="1006" w:type="dxa"/>
            <w:tcBorders>
              <w:top w:val="single" w:sz="8" w:space="0" w:color="DDDDDD"/>
              <w:left w:val="single" w:sz="8" w:space="0" w:color="DDDDDD"/>
              <w:bottom w:val="single" w:sz="8" w:space="0" w:color="DDDDDD"/>
              <w:right w:val="single" w:sz="8" w:space="0" w:color="DDDDDD"/>
            </w:tcBorders>
            <w:shd w:val="clear" w:color="auto" w:fill="F2F2F2"/>
          </w:tcPr>
          <w:p w14:paraId="354C854C" w14:textId="77777777" w:rsidR="00C923D8" w:rsidRDefault="009B6B2F">
            <w:pPr>
              <w:spacing w:line="240" w:lineRule="auto"/>
            </w:pPr>
            <w:r>
              <w:t>Total</w:t>
            </w:r>
          </w:p>
        </w:tc>
      </w:tr>
      <w:tr w:rsidR="00C923D8" w14:paraId="0F71A53D"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1C347AFD" w14:textId="77777777" w:rsidR="00C923D8" w:rsidRDefault="009B6B2F">
            <w:pPr>
              <w:spacing w:line="240" w:lineRule="auto"/>
            </w:pPr>
            <w:r>
              <w:rPr>
                <w:sz w:val="21"/>
                <w:szCs w:val="21"/>
              </w:rPr>
              <w:t>General labs</w:t>
            </w:r>
          </w:p>
        </w:tc>
        <w:tc>
          <w:tcPr>
            <w:tcW w:w="1215" w:type="dxa"/>
            <w:tcBorders>
              <w:top w:val="single" w:sz="8" w:space="0" w:color="DDDDDD"/>
              <w:left w:val="single" w:sz="8" w:space="0" w:color="DDDDDD"/>
              <w:bottom w:val="single" w:sz="8" w:space="0" w:color="DDDDDD"/>
              <w:right w:val="single" w:sz="8" w:space="0" w:color="DDDDDD"/>
            </w:tcBorders>
          </w:tcPr>
          <w:p w14:paraId="245F0411" w14:textId="50810B3D" w:rsidR="00C923D8" w:rsidRDefault="00B2609B">
            <w:pPr>
              <w:spacing w:line="240" w:lineRule="auto"/>
            </w:pPr>
            <w:r>
              <w:t>1</w:t>
            </w:r>
          </w:p>
        </w:tc>
        <w:tc>
          <w:tcPr>
            <w:tcW w:w="1110" w:type="dxa"/>
            <w:tcBorders>
              <w:top w:val="single" w:sz="8" w:space="0" w:color="DDDDDD"/>
              <w:left w:val="single" w:sz="8" w:space="0" w:color="DDDDDD"/>
              <w:bottom w:val="single" w:sz="8" w:space="0" w:color="DDDDDD"/>
              <w:right w:val="single" w:sz="8" w:space="0" w:color="DDDDDD"/>
            </w:tcBorders>
          </w:tcPr>
          <w:p w14:paraId="6C2BD6F1" w14:textId="644B726B" w:rsidR="00C923D8" w:rsidRDefault="008C393B">
            <w:pPr>
              <w:spacing w:line="240" w:lineRule="auto"/>
            </w:pPr>
            <w:r>
              <w:t>3</w:t>
            </w:r>
          </w:p>
        </w:tc>
        <w:tc>
          <w:tcPr>
            <w:tcW w:w="1335" w:type="dxa"/>
            <w:tcBorders>
              <w:top w:val="single" w:sz="8" w:space="0" w:color="DDDDDD"/>
              <w:left w:val="single" w:sz="8" w:space="0" w:color="DDDDDD"/>
              <w:bottom w:val="single" w:sz="8" w:space="0" w:color="DDDDDD"/>
              <w:right w:val="single" w:sz="8" w:space="0" w:color="DDDDDD"/>
            </w:tcBorders>
          </w:tcPr>
          <w:p w14:paraId="68E1C26D" w14:textId="3D715CBF" w:rsidR="00C923D8" w:rsidRDefault="008C393B">
            <w:pPr>
              <w:spacing w:line="240" w:lineRule="auto"/>
            </w:pPr>
            <w:r>
              <w:t>0</w:t>
            </w:r>
          </w:p>
        </w:tc>
        <w:tc>
          <w:tcPr>
            <w:tcW w:w="1006" w:type="dxa"/>
            <w:tcBorders>
              <w:top w:val="single" w:sz="8" w:space="0" w:color="DDDDDD"/>
              <w:left w:val="single" w:sz="8" w:space="0" w:color="DDDDDD"/>
              <w:bottom w:val="single" w:sz="8" w:space="0" w:color="DDDDDD"/>
              <w:right w:val="single" w:sz="8" w:space="0" w:color="DDDDDD"/>
            </w:tcBorders>
          </w:tcPr>
          <w:p w14:paraId="37ECB893" w14:textId="40FFD81D" w:rsidR="00C923D8" w:rsidRDefault="008C393B">
            <w:pPr>
              <w:spacing w:line="240" w:lineRule="auto"/>
            </w:pPr>
            <w:r>
              <w:t>4</w:t>
            </w:r>
          </w:p>
        </w:tc>
      </w:tr>
      <w:tr w:rsidR="00B2609B" w14:paraId="5B02160F"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15DCD3BA" w14:textId="77777777" w:rsidR="00B2609B" w:rsidRDefault="00B2609B" w:rsidP="00B2609B">
            <w:pPr>
              <w:spacing w:line="240" w:lineRule="auto"/>
            </w:pPr>
            <w:r>
              <w:rPr>
                <w:sz w:val="21"/>
                <w:szCs w:val="21"/>
              </w:rPr>
              <w:t>Microbiology labs</w:t>
            </w:r>
          </w:p>
        </w:tc>
        <w:tc>
          <w:tcPr>
            <w:tcW w:w="1215" w:type="dxa"/>
            <w:tcBorders>
              <w:top w:val="single" w:sz="8" w:space="0" w:color="DDDDDD"/>
              <w:left w:val="single" w:sz="8" w:space="0" w:color="DDDDDD"/>
              <w:bottom w:val="single" w:sz="8" w:space="0" w:color="DDDDDD"/>
              <w:right w:val="single" w:sz="8" w:space="0" w:color="DDDDDD"/>
            </w:tcBorders>
          </w:tcPr>
          <w:p w14:paraId="53B353BF" w14:textId="0198F18A" w:rsidR="00B2609B" w:rsidRDefault="00B2609B" w:rsidP="00B2609B">
            <w:pPr>
              <w:spacing w:line="240" w:lineRule="auto"/>
            </w:pPr>
            <w:r>
              <w:t>0</w:t>
            </w:r>
          </w:p>
        </w:tc>
        <w:tc>
          <w:tcPr>
            <w:tcW w:w="1110" w:type="dxa"/>
            <w:tcBorders>
              <w:top w:val="single" w:sz="8" w:space="0" w:color="DDDDDD"/>
              <w:left w:val="single" w:sz="8" w:space="0" w:color="DDDDDD"/>
              <w:bottom w:val="single" w:sz="8" w:space="0" w:color="DDDDDD"/>
              <w:right w:val="single" w:sz="8" w:space="0" w:color="DDDDDD"/>
            </w:tcBorders>
          </w:tcPr>
          <w:p w14:paraId="21A0A3AD" w14:textId="2E738844" w:rsidR="00B2609B" w:rsidRDefault="00B2609B" w:rsidP="00B2609B">
            <w:pPr>
              <w:spacing w:line="240" w:lineRule="auto"/>
            </w:pPr>
            <w:r w:rsidRPr="00B719E4">
              <w:t>0</w:t>
            </w:r>
          </w:p>
        </w:tc>
        <w:tc>
          <w:tcPr>
            <w:tcW w:w="1335" w:type="dxa"/>
            <w:tcBorders>
              <w:top w:val="single" w:sz="8" w:space="0" w:color="DDDDDD"/>
              <w:left w:val="single" w:sz="8" w:space="0" w:color="DDDDDD"/>
              <w:bottom w:val="single" w:sz="8" w:space="0" w:color="DDDDDD"/>
              <w:right w:val="single" w:sz="8" w:space="0" w:color="DDDDDD"/>
            </w:tcBorders>
          </w:tcPr>
          <w:p w14:paraId="2AB3DCCB" w14:textId="453E0DD3" w:rsidR="00B2609B" w:rsidRDefault="00B2609B" w:rsidP="00B2609B">
            <w:pPr>
              <w:spacing w:line="240" w:lineRule="auto"/>
            </w:pPr>
            <w:r w:rsidRPr="00B719E4">
              <w:t>0</w:t>
            </w:r>
          </w:p>
        </w:tc>
        <w:tc>
          <w:tcPr>
            <w:tcW w:w="1006" w:type="dxa"/>
            <w:tcBorders>
              <w:top w:val="single" w:sz="8" w:space="0" w:color="DDDDDD"/>
              <w:left w:val="single" w:sz="8" w:space="0" w:color="DDDDDD"/>
              <w:bottom w:val="single" w:sz="8" w:space="0" w:color="DDDDDD"/>
              <w:right w:val="single" w:sz="8" w:space="0" w:color="DDDDDD"/>
            </w:tcBorders>
          </w:tcPr>
          <w:p w14:paraId="512A3362" w14:textId="2EC125E7" w:rsidR="00B2609B" w:rsidRDefault="00B2609B" w:rsidP="00B2609B">
            <w:pPr>
              <w:spacing w:line="240" w:lineRule="auto"/>
            </w:pPr>
            <w:r w:rsidRPr="00B719E4">
              <w:t>0</w:t>
            </w:r>
          </w:p>
        </w:tc>
      </w:tr>
      <w:tr w:rsidR="00B2609B" w14:paraId="622BBEDD"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7A152705" w14:textId="77777777" w:rsidR="00B2609B" w:rsidRDefault="00B2609B" w:rsidP="00B2609B">
            <w:pPr>
              <w:spacing w:line="240" w:lineRule="auto"/>
            </w:pPr>
            <w:r>
              <w:rPr>
                <w:sz w:val="21"/>
                <w:szCs w:val="21"/>
              </w:rPr>
              <w:t>RT-PCR labs</w:t>
            </w:r>
          </w:p>
        </w:tc>
        <w:tc>
          <w:tcPr>
            <w:tcW w:w="1215" w:type="dxa"/>
            <w:tcBorders>
              <w:top w:val="single" w:sz="8" w:space="0" w:color="DDDDDD"/>
              <w:left w:val="single" w:sz="8" w:space="0" w:color="DDDDDD"/>
              <w:bottom w:val="single" w:sz="8" w:space="0" w:color="DDDDDD"/>
              <w:right w:val="single" w:sz="8" w:space="0" w:color="DDDDDD"/>
            </w:tcBorders>
          </w:tcPr>
          <w:p w14:paraId="1886E866" w14:textId="18DF8140" w:rsidR="00B2609B" w:rsidRDefault="00B2609B" w:rsidP="00B2609B">
            <w:pPr>
              <w:spacing w:line="240" w:lineRule="auto"/>
            </w:pPr>
            <w:r w:rsidRPr="00541479">
              <w:t>0</w:t>
            </w:r>
          </w:p>
        </w:tc>
        <w:tc>
          <w:tcPr>
            <w:tcW w:w="1110" w:type="dxa"/>
            <w:tcBorders>
              <w:top w:val="single" w:sz="8" w:space="0" w:color="DDDDDD"/>
              <w:left w:val="single" w:sz="8" w:space="0" w:color="DDDDDD"/>
              <w:bottom w:val="single" w:sz="8" w:space="0" w:color="DDDDDD"/>
              <w:right w:val="single" w:sz="8" w:space="0" w:color="DDDDDD"/>
            </w:tcBorders>
          </w:tcPr>
          <w:p w14:paraId="0A8E5505" w14:textId="213F5FE3" w:rsidR="00B2609B" w:rsidRDefault="00B2609B" w:rsidP="00B2609B">
            <w:pPr>
              <w:spacing w:line="240" w:lineRule="auto"/>
            </w:pPr>
            <w:r w:rsidRPr="00B719E4">
              <w:t>0</w:t>
            </w:r>
          </w:p>
        </w:tc>
        <w:tc>
          <w:tcPr>
            <w:tcW w:w="1335" w:type="dxa"/>
            <w:tcBorders>
              <w:top w:val="single" w:sz="8" w:space="0" w:color="DDDDDD"/>
              <w:left w:val="single" w:sz="8" w:space="0" w:color="DDDDDD"/>
              <w:bottom w:val="single" w:sz="8" w:space="0" w:color="DDDDDD"/>
              <w:right w:val="single" w:sz="8" w:space="0" w:color="DDDDDD"/>
            </w:tcBorders>
          </w:tcPr>
          <w:p w14:paraId="11604AA1" w14:textId="78A5444C" w:rsidR="00B2609B" w:rsidRDefault="00B2609B" w:rsidP="00B2609B">
            <w:pPr>
              <w:spacing w:line="240" w:lineRule="auto"/>
            </w:pPr>
            <w:r w:rsidRPr="00B719E4">
              <w:t>0</w:t>
            </w:r>
          </w:p>
        </w:tc>
        <w:tc>
          <w:tcPr>
            <w:tcW w:w="1006" w:type="dxa"/>
            <w:tcBorders>
              <w:top w:val="single" w:sz="8" w:space="0" w:color="DDDDDD"/>
              <w:left w:val="single" w:sz="8" w:space="0" w:color="DDDDDD"/>
              <w:bottom w:val="single" w:sz="8" w:space="0" w:color="DDDDDD"/>
              <w:right w:val="single" w:sz="8" w:space="0" w:color="DDDDDD"/>
            </w:tcBorders>
          </w:tcPr>
          <w:p w14:paraId="361BC39A" w14:textId="42D7DBF2" w:rsidR="00B2609B" w:rsidRDefault="00B2609B" w:rsidP="00B2609B">
            <w:pPr>
              <w:spacing w:line="240" w:lineRule="auto"/>
            </w:pPr>
            <w:r w:rsidRPr="00B719E4">
              <w:t>0</w:t>
            </w:r>
          </w:p>
        </w:tc>
      </w:tr>
      <w:tr w:rsidR="00B2609B" w14:paraId="2D48AD91"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43460EE9" w14:textId="77777777" w:rsidR="00B2609B" w:rsidRDefault="00B2609B" w:rsidP="00B2609B">
            <w:pPr>
              <w:spacing w:line="240" w:lineRule="auto"/>
            </w:pPr>
            <w:r>
              <w:rPr>
                <w:sz w:val="21"/>
                <w:szCs w:val="21"/>
              </w:rPr>
              <w:t>USG units</w:t>
            </w:r>
          </w:p>
        </w:tc>
        <w:tc>
          <w:tcPr>
            <w:tcW w:w="1215" w:type="dxa"/>
            <w:tcBorders>
              <w:top w:val="single" w:sz="8" w:space="0" w:color="DDDDDD"/>
              <w:left w:val="single" w:sz="8" w:space="0" w:color="DDDDDD"/>
              <w:bottom w:val="single" w:sz="8" w:space="0" w:color="DDDDDD"/>
              <w:right w:val="single" w:sz="8" w:space="0" w:color="DDDDDD"/>
            </w:tcBorders>
          </w:tcPr>
          <w:p w14:paraId="71B6C653" w14:textId="516E2FF8" w:rsidR="00B2609B" w:rsidRDefault="00B2609B" w:rsidP="00B2609B">
            <w:pPr>
              <w:spacing w:line="240" w:lineRule="auto"/>
            </w:pPr>
            <w:r w:rsidRPr="00541479">
              <w:t>0</w:t>
            </w:r>
          </w:p>
        </w:tc>
        <w:tc>
          <w:tcPr>
            <w:tcW w:w="1110" w:type="dxa"/>
            <w:tcBorders>
              <w:top w:val="single" w:sz="8" w:space="0" w:color="DDDDDD"/>
              <w:left w:val="single" w:sz="8" w:space="0" w:color="DDDDDD"/>
              <w:bottom w:val="single" w:sz="8" w:space="0" w:color="DDDDDD"/>
              <w:right w:val="single" w:sz="8" w:space="0" w:color="DDDDDD"/>
            </w:tcBorders>
          </w:tcPr>
          <w:p w14:paraId="0BE35B83" w14:textId="174E505F" w:rsidR="00B2609B" w:rsidRDefault="00B2609B" w:rsidP="00B2609B">
            <w:pPr>
              <w:spacing w:line="240" w:lineRule="auto"/>
            </w:pPr>
            <w:r w:rsidRPr="00B719E4">
              <w:t>0</w:t>
            </w:r>
          </w:p>
        </w:tc>
        <w:tc>
          <w:tcPr>
            <w:tcW w:w="1335" w:type="dxa"/>
            <w:tcBorders>
              <w:top w:val="single" w:sz="8" w:space="0" w:color="DDDDDD"/>
              <w:left w:val="single" w:sz="8" w:space="0" w:color="DDDDDD"/>
              <w:bottom w:val="single" w:sz="8" w:space="0" w:color="DDDDDD"/>
              <w:right w:val="single" w:sz="8" w:space="0" w:color="DDDDDD"/>
            </w:tcBorders>
          </w:tcPr>
          <w:p w14:paraId="2C3A5FB9" w14:textId="7739FFFB" w:rsidR="00B2609B" w:rsidRDefault="00B2609B" w:rsidP="00B2609B">
            <w:pPr>
              <w:spacing w:line="240" w:lineRule="auto"/>
            </w:pPr>
            <w:r w:rsidRPr="00B719E4">
              <w:t>0</w:t>
            </w:r>
          </w:p>
        </w:tc>
        <w:tc>
          <w:tcPr>
            <w:tcW w:w="1006" w:type="dxa"/>
            <w:tcBorders>
              <w:top w:val="single" w:sz="8" w:space="0" w:color="DDDDDD"/>
              <w:left w:val="single" w:sz="8" w:space="0" w:color="DDDDDD"/>
              <w:bottom w:val="single" w:sz="8" w:space="0" w:color="DDDDDD"/>
              <w:right w:val="single" w:sz="8" w:space="0" w:color="DDDDDD"/>
            </w:tcBorders>
          </w:tcPr>
          <w:p w14:paraId="5676F959" w14:textId="6E1DA243" w:rsidR="00B2609B" w:rsidRDefault="00B2609B" w:rsidP="00B2609B">
            <w:pPr>
              <w:spacing w:line="240" w:lineRule="auto"/>
            </w:pPr>
            <w:r w:rsidRPr="00B719E4">
              <w:t>0</w:t>
            </w:r>
          </w:p>
        </w:tc>
      </w:tr>
      <w:tr w:rsidR="00B2609B" w14:paraId="570EFAD7" w14:textId="77777777">
        <w:trPr>
          <w:trHeight w:val="540"/>
        </w:trPr>
        <w:tc>
          <w:tcPr>
            <w:tcW w:w="4004" w:type="dxa"/>
            <w:tcBorders>
              <w:top w:val="single" w:sz="8" w:space="0" w:color="DDDDDD"/>
              <w:left w:val="single" w:sz="8" w:space="0" w:color="DDDDDD"/>
              <w:bottom w:val="single" w:sz="8" w:space="0" w:color="DDDDDD"/>
              <w:right w:val="single" w:sz="8" w:space="0" w:color="DDDDDD"/>
            </w:tcBorders>
          </w:tcPr>
          <w:p w14:paraId="58374C2C" w14:textId="77777777" w:rsidR="00B2609B" w:rsidRDefault="00B2609B" w:rsidP="00B2609B">
            <w:pPr>
              <w:spacing w:line="240" w:lineRule="auto"/>
            </w:pPr>
            <w:r>
              <w:rPr>
                <w:sz w:val="21"/>
                <w:szCs w:val="21"/>
              </w:rPr>
              <w:t>CT/MRI units</w:t>
            </w:r>
          </w:p>
        </w:tc>
        <w:tc>
          <w:tcPr>
            <w:tcW w:w="1215" w:type="dxa"/>
            <w:tcBorders>
              <w:top w:val="single" w:sz="8" w:space="0" w:color="DDDDDD"/>
              <w:left w:val="single" w:sz="8" w:space="0" w:color="DDDDDD"/>
              <w:bottom w:val="single" w:sz="8" w:space="0" w:color="DDDDDD"/>
              <w:right w:val="single" w:sz="8" w:space="0" w:color="DDDDDD"/>
            </w:tcBorders>
          </w:tcPr>
          <w:p w14:paraId="5C720C2C" w14:textId="0B330E05" w:rsidR="00B2609B" w:rsidRDefault="00B2609B" w:rsidP="00B2609B">
            <w:pPr>
              <w:spacing w:line="240" w:lineRule="auto"/>
            </w:pPr>
            <w:r w:rsidRPr="00541479">
              <w:t>0</w:t>
            </w:r>
          </w:p>
        </w:tc>
        <w:tc>
          <w:tcPr>
            <w:tcW w:w="1110" w:type="dxa"/>
            <w:tcBorders>
              <w:top w:val="single" w:sz="8" w:space="0" w:color="DDDDDD"/>
              <w:left w:val="single" w:sz="8" w:space="0" w:color="DDDDDD"/>
              <w:bottom w:val="single" w:sz="8" w:space="0" w:color="DDDDDD"/>
              <w:right w:val="single" w:sz="8" w:space="0" w:color="DDDDDD"/>
            </w:tcBorders>
          </w:tcPr>
          <w:p w14:paraId="1E49EC2C" w14:textId="326E1C3D" w:rsidR="00B2609B" w:rsidRDefault="00B2609B" w:rsidP="00B2609B">
            <w:pPr>
              <w:spacing w:line="240" w:lineRule="auto"/>
            </w:pPr>
            <w:r w:rsidRPr="00B719E4">
              <w:t>0</w:t>
            </w:r>
          </w:p>
        </w:tc>
        <w:tc>
          <w:tcPr>
            <w:tcW w:w="1335" w:type="dxa"/>
            <w:tcBorders>
              <w:top w:val="single" w:sz="8" w:space="0" w:color="DDDDDD"/>
              <w:left w:val="single" w:sz="8" w:space="0" w:color="DDDDDD"/>
              <w:bottom w:val="single" w:sz="8" w:space="0" w:color="DDDDDD"/>
              <w:right w:val="single" w:sz="8" w:space="0" w:color="DDDDDD"/>
            </w:tcBorders>
          </w:tcPr>
          <w:p w14:paraId="14F614F3" w14:textId="071E4170" w:rsidR="00B2609B" w:rsidRDefault="00B2609B" w:rsidP="00B2609B">
            <w:pPr>
              <w:spacing w:line="240" w:lineRule="auto"/>
            </w:pPr>
            <w:r w:rsidRPr="00B719E4">
              <w:t>0</w:t>
            </w:r>
          </w:p>
        </w:tc>
        <w:tc>
          <w:tcPr>
            <w:tcW w:w="1006" w:type="dxa"/>
            <w:tcBorders>
              <w:top w:val="single" w:sz="8" w:space="0" w:color="DDDDDD"/>
              <w:left w:val="single" w:sz="8" w:space="0" w:color="DDDDDD"/>
              <w:bottom w:val="single" w:sz="8" w:space="0" w:color="DDDDDD"/>
              <w:right w:val="single" w:sz="8" w:space="0" w:color="DDDDDD"/>
            </w:tcBorders>
          </w:tcPr>
          <w:p w14:paraId="3F8E7443" w14:textId="01E6CBE5" w:rsidR="00B2609B" w:rsidRDefault="00B2609B" w:rsidP="00B2609B">
            <w:pPr>
              <w:spacing w:line="240" w:lineRule="auto"/>
            </w:pPr>
            <w:r w:rsidRPr="00B719E4">
              <w:t>0</w:t>
            </w:r>
          </w:p>
        </w:tc>
      </w:tr>
    </w:tbl>
    <w:p w14:paraId="74B9F566" w14:textId="77777777" w:rsidR="00C923D8" w:rsidRDefault="009B6B2F">
      <w:r>
        <w:rPr>
          <w:color w:val="FF0000"/>
        </w:rPr>
        <w:t>*</w:t>
      </w:r>
      <w:r>
        <w:t>refer annexure 1 for contact details</w:t>
      </w:r>
    </w:p>
    <w:p w14:paraId="1D084E75" w14:textId="77777777" w:rsidR="00C923D8" w:rsidRDefault="00C923D8"/>
    <w:p w14:paraId="62B6907B" w14:textId="02B39E0C" w:rsidR="00C923D8" w:rsidRDefault="009B6B2F">
      <w:r>
        <w:t>The availability of General and Microbiology labs at the local level is the primary determinant of the Turnaround Time (TAT) for basic disease identification. Currently, the LSGI has</w:t>
      </w:r>
      <w:r>
        <w:rPr>
          <w:b/>
          <w:bCs/>
        </w:rPr>
        <w:t xml:space="preserve"> </w:t>
      </w:r>
      <w:r w:rsidR="008C393B">
        <w:rPr>
          <w:b/>
          <w:bCs/>
        </w:rPr>
        <w:t xml:space="preserve">4 </w:t>
      </w:r>
      <w:r>
        <w:t>labs. Of these,</w:t>
      </w:r>
      <w:r>
        <w:rPr>
          <w:b/>
          <w:bCs/>
        </w:rPr>
        <w:t xml:space="preserve"> </w:t>
      </w:r>
      <w:r w:rsidR="008C393B">
        <w:rPr>
          <w:b/>
          <w:bCs/>
        </w:rPr>
        <w:t>1</w:t>
      </w:r>
      <w:r w:rsidR="000B12BD">
        <w:t xml:space="preserve"> is</w:t>
      </w:r>
      <w:r>
        <w:t xml:space="preserve"> operated by the Government, while </w:t>
      </w:r>
      <w:r w:rsidR="000B12BD">
        <w:rPr>
          <w:b/>
          <w:bCs/>
        </w:rPr>
        <w:t xml:space="preserve">3 </w:t>
      </w:r>
      <w:r>
        <w:t>are Private.</w:t>
      </w:r>
    </w:p>
    <w:p w14:paraId="10D19E72" w14:textId="77777777" w:rsidR="00C923D8" w:rsidRDefault="00C923D8"/>
    <w:p w14:paraId="6C6CA63C" w14:textId="77777777" w:rsidR="00C923D8" w:rsidRDefault="00C923D8"/>
    <w:p w14:paraId="1F323440" w14:textId="77777777" w:rsidR="00C923D8" w:rsidRDefault="009B6B2F">
      <w:r>
        <w:br w:type="page"/>
      </w:r>
    </w:p>
    <w:p w14:paraId="640B36D1" w14:textId="77777777" w:rsidR="00C923D8" w:rsidRDefault="009B6B2F">
      <w:pPr>
        <w:pStyle w:val="Heading2"/>
        <w:numPr>
          <w:ilvl w:val="1"/>
          <w:numId w:val="1"/>
        </w:numPr>
        <w:tabs>
          <w:tab w:val="left" w:pos="0"/>
        </w:tabs>
        <w:spacing w:before="240" w:after="240"/>
      </w:pPr>
      <w:bookmarkStart w:id="14" w:name="_rmwtq0kbda4x" w:colFirst="0" w:colLast="0"/>
      <w:bookmarkEnd w:id="14"/>
      <w:r>
        <w:lastRenderedPageBreak/>
        <w:t>Laboratory Identification &amp; Basic Details</w:t>
      </w:r>
    </w:p>
    <w:tbl>
      <w:tblPr>
        <w:tblStyle w:val="ab"/>
        <w:tblW w:w="9255" w:type="dxa"/>
        <w:tblInd w:w="-90"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000" w:firstRow="0" w:lastRow="0" w:firstColumn="0" w:lastColumn="0" w:noHBand="0" w:noVBand="0"/>
      </w:tblPr>
      <w:tblGrid>
        <w:gridCol w:w="631"/>
        <w:gridCol w:w="1769"/>
        <w:gridCol w:w="1605"/>
        <w:gridCol w:w="1110"/>
        <w:gridCol w:w="1260"/>
        <w:gridCol w:w="1426"/>
        <w:gridCol w:w="1454"/>
      </w:tblGrid>
      <w:tr w:rsidR="00C923D8" w14:paraId="545B0991" w14:textId="77777777" w:rsidTr="000B3CE2">
        <w:trPr>
          <w:trHeight w:val="1680"/>
        </w:trPr>
        <w:tc>
          <w:tcPr>
            <w:tcW w:w="631" w:type="dxa"/>
            <w:tcBorders>
              <w:top w:val="single" w:sz="8" w:space="0" w:color="BFBFBF"/>
              <w:left w:val="single" w:sz="8" w:space="0" w:color="BFBFBF"/>
              <w:bottom w:val="single" w:sz="8" w:space="0" w:color="BFBFBF"/>
              <w:right w:val="single" w:sz="8" w:space="0" w:color="BFBFBF"/>
            </w:tcBorders>
            <w:shd w:val="clear" w:color="auto" w:fill="F2F2F2"/>
          </w:tcPr>
          <w:p w14:paraId="1D42D947" w14:textId="77777777" w:rsidR="00C923D8" w:rsidRDefault="009B6B2F">
            <w:pPr>
              <w:spacing w:before="240" w:after="240" w:line="240" w:lineRule="auto"/>
              <w:jc w:val="center"/>
            </w:pPr>
            <w:r>
              <w:t>Sl. No.</w:t>
            </w:r>
          </w:p>
        </w:tc>
        <w:tc>
          <w:tcPr>
            <w:tcW w:w="1769" w:type="dxa"/>
            <w:tcBorders>
              <w:top w:val="single" w:sz="8" w:space="0" w:color="BFBFBF"/>
              <w:bottom w:val="single" w:sz="8" w:space="0" w:color="BFBFBF"/>
              <w:right w:val="single" w:sz="8" w:space="0" w:color="BFBFBF"/>
            </w:tcBorders>
            <w:shd w:val="clear" w:color="auto" w:fill="F2F2F2"/>
          </w:tcPr>
          <w:p w14:paraId="28963B1B" w14:textId="77777777" w:rsidR="00C923D8" w:rsidRDefault="009B6B2F">
            <w:pPr>
              <w:spacing w:before="240" w:after="240" w:line="240" w:lineRule="auto"/>
              <w:jc w:val="center"/>
            </w:pPr>
            <w:r>
              <w:t>Name of Laboratory</w:t>
            </w:r>
          </w:p>
        </w:tc>
        <w:tc>
          <w:tcPr>
            <w:tcW w:w="1605" w:type="dxa"/>
            <w:tcBorders>
              <w:top w:val="single" w:sz="8" w:space="0" w:color="BFBFBF"/>
              <w:bottom w:val="single" w:sz="8" w:space="0" w:color="BFBFBF"/>
              <w:right w:val="single" w:sz="8" w:space="0" w:color="BFBFBF"/>
            </w:tcBorders>
            <w:shd w:val="clear" w:color="auto" w:fill="F2F2F2"/>
          </w:tcPr>
          <w:p w14:paraId="26664B22" w14:textId="77777777" w:rsidR="00C923D8" w:rsidRDefault="009B6B2F">
            <w:pPr>
              <w:spacing w:before="240" w:after="240" w:line="240" w:lineRule="auto"/>
              <w:jc w:val="center"/>
            </w:pPr>
            <w:r>
              <w:t>Ownership (Govt / Private / Academic)</w:t>
            </w:r>
          </w:p>
        </w:tc>
        <w:tc>
          <w:tcPr>
            <w:tcW w:w="1110" w:type="dxa"/>
            <w:tcBorders>
              <w:top w:val="single" w:sz="8" w:space="0" w:color="BFBFBF"/>
              <w:bottom w:val="single" w:sz="8" w:space="0" w:color="BFBFBF"/>
              <w:right w:val="single" w:sz="8" w:space="0" w:color="BFBFBF"/>
            </w:tcBorders>
            <w:shd w:val="clear" w:color="auto" w:fill="F2F2F2"/>
          </w:tcPr>
          <w:p w14:paraId="3D5D2667" w14:textId="77777777" w:rsidR="00C923D8" w:rsidRDefault="009B6B2F">
            <w:pPr>
              <w:spacing w:before="240" w:after="240" w:line="240" w:lineRule="auto"/>
              <w:jc w:val="center"/>
            </w:pPr>
            <w:r>
              <w:t>Address</w:t>
            </w:r>
          </w:p>
        </w:tc>
        <w:tc>
          <w:tcPr>
            <w:tcW w:w="1260" w:type="dxa"/>
            <w:tcBorders>
              <w:top w:val="single" w:sz="8" w:space="0" w:color="BFBFBF"/>
              <w:bottom w:val="single" w:sz="8" w:space="0" w:color="BFBFBF"/>
              <w:right w:val="single" w:sz="8" w:space="0" w:color="BFBFBF"/>
            </w:tcBorders>
            <w:shd w:val="clear" w:color="auto" w:fill="F2F2F2"/>
          </w:tcPr>
          <w:p w14:paraId="39970919" w14:textId="77777777" w:rsidR="00C923D8" w:rsidRDefault="009B6B2F">
            <w:pPr>
              <w:spacing w:before="240" w:after="240" w:line="240" w:lineRule="auto"/>
              <w:jc w:val="center"/>
            </w:pPr>
            <w:r>
              <w:t>Contact No.</w:t>
            </w:r>
          </w:p>
        </w:tc>
        <w:tc>
          <w:tcPr>
            <w:tcW w:w="1426" w:type="dxa"/>
            <w:tcBorders>
              <w:top w:val="single" w:sz="8" w:space="0" w:color="BFBFBF"/>
              <w:bottom w:val="single" w:sz="8" w:space="0" w:color="BFBFBF"/>
              <w:right w:val="single" w:sz="8" w:space="0" w:color="BFBFBF"/>
            </w:tcBorders>
            <w:shd w:val="clear" w:color="auto" w:fill="F2F2F2"/>
          </w:tcPr>
          <w:p w14:paraId="7244C917" w14:textId="77777777" w:rsidR="00C923D8" w:rsidRDefault="009B6B2F">
            <w:pPr>
              <w:spacing w:before="240" w:after="240" w:line="240" w:lineRule="auto"/>
              <w:jc w:val="center"/>
            </w:pPr>
            <w:r>
              <w:t>24×7 Services (Yes/No)</w:t>
            </w:r>
          </w:p>
        </w:tc>
        <w:tc>
          <w:tcPr>
            <w:tcW w:w="1454" w:type="dxa"/>
            <w:tcBorders>
              <w:top w:val="single" w:sz="8" w:space="0" w:color="BFBFBF"/>
              <w:bottom w:val="single" w:sz="8" w:space="0" w:color="BFBFBF"/>
              <w:right w:val="single" w:sz="8" w:space="0" w:color="BFBFBF"/>
            </w:tcBorders>
            <w:shd w:val="clear" w:color="auto" w:fill="F2F2F2"/>
          </w:tcPr>
          <w:p w14:paraId="53E35C5C" w14:textId="77777777" w:rsidR="00C923D8" w:rsidRDefault="009B6B2F">
            <w:pPr>
              <w:spacing w:before="240" w:after="240" w:line="240" w:lineRule="auto"/>
              <w:jc w:val="center"/>
            </w:pPr>
            <w:r>
              <w:t>NABL / Govt Approved (Yes/No)</w:t>
            </w:r>
          </w:p>
        </w:tc>
      </w:tr>
      <w:tr w:rsidR="000B3CE2" w14:paraId="5C7380B5" w14:textId="77777777" w:rsidTr="000B3CE2">
        <w:trPr>
          <w:trHeight w:val="750"/>
        </w:trPr>
        <w:tc>
          <w:tcPr>
            <w:tcW w:w="631" w:type="dxa"/>
            <w:tcBorders>
              <w:left w:val="single" w:sz="8" w:space="0" w:color="BFBFBF"/>
              <w:bottom w:val="single" w:sz="8" w:space="0" w:color="BFBFBF"/>
              <w:right w:val="single" w:sz="8" w:space="0" w:color="BFBFBF"/>
            </w:tcBorders>
          </w:tcPr>
          <w:p w14:paraId="438AD8D7" w14:textId="77777777" w:rsidR="000B3CE2" w:rsidRDefault="000B3CE2">
            <w:pPr>
              <w:spacing w:before="240" w:after="240" w:line="240" w:lineRule="auto"/>
            </w:pPr>
            <w:r>
              <w:t>1</w:t>
            </w:r>
          </w:p>
        </w:tc>
        <w:tc>
          <w:tcPr>
            <w:tcW w:w="1769" w:type="dxa"/>
            <w:tcBorders>
              <w:bottom w:val="single" w:sz="8" w:space="0" w:color="BFBFBF"/>
              <w:right w:val="single" w:sz="8" w:space="0" w:color="BFBFBF"/>
            </w:tcBorders>
          </w:tcPr>
          <w:p w14:paraId="40AD8FCA" w14:textId="505EE324" w:rsidR="000B3CE2" w:rsidRDefault="00B15821">
            <w:r>
              <w:t>FHC DEVIKULANGARA LAB</w:t>
            </w:r>
          </w:p>
        </w:tc>
        <w:tc>
          <w:tcPr>
            <w:tcW w:w="1605" w:type="dxa"/>
            <w:tcBorders>
              <w:bottom w:val="single" w:sz="8" w:space="0" w:color="BFBFBF"/>
              <w:right w:val="single" w:sz="8" w:space="0" w:color="BFBFBF"/>
            </w:tcBorders>
          </w:tcPr>
          <w:p w14:paraId="5D72107F" w14:textId="371D87A4" w:rsidR="000B3CE2" w:rsidRDefault="00E85332">
            <w:r>
              <w:t>GOVT</w:t>
            </w:r>
          </w:p>
        </w:tc>
        <w:tc>
          <w:tcPr>
            <w:tcW w:w="1110" w:type="dxa"/>
            <w:tcBorders>
              <w:bottom w:val="single" w:sz="8" w:space="0" w:color="BFBFBF"/>
              <w:right w:val="single" w:sz="8" w:space="0" w:color="BFBFBF"/>
            </w:tcBorders>
          </w:tcPr>
          <w:p w14:paraId="7BEFC95A" w14:textId="4E259BED" w:rsidR="000B3CE2" w:rsidRDefault="00E85332">
            <w:r>
              <w:t>FHC DEVIKULANGARA</w:t>
            </w:r>
          </w:p>
        </w:tc>
        <w:tc>
          <w:tcPr>
            <w:tcW w:w="1260" w:type="dxa"/>
            <w:tcBorders>
              <w:bottom w:val="single" w:sz="8" w:space="0" w:color="BFBFBF"/>
              <w:right w:val="single" w:sz="8" w:space="0" w:color="BFBFBF"/>
            </w:tcBorders>
          </w:tcPr>
          <w:p w14:paraId="390C6D25" w14:textId="0913734B" w:rsidR="000B3CE2" w:rsidRDefault="008169C6">
            <w:r>
              <w:t>0476-26998</w:t>
            </w:r>
            <w:r w:rsidR="00A67CB7">
              <w:t>686</w:t>
            </w:r>
          </w:p>
        </w:tc>
        <w:tc>
          <w:tcPr>
            <w:tcW w:w="1426" w:type="dxa"/>
            <w:tcBorders>
              <w:bottom w:val="single" w:sz="8" w:space="0" w:color="BFBFBF"/>
              <w:right w:val="single" w:sz="8" w:space="0" w:color="BFBFBF"/>
            </w:tcBorders>
          </w:tcPr>
          <w:p w14:paraId="2CC3EA33" w14:textId="4A3AB254" w:rsidR="000B3CE2" w:rsidRDefault="00A67CB7">
            <w:r>
              <w:t>N</w:t>
            </w:r>
          </w:p>
        </w:tc>
        <w:tc>
          <w:tcPr>
            <w:tcW w:w="1454" w:type="dxa"/>
            <w:tcBorders>
              <w:bottom w:val="single" w:sz="8" w:space="0" w:color="BFBFBF"/>
              <w:right w:val="single" w:sz="8" w:space="0" w:color="BFBFBF"/>
            </w:tcBorders>
          </w:tcPr>
          <w:p w14:paraId="72FC847C" w14:textId="48D80F31" w:rsidR="000B3CE2" w:rsidRDefault="00A67CB7">
            <w:r>
              <w:t>Y</w:t>
            </w:r>
          </w:p>
        </w:tc>
      </w:tr>
      <w:tr w:rsidR="00F53BB4" w14:paraId="60FDD33B" w14:textId="77777777" w:rsidTr="000B3CE2">
        <w:trPr>
          <w:trHeight w:val="750"/>
        </w:trPr>
        <w:tc>
          <w:tcPr>
            <w:tcW w:w="631" w:type="dxa"/>
            <w:tcBorders>
              <w:left w:val="single" w:sz="8" w:space="0" w:color="BFBFBF"/>
              <w:bottom w:val="single" w:sz="8" w:space="0" w:color="BFBFBF"/>
              <w:right w:val="single" w:sz="8" w:space="0" w:color="BFBFBF"/>
            </w:tcBorders>
          </w:tcPr>
          <w:p w14:paraId="76453238" w14:textId="37CB2EF2" w:rsidR="00F53BB4" w:rsidRDefault="00F53BB4" w:rsidP="00F53BB4">
            <w:pPr>
              <w:spacing w:before="240" w:after="240" w:line="240" w:lineRule="auto"/>
            </w:pPr>
            <w:r>
              <w:t>2</w:t>
            </w:r>
          </w:p>
        </w:tc>
        <w:tc>
          <w:tcPr>
            <w:tcW w:w="1769" w:type="dxa"/>
            <w:tcBorders>
              <w:bottom w:val="single" w:sz="8" w:space="0" w:color="BFBFBF"/>
              <w:right w:val="single" w:sz="8" w:space="0" w:color="BFBFBF"/>
            </w:tcBorders>
          </w:tcPr>
          <w:p w14:paraId="3A0C6833" w14:textId="77777777" w:rsidR="00F53BB4" w:rsidRDefault="00F53BB4" w:rsidP="00F53BB4">
            <w:pPr>
              <w:jc w:val="center"/>
            </w:pPr>
          </w:p>
          <w:p w14:paraId="57A48268" w14:textId="09064120" w:rsidR="00F53BB4" w:rsidRDefault="00F53BB4" w:rsidP="00F53BB4">
            <w:r>
              <w:t>Sree Sai Computerised Laboratory</w:t>
            </w:r>
          </w:p>
        </w:tc>
        <w:tc>
          <w:tcPr>
            <w:tcW w:w="1605" w:type="dxa"/>
            <w:tcBorders>
              <w:bottom w:val="single" w:sz="8" w:space="0" w:color="BFBFBF"/>
              <w:right w:val="single" w:sz="8" w:space="0" w:color="BFBFBF"/>
            </w:tcBorders>
          </w:tcPr>
          <w:p w14:paraId="4FFD1EDF" w14:textId="77777777" w:rsidR="00F53BB4" w:rsidRDefault="00F53BB4" w:rsidP="00F53BB4">
            <w:pPr>
              <w:jc w:val="center"/>
            </w:pPr>
          </w:p>
          <w:p w14:paraId="5D2BB78E" w14:textId="7970D42D" w:rsidR="00F53BB4" w:rsidRDefault="00F53BB4" w:rsidP="00F53BB4">
            <w:r>
              <w:t>P VT</w:t>
            </w:r>
          </w:p>
        </w:tc>
        <w:tc>
          <w:tcPr>
            <w:tcW w:w="1110" w:type="dxa"/>
            <w:tcBorders>
              <w:bottom w:val="single" w:sz="8" w:space="0" w:color="BFBFBF"/>
              <w:right w:val="single" w:sz="8" w:space="0" w:color="BFBFBF"/>
            </w:tcBorders>
          </w:tcPr>
          <w:p w14:paraId="7F88AF9B" w14:textId="77777777" w:rsidR="00F53BB4" w:rsidRDefault="00F53BB4" w:rsidP="00F53BB4">
            <w:pPr>
              <w:jc w:val="center"/>
            </w:pPr>
          </w:p>
          <w:p w14:paraId="39C5D6A7" w14:textId="77777777" w:rsidR="00F53BB4" w:rsidRDefault="00F53BB4" w:rsidP="00F53BB4">
            <w:pPr>
              <w:jc w:val="center"/>
            </w:pPr>
          </w:p>
          <w:p w14:paraId="75C89C8E" w14:textId="77777777" w:rsidR="00F53BB4" w:rsidRDefault="00F53BB4" w:rsidP="00F53BB4">
            <w:pPr>
              <w:jc w:val="center"/>
            </w:pPr>
          </w:p>
          <w:p w14:paraId="712DB260" w14:textId="1079D4FE" w:rsidR="00F53BB4" w:rsidRDefault="00F53BB4" w:rsidP="00F53BB4">
            <w:r>
              <w:t>Sree Sai Computerised Laboratory, Prayar North, Devikulanagara</w:t>
            </w:r>
          </w:p>
        </w:tc>
        <w:tc>
          <w:tcPr>
            <w:tcW w:w="1260" w:type="dxa"/>
            <w:tcBorders>
              <w:bottom w:val="single" w:sz="8" w:space="0" w:color="BFBFBF"/>
              <w:right w:val="single" w:sz="8" w:space="0" w:color="BFBFBF"/>
            </w:tcBorders>
          </w:tcPr>
          <w:p w14:paraId="2AC5038A" w14:textId="77777777" w:rsidR="00F53BB4" w:rsidRDefault="00F53BB4" w:rsidP="00F53BB4">
            <w:pPr>
              <w:jc w:val="center"/>
            </w:pPr>
          </w:p>
          <w:p w14:paraId="01210D62" w14:textId="63259D52" w:rsidR="00F53BB4" w:rsidRDefault="00F53BB4" w:rsidP="00F53BB4">
            <w:r>
              <w:t>9895550823</w:t>
            </w:r>
          </w:p>
        </w:tc>
        <w:tc>
          <w:tcPr>
            <w:tcW w:w="1426" w:type="dxa"/>
            <w:tcBorders>
              <w:bottom w:val="single" w:sz="8" w:space="0" w:color="BFBFBF"/>
              <w:right w:val="single" w:sz="8" w:space="0" w:color="BFBFBF"/>
            </w:tcBorders>
          </w:tcPr>
          <w:p w14:paraId="6C0B097E" w14:textId="14C7FA01" w:rsidR="00F53BB4" w:rsidRDefault="00F53BB4" w:rsidP="00F53BB4">
            <w:r>
              <w:t>N</w:t>
            </w:r>
          </w:p>
        </w:tc>
        <w:tc>
          <w:tcPr>
            <w:tcW w:w="1454" w:type="dxa"/>
            <w:tcBorders>
              <w:bottom w:val="single" w:sz="8" w:space="0" w:color="BFBFBF"/>
              <w:right w:val="single" w:sz="8" w:space="0" w:color="BFBFBF"/>
            </w:tcBorders>
          </w:tcPr>
          <w:p w14:paraId="4653BEDE" w14:textId="77777777" w:rsidR="00F53BB4" w:rsidRDefault="00F53BB4" w:rsidP="00F53BB4">
            <w:pPr>
              <w:jc w:val="center"/>
            </w:pPr>
          </w:p>
          <w:p w14:paraId="7E781D02" w14:textId="56CEC504" w:rsidR="00F53BB4" w:rsidRDefault="00F53BB4" w:rsidP="00F53BB4">
            <w:r>
              <w:t>Y</w:t>
            </w:r>
          </w:p>
        </w:tc>
      </w:tr>
      <w:tr w:rsidR="00F53BB4" w14:paraId="6C5277F0" w14:textId="4DF634B0" w:rsidTr="00C30255">
        <w:trPr>
          <w:trHeight w:val="2167"/>
        </w:trPr>
        <w:tc>
          <w:tcPr>
            <w:tcW w:w="631" w:type="dxa"/>
            <w:tcBorders>
              <w:left w:val="single" w:sz="8" w:space="0" w:color="BFBFBF"/>
              <w:right w:val="single" w:sz="8" w:space="0" w:color="BFBFBF"/>
            </w:tcBorders>
          </w:tcPr>
          <w:p w14:paraId="561D7CBD" w14:textId="1BE08731" w:rsidR="00F53BB4" w:rsidRDefault="00C30255" w:rsidP="00F53BB4">
            <w:pPr>
              <w:spacing w:before="240" w:after="240"/>
            </w:pPr>
            <w:r>
              <w:t>3</w:t>
            </w:r>
          </w:p>
        </w:tc>
        <w:tc>
          <w:tcPr>
            <w:tcW w:w="1769" w:type="dxa"/>
            <w:tcBorders>
              <w:right w:val="single" w:sz="8" w:space="0" w:color="BFBFBF"/>
            </w:tcBorders>
          </w:tcPr>
          <w:p w14:paraId="645AEB9E" w14:textId="77777777" w:rsidR="00F53BB4" w:rsidRDefault="00F53BB4" w:rsidP="00F53BB4">
            <w:pPr>
              <w:jc w:val="center"/>
            </w:pPr>
          </w:p>
          <w:p w14:paraId="44474875" w14:textId="0F0E051C" w:rsidR="00F53BB4" w:rsidRDefault="00F53BB4" w:rsidP="00F53BB4">
            <w:pPr>
              <w:spacing w:before="240" w:after="240"/>
            </w:pPr>
            <w:r>
              <w:t>Lekshmi Clinical Laboratory</w:t>
            </w:r>
          </w:p>
        </w:tc>
        <w:tc>
          <w:tcPr>
            <w:tcW w:w="1605" w:type="dxa"/>
            <w:tcBorders>
              <w:right w:val="single" w:sz="8" w:space="0" w:color="BFBFBF"/>
            </w:tcBorders>
          </w:tcPr>
          <w:p w14:paraId="5C8EC6B8" w14:textId="77777777" w:rsidR="00F53BB4" w:rsidRDefault="00F53BB4" w:rsidP="00F53BB4">
            <w:pPr>
              <w:jc w:val="center"/>
            </w:pPr>
          </w:p>
          <w:p w14:paraId="6C6A7654" w14:textId="77777777" w:rsidR="00F53BB4" w:rsidRDefault="00F53BB4" w:rsidP="00F53BB4">
            <w:pPr>
              <w:jc w:val="center"/>
            </w:pPr>
          </w:p>
          <w:p w14:paraId="7DB39C9F" w14:textId="42EAB2C0" w:rsidR="00F53BB4" w:rsidRDefault="00F53BB4" w:rsidP="00F53BB4">
            <w:pPr>
              <w:spacing w:before="240" w:after="240"/>
            </w:pPr>
            <w:r>
              <w:t>pvt</w:t>
            </w:r>
          </w:p>
        </w:tc>
        <w:tc>
          <w:tcPr>
            <w:tcW w:w="1110" w:type="dxa"/>
            <w:tcBorders>
              <w:right w:val="single" w:sz="8" w:space="0" w:color="BFBFBF"/>
            </w:tcBorders>
          </w:tcPr>
          <w:p w14:paraId="3E5933B6" w14:textId="77777777" w:rsidR="00F53BB4" w:rsidRDefault="00F53BB4" w:rsidP="00F53BB4">
            <w:pPr>
              <w:jc w:val="center"/>
            </w:pPr>
          </w:p>
          <w:p w14:paraId="7F21999E" w14:textId="77777777" w:rsidR="00F53BB4" w:rsidRDefault="00F53BB4" w:rsidP="00F53BB4">
            <w:pPr>
              <w:jc w:val="center"/>
            </w:pPr>
          </w:p>
          <w:p w14:paraId="6EAC6DC0" w14:textId="77777777" w:rsidR="00F53BB4" w:rsidRDefault="00F53BB4" w:rsidP="00F53BB4">
            <w:pPr>
              <w:jc w:val="left"/>
            </w:pPr>
            <w:r>
              <w:t xml:space="preserve">Lekshmi Clinical Laboratory, Vadakke Anjilimood, Devikulangra </w:t>
            </w:r>
          </w:p>
          <w:p w14:paraId="6E8C8415" w14:textId="65A46465" w:rsidR="00F53BB4" w:rsidRDefault="00F53BB4" w:rsidP="00F53BB4">
            <w:pPr>
              <w:spacing w:before="240" w:after="240"/>
            </w:pPr>
          </w:p>
        </w:tc>
        <w:tc>
          <w:tcPr>
            <w:tcW w:w="1260" w:type="dxa"/>
            <w:tcBorders>
              <w:right w:val="single" w:sz="8" w:space="0" w:color="BFBFBF"/>
            </w:tcBorders>
          </w:tcPr>
          <w:p w14:paraId="00CE30A7" w14:textId="77777777" w:rsidR="00F53BB4" w:rsidRDefault="00F53BB4" w:rsidP="00F53BB4">
            <w:pPr>
              <w:jc w:val="center"/>
            </w:pPr>
          </w:p>
          <w:p w14:paraId="1FB41171" w14:textId="012D1EFC" w:rsidR="00F53BB4" w:rsidRDefault="00F53BB4" w:rsidP="00F53BB4">
            <w:pPr>
              <w:spacing w:before="240" w:after="240"/>
            </w:pPr>
            <w:r>
              <w:t>9847231162</w:t>
            </w:r>
          </w:p>
        </w:tc>
        <w:tc>
          <w:tcPr>
            <w:tcW w:w="1426" w:type="dxa"/>
            <w:tcBorders>
              <w:right w:val="single" w:sz="8" w:space="0" w:color="BFBFBF"/>
            </w:tcBorders>
          </w:tcPr>
          <w:p w14:paraId="1126C8F4" w14:textId="77777777" w:rsidR="00F53BB4" w:rsidRDefault="00F53BB4" w:rsidP="00F53BB4">
            <w:pPr>
              <w:jc w:val="left"/>
            </w:pPr>
          </w:p>
          <w:p w14:paraId="5A0DE09C" w14:textId="21163593" w:rsidR="00F53BB4" w:rsidRDefault="00F53BB4" w:rsidP="00F53BB4">
            <w:pPr>
              <w:jc w:val="left"/>
            </w:pPr>
            <w:r>
              <w:t>N</w:t>
            </w:r>
          </w:p>
        </w:tc>
        <w:tc>
          <w:tcPr>
            <w:tcW w:w="1454" w:type="dxa"/>
            <w:tcBorders>
              <w:right w:val="single" w:sz="8" w:space="0" w:color="BFBFBF"/>
            </w:tcBorders>
          </w:tcPr>
          <w:p w14:paraId="089F58BC" w14:textId="77777777" w:rsidR="00F53BB4" w:rsidRDefault="00F53BB4" w:rsidP="00F53BB4">
            <w:pPr>
              <w:jc w:val="center"/>
            </w:pPr>
          </w:p>
          <w:p w14:paraId="641BCDE1" w14:textId="77777777" w:rsidR="00F53BB4" w:rsidRDefault="00F53BB4" w:rsidP="00F53BB4">
            <w:pPr>
              <w:jc w:val="center"/>
            </w:pPr>
          </w:p>
          <w:p w14:paraId="616EA23A" w14:textId="37B0AB3B" w:rsidR="00F53BB4" w:rsidRDefault="00F53BB4" w:rsidP="00F53BB4">
            <w:pPr>
              <w:spacing w:before="240" w:after="240"/>
            </w:pPr>
            <w:r>
              <w:t>Y</w:t>
            </w:r>
          </w:p>
        </w:tc>
      </w:tr>
      <w:tr w:rsidR="00AC34D6" w14:paraId="5DCA64A0" w14:textId="77777777" w:rsidTr="000B3CE2">
        <w:trPr>
          <w:trHeight w:val="2167"/>
        </w:trPr>
        <w:tc>
          <w:tcPr>
            <w:tcW w:w="631" w:type="dxa"/>
            <w:tcBorders>
              <w:left w:val="single" w:sz="8" w:space="0" w:color="BFBFBF"/>
              <w:bottom w:val="single" w:sz="8" w:space="0" w:color="BFBFBF"/>
              <w:right w:val="single" w:sz="8" w:space="0" w:color="BFBFBF"/>
            </w:tcBorders>
          </w:tcPr>
          <w:p w14:paraId="10BB81B2" w14:textId="38834590" w:rsidR="00AC34D6" w:rsidRDefault="00AC34D6" w:rsidP="00AC34D6">
            <w:pPr>
              <w:spacing w:before="240" w:after="240"/>
            </w:pPr>
            <w:r>
              <w:lastRenderedPageBreak/>
              <w:t>4</w:t>
            </w:r>
          </w:p>
        </w:tc>
        <w:tc>
          <w:tcPr>
            <w:tcW w:w="1769" w:type="dxa"/>
            <w:tcBorders>
              <w:bottom w:val="single" w:sz="8" w:space="0" w:color="BFBFBF"/>
              <w:right w:val="single" w:sz="8" w:space="0" w:color="BFBFBF"/>
            </w:tcBorders>
          </w:tcPr>
          <w:p w14:paraId="2A8B972F" w14:textId="77777777" w:rsidR="00AC34D6" w:rsidRDefault="00AC34D6" w:rsidP="00AC34D6">
            <w:pPr>
              <w:jc w:val="center"/>
            </w:pPr>
          </w:p>
          <w:p w14:paraId="046B3A39" w14:textId="4833B5CC" w:rsidR="00AC34D6" w:rsidRDefault="00AC34D6" w:rsidP="00AC34D6">
            <w:pPr>
              <w:jc w:val="center"/>
            </w:pPr>
            <w:r>
              <w:t>Care Tech Diagnostic Centre</w:t>
            </w:r>
          </w:p>
        </w:tc>
        <w:tc>
          <w:tcPr>
            <w:tcW w:w="1605" w:type="dxa"/>
            <w:tcBorders>
              <w:bottom w:val="single" w:sz="8" w:space="0" w:color="BFBFBF"/>
              <w:right w:val="single" w:sz="8" w:space="0" w:color="BFBFBF"/>
            </w:tcBorders>
          </w:tcPr>
          <w:p w14:paraId="02D23725" w14:textId="77777777" w:rsidR="00AC34D6" w:rsidRDefault="00AC34D6" w:rsidP="00AC34D6">
            <w:pPr>
              <w:jc w:val="center"/>
            </w:pPr>
          </w:p>
          <w:p w14:paraId="559A265C" w14:textId="77777777" w:rsidR="00AC34D6" w:rsidRDefault="00AC34D6" w:rsidP="00AC34D6">
            <w:pPr>
              <w:jc w:val="center"/>
            </w:pPr>
          </w:p>
          <w:p w14:paraId="20A544CC" w14:textId="4A5E7D56" w:rsidR="00AC34D6" w:rsidRDefault="00AC34D6" w:rsidP="00AC34D6">
            <w:r>
              <w:t>PVT</w:t>
            </w:r>
          </w:p>
        </w:tc>
        <w:tc>
          <w:tcPr>
            <w:tcW w:w="1110" w:type="dxa"/>
            <w:tcBorders>
              <w:bottom w:val="single" w:sz="8" w:space="0" w:color="BFBFBF"/>
              <w:right w:val="single" w:sz="8" w:space="0" w:color="BFBFBF"/>
            </w:tcBorders>
          </w:tcPr>
          <w:p w14:paraId="4839A6ED" w14:textId="77777777" w:rsidR="00AC34D6" w:rsidRDefault="00AC34D6" w:rsidP="00AC34D6">
            <w:pPr>
              <w:jc w:val="center"/>
            </w:pPr>
          </w:p>
          <w:p w14:paraId="7F4D0066" w14:textId="3293EBAB" w:rsidR="00AC34D6" w:rsidRDefault="00AC34D6" w:rsidP="00AC34D6">
            <w:pPr>
              <w:jc w:val="center"/>
            </w:pPr>
            <w:r>
              <w:t>Care Tech Diagnostic Centre, Thekke Anjilimood, Puthuppally</w:t>
            </w:r>
          </w:p>
        </w:tc>
        <w:tc>
          <w:tcPr>
            <w:tcW w:w="1260" w:type="dxa"/>
            <w:tcBorders>
              <w:bottom w:val="single" w:sz="8" w:space="0" w:color="BFBFBF"/>
              <w:right w:val="single" w:sz="8" w:space="0" w:color="BFBFBF"/>
            </w:tcBorders>
          </w:tcPr>
          <w:p w14:paraId="3EE7E893" w14:textId="77777777" w:rsidR="00AC34D6" w:rsidRDefault="00AC34D6" w:rsidP="00AC34D6">
            <w:pPr>
              <w:jc w:val="center"/>
            </w:pPr>
          </w:p>
          <w:p w14:paraId="61D2245F" w14:textId="77777777" w:rsidR="00AC34D6" w:rsidRDefault="00AC34D6" w:rsidP="00AC34D6">
            <w:pPr>
              <w:jc w:val="center"/>
            </w:pPr>
          </w:p>
          <w:p w14:paraId="48155565" w14:textId="55CA299A" w:rsidR="00AC34D6" w:rsidRDefault="00AC34D6" w:rsidP="00AC34D6">
            <w:pPr>
              <w:jc w:val="center"/>
            </w:pPr>
            <w:r>
              <w:t>9567600816</w:t>
            </w:r>
          </w:p>
        </w:tc>
        <w:tc>
          <w:tcPr>
            <w:tcW w:w="1426" w:type="dxa"/>
            <w:tcBorders>
              <w:bottom w:val="single" w:sz="8" w:space="0" w:color="BFBFBF"/>
              <w:right w:val="single" w:sz="8" w:space="0" w:color="BFBFBF"/>
            </w:tcBorders>
          </w:tcPr>
          <w:p w14:paraId="7579E5C5" w14:textId="7F3A1CA1" w:rsidR="00AC34D6" w:rsidRDefault="00AC34D6" w:rsidP="00AC34D6">
            <w:pPr>
              <w:jc w:val="left"/>
            </w:pPr>
            <w:r>
              <w:t>N</w:t>
            </w:r>
          </w:p>
        </w:tc>
        <w:tc>
          <w:tcPr>
            <w:tcW w:w="1454" w:type="dxa"/>
            <w:tcBorders>
              <w:bottom w:val="single" w:sz="8" w:space="0" w:color="BFBFBF"/>
              <w:right w:val="single" w:sz="8" w:space="0" w:color="BFBFBF"/>
            </w:tcBorders>
          </w:tcPr>
          <w:p w14:paraId="6070ADDA" w14:textId="73693D54" w:rsidR="00AC34D6" w:rsidRDefault="00AC34D6" w:rsidP="00AC34D6">
            <w:pPr>
              <w:jc w:val="center"/>
            </w:pPr>
            <w:r>
              <w:t>Y</w:t>
            </w:r>
          </w:p>
        </w:tc>
      </w:tr>
    </w:tbl>
    <w:p w14:paraId="32D02F78" w14:textId="77777777" w:rsidR="00C923D8" w:rsidRDefault="009B6B2F">
      <w:pPr>
        <w:pStyle w:val="Heading2"/>
        <w:numPr>
          <w:ilvl w:val="1"/>
          <w:numId w:val="1"/>
        </w:numPr>
        <w:tabs>
          <w:tab w:val="left" w:pos="0"/>
        </w:tabs>
        <w:spacing w:before="360" w:after="0"/>
      </w:pPr>
      <w:bookmarkStart w:id="15" w:name="_vlpx5nwgnrrf" w:colFirst="0" w:colLast="0"/>
      <w:bookmarkEnd w:id="15"/>
      <w:r>
        <w:rPr>
          <w:rFonts w:ascii="Roboto" w:eastAsia="Roboto" w:hAnsi="Roboto" w:cs="Roboto"/>
          <w:sz w:val="34"/>
          <w:szCs w:val="34"/>
        </w:rPr>
        <w:t>Social and Community Infrastructure for Emergency Use</w:t>
      </w:r>
    </w:p>
    <w:p w14:paraId="77B9DD0A" w14:textId="77777777" w:rsidR="00C923D8" w:rsidRDefault="009B6B2F">
      <w:pPr>
        <w:spacing w:before="240" w:after="240" w:line="240" w:lineRule="auto"/>
      </w:pPr>
      <w:r>
        <w:t xml:space="preserve">This table serves as your </w:t>
      </w:r>
      <w:r>
        <w:rPr>
          <w:b/>
          <w:bCs/>
        </w:rPr>
        <w:t>logistics and shelter inventory.</w:t>
      </w:r>
      <w:r>
        <w:t xml:space="preserve"> By mapping these locations, you can quickly identify where to house displaced citizens, where to set up temporary medical clinics, and how to manage the deceased with dignity during a crisis.</w:t>
      </w:r>
    </w:p>
    <w:p w14:paraId="3061CFA8" w14:textId="77777777" w:rsidR="00C923D8" w:rsidRDefault="00C923D8"/>
    <w:tbl>
      <w:tblPr>
        <w:tblStyle w:val="ac"/>
        <w:tblW w:w="8670"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4244"/>
        <w:gridCol w:w="2116"/>
        <w:gridCol w:w="2310"/>
      </w:tblGrid>
      <w:tr w:rsidR="00C923D8" w14:paraId="6F7C8E64" w14:textId="77777777">
        <w:trPr>
          <w:trHeight w:val="540"/>
        </w:trPr>
        <w:tc>
          <w:tcPr>
            <w:tcW w:w="4244" w:type="dxa"/>
            <w:tcBorders>
              <w:top w:val="single" w:sz="8" w:space="0" w:color="DDDDDD"/>
              <w:left w:val="single" w:sz="8" w:space="0" w:color="DDDDDD"/>
              <w:bottom w:val="single" w:sz="8" w:space="0" w:color="DDDDDD"/>
              <w:right w:val="single" w:sz="8" w:space="0" w:color="DDDDDD"/>
            </w:tcBorders>
            <w:shd w:val="clear" w:color="auto" w:fill="F2F2F2"/>
          </w:tcPr>
          <w:p w14:paraId="33681FCC" w14:textId="77777777" w:rsidR="00C923D8" w:rsidRDefault="009B6B2F">
            <w:pPr>
              <w:spacing w:line="240" w:lineRule="auto"/>
            </w:pPr>
            <w:r>
              <w:t>Category</w:t>
            </w:r>
          </w:p>
        </w:tc>
        <w:tc>
          <w:tcPr>
            <w:tcW w:w="2116" w:type="dxa"/>
            <w:tcBorders>
              <w:top w:val="single" w:sz="8" w:space="0" w:color="DDDDDD"/>
              <w:left w:val="single" w:sz="8" w:space="0" w:color="DDDDDD"/>
              <w:bottom w:val="single" w:sz="8" w:space="0" w:color="DDDDDD"/>
              <w:right w:val="single" w:sz="8" w:space="0" w:color="DDDDDD"/>
            </w:tcBorders>
            <w:shd w:val="clear" w:color="auto" w:fill="F2F2F2"/>
          </w:tcPr>
          <w:p w14:paraId="3C989EB1" w14:textId="77777777" w:rsidR="00C923D8" w:rsidRDefault="009B6B2F">
            <w:pPr>
              <w:spacing w:line="240" w:lineRule="auto"/>
            </w:pPr>
            <w:r>
              <w:t>Total Count</w:t>
            </w:r>
          </w:p>
        </w:tc>
        <w:tc>
          <w:tcPr>
            <w:tcW w:w="2310" w:type="dxa"/>
            <w:tcBorders>
              <w:top w:val="single" w:sz="8" w:space="0" w:color="DDDDDD"/>
              <w:left w:val="single" w:sz="8" w:space="0" w:color="DDDDDD"/>
              <w:bottom w:val="single" w:sz="8" w:space="0" w:color="DDDDDD"/>
              <w:right w:val="single" w:sz="8" w:space="0" w:color="DDDDDD"/>
            </w:tcBorders>
            <w:shd w:val="clear" w:color="auto" w:fill="F2F2F2"/>
          </w:tcPr>
          <w:p w14:paraId="460CAE03" w14:textId="77777777" w:rsidR="00C923D8" w:rsidRDefault="009B6B2F">
            <w:pPr>
              <w:spacing w:line="240" w:lineRule="auto"/>
            </w:pPr>
            <w:r>
              <w:t>Total strength/Capacity</w:t>
            </w:r>
          </w:p>
        </w:tc>
      </w:tr>
      <w:tr w:rsidR="00C923D8" w14:paraId="08E85917" w14:textId="77777777">
        <w:trPr>
          <w:trHeight w:val="540"/>
        </w:trPr>
        <w:tc>
          <w:tcPr>
            <w:tcW w:w="8670" w:type="dxa"/>
            <w:gridSpan w:val="3"/>
            <w:tcBorders>
              <w:top w:val="single" w:sz="8" w:space="0" w:color="DDDDDD"/>
              <w:left w:val="single" w:sz="8" w:space="0" w:color="DDDDDD"/>
              <w:bottom w:val="single" w:sz="8" w:space="0" w:color="DDDDDD"/>
              <w:right w:val="single" w:sz="8" w:space="0" w:color="DDDDDD"/>
            </w:tcBorders>
            <w:shd w:val="clear" w:color="auto" w:fill="F9CB9C"/>
          </w:tcPr>
          <w:p w14:paraId="186F8259" w14:textId="77777777" w:rsidR="00C923D8" w:rsidRDefault="009B6B2F">
            <w:pPr>
              <w:spacing w:line="240" w:lineRule="auto"/>
            </w:pPr>
            <w:r>
              <w:t>Educational Institutions</w:t>
            </w:r>
          </w:p>
        </w:tc>
      </w:tr>
      <w:tr w:rsidR="00C923D8" w14:paraId="7D0AE07C"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54AE8924" w14:textId="77777777" w:rsidR="00C923D8" w:rsidRDefault="009B6B2F">
            <w:pPr>
              <w:spacing w:line="240" w:lineRule="auto"/>
            </w:pPr>
            <w:r>
              <w:t>Anganwadis</w:t>
            </w:r>
          </w:p>
        </w:tc>
        <w:tc>
          <w:tcPr>
            <w:tcW w:w="2116" w:type="dxa"/>
            <w:tcBorders>
              <w:top w:val="single" w:sz="8" w:space="0" w:color="DDDDDD"/>
              <w:left w:val="single" w:sz="8" w:space="0" w:color="DDDDDD"/>
              <w:bottom w:val="single" w:sz="8" w:space="0" w:color="DDDDDD"/>
              <w:right w:val="single" w:sz="8" w:space="0" w:color="DDDDDD"/>
            </w:tcBorders>
          </w:tcPr>
          <w:p w14:paraId="46D01659" w14:textId="77777777" w:rsidR="00C923D8" w:rsidRDefault="009B6B2F">
            <w:pPr>
              <w:spacing w:line="240" w:lineRule="auto"/>
            </w:pPr>
            <w:r>
              <w:t>19</w:t>
            </w:r>
          </w:p>
        </w:tc>
        <w:tc>
          <w:tcPr>
            <w:tcW w:w="2310" w:type="dxa"/>
            <w:tcBorders>
              <w:top w:val="single" w:sz="8" w:space="0" w:color="DDDDDD"/>
              <w:left w:val="single" w:sz="8" w:space="0" w:color="DDDDDD"/>
              <w:bottom w:val="single" w:sz="8" w:space="0" w:color="DDDDDD"/>
              <w:right w:val="single" w:sz="8" w:space="0" w:color="DDDDDD"/>
            </w:tcBorders>
          </w:tcPr>
          <w:p w14:paraId="37F6403B" w14:textId="126BA4CF" w:rsidR="00C923D8" w:rsidRDefault="004751EA">
            <w:pPr>
              <w:spacing w:line="240" w:lineRule="auto"/>
            </w:pPr>
            <w:r>
              <w:t>3OO</w:t>
            </w:r>
          </w:p>
        </w:tc>
      </w:tr>
      <w:tr w:rsidR="00C923D8" w14:paraId="08E6D420"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2552F913" w14:textId="77777777" w:rsidR="00C923D8" w:rsidRDefault="009B6B2F">
            <w:pPr>
              <w:spacing w:line="240" w:lineRule="auto"/>
            </w:pPr>
            <w:r>
              <w:t>Schools</w:t>
            </w:r>
          </w:p>
        </w:tc>
        <w:tc>
          <w:tcPr>
            <w:tcW w:w="2116" w:type="dxa"/>
            <w:tcBorders>
              <w:top w:val="single" w:sz="8" w:space="0" w:color="DDDDDD"/>
              <w:left w:val="single" w:sz="8" w:space="0" w:color="DDDDDD"/>
              <w:bottom w:val="single" w:sz="8" w:space="0" w:color="DDDDDD"/>
              <w:right w:val="single" w:sz="8" w:space="0" w:color="DDDDDD"/>
            </w:tcBorders>
          </w:tcPr>
          <w:p w14:paraId="7B2A0379" w14:textId="77777777" w:rsidR="00C923D8" w:rsidRDefault="009B6B2F">
            <w:pPr>
              <w:spacing w:line="240" w:lineRule="auto"/>
            </w:pPr>
            <w:r>
              <w:t>10</w:t>
            </w:r>
          </w:p>
        </w:tc>
        <w:tc>
          <w:tcPr>
            <w:tcW w:w="2310" w:type="dxa"/>
            <w:tcBorders>
              <w:top w:val="single" w:sz="8" w:space="0" w:color="DDDDDD"/>
              <w:left w:val="single" w:sz="8" w:space="0" w:color="DDDDDD"/>
              <w:bottom w:val="single" w:sz="8" w:space="0" w:color="DDDDDD"/>
              <w:right w:val="single" w:sz="8" w:space="0" w:color="DDDDDD"/>
            </w:tcBorders>
          </w:tcPr>
          <w:p w14:paraId="15D4344B" w14:textId="5BAE7438" w:rsidR="00C923D8" w:rsidRDefault="004751EA">
            <w:pPr>
              <w:spacing w:line="240" w:lineRule="auto"/>
            </w:pPr>
            <w:r>
              <w:t>1100</w:t>
            </w:r>
          </w:p>
        </w:tc>
      </w:tr>
      <w:tr w:rsidR="00C923D8" w14:paraId="5AF7ADC8"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1A648FEB" w14:textId="77777777" w:rsidR="00C923D8" w:rsidRDefault="009B6B2F">
            <w:pPr>
              <w:spacing w:line="240" w:lineRule="auto"/>
            </w:pPr>
            <w:r>
              <w:t>Colleges</w:t>
            </w:r>
          </w:p>
        </w:tc>
        <w:tc>
          <w:tcPr>
            <w:tcW w:w="2116" w:type="dxa"/>
            <w:tcBorders>
              <w:top w:val="single" w:sz="8" w:space="0" w:color="DDDDDD"/>
              <w:left w:val="single" w:sz="8" w:space="0" w:color="DDDDDD"/>
              <w:bottom w:val="single" w:sz="8" w:space="0" w:color="DDDDDD"/>
              <w:right w:val="single" w:sz="8" w:space="0" w:color="DDDDDD"/>
            </w:tcBorders>
          </w:tcPr>
          <w:p w14:paraId="1EF1D801" w14:textId="77777777" w:rsidR="00C923D8" w:rsidRDefault="009B6B2F">
            <w:pPr>
              <w:spacing w:line="240" w:lineRule="auto"/>
            </w:pPr>
            <w:r>
              <w:t>0</w:t>
            </w:r>
          </w:p>
        </w:tc>
        <w:tc>
          <w:tcPr>
            <w:tcW w:w="2310" w:type="dxa"/>
            <w:tcBorders>
              <w:top w:val="single" w:sz="8" w:space="0" w:color="DDDDDD"/>
              <w:left w:val="single" w:sz="8" w:space="0" w:color="DDDDDD"/>
              <w:bottom w:val="single" w:sz="8" w:space="0" w:color="DDDDDD"/>
              <w:right w:val="single" w:sz="8" w:space="0" w:color="DDDDDD"/>
            </w:tcBorders>
          </w:tcPr>
          <w:p w14:paraId="3EF86997" w14:textId="4EAD8134" w:rsidR="00C923D8" w:rsidRDefault="004751EA">
            <w:pPr>
              <w:spacing w:line="240" w:lineRule="auto"/>
            </w:pPr>
            <w:r>
              <w:t>0</w:t>
            </w:r>
          </w:p>
        </w:tc>
      </w:tr>
      <w:tr w:rsidR="00C923D8" w14:paraId="2EAB1D14" w14:textId="77777777">
        <w:trPr>
          <w:trHeight w:val="540"/>
        </w:trPr>
        <w:tc>
          <w:tcPr>
            <w:tcW w:w="8670" w:type="dxa"/>
            <w:gridSpan w:val="3"/>
            <w:tcBorders>
              <w:top w:val="single" w:sz="8" w:space="0" w:color="DDDDDD"/>
              <w:left w:val="single" w:sz="8" w:space="0" w:color="DDDDDD"/>
              <w:bottom w:val="single" w:sz="8" w:space="0" w:color="DDDDDD"/>
              <w:right w:val="single" w:sz="8" w:space="0" w:color="DDDDDD"/>
            </w:tcBorders>
            <w:shd w:val="clear" w:color="auto" w:fill="F9CB9C"/>
          </w:tcPr>
          <w:p w14:paraId="6AD2A905" w14:textId="77777777" w:rsidR="00C923D8" w:rsidRDefault="009B6B2F">
            <w:pPr>
              <w:spacing w:line="240" w:lineRule="auto"/>
            </w:pPr>
            <w:r>
              <w:t>Healthcare Educational Institutions</w:t>
            </w:r>
          </w:p>
        </w:tc>
      </w:tr>
      <w:tr w:rsidR="004751EA" w14:paraId="75C5ADDE"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75875045" w14:textId="77777777" w:rsidR="004751EA" w:rsidRDefault="004751EA" w:rsidP="004751EA">
            <w:pPr>
              <w:spacing w:line="240" w:lineRule="auto"/>
            </w:pPr>
            <w:r>
              <w:t>Medical colleges (Govt/Private)</w:t>
            </w:r>
          </w:p>
        </w:tc>
        <w:tc>
          <w:tcPr>
            <w:tcW w:w="2116" w:type="dxa"/>
            <w:tcBorders>
              <w:top w:val="single" w:sz="8" w:space="0" w:color="DDDDDD"/>
              <w:left w:val="single" w:sz="8" w:space="0" w:color="DDDDDD"/>
              <w:bottom w:val="single" w:sz="8" w:space="0" w:color="DDDDDD"/>
              <w:right w:val="single" w:sz="8" w:space="0" w:color="DDDDDD"/>
            </w:tcBorders>
          </w:tcPr>
          <w:p w14:paraId="631F5642" w14:textId="77777777" w:rsidR="004751EA" w:rsidRDefault="004751EA" w:rsidP="004751EA">
            <w:pPr>
              <w:spacing w:line="240" w:lineRule="auto"/>
            </w:pPr>
            <w:r>
              <w:t>0</w:t>
            </w:r>
          </w:p>
        </w:tc>
        <w:tc>
          <w:tcPr>
            <w:tcW w:w="2310" w:type="dxa"/>
            <w:tcBorders>
              <w:top w:val="single" w:sz="8" w:space="0" w:color="DDDDDD"/>
              <w:left w:val="single" w:sz="8" w:space="0" w:color="DDDDDD"/>
              <w:bottom w:val="single" w:sz="8" w:space="0" w:color="DDDDDD"/>
              <w:right w:val="single" w:sz="8" w:space="0" w:color="DDDDDD"/>
            </w:tcBorders>
          </w:tcPr>
          <w:p w14:paraId="443D1118" w14:textId="2FFB035A" w:rsidR="004751EA" w:rsidRDefault="004751EA" w:rsidP="004751EA">
            <w:pPr>
              <w:spacing w:line="240" w:lineRule="auto"/>
            </w:pPr>
            <w:r w:rsidRPr="00E04AF4">
              <w:t>0</w:t>
            </w:r>
          </w:p>
        </w:tc>
      </w:tr>
      <w:tr w:rsidR="004751EA" w14:paraId="4B8534D0"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3BAC09EC" w14:textId="77777777" w:rsidR="004751EA" w:rsidRDefault="004751EA" w:rsidP="004751EA">
            <w:pPr>
              <w:spacing w:line="240" w:lineRule="auto"/>
            </w:pPr>
            <w:r>
              <w:t>Nursing colleges (Govt/Private)</w:t>
            </w:r>
          </w:p>
        </w:tc>
        <w:tc>
          <w:tcPr>
            <w:tcW w:w="2116" w:type="dxa"/>
            <w:tcBorders>
              <w:top w:val="single" w:sz="8" w:space="0" w:color="DDDDDD"/>
              <w:left w:val="single" w:sz="8" w:space="0" w:color="DDDDDD"/>
              <w:bottom w:val="single" w:sz="8" w:space="0" w:color="DDDDDD"/>
              <w:right w:val="single" w:sz="8" w:space="0" w:color="DDDDDD"/>
            </w:tcBorders>
          </w:tcPr>
          <w:p w14:paraId="52056858" w14:textId="77777777" w:rsidR="004751EA" w:rsidRDefault="004751EA" w:rsidP="004751EA">
            <w:pPr>
              <w:spacing w:line="240" w:lineRule="auto"/>
            </w:pPr>
            <w:r>
              <w:t>0</w:t>
            </w:r>
          </w:p>
        </w:tc>
        <w:tc>
          <w:tcPr>
            <w:tcW w:w="2310" w:type="dxa"/>
            <w:tcBorders>
              <w:top w:val="single" w:sz="8" w:space="0" w:color="DDDDDD"/>
              <w:left w:val="single" w:sz="8" w:space="0" w:color="DDDDDD"/>
              <w:bottom w:val="single" w:sz="8" w:space="0" w:color="DDDDDD"/>
              <w:right w:val="single" w:sz="8" w:space="0" w:color="DDDDDD"/>
            </w:tcBorders>
          </w:tcPr>
          <w:p w14:paraId="3480C7FE" w14:textId="4BBC5EC6" w:rsidR="004751EA" w:rsidRDefault="004751EA" w:rsidP="004751EA">
            <w:pPr>
              <w:spacing w:line="240" w:lineRule="auto"/>
            </w:pPr>
            <w:r w:rsidRPr="00E04AF4">
              <w:t>0</w:t>
            </w:r>
          </w:p>
        </w:tc>
      </w:tr>
      <w:tr w:rsidR="004751EA" w14:paraId="300FF8E6"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5047EBB9" w14:textId="77777777" w:rsidR="004751EA" w:rsidRDefault="004751EA" w:rsidP="004751EA">
            <w:pPr>
              <w:spacing w:line="240" w:lineRule="auto"/>
            </w:pPr>
            <w:r>
              <w:t>Dental colleges (Govt/Private)</w:t>
            </w:r>
          </w:p>
        </w:tc>
        <w:tc>
          <w:tcPr>
            <w:tcW w:w="2116" w:type="dxa"/>
            <w:tcBorders>
              <w:top w:val="single" w:sz="8" w:space="0" w:color="DDDDDD"/>
              <w:left w:val="single" w:sz="8" w:space="0" w:color="DDDDDD"/>
              <w:bottom w:val="single" w:sz="8" w:space="0" w:color="DDDDDD"/>
              <w:right w:val="single" w:sz="8" w:space="0" w:color="DDDDDD"/>
            </w:tcBorders>
          </w:tcPr>
          <w:p w14:paraId="722B0214" w14:textId="77777777" w:rsidR="004751EA" w:rsidRDefault="004751EA" w:rsidP="004751EA">
            <w:pPr>
              <w:spacing w:line="240" w:lineRule="auto"/>
            </w:pPr>
            <w:r>
              <w:t>0</w:t>
            </w:r>
          </w:p>
        </w:tc>
        <w:tc>
          <w:tcPr>
            <w:tcW w:w="2310" w:type="dxa"/>
            <w:tcBorders>
              <w:top w:val="single" w:sz="8" w:space="0" w:color="DDDDDD"/>
              <w:left w:val="single" w:sz="8" w:space="0" w:color="DDDDDD"/>
              <w:bottom w:val="single" w:sz="8" w:space="0" w:color="DDDDDD"/>
              <w:right w:val="single" w:sz="8" w:space="0" w:color="DDDDDD"/>
            </w:tcBorders>
          </w:tcPr>
          <w:p w14:paraId="76FBAC5A" w14:textId="148CB76C" w:rsidR="004751EA" w:rsidRDefault="004751EA" w:rsidP="004751EA">
            <w:pPr>
              <w:spacing w:line="240" w:lineRule="auto"/>
            </w:pPr>
            <w:r w:rsidRPr="00E04AF4">
              <w:t>0</w:t>
            </w:r>
          </w:p>
        </w:tc>
      </w:tr>
      <w:tr w:rsidR="00C923D8" w14:paraId="6D951C6A"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6FCC614D" w14:textId="77777777" w:rsidR="00C923D8" w:rsidRDefault="009B6B2F">
            <w:pPr>
              <w:spacing w:line="240" w:lineRule="auto"/>
            </w:pPr>
            <w:r>
              <w:lastRenderedPageBreak/>
              <w:t>Paramedical institutes (Govt/Private)</w:t>
            </w:r>
          </w:p>
        </w:tc>
        <w:tc>
          <w:tcPr>
            <w:tcW w:w="2116" w:type="dxa"/>
            <w:tcBorders>
              <w:top w:val="single" w:sz="8" w:space="0" w:color="DDDDDD"/>
              <w:left w:val="single" w:sz="8" w:space="0" w:color="DDDDDD"/>
              <w:bottom w:val="single" w:sz="8" w:space="0" w:color="DDDDDD"/>
              <w:right w:val="single" w:sz="8" w:space="0" w:color="DDDDDD"/>
            </w:tcBorders>
          </w:tcPr>
          <w:p w14:paraId="0EBDA755" w14:textId="77777777" w:rsidR="00C923D8" w:rsidRDefault="009B6B2F">
            <w:pPr>
              <w:spacing w:line="240" w:lineRule="auto"/>
            </w:pPr>
            <w:r>
              <w:t>0</w:t>
            </w:r>
          </w:p>
        </w:tc>
        <w:tc>
          <w:tcPr>
            <w:tcW w:w="2310" w:type="dxa"/>
            <w:tcBorders>
              <w:top w:val="single" w:sz="8" w:space="0" w:color="DDDDDD"/>
              <w:left w:val="single" w:sz="8" w:space="0" w:color="DDDDDD"/>
              <w:bottom w:val="single" w:sz="8" w:space="0" w:color="DDDDDD"/>
              <w:right w:val="single" w:sz="8" w:space="0" w:color="DDDDDD"/>
            </w:tcBorders>
          </w:tcPr>
          <w:p w14:paraId="1CC93223" w14:textId="5C35ECC2" w:rsidR="00C923D8" w:rsidRDefault="004751EA">
            <w:pPr>
              <w:spacing w:line="240" w:lineRule="auto"/>
            </w:pPr>
            <w:r>
              <w:t>0</w:t>
            </w:r>
          </w:p>
        </w:tc>
      </w:tr>
      <w:tr w:rsidR="00C923D8" w14:paraId="3E1A1A18" w14:textId="77777777">
        <w:trPr>
          <w:trHeight w:val="540"/>
        </w:trPr>
        <w:tc>
          <w:tcPr>
            <w:tcW w:w="8670" w:type="dxa"/>
            <w:gridSpan w:val="3"/>
            <w:tcBorders>
              <w:top w:val="single" w:sz="8" w:space="0" w:color="DDDDDD"/>
              <w:left w:val="single" w:sz="8" w:space="0" w:color="DDDDDD"/>
              <w:bottom w:val="single" w:sz="8" w:space="0" w:color="DDDDDD"/>
              <w:right w:val="single" w:sz="8" w:space="0" w:color="DDDDDD"/>
            </w:tcBorders>
            <w:shd w:val="clear" w:color="auto" w:fill="F9CB9C"/>
          </w:tcPr>
          <w:p w14:paraId="0C6FF517" w14:textId="77777777" w:rsidR="00C923D8" w:rsidRDefault="009B6B2F">
            <w:pPr>
              <w:spacing w:line="240" w:lineRule="auto"/>
            </w:pPr>
            <w:r>
              <w:t>Community Gathering Spaces</w:t>
            </w:r>
          </w:p>
        </w:tc>
      </w:tr>
      <w:tr w:rsidR="00C923D8" w14:paraId="2F9EB0DD"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0A67E10A" w14:textId="77777777" w:rsidR="00C923D8" w:rsidRDefault="009B6B2F">
            <w:pPr>
              <w:spacing w:line="240" w:lineRule="auto"/>
            </w:pPr>
            <w:r>
              <w:t>Community halls</w:t>
            </w:r>
          </w:p>
        </w:tc>
        <w:tc>
          <w:tcPr>
            <w:tcW w:w="2116" w:type="dxa"/>
            <w:tcBorders>
              <w:top w:val="single" w:sz="8" w:space="0" w:color="DDDDDD"/>
              <w:left w:val="single" w:sz="8" w:space="0" w:color="DDDDDD"/>
              <w:bottom w:val="single" w:sz="8" w:space="0" w:color="DDDDDD"/>
              <w:right w:val="single" w:sz="8" w:space="0" w:color="DDDDDD"/>
            </w:tcBorders>
          </w:tcPr>
          <w:p w14:paraId="4E30F9B3" w14:textId="77777777" w:rsidR="00C923D8" w:rsidRDefault="009B6B2F">
            <w:pPr>
              <w:spacing w:line="240" w:lineRule="auto"/>
            </w:pPr>
            <w:r>
              <w:t>3</w:t>
            </w:r>
          </w:p>
        </w:tc>
        <w:tc>
          <w:tcPr>
            <w:tcW w:w="2310" w:type="dxa"/>
            <w:tcBorders>
              <w:top w:val="single" w:sz="8" w:space="0" w:color="DDDDDD"/>
              <w:left w:val="single" w:sz="8" w:space="0" w:color="DDDDDD"/>
              <w:bottom w:val="single" w:sz="8" w:space="0" w:color="DDDDDD"/>
              <w:right w:val="single" w:sz="8" w:space="0" w:color="DDDDDD"/>
            </w:tcBorders>
          </w:tcPr>
          <w:p w14:paraId="47E8234A" w14:textId="08946C3A" w:rsidR="00C923D8" w:rsidRDefault="00B84970">
            <w:pPr>
              <w:spacing w:line="240" w:lineRule="auto"/>
            </w:pPr>
            <w:r>
              <w:t>800</w:t>
            </w:r>
          </w:p>
        </w:tc>
      </w:tr>
      <w:tr w:rsidR="00C923D8" w14:paraId="2AA02E9F"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75F3E619" w14:textId="77777777" w:rsidR="00C923D8" w:rsidRDefault="009B6B2F">
            <w:pPr>
              <w:spacing w:line="240" w:lineRule="auto"/>
            </w:pPr>
            <w:r>
              <w:t>Auditoriums</w:t>
            </w:r>
          </w:p>
        </w:tc>
        <w:tc>
          <w:tcPr>
            <w:tcW w:w="2116" w:type="dxa"/>
            <w:tcBorders>
              <w:top w:val="single" w:sz="8" w:space="0" w:color="DDDDDD"/>
              <w:left w:val="single" w:sz="8" w:space="0" w:color="DDDDDD"/>
              <w:bottom w:val="single" w:sz="8" w:space="0" w:color="DDDDDD"/>
              <w:right w:val="single" w:sz="8" w:space="0" w:color="DDDDDD"/>
            </w:tcBorders>
          </w:tcPr>
          <w:p w14:paraId="28CF48CA" w14:textId="77777777" w:rsidR="00C923D8" w:rsidRDefault="009B6B2F">
            <w:pPr>
              <w:spacing w:line="240" w:lineRule="auto"/>
            </w:pPr>
            <w:r>
              <w:t>5</w:t>
            </w:r>
          </w:p>
        </w:tc>
        <w:tc>
          <w:tcPr>
            <w:tcW w:w="2310" w:type="dxa"/>
            <w:tcBorders>
              <w:top w:val="single" w:sz="8" w:space="0" w:color="DDDDDD"/>
              <w:left w:val="single" w:sz="8" w:space="0" w:color="DDDDDD"/>
              <w:bottom w:val="single" w:sz="8" w:space="0" w:color="DDDDDD"/>
              <w:right w:val="single" w:sz="8" w:space="0" w:color="DDDDDD"/>
            </w:tcBorders>
          </w:tcPr>
          <w:p w14:paraId="33284307" w14:textId="7E9501A2" w:rsidR="00C923D8" w:rsidRDefault="00B84970">
            <w:pPr>
              <w:spacing w:line="240" w:lineRule="auto"/>
            </w:pPr>
            <w:r>
              <w:t>1200</w:t>
            </w:r>
          </w:p>
        </w:tc>
      </w:tr>
      <w:tr w:rsidR="00C923D8" w14:paraId="59531E16"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5E2963C0" w14:textId="77777777" w:rsidR="00C923D8" w:rsidRDefault="009B6B2F">
            <w:pPr>
              <w:spacing w:line="240" w:lineRule="auto"/>
            </w:pPr>
            <w:r>
              <w:t>Religious buildings</w:t>
            </w:r>
          </w:p>
        </w:tc>
        <w:tc>
          <w:tcPr>
            <w:tcW w:w="2116" w:type="dxa"/>
            <w:tcBorders>
              <w:top w:val="single" w:sz="8" w:space="0" w:color="DDDDDD"/>
              <w:left w:val="single" w:sz="8" w:space="0" w:color="DDDDDD"/>
              <w:bottom w:val="single" w:sz="8" w:space="0" w:color="DDDDDD"/>
              <w:right w:val="single" w:sz="8" w:space="0" w:color="DDDDDD"/>
            </w:tcBorders>
          </w:tcPr>
          <w:p w14:paraId="74E49C5B" w14:textId="77777777" w:rsidR="00C923D8" w:rsidRDefault="009B6B2F">
            <w:pPr>
              <w:spacing w:line="240" w:lineRule="auto"/>
            </w:pPr>
            <w:r>
              <w:t>21</w:t>
            </w:r>
          </w:p>
        </w:tc>
        <w:tc>
          <w:tcPr>
            <w:tcW w:w="2310" w:type="dxa"/>
            <w:tcBorders>
              <w:top w:val="single" w:sz="8" w:space="0" w:color="DDDDDD"/>
              <w:left w:val="single" w:sz="8" w:space="0" w:color="DDDDDD"/>
              <w:bottom w:val="single" w:sz="8" w:space="0" w:color="DDDDDD"/>
              <w:right w:val="single" w:sz="8" w:space="0" w:color="DDDDDD"/>
            </w:tcBorders>
          </w:tcPr>
          <w:p w14:paraId="014F4693" w14:textId="7468F752" w:rsidR="00C923D8" w:rsidRDefault="00B84970">
            <w:pPr>
              <w:spacing w:line="240" w:lineRule="auto"/>
            </w:pPr>
            <w:r>
              <w:t>500</w:t>
            </w:r>
          </w:p>
        </w:tc>
      </w:tr>
      <w:tr w:rsidR="00C923D8" w14:paraId="3A913DBE" w14:textId="77777777">
        <w:trPr>
          <w:trHeight w:val="540"/>
        </w:trPr>
        <w:tc>
          <w:tcPr>
            <w:tcW w:w="8670" w:type="dxa"/>
            <w:gridSpan w:val="3"/>
            <w:tcBorders>
              <w:top w:val="single" w:sz="8" w:space="0" w:color="DDDDDD"/>
              <w:left w:val="single" w:sz="8" w:space="0" w:color="DDDDDD"/>
              <w:bottom w:val="single" w:sz="8" w:space="0" w:color="DDDDDD"/>
              <w:right w:val="single" w:sz="8" w:space="0" w:color="DDDDDD"/>
            </w:tcBorders>
            <w:shd w:val="clear" w:color="auto" w:fill="F9CB9C"/>
          </w:tcPr>
          <w:p w14:paraId="64B62408" w14:textId="77777777" w:rsidR="00C923D8" w:rsidRDefault="009B6B2F">
            <w:pPr>
              <w:spacing w:line="240" w:lineRule="auto"/>
            </w:pPr>
            <w:r>
              <w:t>Vulnerable Group Support Facility</w:t>
            </w:r>
          </w:p>
        </w:tc>
      </w:tr>
      <w:tr w:rsidR="00C923D8" w14:paraId="3982776F"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70FA7F02" w14:textId="77777777" w:rsidR="00C923D8" w:rsidRDefault="009B6B2F">
            <w:pPr>
              <w:spacing w:line="240" w:lineRule="auto"/>
            </w:pPr>
            <w:r>
              <w:t>Destitute homes</w:t>
            </w:r>
          </w:p>
        </w:tc>
        <w:tc>
          <w:tcPr>
            <w:tcW w:w="2116" w:type="dxa"/>
            <w:tcBorders>
              <w:top w:val="single" w:sz="8" w:space="0" w:color="DDDDDD"/>
              <w:left w:val="single" w:sz="8" w:space="0" w:color="DDDDDD"/>
              <w:bottom w:val="single" w:sz="8" w:space="0" w:color="DDDDDD"/>
              <w:right w:val="single" w:sz="8" w:space="0" w:color="DDDDDD"/>
            </w:tcBorders>
          </w:tcPr>
          <w:p w14:paraId="54E75986" w14:textId="77777777" w:rsidR="00C923D8" w:rsidRDefault="009B6B2F">
            <w:pPr>
              <w:spacing w:line="240" w:lineRule="auto"/>
            </w:pPr>
            <w:r>
              <w:t>0</w:t>
            </w:r>
          </w:p>
        </w:tc>
        <w:tc>
          <w:tcPr>
            <w:tcW w:w="2310" w:type="dxa"/>
            <w:tcBorders>
              <w:top w:val="single" w:sz="8" w:space="0" w:color="DDDDDD"/>
              <w:left w:val="single" w:sz="8" w:space="0" w:color="DDDDDD"/>
              <w:bottom w:val="single" w:sz="8" w:space="0" w:color="DDDDDD"/>
              <w:right w:val="single" w:sz="8" w:space="0" w:color="DDDDDD"/>
            </w:tcBorders>
          </w:tcPr>
          <w:p w14:paraId="4A6255CD" w14:textId="79E4ED50" w:rsidR="00C923D8" w:rsidRDefault="00B84970">
            <w:pPr>
              <w:spacing w:line="240" w:lineRule="auto"/>
            </w:pPr>
            <w:r>
              <w:t>0</w:t>
            </w:r>
          </w:p>
        </w:tc>
      </w:tr>
      <w:tr w:rsidR="00C923D8" w14:paraId="0EC7E84F"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5D2CAE9F" w14:textId="77777777" w:rsidR="00C923D8" w:rsidRDefault="009B6B2F">
            <w:pPr>
              <w:spacing w:line="240" w:lineRule="auto"/>
            </w:pPr>
            <w:r>
              <w:t>Elderly homes</w:t>
            </w:r>
          </w:p>
        </w:tc>
        <w:tc>
          <w:tcPr>
            <w:tcW w:w="2116" w:type="dxa"/>
            <w:tcBorders>
              <w:top w:val="single" w:sz="8" w:space="0" w:color="DDDDDD"/>
              <w:left w:val="single" w:sz="8" w:space="0" w:color="DDDDDD"/>
              <w:bottom w:val="single" w:sz="8" w:space="0" w:color="DDDDDD"/>
              <w:right w:val="single" w:sz="8" w:space="0" w:color="DDDDDD"/>
            </w:tcBorders>
          </w:tcPr>
          <w:p w14:paraId="1633E6AD" w14:textId="77777777" w:rsidR="00C923D8" w:rsidRDefault="009B6B2F">
            <w:pPr>
              <w:spacing w:line="240" w:lineRule="auto"/>
            </w:pPr>
            <w:r>
              <w:t>0</w:t>
            </w:r>
          </w:p>
        </w:tc>
        <w:tc>
          <w:tcPr>
            <w:tcW w:w="2310" w:type="dxa"/>
            <w:tcBorders>
              <w:top w:val="single" w:sz="8" w:space="0" w:color="DDDDDD"/>
              <w:left w:val="single" w:sz="8" w:space="0" w:color="DDDDDD"/>
              <w:bottom w:val="single" w:sz="8" w:space="0" w:color="DDDDDD"/>
              <w:right w:val="single" w:sz="8" w:space="0" w:color="DDDDDD"/>
            </w:tcBorders>
          </w:tcPr>
          <w:p w14:paraId="60253750" w14:textId="5E70FEE3" w:rsidR="00C923D8" w:rsidRDefault="00B84970">
            <w:pPr>
              <w:spacing w:line="240" w:lineRule="auto"/>
            </w:pPr>
            <w:r>
              <w:t>0</w:t>
            </w:r>
          </w:p>
        </w:tc>
      </w:tr>
      <w:tr w:rsidR="00C923D8" w14:paraId="2D26289E"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2627D5EC" w14:textId="77777777" w:rsidR="00C923D8" w:rsidRDefault="009B6B2F">
            <w:pPr>
              <w:spacing w:line="240" w:lineRule="auto"/>
            </w:pPr>
            <w:r>
              <w:t>LSGD owned other buildings</w:t>
            </w:r>
          </w:p>
        </w:tc>
        <w:tc>
          <w:tcPr>
            <w:tcW w:w="2116" w:type="dxa"/>
            <w:tcBorders>
              <w:top w:val="single" w:sz="8" w:space="0" w:color="DDDDDD"/>
              <w:left w:val="single" w:sz="8" w:space="0" w:color="DDDDDD"/>
              <w:bottom w:val="single" w:sz="8" w:space="0" w:color="DDDDDD"/>
              <w:right w:val="single" w:sz="8" w:space="0" w:color="DDDDDD"/>
            </w:tcBorders>
          </w:tcPr>
          <w:p w14:paraId="6146938D" w14:textId="77777777" w:rsidR="00C923D8" w:rsidRDefault="009B6B2F">
            <w:pPr>
              <w:spacing w:line="240" w:lineRule="auto"/>
            </w:pPr>
            <w:r>
              <w:t>1</w:t>
            </w:r>
          </w:p>
        </w:tc>
        <w:tc>
          <w:tcPr>
            <w:tcW w:w="2310" w:type="dxa"/>
            <w:tcBorders>
              <w:top w:val="single" w:sz="8" w:space="0" w:color="DDDDDD"/>
              <w:left w:val="single" w:sz="8" w:space="0" w:color="DDDDDD"/>
              <w:bottom w:val="single" w:sz="8" w:space="0" w:color="DDDDDD"/>
              <w:right w:val="single" w:sz="8" w:space="0" w:color="DDDDDD"/>
            </w:tcBorders>
          </w:tcPr>
          <w:p w14:paraId="6B9779BD" w14:textId="2FEF28CD" w:rsidR="00C923D8" w:rsidRDefault="00B84970">
            <w:pPr>
              <w:spacing w:line="240" w:lineRule="auto"/>
            </w:pPr>
            <w:r>
              <w:t>0</w:t>
            </w:r>
          </w:p>
        </w:tc>
      </w:tr>
      <w:tr w:rsidR="00C923D8" w14:paraId="34767A25" w14:textId="77777777">
        <w:trPr>
          <w:trHeight w:val="540"/>
        </w:trPr>
        <w:tc>
          <w:tcPr>
            <w:tcW w:w="8670" w:type="dxa"/>
            <w:gridSpan w:val="3"/>
            <w:tcBorders>
              <w:top w:val="single" w:sz="8" w:space="0" w:color="DDDDDD"/>
              <w:left w:val="single" w:sz="8" w:space="0" w:color="DDDDDD"/>
              <w:bottom w:val="single" w:sz="8" w:space="0" w:color="DDDDDD"/>
              <w:right w:val="single" w:sz="8" w:space="0" w:color="DDDDDD"/>
            </w:tcBorders>
            <w:shd w:val="clear" w:color="auto" w:fill="F9CB9C"/>
          </w:tcPr>
          <w:p w14:paraId="2BF1110A" w14:textId="77777777" w:rsidR="00C923D8" w:rsidRDefault="00C923D8">
            <w:pPr>
              <w:spacing w:line="240" w:lineRule="auto"/>
              <w:rPr>
                <w:b/>
                <w:bCs/>
              </w:rPr>
            </w:pPr>
          </w:p>
          <w:p w14:paraId="5A2765BA" w14:textId="77777777" w:rsidR="00C923D8" w:rsidRDefault="009B6B2F">
            <w:pPr>
              <w:spacing w:line="240" w:lineRule="auto"/>
            </w:pPr>
            <w:r>
              <w:t>Mass Fatality Management (MFM) Infrastructure</w:t>
            </w:r>
          </w:p>
        </w:tc>
      </w:tr>
      <w:tr w:rsidR="00C923D8" w14:paraId="636218E8"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4038B4A9" w14:textId="77777777" w:rsidR="00C923D8" w:rsidRDefault="009B6B2F">
            <w:pPr>
              <w:spacing w:line="240" w:lineRule="auto"/>
            </w:pPr>
            <w:r>
              <w:t>Mortuary</w:t>
            </w:r>
          </w:p>
        </w:tc>
        <w:tc>
          <w:tcPr>
            <w:tcW w:w="2116" w:type="dxa"/>
            <w:tcBorders>
              <w:top w:val="single" w:sz="8" w:space="0" w:color="DDDDDD"/>
              <w:left w:val="single" w:sz="8" w:space="0" w:color="DDDDDD"/>
              <w:bottom w:val="single" w:sz="8" w:space="0" w:color="DDDDDD"/>
              <w:right w:val="single" w:sz="8" w:space="0" w:color="DDDDDD"/>
            </w:tcBorders>
          </w:tcPr>
          <w:p w14:paraId="5A777B5A" w14:textId="77777777" w:rsidR="00C923D8" w:rsidRDefault="009B6B2F">
            <w:pPr>
              <w:spacing w:line="240" w:lineRule="auto"/>
            </w:pPr>
            <w:r>
              <w:t>0</w:t>
            </w:r>
          </w:p>
        </w:tc>
        <w:tc>
          <w:tcPr>
            <w:tcW w:w="2310" w:type="dxa"/>
            <w:tcBorders>
              <w:top w:val="single" w:sz="8" w:space="0" w:color="DDDDDD"/>
              <w:left w:val="single" w:sz="8" w:space="0" w:color="DDDDDD"/>
              <w:bottom w:val="single" w:sz="8" w:space="0" w:color="DDDDDD"/>
              <w:right w:val="single" w:sz="8" w:space="0" w:color="DDDDDD"/>
            </w:tcBorders>
          </w:tcPr>
          <w:p w14:paraId="34C4223C" w14:textId="77777777" w:rsidR="00C923D8" w:rsidRDefault="00C923D8">
            <w:pPr>
              <w:spacing w:line="240" w:lineRule="auto"/>
            </w:pPr>
          </w:p>
        </w:tc>
      </w:tr>
      <w:tr w:rsidR="00C923D8" w14:paraId="0801CA28" w14:textId="77777777">
        <w:trPr>
          <w:trHeight w:val="540"/>
        </w:trPr>
        <w:tc>
          <w:tcPr>
            <w:tcW w:w="4244" w:type="dxa"/>
            <w:tcBorders>
              <w:top w:val="single" w:sz="8" w:space="0" w:color="DDDDDD"/>
              <w:left w:val="single" w:sz="8" w:space="0" w:color="DDDDDD"/>
              <w:bottom w:val="single" w:sz="8" w:space="0" w:color="DDDDDD"/>
              <w:right w:val="single" w:sz="8" w:space="0" w:color="DDDDDD"/>
            </w:tcBorders>
          </w:tcPr>
          <w:p w14:paraId="45627690" w14:textId="77777777" w:rsidR="00C923D8" w:rsidRDefault="009B6B2F">
            <w:pPr>
              <w:spacing w:line="240" w:lineRule="auto"/>
            </w:pPr>
            <w:r>
              <w:t>Crematorium</w:t>
            </w:r>
          </w:p>
        </w:tc>
        <w:tc>
          <w:tcPr>
            <w:tcW w:w="2116" w:type="dxa"/>
            <w:tcBorders>
              <w:top w:val="single" w:sz="8" w:space="0" w:color="DDDDDD"/>
              <w:left w:val="single" w:sz="8" w:space="0" w:color="DDDDDD"/>
              <w:bottom w:val="single" w:sz="8" w:space="0" w:color="DDDDDD"/>
              <w:right w:val="single" w:sz="8" w:space="0" w:color="DDDDDD"/>
            </w:tcBorders>
          </w:tcPr>
          <w:p w14:paraId="6D6B5CEF" w14:textId="77777777" w:rsidR="00C923D8" w:rsidRDefault="009B6B2F">
            <w:pPr>
              <w:spacing w:line="240" w:lineRule="auto"/>
            </w:pPr>
            <w:r>
              <w:t>1</w:t>
            </w:r>
          </w:p>
        </w:tc>
        <w:tc>
          <w:tcPr>
            <w:tcW w:w="2310" w:type="dxa"/>
            <w:tcBorders>
              <w:top w:val="single" w:sz="8" w:space="0" w:color="DDDDDD"/>
              <w:left w:val="single" w:sz="8" w:space="0" w:color="DDDDDD"/>
              <w:bottom w:val="single" w:sz="8" w:space="0" w:color="DDDDDD"/>
              <w:right w:val="single" w:sz="8" w:space="0" w:color="DDDDDD"/>
            </w:tcBorders>
          </w:tcPr>
          <w:p w14:paraId="4AD928DF" w14:textId="77777777" w:rsidR="00C923D8" w:rsidRDefault="009B6B2F">
            <w:pPr>
              <w:spacing w:line="240" w:lineRule="auto"/>
            </w:pPr>
            <w:r>
              <w:t xml:space="preserve">CSI Church </w:t>
            </w:r>
          </w:p>
        </w:tc>
      </w:tr>
    </w:tbl>
    <w:p w14:paraId="47B51D86" w14:textId="77777777" w:rsidR="00C923D8" w:rsidRDefault="009B6B2F">
      <w:r>
        <w:rPr>
          <w:color w:val="FF0000"/>
        </w:rPr>
        <w:t>*</w:t>
      </w:r>
      <w:r>
        <w:t>refer annexure 1 for contact details</w:t>
      </w:r>
    </w:p>
    <w:p w14:paraId="0A3A71FA" w14:textId="77777777" w:rsidR="00C923D8" w:rsidRDefault="00C923D8"/>
    <w:p w14:paraId="7F33448E" w14:textId="77777777" w:rsidR="00C923D8" w:rsidRDefault="009B6B2F">
      <w:r>
        <w:br w:type="page"/>
      </w:r>
    </w:p>
    <w:p w14:paraId="6CD9F963" w14:textId="77777777" w:rsidR="00C923D8" w:rsidRDefault="009B6B2F">
      <w:pPr>
        <w:pStyle w:val="Heading1"/>
        <w:numPr>
          <w:ilvl w:val="0"/>
          <w:numId w:val="1"/>
        </w:numPr>
        <w:tabs>
          <w:tab w:val="left" w:pos="0"/>
        </w:tabs>
      </w:pPr>
      <w:bookmarkStart w:id="16" w:name="_8o8e9qj1znw1" w:colFirst="0" w:colLast="0"/>
      <w:bookmarkEnd w:id="16"/>
      <w:r>
        <w:lastRenderedPageBreak/>
        <w:t>Human resources</w:t>
      </w:r>
    </w:p>
    <w:p w14:paraId="01414A46" w14:textId="77777777" w:rsidR="00C923D8" w:rsidRDefault="009B6B2F">
      <w:r>
        <w:t xml:space="preserve">This section focuses on the </w:t>
      </w:r>
      <w:r>
        <w:rPr>
          <w:b/>
          <w:bCs/>
        </w:rPr>
        <w:t>human capital</w:t>
      </w:r>
      <w:r>
        <w:t xml:space="preserve"> available within the LSGI. In any emergency—be it a pandemic, flood, or industrial accident—infrastructure is only as effective as the people operating it.</w:t>
      </w:r>
    </w:p>
    <w:p w14:paraId="40CB03EC" w14:textId="77777777" w:rsidR="00C923D8" w:rsidRDefault="009B6B2F">
      <w:pPr>
        <w:pStyle w:val="Heading3"/>
        <w:numPr>
          <w:ilvl w:val="2"/>
          <w:numId w:val="1"/>
        </w:numPr>
        <w:tabs>
          <w:tab w:val="left" w:pos="0"/>
        </w:tabs>
      </w:pPr>
      <w:bookmarkStart w:id="17" w:name="_78fpo2ybng59" w:colFirst="0" w:colLast="0"/>
      <w:bookmarkEnd w:id="17"/>
      <w:r>
        <w:t>Medical &amp; Clinical Personnel</w:t>
      </w:r>
    </w:p>
    <w:p w14:paraId="476239D2" w14:textId="77777777" w:rsidR="00C923D8" w:rsidRDefault="009B6B2F">
      <w:r>
        <w:t>This table tracks the "Frontline" providers responsible for diagnosis, treatment, and clinical management. Narrative sentence: eg., "Total health workforce: 450 personnel, with 60% in government facilities serving as primary surge capacity." A detailed directory with the contact numbers of all workers is maintained (Annexure ……).</w:t>
      </w:r>
    </w:p>
    <w:p w14:paraId="1E50FE5D" w14:textId="77777777" w:rsidR="00C923D8" w:rsidRDefault="00C923D8"/>
    <w:tbl>
      <w:tblPr>
        <w:tblStyle w:val="ad"/>
        <w:tblW w:w="9191"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4108"/>
        <w:gridCol w:w="1586"/>
        <w:gridCol w:w="1748"/>
        <w:gridCol w:w="1749"/>
      </w:tblGrid>
      <w:tr w:rsidR="00C923D8" w14:paraId="124D3681" w14:textId="77777777">
        <w:trPr>
          <w:trHeight w:val="540"/>
        </w:trPr>
        <w:tc>
          <w:tcPr>
            <w:tcW w:w="4108" w:type="dxa"/>
            <w:tcBorders>
              <w:top w:val="single" w:sz="8" w:space="0" w:color="DDDDDD"/>
              <w:left w:val="single" w:sz="8" w:space="0" w:color="DDDDDD"/>
              <w:bottom w:val="single" w:sz="8" w:space="0" w:color="DDDDDD"/>
              <w:right w:val="single" w:sz="8" w:space="0" w:color="DDDDDD"/>
            </w:tcBorders>
            <w:shd w:val="clear" w:color="auto" w:fill="F2F2F2"/>
          </w:tcPr>
          <w:p w14:paraId="243AFDCB" w14:textId="77777777" w:rsidR="00C923D8" w:rsidRDefault="009B6B2F">
            <w:r>
              <w:rPr>
                <w:rFonts w:ascii="Arial" w:eastAsia="Arial" w:hAnsi="Arial" w:cs="Arial"/>
                <w:b/>
                <w:bCs/>
              </w:rPr>
              <w:t>Cadre</w:t>
            </w:r>
          </w:p>
        </w:tc>
        <w:tc>
          <w:tcPr>
            <w:tcW w:w="1586" w:type="dxa"/>
            <w:tcBorders>
              <w:top w:val="single" w:sz="8" w:space="0" w:color="DDDDDD"/>
              <w:left w:val="single" w:sz="8" w:space="0" w:color="DDDDDD"/>
              <w:bottom w:val="single" w:sz="8" w:space="0" w:color="DDDDDD"/>
              <w:right w:val="single" w:sz="8" w:space="0" w:color="DDDDDD"/>
            </w:tcBorders>
            <w:shd w:val="clear" w:color="auto" w:fill="F2F2F2"/>
          </w:tcPr>
          <w:p w14:paraId="06271D95" w14:textId="77777777" w:rsidR="00C923D8" w:rsidRDefault="009B6B2F">
            <w:r>
              <w:rPr>
                <w:rFonts w:ascii="Arial" w:eastAsia="Arial" w:hAnsi="Arial" w:cs="Arial"/>
                <w:b/>
                <w:bCs/>
              </w:rPr>
              <w:t>Govt (No.)</w:t>
            </w:r>
          </w:p>
        </w:tc>
        <w:tc>
          <w:tcPr>
            <w:tcW w:w="1748" w:type="dxa"/>
            <w:tcBorders>
              <w:top w:val="single" w:sz="8" w:space="0" w:color="DDDDDD"/>
              <w:left w:val="single" w:sz="8" w:space="0" w:color="DDDDDD"/>
              <w:bottom w:val="single" w:sz="8" w:space="0" w:color="DDDDDD"/>
              <w:right w:val="single" w:sz="8" w:space="0" w:color="DDDDDD"/>
            </w:tcBorders>
            <w:shd w:val="clear" w:color="auto" w:fill="F2F2F2"/>
          </w:tcPr>
          <w:p w14:paraId="25A67F86" w14:textId="77777777" w:rsidR="00C923D8" w:rsidRDefault="009B6B2F">
            <w:r>
              <w:rPr>
                <w:rFonts w:ascii="Arial" w:eastAsia="Arial" w:hAnsi="Arial" w:cs="Arial"/>
                <w:b/>
                <w:bCs/>
              </w:rPr>
              <w:t>Private (No.)</w:t>
            </w:r>
          </w:p>
        </w:tc>
        <w:tc>
          <w:tcPr>
            <w:tcW w:w="1749" w:type="dxa"/>
            <w:tcBorders>
              <w:top w:val="single" w:sz="8" w:space="0" w:color="DDDDDD"/>
              <w:left w:val="single" w:sz="8" w:space="0" w:color="DDDDDD"/>
              <w:bottom w:val="single" w:sz="8" w:space="0" w:color="DDDDDD"/>
              <w:right w:val="single" w:sz="8" w:space="0" w:color="DDDDDD"/>
            </w:tcBorders>
            <w:shd w:val="clear" w:color="auto" w:fill="F2F2F2"/>
          </w:tcPr>
          <w:p w14:paraId="7F76F977" w14:textId="77777777" w:rsidR="00C923D8" w:rsidRDefault="009B6B2F">
            <w:r>
              <w:rPr>
                <w:rFonts w:ascii="Arial" w:eastAsia="Arial" w:hAnsi="Arial" w:cs="Arial"/>
                <w:b/>
                <w:bCs/>
              </w:rPr>
              <w:t>Total</w:t>
            </w:r>
          </w:p>
        </w:tc>
      </w:tr>
      <w:tr w:rsidR="00C923D8" w14:paraId="2464B406"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3730B879" w14:textId="77777777" w:rsidR="00C923D8" w:rsidRDefault="009B6B2F">
            <w:r>
              <w:rPr>
                <w:rFonts w:ascii="Arial" w:eastAsia="Arial" w:hAnsi="Arial" w:cs="Arial"/>
              </w:rPr>
              <w:t>Doctors—Modern Medicine</w:t>
            </w:r>
          </w:p>
        </w:tc>
        <w:tc>
          <w:tcPr>
            <w:tcW w:w="1586" w:type="dxa"/>
            <w:tcBorders>
              <w:top w:val="single" w:sz="8" w:space="0" w:color="DDDDDD"/>
              <w:left w:val="single" w:sz="8" w:space="0" w:color="DDDDDD"/>
              <w:bottom w:val="single" w:sz="8" w:space="0" w:color="DDDDDD"/>
              <w:right w:val="single" w:sz="8" w:space="0" w:color="DDDDDD"/>
            </w:tcBorders>
          </w:tcPr>
          <w:p w14:paraId="6321C9FB" w14:textId="77777777" w:rsidR="00C923D8" w:rsidRDefault="009B6B2F">
            <w:pPr>
              <w:rPr>
                <w:rFonts w:ascii="Arial" w:eastAsia="Arial" w:hAnsi="Arial" w:cs="Arial"/>
              </w:rPr>
            </w:pPr>
            <w:r>
              <w:rPr>
                <w:rFonts w:ascii="Arial" w:eastAsia="Arial" w:hAnsi="Arial" w:cs="Arial"/>
              </w:rPr>
              <w:t>2</w:t>
            </w:r>
          </w:p>
        </w:tc>
        <w:tc>
          <w:tcPr>
            <w:tcW w:w="1748" w:type="dxa"/>
            <w:tcBorders>
              <w:top w:val="single" w:sz="8" w:space="0" w:color="DDDDDD"/>
              <w:left w:val="single" w:sz="8" w:space="0" w:color="DDDDDD"/>
              <w:bottom w:val="single" w:sz="8" w:space="0" w:color="DDDDDD"/>
              <w:right w:val="single" w:sz="8" w:space="0" w:color="DDDDDD"/>
            </w:tcBorders>
          </w:tcPr>
          <w:p w14:paraId="224E7BBA" w14:textId="2EBFDF0A" w:rsidR="00C923D8" w:rsidRDefault="00113075">
            <w:pPr>
              <w:rPr>
                <w:rFonts w:ascii="Arial" w:eastAsia="Arial" w:hAnsi="Arial" w:cs="Arial"/>
              </w:rPr>
            </w:pPr>
            <w:r>
              <w:rPr>
                <w:rFonts w:ascii="Arial" w:eastAsia="Arial" w:hAnsi="Arial" w:cs="Arial"/>
              </w:rPr>
              <w:t>3</w:t>
            </w:r>
          </w:p>
        </w:tc>
        <w:tc>
          <w:tcPr>
            <w:tcW w:w="1749" w:type="dxa"/>
            <w:tcBorders>
              <w:top w:val="single" w:sz="8" w:space="0" w:color="DDDDDD"/>
              <w:left w:val="single" w:sz="8" w:space="0" w:color="DDDDDD"/>
              <w:bottom w:val="single" w:sz="8" w:space="0" w:color="DDDDDD"/>
              <w:right w:val="single" w:sz="8" w:space="0" w:color="DDDDDD"/>
            </w:tcBorders>
          </w:tcPr>
          <w:p w14:paraId="37ED445F" w14:textId="11DC54AF" w:rsidR="00C923D8" w:rsidRDefault="00113075">
            <w:pPr>
              <w:rPr>
                <w:rFonts w:ascii="Arial" w:eastAsia="Arial" w:hAnsi="Arial" w:cs="Arial"/>
              </w:rPr>
            </w:pPr>
            <w:r>
              <w:rPr>
                <w:rFonts w:ascii="Arial" w:eastAsia="Arial" w:hAnsi="Arial" w:cs="Arial"/>
              </w:rPr>
              <w:t>5</w:t>
            </w:r>
          </w:p>
        </w:tc>
      </w:tr>
      <w:tr w:rsidR="00BF408D" w14:paraId="2F678048"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465B16E8" w14:textId="77777777" w:rsidR="00BF408D" w:rsidRDefault="00BF408D" w:rsidP="00BF408D">
            <w:r>
              <w:rPr>
                <w:rFonts w:ascii="Arial" w:eastAsia="Arial" w:hAnsi="Arial" w:cs="Arial"/>
              </w:rPr>
              <w:t>Doctors – AYUSH</w:t>
            </w:r>
          </w:p>
        </w:tc>
        <w:tc>
          <w:tcPr>
            <w:tcW w:w="1586" w:type="dxa"/>
            <w:tcBorders>
              <w:top w:val="single" w:sz="8" w:space="0" w:color="DDDDDD"/>
              <w:left w:val="single" w:sz="8" w:space="0" w:color="DDDDDD"/>
              <w:bottom w:val="single" w:sz="8" w:space="0" w:color="DDDDDD"/>
              <w:right w:val="single" w:sz="8" w:space="0" w:color="DDDDDD"/>
            </w:tcBorders>
          </w:tcPr>
          <w:p w14:paraId="2F8A9C1F" w14:textId="77777777" w:rsidR="00BF408D" w:rsidRDefault="00BF408D" w:rsidP="00BF408D">
            <w:pPr>
              <w:rPr>
                <w:rFonts w:ascii="Arial" w:eastAsia="Arial" w:hAnsi="Arial" w:cs="Arial"/>
              </w:rPr>
            </w:pPr>
            <w:r>
              <w:rPr>
                <w:rFonts w:ascii="Arial" w:eastAsia="Arial" w:hAnsi="Arial" w:cs="Arial"/>
              </w:rPr>
              <w:t>2</w:t>
            </w:r>
          </w:p>
        </w:tc>
        <w:tc>
          <w:tcPr>
            <w:tcW w:w="1748" w:type="dxa"/>
            <w:tcBorders>
              <w:top w:val="single" w:sz="8" w:space="0" w:color="DDDDDD"/>
              <w:left w:val="single" w:sz="8" w:space="0" w:color="DDDDDD"/>
              <w:bottom w:val="single" w:sz="8" w:space="0" w:color="DDDDDD"/>
              <w:right w:val="single" w:sz="8" w:space="0" w:color="DDDDDD"/>
            </w:tcBorders>
          </w:tcPr>
          <w:p w14:paraId="739422EE" w14:textId="5C1826AE" w:rsidR="00BF408D" w:rsidRDefault="00BF408D" w:rsidP="00BF408D">
            <w:pPr>
              <w:rPr>
                <w:rFonts w:ascii="Arial" w:eastAsia="Arial" w:hAnsi="Arial" w:cs="Arial"/>
              </w:rPr>
            </w:pPr>
            <w:r>
              <w:rPr>
                <w:rFonts w:ascii="Arial" w:eastAsia="Arial" w:hAnsi="Arial" w:cs="Arial"/>
              </w:rPr>
              <w:t>0</w:t>
            </w:r>
          </w:p>
        </w:tc>
        <w:tc>
          <w:tcPr>
            <w:tcW w:w="1749" w:type="dxa"/>
            <w:tcBorders>
              <w:top w:val="single" w:sz="8" w:space="0" w:color="DDDDDD"/>
              <w:left w:val="single" w:sz="8" w:space="0" w:color="DDDDDD"/>
              <w:bottom w:val="single" w:sz="8" w:space="0" w:color="DDDDDD"/>
              <w:right w:val="single" w:sz="8" w:space="0" w:color="DDDDDD"/>
            </w:tcBorders>
          </w:tcPr>
          <w:p w14:paraId="150D0437" w14:textId="09BF3E32" w:rsidR="00BF408D" w:rsidRDefault="00BF408D" w:rsidP="00BF408D">
            <w:pPr>
              <w:rPr>
                <w:rFonts w:ascii="Arial" w:eastAsia="Arial" w:hAnsi="Arial" w:cs="Arial"/>
              </w:rPr>
            </w:pPr>
            <w:r>
              <w:rPr>
                <w:rFonts w:ascii="Arial" w:eastAsia="Arial" w:hAnsi="Arial" w:cs="Arial"/>
              </w:rPr>
              <w:t>2</w:t>
            </w:r>
          </w:p>
        </w:tc>
      </w:tr>
      <w:tr w:rsidR="00BF408D" w14:paraId="181E5ED4"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30B11CE1" w14:textId="77777777" w:rsidR="00BF408D" w:rsidRDefault="00BF408D" w:rsidP="00BF408D">
            <w:r>
              <w:rPr>
                <w:rFonts w:ascii="Arial" w:eastAsia="Arial" w:hAnsi="Arial" w:cs="Arial"/>
              </w:rPr>
              <w:t>Doctors – Veterinary</w:t>
            </w:r>
          </w:p>
        </w:tc>
        <w:tc>
          <w:tcPr>
            <w:tcW w:w="1586" w:type="dxa"/>
            <w:tcBorders>
              <w:top w:val="single" w:sz="8" w:space="0" w:color="DDDDDD"/>
              <w:left w:val="single" w:sz="8" w:space="0" w:color="DDDDDD"/>
              <w:bottom w:val="single" w:sz="8" w:space="0" w:color="DDDDDD"/>
              <w:right w:val="single" w:sz="8" w:space="0" w:color="DDDDDD"/>
            </w:tcBorders>
          </w:tcPr>
          <w:p w14:paraId="15ADAB99" w14:textId="77777777" w:rsidR="00BF408D" w:rsidRDefault="00BF408D" w:rsidP="00BF408D">
            <w:pPr>
              <w:rPr>
                <w:rFonts w:ascii="Arial" w:eastAsia="Arial" w:hAnsi="Arial" w:cs="Arial"/>
              </w:rPr>
            </w:pPr>
            <w:r>
              <w:rPr>
                <w:rFonts w:ascii="Arial" w:eastAsia="Arial" w:hAnsi="Arial" w:cs="Arial"/>
              </w:rPr>
              <w:t>1</w:t>
            </w:r>
          </w:p>
        </w:tc>
        <w:tc>
          <w:tcPr>
            <w:tcW w:w="1748" w:type="dxa"/>
            <w:tcBorders>
              <w:top w:val="single" w:sz="8" w:space="0" w:color="DDDDDD"/>
              <w:left w:val="single" w:sz="8" w:space="0" w:color="DDDDDD"/>
              <w:bottom w:val="single" w:sz="8" w:space="0" w:color="DDDDDD"/>
              <w:right w:val="single" w:sz="8" w:space="0" w:color="DDDDDD"/>
            </w:tcBorders>
          </w:tcPr>
          <w:p w14:paraId="429CC77A" w14:textId="771068C8" w:rsidR="00BF408D" w:rsidRDefault="00BF408D" w:rsidP="00BF408D">
            <w:pPr>
              <w:rPr>
                <w:rFonts w:ascii="Arial" w:eastAsia="Arial" w:hAnsi="Arial" w:cs="Arial"/>
              </w:rPr>
            </w:pPr>
            <w:r w:rsidRPr="008B5710">
              <w:rPr>
                <w:rFonts w:ascii="Arial" w:eastAsia="Arial" w:hAnsi="Arial" w:cs="Arial"/>
              </w:rPr>
              <w:t>0</w:t>
            </w:r>
          </w:p>
        </w:tc>
        <w:tc>
          <w:tcPr>
            <w:tcW w:w="1749" w:type="dxa"/>
            <w:tcBorders>
              <w:top w:val="single" w:sz="8" w:space="0" w:color="DDDDDD"/>
              <w:left w:val="single" w:sz="8" w:space="0" w:color="DDDDDD"/>
              <w:bottom w:val="single" w:sz="8" w:space="0" w:color="DDDDDD"/>
              <w:right w:val="single" w:sz="8" w:space="0" w:color="DDDDDD"/>
            </w:tcBorders>
          </w:tcPr>
          <w:p w14:paraId="139D6452" w14:textId="08C1AF1A" w:rsidR="00BF408D" w:rsidRDefault="00BF408D" w:rsidP="00BF408D">
            <w:pPr>
              <w:rPr>
                <w:rFonts w:ascii="Arial" w:eastAsia="Arial" w:hAnsi="Arial" w:cs="Arial"/>
              </w:rPr>
            </w:pPr>
            <w:r>
              <w:rPr>
                <w:rFonts w:ascii="Arial" w:eastAsia="Arial" w:hAnsi="Arial" w:cs="Arial"/>
              </w:rPr>
              <w:t>1</w:t>
            </w:r>
          </w:p>
        </w:tc>
      </w:tr>
      <w:tr w:rsidR="00BF408D" w14:paraId="25A06F07"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6028B7F7" w14:textId="77777777" w:rsidR="00BF408D" w:rsidRDefault="00BF408D" w:rsidP="00BF408D">
            <w:r>
              <w:rPr>
                <w:rFonts w:ascii="Arial" w:eastAsia="Arial" w:hAnsi="Arial" w:cs="Arial"/>
              </w:rPr>
              <w:t>Doctors – Dental</w:t>
            </w:r>
          </w:p>
        </w:tc>
        <w:tc>
          <w:tcPr>
            <w:tcW w:w="1586" w:type="dxa"/>
            <w:tcBorders>
              <w:top w:val="single" w:sz="8" w:space="0" w:color="DDDDDD"/>
              <w:left w:val="single" w:sz="8" w:space="0" w:color="DDDDDD"/>
              <w:bottom w:val="single" w:sz="8" w:space="0" w:color="DDDDDD"/>
              <w:right w:val="single" w:sz="8" w:space="0" w:color="DDDDDD"/>
            </w:tcBorders>
          </w:tcPr>
          <w:p w14:paraId="15266D7A" w14:textId="77777777" w:rsidR="00BF408D" w:rsidRDefault="00BF408D" w:rsidP="00BF408D">
            <w:pPr>
              <w:rPr>
                <w:rFonts w:ascii="Arial" w:eastAsia="Arial" w:hAnsi="Arial" w:cs="Arial"/>
              </w:rPr>
            </w:pPr>
            <w:r>
              <w:rPr>
                <w:rFonts w:ascii="Arial" w:eastAsia="Arial" w:hAnsi="Arial" w:cs="Arial"/>
              </w:rPr>
              <w:t>0</w:t>
            </w:r>
          </w:p>
        </w:tc>
        <w:tc>
          <w:tcPr>
            <w:tcW w:w="1748" w:type="dxa"/>
            <w:tcBorders>
              <w:top w:val="single" w:sz="8" w:space="0" w:color="DDDDDD"/>
              <w:left w:val="single" w:sz="8" w:space="0" w:color="DDDDDD"/>
              <w:bottom w:val="single" w:sz="8" w:space="0" w:color="DDDDDD"/>
              <w:right w:val="single" w:sz="8" w:space="0" w:color="DDDDDD"/>
            </w:tcBorders>
          </w:tcPr>
          <w:p w14:paraId="7E42A6A0" w14:textId="4B90BF0F" w:rsidR="00BF408D" w:rsidRDefault="00BF408D" w:rsidP="00BF408D">
            <w:pPr>
              <w:rPr>
                <w:rFonts w:ascii="Arial" w:eastAsia="Arial" w:hAnsi="Arial" w:cs="Arial"/>
              </w:rPr>
            </w:pPr>
            <w:r w:rsidRPr="008B5710">
              <w:rPr>
                <w:rFonts w:ascii="Arial" w:eastAsia="Arial" w:hAnsi="Arial" w:cs="Arial"/>
              </w:rPr>
              <w:t>0</w:t>
            </w:r>
          </w:p>
        </w:tc>
        <w:tc>
          <w:tcPr>
            <w:tcW w:w="1749" w:type="dxa"/>
            <w:tcBorders>
              <w:top w:val="single" w:sz="8" w:space="0" w:color="DDDDDD"/>
              <w:left w:val="single" w:sz="8" w:space="0" w:color="DDDDDD"/>
              <w:bottom w:val="single" w:sz="8" w:space="0" w:color="DDDDDD"/>
              <w:right w:val="single" w:sz="8" w:space="0" w:color="DDDDDD"/>
            </w:tcBorders>
          </w:tcPr>
          <w:p w14:paraId="5DFF4900" w14:textId="09672EFF" w:rsidR="00BF408D" w:rsidRDefault="00BF408D" w:rsidP="00BF408D">
            <w:pPr>
              <w:rPr>
                <w:rFonts w:ascii="Arial" w:eastAsia="Arial" w:hAnsi="Arial" w:cs="Arial"/>
              </w:rPr>
            </w:pPr>
            <w:r>
              <w:rPr>
                <w:rFonts w:ascii="Arial" w:eastAsia="Arial" w:hAnsi="Arial" w:cs="Arial"/>
              </w:rPr>
              <w:t>0</w:t>
            </w:r>
          </w:p>
        </w:tc>
      </w:tr>
      <w:tr w:rsidR="00BF408D" w14:paraId="1BE419D7"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16D013D9" w14:textId="77777777" w:rsidR="00BF408D" w:rsidRDefault="00BF408D" w:rsidP="00BF408D">
            <w:r>
              <w:rPr>
                <w:rFonts w:ascii="Arial" w:eastAsia="Arial" w:hAnsi="Arial" w:cs="Arial"/>
              </w:rPr>
              <w:t>Nursing officers</w:t>
            </w:r>
          </w:p>
        </w:tc>
        <w:tc>
          <w:tcPr>
            <w:tcW w:w="1586" w:type="dxa"/>
            <w:tcBorders>
              <w:top w:val="single" w:sz="8" w:space="0" w:color="DDDDDD"/>
              <w:left w:val="single" w:sz="8" w:space="0" w:color="DDDDDD"/>
              <w:bottom w:val="single" w:sz="8" w:space="0" w:color="DDDDDD"/>
              <w:right w:val="single" w:sz="8" w:space="0" w:color="DDDDDD"/>
            </w:tcBorders>
          </w:tcPr>
          <w:p w14:paraId="47961711" w14:textId="77777777" w:rsidR="00BF408D" w:rsidRDefault="00BF408D" w:rsidP="00BF408D">
            <w:pPr>
              <w:rPr>
                <w:rFonts w:ascii="Arial" w:eastAsia="Arial" w:hAnsi="Arial" w:cs="Arial"/>
              </w:rPr>
            </w:pPr>
            <w:r>
              <w:rPr>
                <w:rFonts w:ascii="Arial" w:eastAsia="Arial" w:hAnsi="Arial" w:cs="Arial"/>
              </w:rPr>
              <w:t>2</w:t>
            </w:r>
          </w:p>
        </w:tc>
        <w:tc>
          <w:tcPr>
            <w:tcW w:w="1748" w:type="dxa"/>
            <w:tcBorders>
              <w:top w:val="single" w:sz="8" w:space="0" w:color="DDDDDD"/>
              <w:left w:val="single" w:sz="8" w:space="0" w:color="DDDDDD"/>
              <w:bottom w:val="single" w:sz="8" w:space="0" w:color="DDDDDD"/>
              <w:right w:val="single" w:sz="8" w:space="0" w:color="DDDDDD"/>
            </w:tcBorders>
          </w:tcPr>
          <w:p w14:paraId="63FFB998" w14:textId="0AFE8CC7" w:rsidR="00BF408D" w:rsidRDefault="00BF408D" w:rsidP="00BF408D">
            <w:pPr>
              <w:rPr>
                <w:rFonts w:ascii="Arial" w:eastAsia="Arial" w:hAnsi="Arial" w:cs="Arial"/>
              </w:rPr>
            </w:pPr>
            <w:r w:rsidRPr="008B5710">
              <w:rPr>
                <w:rFonts w:ascii="Arial" w:eastAsia="Arial" w:hAnsi="Arial" w:cs="Arial"/>
              </w:rPr>
              <w:t>0</w:t>
            </w:r>
          </w:p>
        </w:tc>
        <w:tc>
          <w:tcPr>
            <w:tcW w:w="1749" w:type="dxa"/>
            <w:tcBorders>
              <w:top w:val="single" w:sz="8" w:space="0" w:color="DDDDDD"/>
              <w:left w:val="single" w:sz="8" w:space="0" w:color="DDDDDD"/>
              <w:bottom w:val="single" w:sz="8" w:space="0" w:color="DDDDDD"/>
              <w:right w:val="single" w:sz="8" w:space="0" w:color="DDDDDD"/>
            </w:tcBorders>
          </w:tcPr>
          <w:p w14:paraId="647FF4ED" w14:textId="5682A91A" w:rsidR="00BF408D" w:rsidRDefault="00BF408D" w:rsidP="00BF408D">
            <w:pPr>
              <w:rPr>
                <w:rFonts w:ascii="Arial" w:eastAsia="Arial" w:hAnsi="Arial" w:cs="Arial"/>
              </w:rPr>
            </w:pPr>
            <w:r>
              <w:rPr>
                <w:rFonts w:ascii="Arial" w:eastAsia="Arial" w:hAnsi="Arial" w:cs="Arial"/>
              </w:rPr>
              <w:t>2</w:t>
            </w:r>
          </w:p>
        </w:tc>
      </w:tr>
      <w:tr w:rsidR="00BF408D" w14:paraId="196B5F80"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18C01C9B" w14:textId="77777777" w:rsidR="00BF408D" w:rsidRDefault="00BF408D" w:rsidP="00BF408D">
            <w:r>
              <w:rPr>
                <w:rFonts w:ascii="Arial" w:eastAsia="Arial" w:hAnsi="Arial" w:cs="Arial"/>
              </w:rPr>
              <w:t>Lab technicians</w:t>
            </w:r>
          </w:p>
        </w:tc>
        <w:tc>
          <w:tcPr>
            <w:tcW w:w="1586" w:type="dxa"/>
            <w:tcBorders>
              <w:top w:val="single" w:sz="8" w:space="0" w:color="DDDDDD"/>
              <w:left w:val="single" w:sz="8" w:space="0" w:color="DDDDDD"/>
              <w:bottom w:val="single" w:sz="8" w:space="0" w:color="DDDDDD"/>
              <w:right w:val="single" w:sz="8" w:space="0" w:color="DDDDDD"/>
            </w:tcBorders>
          </w:tcPr>
          <w:p w14:paraId="1D16356F" w14:textId="77777777" w:rsidR="00BF408D" w:rsidRDefault="00BF408D" w:rsidP="00BF408D">
            <w:pPr>
              <w:rPr>
                <w:rFonts w:ascii="Arial" w:eastAsia="Arial" w:hAnsi="Arial" w:cs="Arial"/>
              </w:rPr>
            </w:pPr>
            <w:r>
              <w:rPr>
                <w:rFonts w:ascii="Arial" w:eastAsia="Arial" w:hAnsi="Arial" w:cs="Arial"/>
              </w:rPr>
              <w:t>1</w:t>
            </w:r>
          </w:p>
        </w:tc>
        <w:tc>
          <w:tcPr>
            <w:tcW w:w="1748" w:type="dxa"/>
            <w:tcBorders>
              <w:top w:val="single" w:sz="8" w:space="0" w:color="DDDDDD"/>
              <w:left w:val="single" w:sz="8" w:space="0" w:color="DDDDDD"/>
              <w:bottom w:val="single" w:sz="8" w:space="0" w:color="DDDDDD"/>
              <w:right w:val="single" w:sz="8" w:space="0" w:color="DDDDDD"/>
            </w:tcBorders>
          </w:tcPr>
          <w:p w14:paraId="780CB5F8" w14:textId="626B581A" w:rsidR="00BF408D" w:rsidRDefault="00BF408D" w:rsidP="00BF408D">
            <w:pPr>
              <w:rPr>
                <w:rFonts w:ascii="Arial" w:eastAsia="Arial" w:hAnsi="Arial" w:cs="Arial"/>
              </w:rPr>
            </w:pPr>
            <w:r w:rsidRPr="008B5710">
              <w:rPr>
                <w:rFonts w:ascii="Arial" w:eastAsia="Arial" w:hAnsi="Arial" w:cs="Arial"/>
              </w:rPr>
              <w:t>0</w:t>
            </w:r>
          </w:p>
        </w:tc>
        <w:tc>
          <w:tcPr>
            <w:tcW w:w="1749" w:type="dxa"/>
            <w:tcBorders>
              <w:top w:val="single" w:sz="8" w:space="0" w:color="DDDDDD"/>
              <w:left w:val="single" w:sz="8" w:space="0" w:color="DDDDDD"/>
              <w:bottom w:val="single" w:sz="8" w:space="0" w:color="DDDDDD"/>
              <w:right w:val="single" w:sz="8" w:space="0" w:color="DDDDDD"/>
            </w:tcBorders>
          </w:tcPr>
          <w:p w14:paraId="1AADD259" w14:textId="6D9E3AAF" w:rsidR="00BF408D" w:rsidRDefault="00BF408D" w:rsidP="00BF408D">
            <w:pPr>
              <w:rPr>
                <w:rFonts w:ascii="Arial" w:eastAsia="Arial" w:hAnsi="Arial" w:cs="Arial"/>
              </w:rPr>
            </w:pPr>
            <w:r>
              <w:rPr>
                <w:rFonts w:ascii="Arial" w:eastAsia="Arial" w:hAnsi="Arial" w:cs="Arial"/>
              </w:rPr>
              <w:t>1</w:t>
            </w:r>
          </w:p>
        </w:tc>
      </w:tr>
      <w:tr w:rsidR="00BF408D" w14:paraId="5B47551F"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473B69B2" w14:textId="77777777" w:rsidR="00BF408D" w:rsidRDefault="00BF408D" w:rsidP="00BF408D">
            <w:r>
              <w:rPr>
                <w:rFonts w:ascii="Arial" w:eastAsia="Arial" w:hAnsi="Arial" w:cs="Arial"/>
              </w:rPr>
              <w:t>Optometrist</w:t>
            </w:r>
          </w:p>
        </w:tc>
        <w:tc>
          <w:tcPr>
            <w:tcW w:w="1586" w:type="dxa"/>
            <w:tcBorders>
              <w:top w:val="single" w:sz="8" w:space="0" w:color="DDDDDD"/>
              <w:left w:val="single" w:sz="8" w:space="0" w:color="DDDDDD"/>
              <w:bottom w:val="single" w:sz="8" w:space="0" w:color="DDDDDD"/>
              <w:right w:val="single" w:sz="8" w:space="0" w:color="DDDDDD"/>
            </w:tcBorders>
          </w:tcPr>
          <w:p w14:paraId="4D52B458" w14:textId="77777777" w:rsidR="00BF408D" w:rsidRDefault="00BF408D" w:rsidP="00BF408D">
            <w:pPr>
              <w:rPr>
                <w:rFonts w:ascii="Arial" w:eastAsia="Arial" w:hAnsi="Arial" w:cs="Arial"/>
              </w:rPr>
            </w:pPr>
            <w:r>
              <w:rPr>
                <w:rFonts w:ascii="Arial" w:eastAsia="Arial" w:hAnsi="Arial" w:cs="Arial"/>
              </w:rPr>
              <w:t>0</w:t>
            </w:r>
          </w:p>
        </w:tc>
        <w:tc>
          <w:tcPr>
            <w:tcW w:w="1748" w:type="dxa"/>
            <w:tcBorders>
              <w:top w:val="single" w:sz="8" w:space="0" w:color="DDDDDD"/>
              <w:left w:val="single" w:sz="8" w:space="0" w:color="DDDDDD"/>
              <w:bottom w:val="single" w:sz="8" w:space="0" w:color="DDDDDD"/>
              <w:right w:val="single" w:sz="8" w:space="0" w:color="DDDDDD"/>
            </w:tcBorders>
          </w:tcPr>
          <w:p w14:paraId="78DD7646" w14:textId="4B1FC4EC" w:rsidR="00BF408D" w:rsidRDefault="00BF408D" w:rsidP="00BF408D">
            <w:pPr>
              <w:rPr>
                <w:rFonts w:ascii="Arial" w:eastAsia="Arial" w:hAnsi="Arial" w:cs="Arial"/>
              </w:rPr>
            </w:pPr>
            <w:r w:rsidRPr="008B5710">
              <w:rPr>
                <w:rFonts w:ascii="Arial" w:eastAsia="Arial" w:hAnsi="Arial" w:cs="Arial"/>
              </w:rPr>
              <w:t>0</w:t>
            </w:r>
          </w:p>
        </w:tc>
        <w:tc>
          <w:tcPr>
            <w:tcW w:w="1749" w:type="dxa"/>
            <w:tcBorders>
              <w:top w:val="single" w:sz="8" w:space="0" w:color="DDDDDD"/>
              <w:left w:val="single" w:sz="8" w:space="0" w:color="DDDDDD"/>
              <w:bottom w:val="single" w:sz="8" w:space="0" w:color="DDDDDD"/>
              <w:right w:val="single" w:sz="8" w:space="0" w:color="DDDDDD"/>
            </w:tcBorders>
          </w:tcPr>
          <w:p w14:paraId="630F4141" w14:textId="6A3E4F85" w:rsidR="00BF408D" w:rsidRDefault="00BF408D" w:rsidP="00BF408D">
            <w:pPr>
              <w:rPr>
                <w:rFonts w:ascii="Arial" w:eastAsia="Arial" w:hAnsi="Arial" w:cs="Arial"/>
              </w:rPr>
            </w:pPr>
            <w:r>
              <w:rPr>
                <w:rFonts w:ascii="Arial" w:eastAsia="Arial" w:hAnsi="Arial" w:cs="Arial"/>
              </w:rPr>
              <w:t>0</w:t>
            </w:r>
          </w:p>
        </w:tc>
      </w:tr>
      <w:tr w:rsidR="00BF408D" w14:paraId="11CEA79B"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5A995F6D" w14:textId="77777777" w:rsidR="00BF408D" w:rsidRDefault="00BF408D" w:rsidP="00BF408D">
            <w:r>
              <w:rPr>
                <w:rFonts w:ascii="Arial" w:eastAsia="Arial" w:hAnsi="Arial" w:cs="Arial"/>
              </w:rPr>
              <w:t>Pharmacists</w:t>
            </w:r>
          </w:p>
        </w:tc>
        <w:tc>
          <w:tcPr>
            <w:tcW w:w="1586" w:type="dxa"/>
            <w:tcBorders>
              <w:top w:val="single" w:sz="8" w:space="0" w:color="DDDDDD"/>
              <w:left w:val="single" w:sz="8" w:space="0" w:color="DDDDDD"/>
              <w:bottom w:val="single" w:sz="8" w:space="0" w:color="DDDDDD"/>
              <w:right w:val="single" w:sz="8" w:space="0" w:color="DDDDDD"/>
            </w:tcBorders>
          </w:tcPr>
          <w:p w14:paraId="48EEB848" w14:textId="77777777" w:rsidR="00BF408D" w:rsidRDefault="00BF408D" w:rsidP="00BF408D">
            <w:pPr>
              <w:rPr>
                <w:rFonts w:ascii="Arial" w:eastAsia="Arial" w:hAnsi="Arial" w:cs="Arial"/>
              </w:rPr>
            </w:pPr>
            <w:r>
              <w:rPr>
                <w:rFonts w:ascii="Arial" w:eastAsia="Arial" w:hAnsi="Arial" w:cs="Arial"/>
              </w:rPr>
              <w:t>1</w:t>
            </w:r>
          </w:p>
        </w:tc>
        <w:tc>
          <w:tcPr>
            <w:tcW w:w="1748" w:type="dxa"/>
            <w:tcBorders>
              <w:top w:val="single" w:sz="8" w:space="0" w:color="DDDDDD"/>
              <w:left w:val="single" w:sz="8" w:space="0" w:color="DDDDDD"/>
              <w:bottom w:val="single" w:sz="8" w:space="0" w:color="DDDDDD"/>
              <w:right w:val="single" w:sz="8" w:space="0" w:color="DDDDDD"/>
            </w:tcBorders>
          </w:tcPr>
          <w:p w14:paraId="09207A47" w14:textId="1CD265A8" w:rsidR="00BF408D" w:rsidRDefault="00BF408D" w:rsidP="00BF408D">
            <w:pPr>
              <w:rPr>
                <w:rFonts w:ascii="Arial" w:eastAsia="Arial" w:hAnsi="Arial" w:cs="Arial"/>
              </w:rPr>
            </w:pPr>
            <w:r w:rsidRPr="008B5710">
              <w:rPr>
                <w:rFonts w:ascii="Arial" w:eastAsia="Arial" w:hAnsi="Arial" w:cs="Arial"/>
              </w:rPr>
              <w:t>0</w:t>
            </w:r>
          </w:p>
        </w:tc>
        <w:tc>
          <w:tcPr>
            <w:tcW w:w="1749" w:type="dxa"/>
            <w:tcBorders>
              <w:top w:val="single" w:sz="8" w:space="0" w:color="DDDDDD"/>
              <w:left w:val="single" w:sz="8" w:space="0" w:color="DDDDDD"/>
              <w:bottom w:val="single" w:sz="8" w:space="0" w:color="DDDDDD"/>
              <w:right w:val="single" w:sz="8" w:space="0" w:color="DDDDDD"/>
            </w:tcBorders>
          </w:tcPr>
          <w:p w14:paraId="3DFF9A49" w14:textId="737D9C92" w:rsidR="00BF408D" w:rsidRDefault="00BF408D" w:rsidP="00BF408D">
            <w:pPr>
              <w:rPr>
                <w:rFonts w:ascii="Arial" w:eastAsia="Arial" w:hAnsi="Arial" w:cs="Arial"/>
              </w:rPr>
            </w:pPr>
            <w:r>
              <w:rPr>
                <w:rFonts w:ascii="Arial" w:eastAsia="Arial" w:hAnsi="Arial" w:cs="Arial"/>
              </w:rPr>
              <w:t>1</w:t>
            </w:r>
          </w:p>
        </w:tc>
      </w:tr>
      <w:tr w:rsidR="00BF408D" w14:paraId="37F860F7"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4000AAEB" w14:textId="77777777" w:rsidR="00BF408D" w:rsidRDefault="00BF408D" w:rsidP="00BF408D">
            <w:r>
              <w:rPr>
                <w:rFonts w:ascii="Arial" w:eastAsia="Arial" w:hAnsi="Arial" w:cs="Arial"/>
              </w:rPr>
              <w:t>Psychologists</w:t>
            </w:r>
          </w:p>
        </w:tc>
        <w:tc>
          <w:tcPr>
            <w:tcW w:w="1586" w:type="dxa"/>
            <w:tcBorders>
              <w:top w:val="single" w:sz="8" w:space="0" w:color="DDDDDD"/>
              <w:left w:val="single" w:sz="8" w:space="0" w:color="DDDDDD"/>
              <w:bottom w:val="single" w:sz="8" w:space="0" w:color="DDDDDD"/>
              <w:right w:val="single" w:sz="8" w:space="0" w:color="DDDDDD"/>
            </w:tcBorders>
          </w:tcPr>
          <w:p w14:paraId="74A9C964" w14:textId="77777777" w:rsidR="00BF408D" w:rsidRDefault="00BF408D" w:rsidP="00BF408D">
            <w:pPr>
              <w:rPr>
                <w:rFonts w:ascii="Arial" w:eastAsia="Arial" w:hAnsi="Arial" w:cs="Arial"/>
              </w:rPr>
            </w:pPr>
            <w:r>
              <w:rPr>
                <w:rFonts w:ascii="Arial" w:eastAsia="Arial" w:hAnsi="Arial" w:cs="Arial"/>
              </w:rPr>
              <w:t>0</w:t>
            </w:r>
          </w:p>
        </w:tc>
        <w:tc>
          <w:tcPr>
            <w:tcW w:w="1748" w:type="dxa"/>
            <w:tcBorders>
              <w:top w:val="single" w:sz="8" w:space="0" w:color="DDDDDD"/>
              <w:left w:val="single" w:sz="8" w:space="0" w:color="DDDDDD"/>
              <w:bottom w:val="single" w:sz="8" w:space="0" w:color="DDDDDD"/>
              <w:right w:val="single" w:sz="8" w:space="0" w:color="DDDDDD"/>
            </w:tcBorders>
          </w:tcPr>
          <w:p w14:paraId="30A0013B" w14:textId="4E92A24A" w:rsidR="00BF408D" w:rsidRDefault="00BF408D" w:rsidP="00BF408D">
            <w:pPr>
              <w:rPr>
                <w:rFonts w:ascii="Arial" w:eastAsia="Arial" w:hAnsi="Arial" w:cs="Arial"/>
              </w:rPr>
            </w:pPr>
            <w:r w:rsidRPr="008B5710">
              <w:rPr>
                <w:rFonts w:ascii="Arial" w:eastAsia="Arial" w:hAnsi="Arial" w:cs="Arial"/>
              </w:rPr>
              <w:t>0</w:t>
            </w:r>
          </w:p>
        </w:tc>
        <w:tc>
          <w:tcPr>
            <w:tcW w:w="1749" w:type="dxa"/>
            <w:tcBorders>
              <w:top w:val="single" w:sz="8" w:space="0" w:color="DDDDDD"/>
              <w:left w:val="single" w:sz="8" w:space="0" w:color="DDDDDD"/>
              <w:bottom w:val="single" w:sz="8" w:space="0" w:color="DDDDDD"/>
              <w:right w:val="single" w:sz="8" w:space="0" w:color="DDDDDD"/>
            </w:tcBorders>
          </w:tcPr>
          <w:p w14:paraId="055C10AD" w14:textId="34EC8586" w:rsidR="00BF408D" w:rsidRDefault="00BF408D" w:rsidP="00BF408D">
            <w:pPr>
              <w:rPr>
                <w:rFonts w:ascii="Arial" w:eastAsia="Arial" w:hAnsi="Arial" w:cs="Arial"/>
              </w:rPr>
            </w:pPr>
            <w:r>
              <w:rPr>
                <w:rFonts w:ascii="Arial" w:eastAsia="Arial" w:hAnsi="Arial" w:cs="Arial"/>
              </w:rPr>
              <w:t>0</w:t>
            </w:r>
          </w:p>
        </w:tc>
      </w:tr>
      <w:tr w:rsidR="00BF408D" w14:paraId="125F5207" w14:textId="77777777">
        <w:trPr>
          <w:trHeight w:val="540"/>
        </w:trPr>
        <w:tc>
          <w:tcPr>
            <w:tcW w:w="4108" w:type="dxa"/>
            <w:tcBorders>
              <w:top w:val="single" w:sz="8" w:space="0" w:color="DDDDDD"/>
              <w:left w:val="single" w:sz="8" w:space="0" w:color="DDDDDD"/>
              <w:bottom w:val="single" w:sz="8" w:space="0" w:color="DDDDDD"/>
              <w:right w:val="single" w:sz="8" w:space="0" w:color="DDDDDD"/>
            </w:tcBorders>
          </w:tcPr>
          <w:p w14:paraId="4EACAC56" w14:textId="77777777" w:rsidR="00BF408D" w:rsidRDefault="00BF408D" w:rsidP="00BF408D">
            <w:r>
              <w:rPr>
                <w:rFonts w:ascii="Arial" w:eastAsia="Arial" w:hAnsi="Arial" w:cs="Arial"/>
              </w:rPr>
              <w:t>Counsellors</w:t>
            </w:r>
          </w:p>
        </w:tc>
        <w:tc>
          <w:tcPr>
            <w:tcW w:w="1586" w:type="dxa"/>
            <w:tcBorders>
              <w:top w:val="single" w:sz="8" w:space="0" w:color="DDDDDD"/>
              <w:left w:val="single" w:sz="8" w:space="0" w:color="DDDDDD"/>
              <w:bottom w:val="single" w:sz="8" w:space="0" w:color="DDDDDD"/>
              <w:right w:val="single" w:sz="8" w:space="0" w:color="DDDDDD"/>
            </w:tcBorders>
          </w:tcPr>
          <w:p w14:paraId="515C3975" w14:textId="77777777" w:rsidR="00BF408D" w:rsidRDefault="00BF408D" w:rsidP="00BF408D">
            <w:pPr>
              <w:rPr>
                <w:rFonts w:ascii="Arial" w:eastAsia="Arial" w:hAnsi="Arial" w:cs="Arial"/>
              </w:rPr>
            </w:pPr>
            <w:r>
              <w:rPr>
                <w:rFonts w:ascii="Arial" w:eastAsia="Arial" w:hAnsi="Arial" w:cs="Arial"/>
              </w:rPr>
              <w:t>0</w:t>
            </w:r>
          </w:p>
        </w:tc>
        <w:tc>
          <w:tcPr>
            <w:tcW w:w="1748" w:type="dxa"/>
            <w:tcBorders>
              <w:top w:val="single" w:sz="8" w:space="0" w:color="DDDDDD"/>
              <w:left w:val="single" w:sz="8" w:space="0" w:color="DDDDDD"/>
              <w:bottom w:val="single" w:sz="8" w:space="0" w:color="DDDDDD"/>
              <w:right w:val="single" w:sz="8" w:space="0" w:color="DDDDDD"/>
            </w:tcBorders>
          </w:tcPr>
          <w:p w14:paraId="5A150BA7" w14:textId="6A68DCED" w:rsidR="00BF408D" w:rsidRDefault="00BF408D" w:rsidP="00BF408D">
            <w:pPr>
              <w:rPr>
                <w:rFonts w:ascii="Arial" w:eastAsia="Arial" w:hAnsi="Arial" w:cs="Arial"/>
              </w:rPr>
            </w:pPr>
            <w:r w:rsidRPr="008B5710">
              <w:rPr>
                <w:rFonts w:ascii="Arial" w:eastAsia="Arial" w:hAnsi="Arial" w:cs="Arial"/>
              </w:rPr>
              <w:t>0</w:t>
            </w:r>
          </w:p>
        </w:tc>
        <w:tc>
          <w:tcPr>
            <w:tcW w:w="1749" w:type="dxa"/>
            <w:tcBorders>
              <w:top w:val="single" w:sz="8" w:space="0" w:color="DDDDDD"/>
              <w:left w:val="single" w:sz="8" w:space="0" w:color="DDDDDD"/>
              <w:bottom w:val="single" w:sz="8" w:space="0" w:color="DDDDDD"/>
              <w:right w:val="single" w:sz="8" w:space="0" w:color="DDDDDD"/>
            </w:tcBorders>
          </w:tcPr>
          <w:p w14:paraId="746CF0D0" w14:textId="70CB4283" w:rsidR="00BF408D" w:rsidRDefault="00BF408D" w:rsidP="00BF408D">
            <w:pPr>
              <w:rPr>
                <w:rFonts w:ascii="Arial" w:eastAsia="Arial" w:hAnsi="Arial" w:cs="Arial"/>
              </w:rPr>
            </w:pPr>
            <w:r>
              <w:rPr>
                <w:rFonts w:ascii="Arial" w:eastAsia="Arial" w:hAnsi="Arial" w:cs="Arial"/>
              </w:rPr>
              <w:t>0</w:t>
            </w:r>
          </w:p>
        </w:tc>
      </w:tr>
    </w:tbl>
    <w:p w14:paraId="6DDA90C3" w14:textId="77777777" w:rsidR="00C923D8" w:rsidRDefault="009B6B2F">
      <w:r>
        <w:rPr>
          <w:color w:val="FF0000"/>
        </w:rPr>
        <w:t>*</w:t>
      </w:r>
      <w:r>
        <w:t>refer annexure 1 for contact details</w:t>
      </w:r>
    </w:p>
    <w:p w14:paraId="74F067D9" w14:textId="77777777" w:rsidR="00C923D8" w:rsidRDefault="00C923D8">
      <w:pPr>
        <w:pStyle w:val="Heading3"/>
        <w:numPr>
          <w:ilvl w:val="2"/>
          <w:numId w:val="1"/>
        </w:numPr>
        <w:tabs>
          <w:tab w:val="left" w:pos="0"/>
        </w:tabs>
      </w:pPr>
      <w:bookmarkStart w:id="18" w:name="_v9srqdhrpn2x" w:colFirst="0" w:colLast="0"/>
      <w:bookmarkEnd w:id="18"/>
    </w:p>
    <w:p w14:paraId="45CCD5F6" w14:textId="77777777" w:rsidR="00C923D8" w:rsidRDefault="00C923D8">
      <w:pPr>
        <w:pStyle w:val="Heading3"/>
        <w:numPr>
          <w:ilvl w:val="2"/>
          <w:numId w:val="1"/>
        </w:numPr>
        <w:tabs>
          <w:tab w:val="left" w:pos="0"/>
        </w:tabs>
      </w:pPr>
      <w:bookmarkStart w:id="19" w:name="_7cfq20pnuea" w:colFirst="0" w:colLast="0"/>
      <w:bookmarkEnd w:id="19"/>
    </w:p>
    <w:p w14:paraId="5E390805" w14:textId="77777777" w:rsidR="00C923D8" w:rsidRDefault="00C923D8"/>
    <w:p w14:paraId="4CF596DC" w14:textId="77777777" w:rsidR="00C923D8" w:rsidRDefault="009B6B2F">
      <w:pPr>
        <w:pStyle w:val="Heading3"/>
        <w:numPr>
          <w:ilvl w:val="2"/>
          <w:numId w:val="1"/>
        </w:numPr>
        <w:tabs>
          <w:tab w:val="left" w:pos="0"/>
        </w:tabs>
      </w:pPr>
      <w:bookmarkStart w:id="20" w:name="_b53mrhz59tx9" w:colFirst="0" w:colLast="0"/>
      <w:bookmarkEnd w:id="20"/>
      <w:r>
        <w:t>Public Health &amp; Field-Level Workforce</w:t>
      </w:r>
    </w:p>
    <w:p w14:paraId="04A9571C" w14:textId="77777777" w:rsidR="00C923D8" w:rsidRDefault="009B6B2F">
      <w:r>
        <w:t>These individuals are the backbone of surveillance, maternal-child health, and decentralized care.</w:t>
      </w:r>
    </w:p>
    <w:p w14:paraId="6F7F70D6" w14:textId="77777777" w:rsidR="00C923D8" w:rsidRDefault="00C923D8"/>
    <w:p w14:paraId="0718AD45" w14:textId="77777777" w:rsidR="00C923D8" w:rsidRDefault="00C923D8"/>
    <w:tbl>
      <w:tblPr>
        <w:tblStyle w:val="ae"/>
        <w:tblW w:w="8670"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4694"/>
        <w:gridCol w:w="2136"/>
        <w:gridCol w:w="1840"/>
      </w:tblGrid>
      <w:tr w:rsidR="00C923D8" w14:paraId="26B721A1" w14:textId="77777777">
        <w:trPr>
          <w:trHeight w:val="540"/>
        </w:trPr>
        <w:tc>
          <w:tcPr>
            <w:tcW w:w="4694" w:type="dxa"/>
            <w:tcBorders>
              <w:top w:val="single" w:sz="8" w:space="0" w:color="DDDDDD"/>
              <w:left w:val="single" w:sz="8" w:space="0" w:color="DDDDDD"/>
              <w:bottom w:val="single" w:sz="8" w:space="0" w:color="DDDDDD"/>
              <w:right w:val="single" w:sz="8" w:space="0" w:color="DDDDDD"/>
            </w:tcBorders>
            <w:shd w:val="clear" w:color="auto" w:fill="F2F2F2"/>
          </w:tcPr>
          <w:p w14:paraId="58BBD65B" w14:textId="77777777" w:rsidR="00C923D8" w:rsidRDefault="009B6B2F">
            <w:r>
              <w:rPr>
                <w:rFonts w:ascii="Arial" w:eastAsia="Arial" w:hAnsi="Arial" w:cs="Arial"/>
                <w:b/>
                <w:bCs/>
              </w:rPr>
              <w:t>Cadre</w:t>
            </w:r>
          </w:p>
        </w:tc>
        <w:tc>
          <w:tcPr>
            <w:tcW w:w="2136" w:type="dxa"/>
            <w:tcBorders>
              <w:top w:val="single" w:sz="8" w:space="0" w:color="DDDDDD"/>
              <w:left w:val="single" w:sz="8" w:space="0" w:color="DDDDDD"/>
              <w:bottom w:val="single" w:sz="8" w:space="0" w:color="DDDDDD"/>
              <w:right w:val="single" w:sz="8" w:space="0" w:color="DDDDDD"/>
            </w:tcBorders>
            <w:shd w:val="clear" w:color="auto" w:fill="F2F2F2"/>
          </w:tcPr>
          <w:p w14:paraId="391B33EE" w14:textId="77777777" w:rsidR="00C923D8" w:rsidRDefault="009B6B2F">
            <w:r>
              <w:rPr>
                <w:rFonts w:ascii="Arial" w:eastAsia="Arial" w:hAnsi="Arial" w:cs="Arial"/>
                <w:b/>
                <w:bCs/>
              </w:rPr>
              <w:t>Government/Municipal</w:t>
            </w:r>
          </w:p>
        </w:tc>
        <w:tc>
          <w:tcPr>
            <w:tcW w:w="1840" w:type="dxa"/>
            <w:tcBorders>
              <w:top w:val="single" w:sz="8" w:space="0" w:color="DDDDDD"/>
              <w:left w:val="single" w:sz="8" w:space="0" w:color="DDDDDD"/>
              <w:bottom w:val="single" w:sz="8" w:space="0" w:color="DDDDDD"/>
              <w:right w:val="single" w:sz="8" w:space="0" w:color="DDDDDD"/>
            </w:tcBorders>
            <w:shd w:val="clear" w:color="auto" w:fill="F2F2F2"/>
          </w:tcPr>
          <w:p w14:paraId="63A40741" w14:textId="77777777" w:rsidR="00C923D8" w:rsidRDefault="009B6B2F">
            <w:r>
              <w:rPr>
                <w:rFonts w:ascii="Arial" w:eastAsia="Arial" w:hAnsi="Arial" w:cs="Arial"/>
                <w:b/>
                <w:bCs/>
              </w:rPr>
              <w:t>Total</w:t>
            </w:r>
          </w:p>
        </w:tc>
      </w:tr>
      <w:tr w:rsidR="00BF408D" w14:paraId="0A4ADA58"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5A91EF3C" w14:textId="77777777" w:rsidR="00BF408D" w:rsidRDefault="00BF408D" w:rsidP="00BF408D">
            <w:r>
              <w:rPr>
                <w:rFonts w:ascii="Arial" w:eastAsia="Arial" w:hAnsi="Arial" w:cs="Arial"/>
              </w:rPr>
              <w:t>HS (Health Supervisors)</w:t>
            </w:r>
          </w:p>
        </w:tc>
        <w:tc>
          <w:tcPr>
            <w:tcW w:w="2136" w:type="dxa"/>
            <w:tcBorders>
              <w:top w:val="single" w:sz="8" w:space="0" w:color="DDDDDD"/>
              <w:left w:val="single" w:sz="8" w:space="0" w:color="DDDDDD"/>
              <w:bottom w:val="single" w:sz="8" w:space="0" w:color="DDDDDD"/>
              <w:right w:val="single" w:sz="8" w:space="0" w:color="DDDDDD"/>
            </w:tcBorders>
          </w:tcPr>
          <w:p w14:paraId="2B93B128" w14:textId="2FB1971A" w:rsidR="00BF408D" w:rsidRDefault="00BF408D" w:rsidP="00BF408D">
            <w:pPr>
              <w:rPr>
                <w:rFonts w:ascii="Arial" w:eastAsia="Arial" w:hAnsi="Arial" w:cs="Arial"/>
              </w:rPr>
            </w:pPr>
            <w:r>
              <w:rPr>
                <w:rFonts w:ascii="Arial" w:eastAsia="Arial" w:hAnsi="Arial" w:cs="Arial"/>
              </w:rPr>
              <w:t>1</w:t>
            </w:r>
          </w:p>
        </w:tc>
        <w:tc>
          <w:tcPr>
            <w:tcW w:w="1840" w:type="dxa"/>
            <w:tcBorders>
              <w:top w:val="single" w:sz="8" w:space="0" w:color="DDDDDD"/>
              <w:left w:val="single" w:sz="8" w:space="0" w:color="DDDDDD"/>
              <w:bottom w:val="single" w:sz="8" w:space="0" w:color="DDDDDD"/>
              <w:right w:val="single" w:sz="8" w:space="0" w:color="DDDDDD"/>
            </w:tcBorders>
          </w:tcPr>
          <w:p w14:paraId="5C0015A2" w14:textId="217AD656" w:rsidR="00BF408D" w:rsidRDefault="00BF408D" w:rsidP="00BF408D">
            <w:pPr>
              <w:rPr>
                <w:rFonts w:ascii="Arial" w:eastAsia="Arial" w:hAnsi="Arial" w:cs="Arial"/>
              </w:rPr>
            </w:pPr>
            <w:r>
              <w:rPr>
                <w:rFonts w:ascii="Arial" w:eastAsia="Arial" w:hAnsi="Arial" w:cs="Arial"/>
              </w:rPr>
              <w:t>1</w:t>
            </w:r>
          </w:p>
        </w:tc>
      </w:tr>
      <w:tr w:rsidR="00BF408D" w14:paraId="46A52F58"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74A72A6C" w14:textId="77777777" w:rsidR="00BF408D" w:rsidRDefault="00BF408D" w:rsidP="00BF408D">
            <w:r>
              <w:rPr>
                <w:rFonts w:ascii="Arial" w:eastAsia="Arial" w:hAnsi="Arial" w:cs="Arial"/>
              </w:rPr>
              <w:t>HI (Health Inspectors)</w:t>
            </w:r>
          </w:p>
        </w:tc>
        <w:tc>
          <w:tcPr>
            <w:tcW w:w="2136" w:type="dxa"/>
            <w:tcBorders>
              <w:top w:val="single" w:sz="8" w:space="0" w:color="DDDDDD"/>
              <w:left w:val="single" w:sz="8" w:space="0" w:color="DDDDDD"/>
              <w:bottom w:val="single" w:sz="8" w:space="0" w:color="DDDDDD"/>
              <w:right w:val="single" w:sz="8" w:space="0" w:color="DDDDDD"/>
            </w:tcBorders>
          </w:tcPr>
          <w:p w14:paraId="4C1363E0" w14:textId="77777777" w:rsidR="00BF408D" w:rsidRDefault="00BF408D" w:rsidP="00BF408D">
            <w:pPr>
              <w:rPr>
                <w:rFonts w:ascii="Arial" w:eastAsia="Arial" w:hAnsi="Arial" w:cs="Arial"/>
              </w:rPr>
            </w:pPr>
            <w:r>
              <w:rPr>
                <w:rFonts w:ascii="Arial" w:eastAsia="Arial" w:hAnsi="Arial" w:cs="Arial"/>
              </w:rPr>
              <w:t>0</w:t>
            </w:r>
          </w:p>
        </w:tc>
        <w:tc>
          <w:tcPr>
            <w:tcW w:w="1840" w:type="dxa"/>
            <w:tcBorders>
              <w:top w:val="single" w:sz="8" w:space="0" w:color="DDDDDD"/>
              <w:left w:val="single" w:sz="8" w:space="0" w:color="DDDDDD"/>
              <w:bottom w:val="single" w:sz="8" w:space="0" w:color="DDDDDD"/>
              <w:right w:val="single" w:sz="8" w:space="0" w:color="DDDDDD"/>
            </w:tcBorders>
          </w:tcPr>
          <w:p w14:paraId="1EEB5EEB" w14:textId="6C0E36F7" w:rsidR="00BF408D" w:rsidRDefault="00BF408D" w:rsidP="00BF408D">
            <w:pPr>
              <w:rPr>
                <w:rFonts w:ascii="Arial" w:eastAsia="Arial" w:hAnsi="Arial" w:cs="Arial"/>
              </w:rPr>
            </w:pPr>
            <w:r>
              <w:rPr>
                <w:rFonts w:ascii="Arial" w:eastAsia="Arial" w:hAnsi="Arial" w:cs="Arial"/>
              </w:rPr>
              <w:t>0</w:t>
            </w:r>
          </w:p>
        </w:tc>
      </w:tr>
      <w:tr w:rsidR="00BF408D" w14:paraId="2034C60B"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4A1611DE" w14:textId="77777777" w:rsidR="00BF408D" w:rsidRDefault="00BF408D" w:rsidP="00BF408D">
            <w:r>
              <w:rPr>
                <w:rFonts w:ascii="Arial" w:eastAsia="Arial" w:hAnsi="Arial" w:cs="Arial"/>
              </w:rPr>
              <w:t>LHS (Lady Health Supervisor)</w:t>
            </w:r>
          </w:p>
        </w:tc>
        <w:tc>
          <w:tcPr>
            <w:tcW w:w="2136" w:type="dxa"/>
            <w:tcBorders>
              <w:top w:val="single" w:sz="8" w:space="0" w:color="DDDDDD"/>
              <w:left w:val="single" w:sz="8" w:space="0" w:color="DDDDDD"/>
              <w:bottom w:val="single" w:sz="8" w:space="0" w:color="DDDDDD"/>
              <w:right w:val="single" w:sz="8" w:space="0" w:color="DDDDDD"/>
            </w:tcBorders>
          </w:tcPr>
          <w:p w14:paraId="4BB855C1" w14:textId="4BA0F725" w:rsidR="00BF408D" w:rsidRDefault="00BF408D" w:rsidP="00BF408D">
            <w:pPr>
              <w:rPr>
                <w:rFonts w:ascii="Arial" w:eastAsia="Arial" w:hAnsi="Arial" w:cs="Arial"/>
              </w:rPr>
            </w:pPr>
            <w:r>
              <w:rPr>
                <w:rFonts w:ascii="Arial" w:eastAsia="Arial" w:hAnsi="Arial" w:cs="Arial"/>
              </w:rPr>
              <w:t>1</w:t>
            </w:r>
          </w:p>
        </w:tc>
        <w:tc>
          <w:tcPr>
            <w:tcW w:w="1840" w:type="dxa"/>
            <w:tcBorders>
              <w:top w:val="single" w:sz="8" w:space="0" w:color="DDDDDD"/>
              <w:left w:val="single" w:sz="8" w:space="0" w:color="DDDDDD"/>
              <w:bottom w:val="single" w:sz="8" w:space="0" w:color="DDDDDD"/>
              <w:right w:val="single" w:sz="8" w:space="0" w:color="DDDDDD"/>
            </w:tcBorders>
          </w:tcPr>
          <w:p w14:paraId="79BE9A5C" w14:textId="6527917E" w:rsidR="00BF408D" w:rsidRDefault="00BF408D" w:rsidP="00BF408D">
            <w:pPr>
              <w:rPr>
                <w:rFonts w:ascii="Arial" w:eastAsia="Arial" w:hAnsi="Arial" w:cs="Arial"/>
              </w:rPr>
            </w:pPr>
            <w:r>
              <w:rPr>
                <w:rFonts w:ascii="Arial" w:eastAsia="Arial" w:hAnsi="Arial" w:cs="Arial"/>
              </w:rPr>
              <w:t>1</w:t>
            </w:r>
          </w:p>
        </w:tc>
      </w:tr>
      <w:tr w:rsidR="00BF408D" w14:paraId="06CC6D06"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239E48F9" w14:textId="77777777" w:rsidR="00BF408D" w:rsidRDefault="00BF408D" w:rsidP="00BF408D">
            <w:r>
              <w:rPr>
                <w:rFonts w:ascii="Arial" w:eastAsia="Arial" w:hAnsi="Arial" w:cs="Arial"/>
              </w:rPr>
              <w:t>LHI (Lady Health Inspectors)</w:t>
            </w:r>
          </w:p>
        </w:tc>
        <w:tc>
          <w:tcPr>
            <w:tcW w:w="2136" w:type="dxa"/>
            <w:tcBorders>
              <w:top w:val="single" w:sz="8" w:space="0" w:color="DDDDDD"/>
              <w:left w:val="single" w:sz="8" w:space="0" w:color="DDDDDD"/>
              <w:bottom w:val="single" w:sz="8" w:space="0" w:color="DDDDDD"/>
              <w:right w:val="single" w:sz="8" w:space="0" w:color="DDDDDD"/>
            </w:tcBorders>
          </w:tcPr>
          <w:p w14:paraId="0A623C0C" w14:textId="77777777" w:rsidR="00BF408D" w:rsidRDefault="00BF408D" w:rsidP="00BF408D">
            <w:pPr>
              <w:rPr>
                <w:rFonts w:ascii="Arial" w:eastAsia="Arial" w:hAnsi="Arial" w:cs="Arial"/>
              </w:rPr>
            </w:pPr>
            <w:r>
              <w:rPr>
                <w:rFonts w:ascii="Arial" w:eastAsia="Arial" w:hAnsi="Arial" w:cs="Arial"/>
              </w:rPr>
              <w:t>0</w:t>
            </w:r>
          </w:p>
        </w:tc>
        <w:tc>
          <w:tcPr>
            <w:tcW w:w="1840" w:type="dxa"/>
            <w:tcBorders>
              <w:top w:val="single" w:sz="8" w:space="0" w:color="DDDDDD"/>
              <w:left w:val="single" w:sz="8" w:space="0" w:color="DDDDDD"/>
              <w:bottom w:val="single" w:sz="8" w:space="0" w:color="DDDDDD"/>
              <w:right w:val="single" w:sz="8" w:space="0" w:color="DDDDDD"/>
            </w:tcBorders>
          </w:tcPr>
          <w:p w14:paraId="75A645B0" w14:textId="04928514" w:rsidR="00BF408D" w:rsidRDefault="00BF408D" w:rsidP="00BF408D">
            <w:pPr>
              <w:rPr>
                <w:rFonts w:ascii="Arial" w:eastAsia="Arial" w:hAnsi="Arial" w:cs="Arial"/>
              </w:rPr>
            </w:pPr>
            <w:r>
              <w:rPr>
                <w:rFonts w:ascii="Arial" w:eastAsia="Arial" w:hAnsi="Arial" w:cs="Arial"/>
              </w:rPr>
              <w:t>0</w:t>
            </w:r>
          </w:p>
        </w:tc>
      </w:tr>
      <w:tr w:rsidR="00BF408D" w14:paraId="18B9A38A"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6B7F2ADC" w14:textId="77777777" w:rsidR="00BF408D" w:rsidRDefault="00BF408D" w:rsidP="00BF408D">
            <w:r>
              <w:rPr>
                <w:rFonts w:ascii="Arial" w:eastAsia="Arial" w:hAnsi="Arial" w:cs="Arial"/>
              </w:rPr>
              <w:t>JPHN (Jr Public Health Nurses)</w:t>
            </w:r>
          </w:p>
        </w:tc>
        <w:tc>
          <w:tcPr>
            <w:tcW w:w="2136" w:type="dxa"/>
            <w:tcBorders>
              <w:top w:val="single" w:sz="8" w:space="0" w:color="DDDDDD"/>
              <w:left w:val="single" w:sz="8" w:space="0" w:color="DDDDDD"/>
              <w:bottom w:val="single" w:sz="8" w:space="0" w:color="DDDDDD"/>
              <w:right w:val="single" w:sz="8" w:space="0" w:color="DDDDDD"/>
            </w:tcBorders>
          </w:tcPr>
          <w:p w14:paraId="089C3628" w14:textId="77777777" w:rsidR="00BF408D" w:rsidRDefault="00BF408D" w:rsidP="00BF408D">
            <w:pPr>
              <w:rPr>
                <w:rFonts w:ascii="Arial" w:eastAsia="Arial" w:hAnsi="Arial" w:cs="Arial"/>
              </w:rPr>
            </w:pPr>
            <w:r>
              <w:rPr>
                <w:rFonts w:ascii="Arial" w:eastAsia="Arial" w:hAnsi="Arial" w:cs="Arial"/>
              </w:rPr>
              <w:t>3</w:t>
            </w:r>
          </w:p>
        </w:tc>
        <w:tc>
          <w:tcPr>
            <w:tcW w:w="1840" w:type="dxa"/>
            <w:tcBorders>
              <w:top w:val="single" w:sz="8" w:space="0" w:color="DDDDDD"/>
              <w:left w:val="single" w:sz="8" w:space="0" w:color="DDDDDD"/>
              <w:bottom w:val="single" w:sz="8" w:space="0" w:color="DDDDDD"/>
              <w:right w:val="single" w:sz="8" w:space="0" w:color="DDDDDD"/>
            </w:tcBorders>
          </w:tcPr>
          <w:p w14:paraId="6BD6564C" w14:textId="0408102F" w:rsidR="00BF408D" w:rsidRDefault="00BF408D" w:rsidP="00BF408D">
            <w:pPr>
              <w:rPr>
                <w:rFonts w:ascii="Arial" w:eastAsia="Arial" w:hAnsi="Arial" w:cs="Arial"/>
              </w:rPr>
            </w:pPr>
            <w:r>
              <w:rPr>
                <w:rFonts w:ascii="Arial" w:eastAsia="Arial" w:hAnsi="Arial" w:cs="Arial"/>
              </w:rPr>
              <w:t>3</w:t>
            </w:r>
          </w:p>
        </w:tc>
      </w:tr>
      <w:tr w:rsidR="00BF408D" w14:paraId="4108137A"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24C39769" w14:textId="77777777" w:rsidR="00BF408D" w:rsidRDefault="00BF408D" w:rsidP="00BF408D">
            <w:r>
              <w:rPr>
                <w:rFonts w:ascii="Arial" w:eastAsia="Arial" w:hAnsi="Arial" w:cs="Arial"/>
              </w:rPr>
              <w:t>JHI (Jr Health Inspectors)</w:t>
            </w:r>
          </w:p>
        </w:tc>
        <w:tc>
          <w:tcPr>
            <w:tcW w:w="2136" w:type="dxa"/>
            <w:tcBorders>
              <w:top w:val="single" w:sz="8" w:space="0" w:color="DDDDDD"/>
              <w:left w:val="single" w:sz="8" w:space="0" w:color="DDDDDD"/>
              <w:bottom w:val="single" w:sz="8" w:space="0" w:color="DDDDDD"/>
              <w:right w:val="single" w:sz="8" w:space="0" w:color="DDDDDD"/>
            </w:tcBorders>
          </w:tcPr>
          <w:p w14:paraId="7E946C69" w14:textId="77777777" w:rsidR="00BF408D" w:rsidRDefault="00BF408D" w:rsidP="00BF408D">
            <w:pPr>
              <w:rPr>
                <w:rFonts w:ascii="Arial" w:eastAsia="Arial" w:hAnsi="Arial" w:cs="Arial"/>
              </w:rPr>
            </w:pPr>
            <w:r>
              <w:rPr>
                <w:rFonts w:ascii="Arial" w:eastAsia="Arial" w:hAnsi="Arial" w:cs="Arial"/>
              </w:rPr>
              <w:t>3</w:t>
            </w:r>
          </w:p>
        </w:tc>
        <w:tc>
          <w:tcPr>
            <w:tcW w:w="1840" w:type="dxa"/>
            <w:tcBorders>
              <w:top w:val="single" w:sz="8" w:space="0" w:color="DDDDDD"/>
              <w:left w:val="single" w:sz="8" w:space="0" w:color="DDDDDD"/>
              <w:bottom w:val="single" w:sz="8" w:space="0" w:color="DDDDDD"/>
              <w:right w:val="single" w:sz="8" w:space="0" w:color="DDDDDD"/>
            </w:tcBorders>
          </w:tcPr>
          <w:p w14:paraId="1F0FED1C" w14:textId="44618C3A" w:rsidR="00BF408D" w:rsidRDefault="00BF408D" w:rsidP="00BF408D">
            <w:pPr>
              <w:rPr>
                <w:rFonts w:ascii="Arial" w:eastAsia="Arial" w:hAnsi="Arial" w:cs="Arial"/>
              </w:rPr>
            </w:pPr>
            <w:r>
              <w:rPr>
                <w:rFonts w:ascii="Arial" w:eastAsia="Arial" w:hAnsi="Arial" w:cs="Arial"/>
              </w:rPr>
              <w:t>3</w:t>
            </w:r>
          </w:p>
        </w:tc>
      </w:tr>
      <w:tr w:rsidR="00BF408D" w14:paraId="59BCBEAC"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6DE01405" w14:textId="77777777" w:rsidR="00BF408D" w:rsidRDefault="00BF408D" w:rsidP="00BF408D">
            <w:r>
              <w:rPr>
                <w:rFonts w:ascii="Arial" w:eastAsia="Arial" w:hAnsi="Arial" w:cs="Arial"/>
              </w:rPr>
              <w:t>MLSP (Mid-Level Service Providers)</w:t>
            </w:r>
          </w:p>
        </w:tc>
        <w:tc>
          <w:tcPr>
            <w:tcW w:w="2136" w:type="dxa"/>
            <w:tcBorders>
              <w:top w:val="single" w:sz="8" w:space="0" w:color="DDDDDD"/>
              <w:left w:val="single" w:sz="8" w:space="0" w:color="DDDDDD"/>
              <w:bottom w:val="single" w:sz="8" w:space="0" w:color="DDDDDD"/>
              <w:right w:val="single" w:sz="8" w:space="0" w:color="DDDDDD"/>
            </w:tcBorders>
          </w:tcPr>
          <w:p w14:paraId="486D08D0" w14:textId="77777777" w:rsidR="00BF408D" w:rsidRDefault="00BF408D" w:rsidP="00BF408D">
            <w:pPr>
              <w:rPr>
                <w:rFonts w:ascii="Arial" w:eastAsia="Arial" w:hAnsi="Arial" w:cs="Arial"/>
              </w:rPr>
            </w:pPr>
            <w:r>
              <w:rPr>
                <w:rFonts w:ascii="Arial" w:eastAsia="Arial" w:hAnsi="Arial" w:cs="Arial"/>
              </w:rPr>
              <w:t>3</w:t>
            </w:r>
          </w:p>
        </w:tc>
        <w:tc>
          <w:tcPr>
            <w:tcW w:w="1840" w:type="dxa"/>
            <w:tcBorders>
              <w:top w:val="single" w:sz="8" w:space="0" w:color="DDDDDD"/>
              <w:left w:val="single" w:sz="8" w:space="0" w:color="DDDDDD"/>
              <w:bottom w:val="single" w:sz="8" w:space="0" w:color="DDDDDD"/>
              <w:right w:val="single" w:sz="8" w:space="0" w:color="DDDDDD"/>
            </w:tcBorders>
          </w:tcPr>
          <w:p w14:paraId="19F7FD4A" w14:textId="6D4D6CE7" w:rsidR="00BF408D" w:rsidRDefault="00BF408D" w:rsidP="00BF408D">
            <w:pPr>
              <w:rPr>
                <w:rFonts w:ascii="Arial" w:eastAsia="Arial" w:hAnsi="Arial" w:cs="Arial"/>
              </w:rPr>
            </w:pPr>
            <w:r>
              <w:rPr>
                <w:rFonts w:ascii="Arial" w:eastAsia="Arial" w:hAnsi="Arial" w:cs="Arial"/>
              </w:rPr>
              <w:t>3</w:t>
            </w:r>
          </w:p>
        </w:tc>
      </w:tr>
      <w:tr w:rsidR="00BF408D" w14:paraId="71EBC986"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38EBAE91" w14:textId="77777777" w:rsidR="00BF408D" w:rsidRDefault="00BF408D" w:rsidP="00BF408D">
            <w:r>
              <w:rPr>
                <w:rFonts w:ascii="Arial" w:eastAsia="Arial" w:hAnsi="Arial" w:cs="Arial"/>
              </w:rPr>
              <w:t>Palliative Nurses</w:t>
            </w:r>
          </w:p>
        </w:tc>
        <w:tc>
          <w:tcPr>
            <w:tcW w:w="2136" w:type="dxa"/>
            <w:tcBorders>
              <w:top w:val="single" w:sz="8" w:space="0" w:color="DDDDDD"/>
              <w:left w:val="single" w:sz="8" w:space="0" w:color="DDDDDD"/>
              <w:bottom w:val="single" w:sz="8" w:space="0" w:color="DDDDDD"/>
              <w:right w:val="single" w:sz="8" w:space="0" w:color="DDDDDD"/>
            </w:tcBorders>
          </w:tcPr>
          <w:p w14:paraId="4494C199" w14:textId="77777777" w:rsidR="00BF408D" w:rsidRDefault="00BF408D" w:rsidP="00BF408D">
            <w:pPr>
              <w:rPr>
                <w:rFonts w:ascii="Arial" w:eastAsia="Arial" w:hAnsi="Arial" w:cs="Arial"/>
              </w:rPr>
            </w:pPr>
            <w:r>
              <w:rPr>
                <w:rFonts w:ascii="Arial" w:eastAsia="Arial" w:hAnsi="Arial" w:cs="Arial"/>
              </w:rPr>
              <w:t>1</w:t>
            </w:r>
          </w:p>
        </w:tc>
        <w:tc>
          <w:tcPr>
            <w:tcW w:w="1840" w:type="dxa"/>
            <w:tcBorders>
              <w:top w:val="single" w:sz="8" w:space="0" w:color="DDDDDD"/>
              <w:left w:val="single" w:sz="8" w:space="0" w:color="DDDDDD"/>
              <w:bottom w:val="single" w:sz="8" w:space="0" w:color="DDDDDD"/>
              <w:right w:val="single" w:sz="8" w:space="0" w:color="DDDDDD"/>
            </w:tcBorders>
          </w:tcPr>
          <w:p w14:paraId="19D3EB04" w14:textId="4E57BFF8" w:rsidR="00BF408D" w:rsidRDefault="00BF408D" w:rsidP="00BF408D">
            <w:pPr>
              <w:rPr>
                <w:rFonts w:ascii="Arial" w:eastAsia="Arial" w:hAnsi="Arial" w:cs="Arial"/>
              </w:rPr>
            </w:pPr>
            <w:r>
              <w:rPr>
                <w:rFonts w:ascii="Arial" w:eastAsia="Arial" w:hAnsi="Arial" w:cs="Arial"/>
              </w:rPr>
              <w:t>1</w:t>
            </w:r>
          </w:p>
        </w:tc>
      </w:tr>
      <w:tr w:rsidR="00BF408D" w14:paraId="611E0684"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7D9F080C" w14:textId="77777777" w:rsidR="00BF408D" w:rsidRDefault="00BF408D" w:rsidP="00BF408D">
            <w:r>
              <w:rPr>
                <w:rFonts w:ascii="Arial" w:eastAsia="Arial" w:hAnsi="Arial" w:cs="Arial"/>
              </w:rPr>
              <w:t>RBSK Nurses</w:t>
            </w:r>
          </w:p>
        </w:tc>
        <w:tc>
          <w:tcPr>
            <w:tcW w:w="2136" w:type="dxa"/>
            <w:tcBorders>
              <w:top w:val="single" w:sz="8" w:space="0" w:color="DDDDDD"/>
              <w:left w:val="single" w:sz="8" w:space="0" w:color="DDDDDD"/>
              <w:bottom w:val="single" w:sz="8" w:space="0" w:color="DDDDDD"/>
              <w:right w:val="single" w:sz="8" w:space="0" w:color="DDDDDD"/>
            </w:tcBorders>
          </w:tcPr>
          <w:p w14:paraId="5904A3A0" w14:textId="77777777" w:rsidR="00BF408D" w:rsidRDefault="00BF408D" w:rsidP="00BF408D">
            <w:pPr>
              <w:rPr>
                <w:rFonts w:ascii="Arial" w:eastAsia="Arial" w:hAnsi="Arial" w:cs="Arial"/>
              </w:rPr>
            </w:pPr>
            <w:r>
              <w:rPr>
                <w:rFonts w:ascii="Arial" w:eastAsia="Arial" w:hAnsi="Arial" w:cs="Arial"/>
              </w:rPr>
              <w:t>1</w:t>
            </w:r>
          </w:p>
        </w:tc>
        <w:tc>
          <w:tcPr>
            <w:tcW w:w="1840" w:type="dxa"/>
            <w:tcBorders>
              <w:top w:val="single" w:sz="8" w:space="0" w:color="DDDDDD"/>
              <w:left w:val="single" w:sz="8" w:space="0" w:color="DDDDDD"/>
              <w:bottom w:val="single" w:sz="8" w:space="0" w:color="DDDDDD"/>
              <w:right w:val="single" w:sz="8" w:space="0" w:color="DDDDDD"/>
            </w:tcBorders>
          </w:tcPr>
          <w:p w14:paraId="2206274A" w14:textId="176C7639" w:rsidR="00BF408D" w:rsidRDefault="00BF408D" w:rsidP="00BF408D">
            <w:pPr>
              <w:rPr>
                <w:rFonts w:ascii="Arial" w:eastAsia="Arial" w:hAnsi="Arial" w:cs="Arial"/>
              </w:rPr>
            </w:pPr>
            <w:r>
              <w:rPr>
                <w:rFonts w:ascii="Arial" w:eastAsia="Arial" w:hAnsi="Arial" w:cs="Arial"/>
              </w:rPr>
              <w:t>1</w:t>
            </w:r>
          </w:p>
        </w:tc>
      </w:tr>
      <w:tr w:rsidR="00BF408D" w14:paraId="5EE24A4E"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57ECDE7A" w14:textId="77777777" w:rsidR="00BF408D" w:rsidRDefault="00BF408D" w:rsidP="00BF408D">
            <w:r>
              <w:rPr>
                <w:rFonts w:ascii="Arial" w:eastAsia="Arial" w:hAnsi="Arial" w:cs="Arial"/>
              </w:rPr>
              <w:t>PRO</w:t>
            </w:r>
          </w:p>
        </w:tc>
        <w:tc>
          <w:tcPr>
            <w:tcW w:w="2136" w:type="dxa"/>
            <w:tcBorders>
              <w:top w:val="single" w:sz="8" w:space="0" w:color="DDDDDD"/>
              <w:left w:val="single" w:sz="8" w:space="0" w:color="DDDDDD"/>
              <w:bottom w:val="single" w:sz="8" w:space="0" w:color="DDDDDD"/>
              <w:right w:val="single" w:sz="8" w:space="0" w:color="DDDDDD"/>
            </w:tcBorders>
          </w:tcPr>
          <w:p w14:paraId="351FD712" w14:textId="5D838D39" w:rsidR="00BF408D" w:rsidRDefault="00BF408D" w:rsidP="00BF408D">
            <w:pPr>
              <w:rPr>
                <w:rFonts w:ascii="Arial" w:eastAsia="Arial" w:hAnsi="Arial" w:cs="Arial"/>
              </w:rPr>
            </w:pPr>
            <w:r>
              <w:rPr>
                <w:rFonts w:ascii="Arial" w:eastAsia="Arial" w:hAnsi="Arial" w:cs="Arial"/>
              </w:rPr>
              <w:t>1</w:t>
            </w:r>
          </w:p>
        </w:tc>
        <w:tc>
          <w:tcPr>
            <w:tcW w:w="1840" w:type="dxa"/>
            <w:tcBorders>
              <w:top w:val="single" w:sz="8" w:space="0" w:color="DDDDDD"/>
              <w:left w:val="single" w:sz="8" w:space="0" w:color="DDDDDD"/>
              <w:bottom w:val="single" w:sz="8" w:space="0" w:color="DDDDDD"/>
              <w:right w:val="single" w:sz="8" w:space="0" w:color="DDDDDD"/>
            </w:tcBorders>
          </w:tcPr>
          <w:p w14:paraId="218AA4D5" w14:textId="3700161D" w:rsidR="00BF408D" w:rsidRDefault="00BF408D" w:rsidP="00BF408D">
            <w:pPr>
              <w:rPr>
                <w:rFonts w:ascii="Arial" w:eastAsia="Arial" w:hAnsi="Arial" w:cs="Arial"/>
              </w:rPr>
            </w:pPr>
            <w:r>
              <w:rPr>
                <w:rFonts w:ascii="Arial" w:eastAsia="Arial" w:hAnsi="Arial" w:cs="Arial"/>
              </w:rPr>
              <w:t>1</w:t>
            </w:r>
          </w:p>
        </w:tc>
      </w:tr>
      <w:tr w:rsidR="00BF408D" w14:paraId="04FD42FE"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2A4984C1" w14:textId="77777777" w:rsidR="00BF408D" w:rsidRDefault="00BF408D" w:rsidP="00BF408D">
            <w:r>
              <w:rPr>
                <w:rFonts w:ascii="Arial" w:eastAsia="Arial" w:hAnsi="Arial" w:cs="Arial"/>
              </w:rPr>
              <w:t>Epidemiologist</w:t>
            </w:r>
          </w:p>
        </w:tc>
        <w:tc>
          <w:tcPr>
            <w:tcW w:w="2136" w:type="dxa"/>
            <w:tcBorders>
              <w:top w:val="single" w:sz="8" w:space="0" w:color="DDDDDD"/>
              <w:left w:val="single" w:sz="8" w:space="0" w:color="DDDDDD"/>
              <w:bottom w:val="single" w:sz="8" w:space="0" w:color="DDDDDD"/>
              <w:right w:val="single" w:sz="8" w:space="0" w:color="DDDDDD"/>
            </w:tcBorders>
          </w:tcPr>
          <w:p w14:paraId="6176A199" w14:textId="5691BDB0" w:rsidR="00BF408D" w:rsidRDefault="00BF408D" w:rsidP="00BF408D">
            <w:pPr>
              <w:rPr>
                <w:rFonts w:ascii="Arial" w:eastAsia="Arial" w:hAnsi="Arial" w:cs="Arial"/>
              </w:rPr>
            </w:pPr>
            <w:r>
              <w:rPr>
                <w:rFonts w:ascii="Arial" w:eastAsia="Arial" w:hAnsi="Arial" w:cs="Arial"/>
              </w:rPr>
              <w:t>1</w:t>
            </w:r>
          </w:p>
        </w:tc>
        <w:tc>
          <w:tcPr>
            <w:tcW w:w="1840" w:type="dxa"/>
            <w:tcBorders>
              <w:top w:val="single" w:sz="8" w:space="0" w:color="DDDDDD"/>
              <w:left w:val="single" w:sz="8" w:space="0" w:color="DDDDDD"/>
              <w:bottom w:val="single" w:sz="8" w:space="0" w:color="DDDDDD"/>
              <w:right w:val="single" w:sz="8" w:space="0" w:color="DDDDDD"/>
            </w:tcBorders>
          </w:tcPr>
          <w:p w14:paraId="1F226158" w14:textId="195D3339" w:rsidR="00BF408D" w:rsidRDefault="00BF408D" w:rsidP="00BF408D">
            <w:pPr>
              <w:rPr>
                <w:rFonts w:ascii="Arial" w:eastAsia="Arial" w:hAnsi="Arial" w:cs="Arial"/>
              </w:rPr>
            </w:pPr>
            <w:r>
              <w:rPr>
                <w:rFonts w:ascii="Arial" w:eastAsia="Arial" w:hAnsi="Arial" w:cs="Arial"/>
              </w:rPr>
              <w:t>1</w:t>
            </w:r>
          </w:p>
        </w:tc>
      </w:tr>
      <w:tr w:rsidR="00BF408D" w14:paraId="71ED95E0" w14:textId="77777777">
        <w:trPr>
          <w:trHeight w:val="540"/>
        </w:trPr>
        <w:tc>
          <w:tcPr>
            <w:tcW w:w="4694" w:type="dxa"/>
            <w:tcBorders>
              <w:top w:val="single" w:sz="8" w:space="0" w:color="DDDDDD"/>
              <w:left w:val="single" w:sz="8" w:space="0" w:color="DDDDDD"/>
              <w:bottom w:val="single" w:sz="8" w:space="0" w:color="DDDDDD"/>
              <w:right w:val="single" w:sz="8" w:space="0" w:color="DDDDDD"/>
            </w:tcBorders>
          </w:tcPr>
          <w:p w14:paraId="02FFAB79" w14:textId="77777777" w:rsidR="00BF408D" w:rsidRDefault="00BF408D" w:rsidP="00BF408D">
            <w:r>
              <w:rPr>
                <w:rFonts w:ascii="Arial" w:eastAsia="Arial" w:hAnsi="Arial" w:cs="Arial"/>
              </w:rPr>
              <w:lastRenderedPageBreak/>
              <w:t>Data Manager</w:t>
            </w:r>
          </w:p>
        </w:tc>
        <w:tc>
          <w:tcPr>
            <w:tcW w:w="2136" w:type="dxa"/>
            <w:tcBorders>
              <w:top w:val="single" w:sz="8" w:space="0" w:color="DDDDDD"/>
              <w:left w:val="single" w:sz="8" w:space="0" w:color="DDDDDD"/>
              <w:bottom w:val="single" w:sz="8" w:space="0" w:color="DDDDDD"/>
              <w:right w:val="single" w:sz="8" w:space="0" w:color="DDDDDD"/>
            </w:tcBorders>
          </w:tcPr>
          <w:p w14:paraId="2561DFFB" w14:textId="67DA51F7" w:rsidR="00BF408D" w:rsidRDefault="00BF408D" w:rsidP="00BF408D">
            <w:pPr>
              <w:rPr>
                <w:rFonts w:ascii="Arial" w:eastAsia="Arial" w:hAnsi="Arial" w:cs="Arial"/>
              </w:rPr>
            </w:pPr>
            <w:r>
              <w:rPr>
                <w:rFonts w:ascii="Arial" w:eastAsia="Arial" w:hAnsi="Arial" w:cs="Arial"/>
              </w:rPr>
              <w:t>1</w:t>
            </w:r>
          </w:p>
        </w:tc>
        <w:tc>
          <w:tcPr>
            <w:tcW w:w="1840" w:type="dxa"/>
            <w:tcBorders>
              <w:top w:val="single" w:sz="8" w:space="0" w:color="DDDDDD"/>
              <w:left w:val="single" w:sz="8" w:space="0" w:color="DDDDDD"/>
              <w:bottom w:val="single" w:sz="8" w:space="0" w:color="DDDDDD"/>
              <w:right w:val="single" w:sz="8" w:space="0" w:color="DDDDDD"/>
            </w:tcBorders>
          </w:tcPr>
          <w:p w14:paraId="36DA5B4E" w14:textId="018772C1" w:rsidR="00BF408D" w:rsidRDefault="00BF408D" w:rsidP="00BF408D">
            <w:pPr>
              <w:rPr>
                <w:rFonts w:ascii="Arial" w:eastAsia="Arial" w:hAnsi="Arial" w:cs="Arial"/>
              </w:rPr>
            </w:pPr>
            <w:r>
              <w:rPr>
                <w:rFonts w:ascii="Arial" w:eastAsia="Arial" w:hAnsi="Arial" w:cs="Arial"/>
              </w:rPr>
              <w:t>1</w:t>
            </w:r>
          </w:p>
        </w:tc>
      </w:tr>
    </w:tbl>
    <w:p w14:paraId="429BAAB6" w14:textId="77777777" w:rsidR="00C923D8" w:rsidRDefault="009B6B2F">
      <w:r>
        <w:rPr>
          <w:color w:val="FF0000"/>
        </w:rPr>
        <w:t>*</w:t>
      </w:r>
      <w:r>
        <w:t>refer annexure 1 for contact details</w:t>
      </w:r>
    </w:p>
    <w:p w14:paraId="68F0D72A" w14:textId="77777777" w:rsidR="00C923D8" w:rsidRDefault="009B6B2F">
      <w:pPr>
        <w:pStyle w:val="Heading2"/>
        <w:numPr>
          <w:ilvl w:val="1"/>
          <w:numId w:val="1"/>
        </w:numPr>
        <w:tabs>
          <w:tab w:val="left" w:pos="0"/>
        </w:tabs>
        <w:spacing w:before="360" w:after="0"/>
      </w:pPr>
      <w:bookmarkStart w:id="21" w:name="_5dbxu5yhsx4r" w:colFirst="0" w:colLast="0"/>
      <w:bookmarkEnd w:id="21"/>
      <w:r>
        <w:rPr>
          <w:rFonts w:ascii="Roboto" w:eastAsia="Roboto" w:hAnsi="Roboto" w:cs="Roboto"/>
          <w:sz w:val="34"/>
          <w:szCs w:val="34"/>
        </w:rPr>
        <w:t>Community &amp; Support Cadre</w:t>
      </w:r>
    </w:p>
    <w:p w14:paraId="7A7B584C" w14:textId="77777777" w:rsidR="00C923D8" w:rsidRDefault="009B6B2F">
      <w:r>
        <w:t>This group represents the surge capacity of the LSGI—people who can be called upon for logistics, rescue, and specialized support.</w:t>
      </w:r>
    </w:p>
    <w:p w14:paraId="68F746FB" w14:textId="77777777" w:rsidR="00C923D8" w:rsidRDefault="00C923D8"/>
    <w:tbl>
      <w:tblPr>
        <w:tblStyle w:val="af"/>
        <w:tblW w:w="8790"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4756"/>
        <w:gridCol w:w="4034"/>
      </w:tblGrid>
      <w:tr w:rsidR="00C923D8" w14:paraId="6893D82F" w14:textId="77777777">
        <w:trPr>
          <w:trHeight w:val="540"/>
        </w:trPr>
        <w:tc>
          <w:tcPr>
            <w:tcW w:w="4756" w:type="dxa"/>
            <w:tcBorders>
              <w:top w:val="single" w:sz="8" w:space="0" w:color="DDDDDD"/>
              <w:left w:val="single" w:sz="8" w:space="0" w:color="DDDDDD"/>
              <w:bottom w:val="single" w:sz="8" w:space="0" w:color="DDDDDD"/>
              <w:right w:val="single" w:sz="8" w:space="0" w:color="DDDDDD"/>
            </w:tcBorders>
            <w:shd w:val="clear" w:color="auto" w:fill="F2F2F2"/>
          </w:tcPr>
          <w:p w14:paraId="716AF042" w14:textId="77777777" w:rsidR="00C923D8" w:rsidRDefault="009B6B2F">
            <w:r>
              <w:rPr>
                <w:rFonts w:ascii="Arial" w:eastAsia="Arial" w:hAnsi="Arial" w:cs="Arial"/>
                <w:b/>
                <w:bCs/>
              </w:rPr>
              <w:t>Cadre</w:t>
            </w:r>
          </w:p>
        </w:tc>
        <w:tc>
          <w:tcPr>
            <w:tcW w:w="4034" w:type="dxa"/>
            <w:tcBorders>
              <w:top w:val="single" w:sz="8" w:space="0" w:color="DDDDDD"/>
              <w:left w:val="single" w:sz="8" w:space="0" w:color="DDDDDD"/>
              <w:bottom w:val="single" w:sz="8" w:space="0" w:color="DDDDDD"/>
              <w:right w:val="single" w:sz="8" w:space="0" w:color="DDDDDD"/>
            </w:tcBorders>
            <w:shd w:val="clear" w:color="auto" w:fill="F2F2F2"/>
          </w:tcPr>
          <w:p w14:paraId="2E901574" w14:textId="77777777" w:rsidR="00C923D8" w:rsidRDefault="009B6B2F">
            <w:r>
              <w:rPr>
                <w:rFonts w:ascii="Arial" w:eastAsia="Arial" w:hAnsi="Arial" w:cs="Arial"/>
                <w:b/>
                <w:bCs/>
              </w:rPr>
              <w:t>Number</w:t>
            </w:r>
          </w:p>
        </w:tc>
      </w:tr>
      <w:tr w:rsidR="00C923D8" w14:paraId="79819786"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0AD96323" w14:textId="77777777" w:rsidR="00C923D8" w:rsidRDefault="009B6B2F">
            <w:r>
              <w:rPr>
                <w:rFonts w:ascii="Arial" w:eastAsia="Arial" w:hAnsi="Arial" w:cs="Arial"/>
              </w:rPr>
              <w:t>ASHA Workers</w:t>
            </w:r>
          </w:p>
        </w:tc>
        <w:tc>
          <w:tcPr>
            <w:tcW w:w="4034" w:type="dxa"/>
            <w:tcBorders>
              <w:top w:val="single" w:sz="8" w:space="0" w:color="DDDDDD"/>
              <w:left w:val="single" w:sz="8" w:space="0" w:color="DDDDDD"/>
              <w:bottom w:val="single" w:sz="8" w:space="0" w:color="DDDDDD"/>
              <w:right w:val="single" w:sz="8" w:space="0" w:color="DDDDDD"/>
            </w:tcBorders>
          </w:tcPr>
          <w:p w14:paraId="50BCE3F2" w14:textId="77777777" w:rsidR="00C923D8" w:rsidRDefault="009B6B2F">
            <w:pPr>
              <w:rPr>
                <w:rFonts w:ascii="Arial" w:eastAsia="Arial" w:hAnsi="Arial" w:cs="Arial"/>
              </w:rPr>
            </w:pPr>
            <w:r>
              <w:rPr>
                <w:rFonts w:ascii="Arial" w:eastAsia="Arial" w:hAnsi="Arial" w:cs="Arial"/>
              </w:rPr>
              <w:t>27</w:t>
            </w:r>
          </w:p>
        </w:tc>
      </w:tr>
      <w:tr w:rsidR="00C923D8" w14:paraId="130962D2"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7B9EDCFF" w14:textId="77777777" w:rsidR="00C923D8" w:rsidRDefault="009B6B2F">
            <w:r>
              <w:rPr>
                <w:rFonts w:ascii="Arial" w:eastAsia="Arial" w:hAnsi="Arial" w:cs="Arial"/>
              </w:rPr>
              <w:t>AWW (Anganwadi Workers)</w:t>
            </w:r>
          </w:p>
        </w:tc>
        <w:tc>
          <w:tcPr>
            <w:tcW w:w="4034" w:type="dxa"/>
            <w:tcBorders>
              <w:top w:val="single" w:sz="8" w:space="0" w:color="DDDDDD"/>
              <w:left w:val="single" w:sz="8" w:space="0" w:color="DDDDDD"/>
              <w:bottom w:val="single" w:sz="8" w:space="0" w:color="DDDDDD"/>
              <w:right w:val="single" w:sz="8" w:space="0" w:color="DDDDDD"/>
            </w:tcBorders>
          </w:tcPr>
          <w:p w14:paraId="18912371" w14:textId="77777777" w:rsidR="00C923D8" w:rsidRDefault="009B6B2F">
            <w:pPr>
              <w:rPr>
                <w:rFonts w:ascii="Arial" w:eastAsia="Arial" w:hAnsi="Arial" w:cs="Arial"/>
              </w:rPr>
            </w:pPr>
            <w:r>
              <w:rPr>
                <w:rFonts w:ascii="Arial" w:eastAsia="Arial" w:hAnsi="Arial" w:cs="Arial"/>
              </w:rPr>
              <w:t>38</w:t>
            </w:r>
          </w:p>
        </w:tc>
      </w:tr>
      <w:tr w:rsidR="00C923D8" w14:paraId="3A894C61"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6A20D1AD" w14:textId="77777777" w:rsidR="00C923D8" w:rsidRDefault="009B6B2F">
            <w:r>
              <w:rPr>
                <w:rFonts w:ascii="Arial" w:eastAsia="Arial" w:hAnsi="Arial" w:cs="Arial"/>
              </w:rPr>
              <w:t>Emergency Medical Volunteers (Trained)</w:t>
            </w:r>
          </w:p>
        </w:tc>
        <w:tc>
          <w:tcPr>
            <w:tcW w:w="4034" w:type="dxa"/>
            <w:tcBorders>
              <w:top w:val="single" w:sz="8" w:space="0" w:color="DDDDDD"/>
              <w:left w:val="single" w:sz="8" w:space="0" w:color="DDDDDD"/>
              <w:bottom w:val="single" w:sz="8" w:space="0" w:color="DDDDDD"/>
              <w:right w:val="single" w:sz="8" w:space="0" w:color="DDDDDD"/>
            </w:tcBorders>
          </w:tcPr>
          <w:p w14:paraId="0818CD51" w14:textId="77777777" w:rsidR="00C923D8" w:rsidRDefault="009B6B2F">
            <w:pPr>
              <w:rPr>
                <w:rFonts w:ascii="Arial" w:eastAsia="Arial" w:hAnsi="Arial" w:cs="Arial"/>
              </w:rPr>
            </w:pPr>
            <w:r>
              <w:rPr>
                <w:rFonts w:ascii="Arial" w:eastAsia="Arial" w:hAnsi="Arial" w:cs="Arial"/>
              </w:rPr>
              <w:t>18</w:t>
            </w:r>
          </w:p>
        </w:tc>
      </w:tr>
      <w:tr w:rsidR="00C923D8" w14:paraId="55AA8995"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404408AB" w14:textId="77777777" w:rsidR="00C923D8" w:rsidRDefault="009B6B2F">
            <w:pPr>
              <w:spacing w:line="240" w:lineRule="auto"/>
            </w:pPr>
            <w:r>
              <w:rPr>
                <w:rFonts w:ascii="Arial" w:eastAsia="Arial" w:hAnsi="Arial" w:cs="Arial"/>
              </w:rPr>
              <w:t>Kudumbashree</w:t>
            </w:r>
          </w:p>
        </w:tc>
        <w:tc>
          <w:tcPr>
            <w:tcW w:w="4034" w:type="dxa"/>
            <w:tcBorders>
              <w:top w:val="single" w:sz="8" w:space="0" w:color="DDDDDD"/>
              <w:left w:val="single" w:sz="8" w:space="0" w:color="DDDDDD"/>
              <w:bottom w:val="single" w:sz="8" w:space="0" w:color="DDDDDD"/>
              <w:right w:val="single" w:sz="8" w:space="0" w:color="DDDDDD"/>
            </w:tcBorders>
          </w:tcPr>
          <w:p w14:paraId="0D0D6363" w14:textId="77777777" w:rsidR="00C923D8" w:rsidRDefault="009B6B2F">
            <w:pPr>
              <w:rPr>
                <w:rFonts w:ascii="Arial" w:eastAsia="Arial" w:hAnsi="Arial" w:cs="Arial"/>
              </w:rPr>
            </w:pPr>
            <w:r>
              <w:rPr>
                <w:rFonts w:ascii="Arial" w:eastAsia="Arial" w:hAnsi="Arial" w:cs="Arial"/>
              </w:rPr>
              <w:t>14</w:t>
            </w:r>
          </w:p>
        </w:tc>
      </w:tr>
      <w:tr w:rsidR="00C923D8" w14:paraId="725B3E8B"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0A6CF0F3" w14:textId="77777777" w:rsidR="00C923D8" w:rsidRDefault="009B6B2F">
            <w:pPr>
              <w:spacing w:line="240" w:lineRule="auto"/>
            </w:pPr>
            <w:r>
              <w:t>Purusha Swayam Sahaya Sangam</w:t>
            </w:r>
          </w:p>
        </w:tc>
        <w:tc>
          <w:tcPr>
            <w:tcW w:w="4034" w:type="dxa"/>
            <w:tcBorders>
              <w:top w:val="single" w:sz="8" w:space="0" w:color="DDDDDD"/>
              <w:left w:val="single" w:sz="8" w:space="0" w:color="DDDDDD"/>
              <w:bottom w:val="single" w:sz="8" w:space="0" w:color="DDDDDD"/>
              <w:right w:val="single" w:sz="8" w:space="0" w:color="DDDDDD"/>
            </w:tcBorders>
          </w:tcPr>
          <w:p w14:paraId="10644943" w14:textId="77777777" w:rsidR="00C923D8" w:rsidRDefault="009B6B2F">
            <w:pPr>
              <w:rPr>
                <w:rFonts w:ascii="Arial" w:eastAsia="Arial" w:hAnsi="Arial" w:cs="Arial"/>
              </w:rPr>
            </w:pPr>
            <w:r>
              <w:rPr>
                <w:rFonts w:ascii="Arial" w:eastAsia="Arial" w:hAnsi="Arial" w:cs="Arial"/>
              </w:rPr>
              <w:t>8</w:t>
            </w:r>
          </w:p>
        </w:tc>
      </w:tr>
      <w:tr w:rsidR="00C923D8" w14:paraId="0070D600"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317B44F8" w14:textId="77777777" w:rsidR="00C923D8" w:rsidRDefault="009B6B2F">
            <w:r>
              <w:rPr>
                <w:rFonts w:ascii="Arial" w:eastAsia="Arial" w:hAnsi="Arial" w:cs="Arial"/>
              </w:rPr>
              <w:t>Ex-Servicemen</w:t>
            </w:r>
          </w:p>
        </w:tc>
        <w:tc>
          <w:tcPr>
            <w:tcW w:w="4034" w:type="dxa"/>
            <w:tcBorders>
              <w:top w:val="single" w:sz="8" w:space="0" w:color="DDDDDD"/>
              <w:left w:val="single" w:sz="8" w:space="0" w:color="DDDDDD"/>
              <w:bottom w:val="single" w:sz="8" w:space="0" w:color="DDDDDD"/>
              <w:right w:val="single" w:sz="8" w:space="0" w:color="DDDDDD"/>
            </w:tcBorders>
          </w:tcPr>
          <w:p w14:paraId="6111BC47" w14:textId="77777777" w:rsidR="00C923D8" w:rsidRDefault="009B6B2F">
            <w:pPr>
              <w:rPr>
                <w:rFonts w:ascii="Arial" w:eastAsia="Arial" w:hAnsi="Arial" w:cs="Arial"/>
              </w:rPr>
            </w:pPr>
            <w:r>
              <w:rPr>
                <w:rFonts w:ascii="Arial" w:eastAsia="Arial" w:hAnsi="Arial" w:cs="Arial"/>
              </w:rPr>
              <w:t>169</w:t>
            </w:r>
          </w:p>
        </w:tc>
      </w:tr>
      <w:tr w:rsidR="00C923D8" w14:paraId="5E9D78B7"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03CE6830" w14:textId="77777777" w:rsidR="00C923D8" w:rsidRDefault="009B6B2F">
            <w:r>
              <w:rPr>
                <w:rFonts w:ascii="Arial" w:eastAsia="Arial" w:hAnsi="Arial" w:cs="Arial"/>
              </w:rPr>
              <w:t>Retired Police Officers</w:t>
            </w:r>
          </w:p>
        </w:tc>
        <w:tc>
          <w:tcPr>
            <w:tcW w:w="4034" w:type="dxa"/>
            <w:tcBorders>
              <w:top w:val="single" w:sz="8" w:space="0" w:color="DDDDDD"/>
              <w:left w:val="single" w:sz="8" w:space="0" w:color="DDDDDD"/>
              <w:bottom w:val="single" w:sz="8" w:space="0" w:color="DDDDDD"/>
              <w:right w:val="single" w:sz="8" w:space="0" w:color="DDDDDD"/>
            </w:tcBorders>
          </w:tcPr>
          <w:p w14:paraId="207FB708" w14:textId="77777777" w:rsidR="00C923D8" w:rsidRDefault="009B6B2F">
            <w:pPr>
              <w:rPr>
                <w:rFonts w:ascii="Arial" w:eastAsia="Arial" w:hAnsi="Arial" w:cs="Arial"/>
              </w:rPr>
            </w:pPr>
            <w:r>
              <w:rPr>
                <w:rFonts w:ascii="Arial" w:eastAsia="Arial" w:hAnsi="Arial" w:cs="Arial"/>
              </w:rPr>
              <w:t>9</w:t>
            </w:r>
          </w:p>
        </w:tc>
      </w:tr>
      <w:tr w:rsidR="00C923D8" w14:paraId="4592E0E0"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5A2CF7FB" w14:textId="77777777" w:rsidR="00C923D8" w:rsidRDefault="009B6B2F">
            <w:r>
              <w:rPr>
                <w:rFonts w:ascii="Arial" w:eastAsia="Arial" w:hAnsi="Arial" w:cs="Arial"/>
              </w:rPr>
              <w:t>NCC/NSS Volunteers</w:t>
            </w:r>
          </w:p>
        </w:tc>
        <w:tc>
          <w:tcPr>
            <w:tcW w:w="4034" w:type="dxa"/>
            <w:tcBorders>
              <w:top w:val="single" w:sz="8" w:space="0" w:color="DDDDDD"/>
              <w:left w:val="single" w:sz="8" w:space="0" w:color="DDDDDD"/>
              <w:bottom w:val="single" w:sz="8" w:space="0" w:color="DDDDDD"/>
              <w:right w:val="single" w:sz="8" w:space="0" w:color="DDDDDD"/>
            </w:tcBorders>
          </w:tcPr>
          <w:p w14:paraId="0A324522" w14:textId="77777777" w:rsidR="00C923D8" w:rsidRDefault="009B6B2F">
            <w:pPr>
              <w:rPr>
                <w:rFonts w:ascii="Arial" w:eastAsia="Arial" w:hAnsi="Arial" w:cs="Arial"/>
              </w:rPr>
            </w:pPr>
            <w:r>
              <w:rPr>
                <w:rFonts w:ascii="Arial" w:eastAsia="Arial" w:hAnsi="Arial" w:cs="Arial"/>
              </w:rPr>
              <w:t>78</w:t>
            </w:r>
          </w:p>
        </w:tc>
      </w:tr>
      <w:tr w:rsidR="00C923D8" w14:paraId="136616B1"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2EC9BBB5" w14:textId="77777777" w:rsidR="00C923D8" w:rsidRDefault="009B6B2F">
            <w:r>
              <w:rPr>
                <w:rFonts w:ascii="Arial" w:eastAsia="Arial" w:hAnsi="Arial" w:cs="Arial"/>
              </w:rPr>
              <w:t>One Health Community Volunteers</w:t>
            </w:r>
          </w:p>
        </w:tc>
        <w:tc>
          <w:tcPr>
            <w:tcW w:w="4034" w:type="dxa"/>
            <w:tcBorders>
              <w:top w:val="single" w:sz="8" w:space="0" w:color="DDDDDD"/>
              <w:left w:val="single" w:sz="8" w:space="0" w:color="DDDDDD"/>
              <w:bottom w:val="single" w:sz="8" w:space="0" w:color="DDDDDD"/>
              <w:right w:val="single" w:sz="8" w:space="0" w:color="DDDDDD"/>
            </w:tcBorders>
          </w:tcPr>
          <w:p w14:paraId="0C32C96D" w14:textId="77777777" w:rsidR="00C923D8" w:rsidRDefault="009B6B2F">
            <w:pPr>
              <w:rPr>
                <w:rFonts w:ascii="Arial" w:eastAsia="Arial" w:hAnsi="Arial" w:cs="Arial"/>
              </w:rPr>
            </w:pPr>
            <w:r>
              <w:rPr>
                <w:rFonts w:ascii="Arial" w:eastAsia="Arial" w:hAnsi="Arial" w:cs="Arial"/>
              </w:rPr>
              <w:t>730</w:t>
            </w:r>
          </w:p>
        </w:tc>
      </w:tr>
      <w:tr w:rsidR="00C923D8" w14:paraId="6B1B6149" w14:textId="77777777">
        <w:trPr>
          <w:trHeight w:val="540"/>
        </w:trPr>
        <w:tc>
          <w:tcPr>
            <w:tcW w:w="4756" w:type="dxa"/>
            <w:tcBorders>
              <w:top w:val="single" w:sz="8" w:space="0" w:color="DDDDDD"/>
              <w:left w:val="single" w:sz="8" w:space="0" w:color="DDDDDD"/>
              <w:bottom w:val="single" w:sz="8" w:space="0" w:color="DDDDDD"/>
              <w:right w:val="single" w:sz="8" w:space="0" w:color="DDDDDD"/>
            </w:tcBorders>
          </w:tcPr>
          <w:p w14:paraId="4E8151B3" w14:textId="77777777" w:rsidR="00C923D8" w:rsidRDefault="009B6B2F">
            <w:r>
              <w:rPr>
                <w:rFonts w:ascii="Arial" w:eastAsia="Arial" w:hAnsi="Arial" w:cs="Arial"/>
              </w:rPr>
              <w:t>One Health Community Mentors</w:t>
            </w:r>
          </w:p>
        </w:tc>
        <w:tc>
          <w:tcPr>
            <w:tcW w:w="4034" w:type="dxa"/>
            <w:tcBorders>
              <w:top w:val="single" w:sz="8" w:space="0" w:color="DDDDDD"/>
              <w:left w:val="single" w:sz="8" w:space="0" w:color="DDDDDD"/>
              <w:bottom w:val="single" w:sz="8" w:space="0" w:color="DDDDDD"/>
              <w:right w:val="single" w:sz="8" w:space="0" w:color="DDDDDD"/>
            </w:tcBorders>
          </w:tcPr>
          <w:p w14:paraId="52283238" w14:textId="77777777" w:rsidR="00C923D8" w:rsidRDefault="009B6B2F">
            <w:pPr>
              <w:rPr>
                <w:rFonts w:ascii="Arial" w:eastAsia="Arial" w:hAnsi="Arial" w:cs="Arial"/>
              </w:rPr>
            </w:pPr>
            <w:r>
              <w:rPr>
                <w:rFonts w:ascii="Arial" w:eastAsia="Arial" w:hAnsi="Arial" w:cs="Arial"/>
              </w:rPr>
              <w:t>105</w:t>
            </w:r>
          </w:p>
        </w:tc>
      </w:tr>
    </w:tbl>
    <w:p w14:paraId="147030A6" w14:textId="77777777" w:rsidR="00C923D8" w:rsidRDefault="009B6B2F">
      <w:r>
        <w:rPr>
          <w:color w:val="FF0000"/>
        </w:rPr>
        <w:t>*</w:t>
      </w:r>
      <w:r>
        <w:t>refer annexure 1 for contact details</w:t>
      </w:r>
    </w:p>
    <w:p w14:paraId="2F06FEFD" w14:textId="77777777" w:rsidR="00C923D8" w:rsidRDefault="009B6B2F">
      <w:pPr>
        <w:pStyle w:val="Heading2"/>
        <w:numPr>
          <w:ilvl w:val="1"/>
          <w:numId w:val="1"/>
        </w:numPr>
        <w:tabs>
          <w:tab w:val="left" w:pos="0"/>
        </w:tabs>
      </w:pPr>
      <w:bookmarkStart w:id="22" w:name="_t1pigrj4rm0t" w:colFirst="0" w:colLast="0"/>
      <w:bookmarkEnd w:id="22"/>
      <w:r>
        <w:t>Community Organizations</w:t>
      </w:r>
    </w:p>
    <w:p w14:paraId="3A70E99B" w14:textId="77777777" w:rsidR="00C923D8" w:rsidRDefault="009B6B2F">
      <w:r>
        <w:t xml:space="preserve">This section details the presence of community-based organizations (CBOs), non-governmental organizations (NGOs), faith-based organizations (FBOs), Kudumbashree </w:t>
      </w:r>
      <w:r>
        <w:lastRenderedPageBreak/>
        <w:t>Self-Help Groups (SHGs), and Ayalkootams within the Local Self-Government Institution (LSGI). These groups enhance grassroots mobilization, resource distribution, and support networks crucial for pandemic response and community resilience.</w:t>
      </w:r>
    </w:p>
    <w:p w14:paraId="18BEB3E8" w14:textId="77777777" w:rsidR="00C923D8" w:rsidRDefault="00C923D8"/>
    <w:tbl>
      <w:tblPr>
        <w:tblStyle w:val="af0"/>
        <w:tblW w:w="9015"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6451"/>
        <w:gridCol w:w="2564"/>
      </w:tblGrid>
      <w:tr w:rsidR="00C923D8" w14:paraId="4E009B26" w14:textId="77777777">
        <w:trPr>
          <w:trHeight w:val="540"/>
        </w:trPr>
        <w:tc>
          <w:tcPr>
            <w:tcW w:w="6451" w:type="dxa"/>
            <w:tcBorders>
              <w:top w:val="single" w:sz="8" w:space="0" w:color="DDDDDD"/>
              <w:left w:val="single" w:sz="8" w:space="0" w:color="DDDDDD"/>
              <w:bottom w:val="single" w:sz="8" w:space="0" w:color="DDDDDD"/>
              <w:right w:val="single" w:sz="8" w:space="0" w:color="DDDDDD"/>
            </w:tcBorders>
            <w:shd w:val="clear" w:color="auto" w:fill="F2F2F2"/>
          </w:tcPr>
          <w:p w14:paraId="67088187" w14:textId="77777777" w:rsidR="00C923D8" w:rsidRDefault="009B6B2F">
            <w:r>
              <w:rPr>
                <w:rFonts w:ascii="Arial" w:eastAsia="Arial" w:hAnsi="Arial" w:cs="Arial"/>
                <w:b/>
                <w:bCs/>
              </w:rPr>
              <w:t>Category</w:t>
            </w:r>
          </w:p>
        </w:tc>
        <w:tc>
          <w:tcPr>
            <w:tcW w:w="2564" w:type="dxa"/>
            <w:tcBorders>
              <w:top w:val="single" w:sz="8" w:space="0" w:color="DDDDDD"/>
              <w:left w:val="single" w:sz="8" w:space="0" w:color="DDDDDD"/>
              <w:bottom w:val="single" w:sz="8" w:space="0" w:color="DDDDDD"/>
              <w:right w:val="single" w:sz="8" w:space="0" w:color="DDDDDD"/>
            </w:tcBorders>
            <w:shd w:val="clear" w:color="auto" w:fill="F2F2F2"/>
          </w:tcPr>
          <w:p w14:paraId="4C5E055D" w14:textId="77777777" w:rsidR="00C923D8" w:rsidRDefault="009B6B2F">
            <w:r>
              <w:rPr>
                <w:rFonts w:ascii="Arial" w:eastAsia="Arial" w:hAnsi="Arial" w:cs="Arial"/>
                <w:b/>
                <w:bCs/>
              </w:rPr>
              <w:t>Total Count</w:t>
            </w:r>
          </w:p>
        </w:tc>
      </w:tr>
      <w:tr w:rsidR="00C923D8" w14:paraId="5DF37225" w14:textId="77777777">
        <w:trPr>
          <w:trHeight w:val="540"/>
        </w:trPr>
        <w:tc>
          <w:tcPr>
            <w:tcW w:w="6451" w:type="dxa"/>
            <w:tcBorders>
              <w:top w:val="single" w:sz="8" w:space="0" w:color="DDDDDD"/>
              <w:left w:val="single" w:sz="8" w:space="0" w:color="DDDDDD"/>
              <w:bottom w:val="single" w:sz="8" w:space="0" w:color="DDDDDD"/>
              <w:right w:val="single" w:sz="8" w:space="0" w:color="DDDDDD"/>
            </w:tcBorders>
          </w:tcPr>
          <w:p w14:paraId="084CDCE5" w14:textId="77777777" w:rsidR="00C923D8" w:rsidRDefault="009B6B2F">
            <w:r>
              <w:rPr>
                <w:rFonts w:ascii="Arial" w:eastAsia="Arial" w:hAnsi="Arial" w:cs="Arial"/>
              </w:rPr>
              <w:t>NGOs</w:t>
            </w:r>
          </w:p>
        </w:tc>
        <w:tc>
          <w:tcPr>
            <w:tcW w:w="2564" w:type="dxa"/>
            <w:tcBorders>
              <w:top w:val="single" w:sz="8" w:space="0" w:color="DDDDDD"/>
              <w:left w:val="single" w:sz="8" w:space="0" w:color="DDDDDD"/>
              <w:bottom w:val="single" w:sz="8" w:space="0" w:color="DDDDDD"/>
              <w:right w:val="single" w:sz="8" w:space="0" w:color="DDDDDD"/>
            </w:tcBorders>
          </w:tcPr>
          <w:p w14:paraId="07C2F9BD" w14:textId="77777777" w:rsidR="00C923D8" w:rsidRDefault="009B6B2F">
            <w:pPr>
              <w:ind w:left="720"/>
              <w:rPr>
                <w:rFonts w:ascii="Arial" w:eastAsia="Arial" w:hAnsi="Arial" w:cs="Arial"/>
              </w:rPr>
            </w:pPr>
            <w:r>
              <w:rPr>
                <w:rFonts w:ascii="Arial" w:eastAsia="Arial" w:hAnsi="Arial" w:cs="Arial"/>
              </w:rPr>
              <w:t>1</w:t>
            </w:r>
          </w:p>
        </w:tc>
      </w:tr>
      <w:tr w:rsidR="00C923D8" w14:paraId="7A3562F3" w14:textId="77777777">
        <w:trPr>
          <w:trHeight w:val="540"/>
        </w:trPr>
        <w:tc>
          <w:tcPr>
            <w:tcW w:w="6451" w:type="dxa"/>
            <w:tcBorders>
              <w:top w:val="single" w:sz="8" w:space="0" w:color="DDDDDD"/>
              <w:left w:val="single" w:sz="8" w:space="0" w:color="DDDDDD"/>
              <w:bottom w:val="single" w:sz="8" w:space="0" w:color="DDDDDD"/>
              <w:right w:val="single" w:sz="8" w:space="0" w:color="DDDDDD"/>
            </w:tcBorders>
          </w:tcPr>
          <w:p w14:paraId="5F6ECEE7" w14:textId="77777777" w:rsidR="00C923D8" w:rsidRDefault="009B6B2F">
            <w:r>
              <w:rPr>
                <w:rFonts w:ascii="Arial" w:eastAsia="Arial" w:hAnsi="Arial" w:cs="Arial"/>
              </w:rPr>
              <w:t>CBOs (Resident Associations/Libraries)</w:t>
            </w:r>
          </w:p>
        </w:tc>
        <w:tc>
          <w:tcPr>
            <w:tcW w:w="2564" w:type="dxa"/>
            <w:tcBorders>
              <w:top w:val="single" w:sz="8" w:space="0" w:color="DDDDDD"/>
              <w:left w:val="single" w:sz="8" w:space="0" w:color="DDDDDD"/>
              <w:bottom w:val="single" w:sz="8" w:space="0" w:color="DDDDDD"/>
              <w:right w:val="single" w:sz="8" w:space="0" w:color="DDDDDD"/>
            </w:tcBorders>
          </w:tcPr>
          <w:p w14:paraId="39046F7A" w14:textId="77777777" w:rsidR="00C923D8" w:rsidRDefault="009B6B2F">
            <w:pPr>
              <w:ind w:left="720"/>
              <w:rPr>
                <w:rFonts w:ascii="Arial" w:eastAsia="Arial" w:hAnsi="Arial" w:cs="Arial"/>
              </w:rPr>
            </w:pPr>
            <w:r>
              <w:rPr>
                <w:rFonts w:ascii="Arial" w:eastAsia="Arial" w:hAnsi="Arial" w:cs="Arial"/>
              </w:rPr>
              <w:t>0</w:t>
            </w:r>
          </w:p>
        </w:tc>
      </w:tr>
      <w:tr w:rsidR="00C923D8" w14:paraId="581E4C13" w14:textId="77777777">
        <w:trPr>
          <w:trHeight w:val="540"/>
        </w:trPr>
        <w:tc>
          <w:tcPr>
            <w:tcW w:w="6451" w:type="dxa"/>
            <w:tcBorders>
              <w:top w:val="single" w:sz="8" w:space="0" w:color="DDDDDD"/>
              <w:left w:val="single" w:sz="8" w:space="0" w:color="DDDDDD"/>
              <w:bottom w:val="single" w:sz="8" w:space="0" w:color="DDDDDD"/>
              <w:right w:val="single" w:sz="8" w:space="0" w:color="DDDDDD"/>
            </w:tcBorders>
          </w:tcPr>
          <w:p w14:paraId="6D21F6FD" w14:textId="77777777" w:rsidR="00C923D8" w:rsidRDefault="009B6B2F">
            <w:r>
              <w:rPr>
                <w:rFonts w:ascii="Arial" w:eastAsia="Arial" w:hAnsi="Arial" w:cs="Arial"/>
              </w:rPr>
              <w:t>FBOs</w:t>
            </w:r>
          </w:p>
        </w:tc>
        <w:tc>
          <w:tcPr>
            <w:tcW w:w="2564" w:type="dxa"/>
            <w:tcBorders>
              <w:top w:val="single" w:sz="8" w:space="0" w:color="DDDDDD"/>
              <w:left w:val="single" w:sz="8" w:space="0" w:color="DDDDDD"/>
              <w:bottom w:val="single" w:sz="8" w:space="0" w:color="DDDDDD"/>
              <w:right w:val="single" w:sz="8" w:space="0" w:color="DDDDDD"/>
            </w:tcBorders>
          </w:tcPr>
          <w:p w14:paraId="4B0D4BB5" w14:textId="77777777" w:rsidR="00C923D8" w:rsidRDefault="00C923D8">
            <w:pPr>
              <w:ind w:left="720"/>
              <w:rPr>
                <w:rFonts w:ascii="Arial" w:eastAsia="Arial" w:hAnsi="Arial" w:cs="Arial"/>
              </w:rPr>
            </w:pPr>
          </w:p>
        </w:tc>
      </w:tr>
      <w:tr w:rsidR="00C923D8" w14:paraId="49C48B4A" w14:textId="77777777">
        <w:trPr>
          <w:trHeight w:val="540"/>
        </w:trPr>
        <w:tc>
          <w:tcPr>
            <w:tcW w:w="6451" w:type="dxa"/>
            <w:tcBorders>
              <w:top w:val="single" w:sz="8" w:space="0" w:color="DDDDDD"/>
              <w:left w:val="single" w:sz="8" w:space="0" w:color="DDDDDD"/>
              <w:bottom w:val="single" w:sz="8" w:space="0" w:color="DDDDDD"/>
              <w:right w:val="single" w:sz="8" w:space="0" w:color="DDDDDD"/>
            </w:tcBorders>
          </w:tcPr>
          <w:p w14:paraId="1D594F45" w14:textId="77777777" w:rsidR="00C923D8" w:rsidRDefault="009B6B2F">
            <w:r>
              <w:rPr>
                <w:rFonts w:ascii="Arial" w:eastAsia="Arial" w:hAnsi="Arial" w:cs="Arial"/>
              </w:rPr>
              <w:t>Sports Club</w:t>
            </w:r>
          </w:p>
        </w:tc>
        <w:tc>
          <w:tcPr>
            <w:tcW w:w="2564" w:type="dxa"/>
            <w:tcBorders>
              <w:top w:val="single" w:sz="8" w:space="0" w:color="DDDDDD"/>
              <w:left w:val="single" w:sz="8" w:space="0" w:color="DDDDDD"/>
              <w:bottom w:val="single" w:sz="8" w:space="0" w:color="DDDDDD"/>
              <w:right w:val="single" w:sz="8" w:space="0" w:color="DDDDDD"/>
            </w:tcBorders>
          </w:tcPr>
          <w:p w14:paraId="0642BFCB" w14:textId="77777777" w:rsidR="00C923D8" w:rsidRDefault="009B6B2F">
            <w:pPr>
              <w:ind w:left="720"/>
              <w:rPr>
                <w:rFonts w:ascii="Arial" w:eastAsia="Arial" w:hAnsi="Arial" w:cs="Arial"/>
              </w:rPr>
            </w:pPr>
            <w:r>
              <w:rPr>
                <w:rFonts w:ascii="Arial" w:eastAsia="Arial" w:hAnsi="Arial" w:cs="Arial"/>
              </w:rPr>
              <w:t>3</w:t>
            </w:r>
          </w:p>
        </w:tc>
      </w:tr>
      <w:tr w:rsidR="00C923D8" w14:paraId="5CCD373F" w14:textId="77777777">
        <w:trPr>
          <w:trHeight w:val="540"/>
        </w:trPr>
        <w:tc>
          <w:tcPr>
            <w:tcW w:w="6451" w:type="dxa"/>
            <w:tcBorders>
              <w:top w:val="single" w:sz="8" w:space="0" w:color="DDDDDD"/>
              <w:left w:val="single" w:sz="8" w:space="0" w:color="DDDDDD"/>
              <w:bottom w:val="single" w:sz="8" w:space="0" w:color="DDDDDD"/>
              <w:right w:val="single" w:sz="8" w:space="0" w:color="DDDDDD"/>
            </w:tcBorders>
          </w:tcPr>
          <w:p w14:paraId="142066BC" w14:textId="77777777" w:rsidR="00C923D8" w:rsidRDefault="009B6B2F">
            <w:r>
              <w:rPr>
                <w:rFonts w:ascii="Arial" w:eastAsia="Arial" w:hAnsi="Arial" w:cs="Arial"/>
              </w:rPr>
              <w:t>Kudumbashree SHGs</w:t>
            </w:r>
          </w:p>
        </w:tc>
        <w:tc>
          <w:tcPr>
            <w:tcW w:w="2564" w:type="dxa"/>
            <w:tcBorders>
              <w:top w:val="single" w:sz="8" w:space="0" w:color="DDDDDD"/>
              <w:left w:val="single" w:sz="8" w:space="0" w:color="DDDDDD"/>
              <w:bottom w:val="single" w:sz="8" w:space="0" w:color="DDDDDD"/>
              <w:right w:val="single" w:sz="8" w:space="0" w:color="DDDDDD"/>
            </w:tcBorders>
          </w:tcPr>
          <w:p w14:paraId="3A11ED66" w14:textId="77777777" w:rsidR="00C923D8" w:rsidRDefault="009B6B2F">
            <w:pPr>
              <w:ind w:left="720"/>
              <w:rPr>
                <w:rFonts w:ascii="Arial" w:eastAsia="Arial" w:hAnsi="Arial" w:cs="Arial"/>
              </w:rPr>
            </w:pPr>
            <w:r>
              <w:rPr>
                <w:rFonts w:ascii="Arial" w:eastAsia="Arial" w:hAnsi="Arial" w:cs="Arial"/>
              </w:rPr>
              <w:t>26</w:t>
            </w:r>
          </w:p>
        </w:tc>
      </w:tr>
      <w:tr w:rsidR="00C923D8" w14:paraId="4A3DE280" w14:textId="77777777">
        <w:trPr>
          <w:trHeight w:val="540"/>
        </w:trPr>
        <w:tc>
          <w:tcPr>
            <w:tcW w:w="6451" w:type="dxa"/>
            <w:tcBorders>
              <w:top w:val="single" w:sz="8" w:space="0" w:color="DDDDDD"/>
              <w:left w:val="single" w:sz="8" w:space="0" w:color="DDDDDD"/>
              <w:bottom w:val="single" w:sz="8" w:space="0" w:color="DDDDDD"/>
              <w:right w:val="single" w:sz="8" w:space="0" w:color="DDDDDD"/>
            </w:tcBorders>
          </w:tcPr>
          <w:p w14:paraId="47CD59E2" w14:textId="77777777" w:rsidR="00C923D8" w:rsidRDefault="009B6B2F">
            <w:r>
              <w:rPr>
                <w:rFonts w:ascii="Arial" w:eastAsia="Arial" w:hAnsi="Arial" w:cs="Arial"/>
              </w:rPr>
              <w:t>Ayalkootams</w:t>
            </w:r>
          </w:p>
        </w:tc>
        <w:tc>
          <w:tcPr>
            <w:tcW w:w="2564" w:type="dxa"/>
            <w:tcBorders>
              <w:top w:val="single" w:sz="8" w:space="0" w:color="DDDDDD"/>
              <w:left w:val="single" w:sz="8" w:space="0" w:color="DDDDDD"/>
              <w:bottom w:val="single" w:sz="8" w:space="0" w:color="DDDDDD"/>
              <w:right w:val="single" w:sz="8" w:space="0" w:color="DDDDDD"/>
            </w:tcBorders>
          </w:tcPr>
          <w:p w14:paraId="2BFDFF74" w14:textId="77777777" w:rsidR="00C923D8" w:rsidRDefault="009B6B2F">
            <w:pPr>
              <w:ind w:left="720"/>
              <w:rPr>
                <w:rFonts w:ascii="Arial" w:eastAsia="Arial" w:hAnsi="Arial" w:cs="Arial"/>
              </w:rPr>
            </w:pPr>
            <w:r>
              <w:rPr>
                <w:rFonts w:ascii="Arial" w:eastAsia="Arial" w:hAnsi="Arial" w:cs="Arial"/>
              </w:rPr>
              <w:t>12</w:t>
            </w:r>
          </w:p>
        </w:tc>
      </w:tr>
    </w:tbl>
    <w:p w14:paraId="43272EC7" w14:textId="77777777" w:rsidR="00C923D8" w:rsidRDefault="009B6B2F">
      <w:r>
        <w:rPr>
          <w:color w:val="FF0000"/>
        </w:rPr>
        <w:t>*</w:t>
      </w:r>
      <w:r>
        <w:t>refer annexure 1 for contact details</w:t>
      </w:r>
      <w:r>
        <w:tab/>
      </w:r>
    </w:p>
    <w:p w14:paraId="513A5FCF" w14:textId="77777777" w:rsidR="00C923D8" w:rsidRDefault="009B6B2F">
      <w:pPr>
        <w:pStyle w:val="Heading2"/>
        <w:numPr>
          <w:ilvl w:val="1"/>
          <w:numId w:val="1"/>
        </w:numPr>
        <w:tabs>
          <w:tab w:val="left" w:pos="0"/>
        </w:tabs>
      </w:pPr>
      <w:bookmarkStart w:id="23" w:name="_l38xroc0jvnb" w:colFirst="0" w:colLast="0"/>
      <w:bookmarkEnd w:id="23"/>
      <w:r>
        <w:t>Administrative &amp; Emergency Services</w:t>
      </w:r>
    </w:p>
    <w:p w14:paraId="477A6808" w14:textId="77777777" w:rsidR="00C923D8" w:rsidRDefault="009B6B2F">
      <w:r>
        <w:t>This section outlines the availability of key non-health emergency support services and infrastructure within the LSGI, which are essential for effective pandemic preparedness and response. These facilities support law enforcement, disaster response, water supply, logistics, mobility, and community-level interventions during public health emergencies.</w:t>
      </w:r>
    </w:p>
    <w:p w14:paraId="3DF5E0F6" w14:textId="77777777" w:rsidR="00C923D8" w:rsidRDefault="00C923D8"/>
    <w:tbl>
      <w:tblPr>
        <w:tblStyle w:val="af1"/>
        <w:tblW w:w="9226"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3540"/>
        <w:gridCol w:w="2835"/>
        <w:gridCol w:w="2851"/>
      </w:tblGrid>
      <w:tr w:rsidR="00C923D8" w14:paraId="3668F8C7" w14:textId="77777777">
        <w:trPr>
          <w:trHeight w:val="540"/>
        </w:trPr>
        <w:tc>
          <w:tcPr>
            <w:tcW w:w="3540" w:type="dxa"/>
            <w:tcBorders>
              <w:top w:val="single" w:sz="8" w:space="0" w:color="DDDDDD"/>
              <w:left w:val="single" w:sz="8" w:space="0" w:color="DDDDDD"/>
              <w:bottom w:val="single" w:sz="8" w:space="0" w:color="DDDDDD"/>
              <w:right w:val="single" w:sz="8" w:space="0" w:color="DDDDDD"/>
            </w:tcBorders>
            <w:shd w:val="clear" w:color="auto" w:fill="F2F2F2"/>
          </w:tcPr>
          <w:p w14:paraId="1CC3FFFB" w14:textId="77777777" w:rsidR="00C923D8" w:rsidRDefault="009B6B2F">
            <w:pPr>
              <w:spacing w:line="240" w:lineRule="auto"/>
            </w:pPr>
            <w:r>
              <w:t>Category</w:t>
            </w:r>
          </w:p>
        </w:tc>
        <w:tc>
          <w:tcPr>
            <w:tcW w:w="2835" w:type="dxa"/>
            <w:tcBorders>
              <w:top w:val="single" w:sz="8" w:space="0" w:color="DDDDDD"/>
              <w:left w:val="single" w:sz="8" w:space="0" w:color="DDDDDD"/>
              <w:bottom w:val="single" w:sz="8" w:space="0" w:color="DDDDDD"/>
              <w:right w:val="single" w:sz="8" w:space="0" w:color="DDDDDD"/>
            </w:tcBorders>
            <w:shd w:val="clear" w:color="auto" w:fill="F2F2F2"/>
          </w:tcPr>
          <w:p w14:paraId="26400605" w14:textId="77777777" w:rsidR="00C923D8" w:rsidRDefault="009B6B2F">
            <w:pPr>
              <w:spacing w:line="240" w:lineRule="auto"/>
            </w:pPr>
            <w:r>
              <w:t>Total Count</w:t>
            </w:r>
          </w:p>
        </w:tc>
        <w:tc>
          <w:tcPr>
            <w:tcW w:w="2851" w:type="dxa"/>
            <w:tcBorders>
              <w:top w:val="single" w:sz="8" w:space="0" w:color="DDDDDD"/>
              <w:left w:val="single" w:sz="8" w:space="0" w:color="DDDDDD"/>
              <w:bottom w:val="single" w:sz="8" w:space="0" w:color="DDDDDD"/>
              <w:right w:val="single" w:sz="8" w:space="0" w:color="DDDDDD"/>
            </w:tcBorders>
            <w:shd w:val="clear" w:color="auto" w:fill="F2F2F2"/>
          </w:tcPr>
          <w:p w14:paraId="0133AC63" w14:textId="77777777" w:rsidR="00C923D8" w:rsidRDefault="009B6B2F">
            <w:pPr>
              <w:spacing w:line="240" w:lineRule="auto"/>
            </w:pPr>
            <w:r>
              <w:t>Location</w:t>
            </w:r>
          </w:p>
        </w:tc>
      </w:tr>
      <w:tr w:rsidR="00C923D8" w14:paraId="53CC32BC" w14:textId="77777777">
        <w:trPr>
          <w:trHeight w:val="540"/>
        </w:trPr>
        <w:tc>
          <w:tcPr>
            <w:tcW w:w="3540" w:type="dxa"/>
            <w:tcBorders>
              <w:top w:val="single" w:sz="8" w:space="0" w:color="DDDDDD"/>
              <w:left w:val="single" w:sz="8" w:space="0" w:color="DDDDDD"/>
              <w:bottom w:val="single" w:sz="8" w:space="0" w:color="DDDDDD"/>
              <w:right w:val="single" w:sz="8" w:space="0" w:color="DDDDDD"/>
            </w:tcBorders>
          </w:tcPr>
          <w:p w14:paraId="741CC794" w14:textId="77777777" w:rsidR="00C923D8" w:rsidRDefault="009B6B2F">
            <w:pPr>
              <w:spacing w:line="240" w:lineRule="auto"/>
            </w:pPr>
            <w:r>
              <w:t>Police Stations</w:t>
            </w:r>
          </w:p>
        </w:tc>
        <w:tc>
          <w:tcPr>
            <w:tcW w:w="2835" w:type="dxa"/>
            <w:tcBorders>
              <w:top w:val="single" w:sz="8" w:space="0" w:color="DDDDDD"/>
              <w:left w:val="single" w:sz="8" w:space="0" w:color="DDDDDD"/>
              <w:bottom w:val="single" w:sz="8" w:space="0" w:color="DDDDDD"/>
              <w:right w:val="single" w:sz="8" w:space="0" w:color="DDDDDD"/>
            </w:tcBorders>
          </w:tcPr>
          <w:p w14:paraId="0F21638B" w14:textId="77777777" w:rsidR="00C923D8" w:rsidRDefault="009B6B2F">
            <w:pPr>
              <w:spacing w:line="240" w:lineRule="auto"/>
              <w:ind w:left="720"/>
              <w:jc w:val="left"/>
            </w:pPr>
            <w:r>
              <w:t xml:space="preserve">  1</w:t>
            </w:r>
          </w:p>
        </w:tc>
        <w:tc>
          <w:tcPr>
            <w:tcW w:w="2851" w:type="dxa"/>
            <w:tcBorders>
              <w:top w:val="single" w:sz="8" w:space="0" w:color="DDDDDD"/>
              <w:left w:val="single" w:sz="8" w:space="0" w:color="DDDDDD"/>
              <w:bottom w:val="single" w:sz="8" w:space="0" w:color="DDDDDD"/>
              <w:right w:val="single" w:sz="8" w:space="0" w:color="DDDDDD"/>
            </w:tcBorders>
          </w:tcPr>
          <w:p w14:paraId="0EF478D5" w14:textId="77777777" w:rsidR="00C923D8" w:rsidRDefault="009B6B2F">
            <w:pPr>
              <w:spacing w:line="240" w:lineRule="auto"/>
            </w:pPr>
            <w:r>
              <w:t>Kayamkulam</w:t>
            </w:r>
          </w:p>
        </w:tc>
      </w:tr>
      <w:tr w:rsidR="00C923D8" w14:paraId="1870EF33" w14:textId="77777777">
        <w:trPr>
          <w:trHeight w:val="540"/>
        </w:trPr>
        <w:tc>
          <w:tcPr>
            <w:tcW w:w="3540" w:type="dxa"/>
            <w:tcBorders>
              <w:top w:val="single" w:sz="8" w:space="0" w:color="DDDDDD"/>
              <w:left w:val="single" w:sz="8" w:space="0" w:color="DDDDDD"/>
              <w:bottom w:val="single" w:sz="8" w:space="0" w:color="DDDDDD"/>
              <w:right w:val="single" w:sz="8" w:space="0" w:color="DDDDDD"/>
            </w:tcBorders>
          </w:tcPr>
          <w:p w14:paraId="5BC32858" w14:textId="77777777" w:rsidR="00C923D8" w:rsidRDefault="009B6B2F">
            <w:pPr>
              <w:spacing w:line="240" w:lineRule="auto"/>
            </w:pPr>
            <w:r>
              <w:t>Fire &amp; Rescue Stations</w:t>
            </w:r>
          </w:p>
        </w:tc>
        <w:tc>
          <w:tcPr>
            <w:tcW w:w="2835" w:type="dxa"/>
            <w:tcBorders>
              <w:top w:val="single" w:sz="8" w:space="0" w:color="DDDDDD"/>
              <w:left w:val="single" w:sz="8" w:space="0" w:color="DDDDDD"/>
              <w:bottom w:val="single" w:sz="8" w:space="0" w:color="DDDDDD"/>
              <w:right w:val="single" w:sz="8" w:space="0" w:color="DDDDDD"/>
            </w:tcBorders>
          </w:tcPr>
          <w:p w14:paraId="68EF8DD6" w14:textId="77777777" w:rsidR="00C923D8" w:rsidRDefault="009B6B2F">
            <w:pPr>
              <w:spacing w:line="240" w:lineRule="auto"/>
              <w:ind w:left="720"/>
              <w:jc w:val="left"/>
            </w:pPr>
            <w:r>
              <w:t xml:space="preserve">  1</w:t>
            </w:r>
          </w:p>
        </w:tc>
        <w:tc>
          <w:tcPr>
            <w:tcW w:w="2851" w:type="dxa"/>
            <w:tcBorders>
              <w:top w:val="single" w:sz="8" w:space="0" w:color="DDDDDD"/>
              <w:left w:val="single" w:sz="8" w:space="0" w:color="DDDDDD"/>
              <w:bottom w:val="single" w:sz="8" w:space="0" w:color="DDDDDD"/>
              <w:right w:val="single" w:sz="8" w:space="0" w:color="DDDDDD"/>
            </w:tcBorders>
          </w:tcPr>
          <w:p w14:paraId="49212ABA" w14:textId="77777777" w:rsidR="00C923D8" w:rsidRDefault="009B6B2F">
            <w:pPr>
              <w:spacing w:line="240" w:lineRule="auto"/>
            </w:pPr>
            <w:r>
              <w:t>Kayamkulam</w:t>
            </w:r>
          </w:p>
        </w:tc>
      </w:tr>
      <w:tr w:rsidR="00C923D8" w14:paraId="4AEFAD46" w14:textId="77777777">
        <w:trPr>
          <w:trHeight w:val="540"/>
        </w:trPr>
        <w:tc>
          <w:tcPr>
            <w:tcW w:w="3540" w:type="dxa"/>
            <w:tcBorders>
              <w:top w:val="single" w:sz="8" w:space="0" w:color="DDDDDD"/>
              <w:left w:val="single" w:sz="8" w:space="0" w:color="DDDDDD"/>
              <w:bottom w:val="single" w:sz="8" w:space="0" w:color="DDDDDD"/>
              <w:right w:val="single" w:sz="8" w:space="0" w:color="DDDDDD"/>
            </w:tcBorders>
          </w:tcPr>
          <w:p w14:paraId="3F9531E6" w14:textId="77777777" w:rsidR="00C923D8" w:rsidRDefault="009B6B2F">
            <w:pPr>
              <w:spacing w:line="240" w:lineRule="auto"/>
            </w:pPr>
            <w:r>
              <w:t>Water Pumping Points</w:t>
            </w:r>
          </w:p>
        </w:tc>
        <w:tc>
          <w:tcPr>
            <w:tcW w:w="2835" w:type="dxa"/>
            <w:tcBorders>
              <w:top w:val="single" w:sz="8" w:space="0" w:color="DDDDDD"/>
              <w:left w:val="single" w:sz="8" w:space="0" w:color="DDDDDD"/>
              <w:bottom w:val="single" w:sz="8" w:space="0" w:color="DDDDDD"/>
              <w:right w:val="single" w:sz="8" w:space="0" w:color="DDDDDD"/>
            </w:tcBorders>
          </w:tcPr>
          <w:p w14:paraId="59A80B23" w14:textId="77777777" w:rsidR="00C923D8" w:rsidRDefault="009B6B2F">
            <w:pPr>
              <w:spacing w:line="240" w:lineRule="auto"/>
              <w:ind w:left="720"/>
            </w:pPr>
            <w:r>
              <w:t>12</w:t>
            </w:r>
          </w:p>
        </w:tc>
        <w:tc>
          <w:tcPr>
            <w:tcW w:w="2851" w:type="dxa"/>
            <w:tcBorders>
              <w:top w:val="single" w:sz="8" w:space="0" w:color="DDDDDD"/>
              <w:left w:val="single" w:sz="8" w:space="0" w:color="DDDDDD"/>
              <w:bottom w:val="single" w:sz="8" w:space="0" w:color="DDDDDD"/>
              <w:right w:val="single" w:sz="8" w:space="0" w:color="DDDDDD"/>
            </w:tcBorders>
          </w:tcPr>
          <w:p w14:paraId="1EC01B9A" w14:textId="77777777" w:rsidR="00C923D8" w:rsidRDefault="009B6B2F">
            <w:pPr>
              <w:spacing w:line="240" w:lineRule="auto"/>
            </w:pPr>
            <w:r>
              <w:t>Different Wards of Devikulangra</w:t>
            </w:r>
          </w:p>
        </w:tc>
      </w:tr>
      <w:tr w:rsidR="00C923D8" w14:paraId="3C94286A" w14:textId="77777777">
        <w:trPr>
          <w:trHeight w:val="540"/>
        </w:trPr>
        <w:tc>
          <w:tcPr>
            <w:tcW w:w="3540" w:type="dxa"/>
            <w:tcBorders>
              <w:top w:val="single" w:sz="8" w:space="0" w:color="DDDDDD"/>
              <w:left w:val="single" w:sz="8" w:space="0" w:color="DDDDDD"/>
              <w:bottom w:val="single" w:sz="8" w:space="0" w:color="DDDDDD"/>
              <w:right w:val="single" w:sz="8" w:space="0" w:color="DDDDDD"/>
            </w:tcBorders>
          </w:tcPr>
          <w:p w14:paraId="67D73776" w14:textId="77777777" w:rsidR="00C923D8" w:rsidRDefault="009B6B2F">
            <w:pPr>
              <w:spacing w:line="240" w:lineRule="auto"/>
            </w:pPr>
            <w:r>
              <w:lastRenderedPageBreak/>
              <w:t>Public Distribution System (PDS)</w:t>
            </w:r>
          </w:p>
        </w:tc>
        <w:tc>
          <w:tcPr>
            <w:tcW w:w="2835" w:type="dxa"/>
            <w:tcBorders>
              <w:top w:val="single" w:sz="8" w:space="0" w:color="DDDDDD"/>
              <w:left w:val="single" w:sz="8" w:space="0" w:color="DDDDDD"/>
              <w:bottom w:val="single" w:sz="8" w:space="0" w:color="DDDDDD"/>
              <w:right w:val="single" w:sz="8" w:space="0" w:color="DDDDDD"/>
            </w:tcBorders>
          </w:tcPr>
          <w:p w14:paraId="46778C53" w14:textId="77777777" w:rsidR="00C923D8" w:rsidRDefault="009B6B2F">
            <w:pPr>
              <w:spacing w:line="240" w:lineRule="auto"/>
              <w:ind w:left="720"/>
            </w:pPr>
            <w:r>
              <w:t xml:space="preserve"> 2</w:t>
            </w:r>
          </w:p>
        </w:tc>
        <w:tc>
          <w:tcPr>
            <w:tcW w:w="2851" w:type="dxa"/>
            <w:tcBorders>
              <w:top w:val="single" w:sz="8" w:space="0" w:color="DDDDDD"/>
              <w:left w:val="single" w:sz="8" w:space="0" w:color="DDDDDD"/>
              <w:bottom w:val="single" w:sz="8" w:space="0" w:color="DDDDDD"/>
              <w:right w:val="single" w:sz="8" w:space="0" w:color="DDDDDD"/>
            </w:tcBorders>
          </w:tcPr>
          <w:p w14:paraId="734F198D" w14:textId="77777777" w:rsidR="00C923D8" w:rsidRDefault="009B6B2F">
            <w:pPr>
              <w:spacing w:line="240" w:lineRule="auto"/>
            </w:pPr>
            <w:r>
              <w:t xml:space="preserve">Devikulanagra </w:t>
            </w:r>
          </w:p>
        </w:tc>
      </w:tr>
    </w:tbl>
    <w:p w14:paraId="1ADF3D75" w14:textId="77777777" w:rsidR="00C923D8" w:rsidRDefault="009B6B2F">
      <w:r>
        <w:rPr>
          <w:color w:val="FF0000"/>
        </w:rPr>
        <w:t>*</w:t>
      </w:r>
      <w:r>
        <w:t>refer annexure 1 for contact details</w:t>
      </w:r>
    </w:p>
    <w:p w14:paraId="5EAFDDCF" w14:textId="77777777" w:rsidR="00C923D8" w:rsidRDefault="00C923D8">
      <w:pPr>
        <w:rPr>
          <w:color w:val="980000"/>
        </w:rPr>
      </w:pPr>
    </w:p>
    <w:p w14:paraId="1BDD46B0" w14:textId="77777777" w:rsidR="00C923D8" w:rsidRDefault="00C923D8">
      <w:pPr>
        <w:rPr>
          <w:color w:val="980000"/>
        </w:rPr>
      </w:pPr>
    </w:p>
    <w:p w14:paraId="12ED8FE1" w14:textId="77777777" w:rsidR="00C923D8" w:rsidRDefault="00C923D8"/>
    <w:p w14:paraId="3EB55838" w14:textId="77777777" w:rsidR="00C923D8" w:rsidRDefault="00C923D8">
      <w:pPr>
        <w:pStyle w:val="Heading2"/>
        <w:numPr>
          <w:ilvl w:val="1"/>
          <w:numId w:val="1"/>
        </w:numPr>
        <w:tabs>
          <w:tab w:val="left" w:pos="0"/>
        </w:tabs>
      </w:pPr>
      <w:bookmarkStart w:id="24" w:name="_l8yqgftwxwyf" w:colFirst="0" w:colLast="0"/>
      <w:bookmarkEnd w:id="24"/>
    </w:p>
    <w:p w14:paraId="4E063FFF" w14:textId="77777777" w:rsidR="00C923D8" w:rsidRDefault="00C923D8">
      <w:pPr>
        <w:pStyle w:val="Heading2"/>
        <w:numPr>
          <w:ilvl w:val="1"/>
          <w:numId w:val="1"/>
        </w:numPr>
        <w:tabs>
          <w:tab w:val="left" w:pos="0"/>
        </w:tabs>
      </w:pPr>
      <w:bookmarkStart w:id="25" w:name="_4le5pw4sv62p" w:colFirst="0" w:colLast="0"/>
      <w:bookmarkEnd w:id="25"/>
    </w:p>
    <w:p w14:paraId="60D209CD" w14:textId="77777777" w:rsidR="00C923D8" w:rsidRDefault="00C923D8">
      <w:pPr>
        <w:pStyle w:val="Heading2"/>
        <w:numPr>
          <w:ilvl w:val="1"/>
          <w:numId w:val="1"/>
        </w:numPr>
        <w:tabs>
          <w:tab w:val="left" w:pos="0"/>
        </w:tabs>
      </w:pPr>
      <w:bookmarkStart w:id="26" w:name="_iyyt7yp25m54" w:colFirst="0" w:colLast="0"/>
      <w:bookmarkEnd w:id="26"/>
    </w:p>
    <w:p w14:paraId="74CEFA73" w14:textId="77777777" w:rsidR="00C923D8" w:rsidRDefault="00C923D8">
      <w:pPr>
        <w:pStyle w:val="Heading2"/>
        <w:numPr>
          <w:ilvl w:val="1"/>
          <w:numId w:val="1"/>
        </w:numPr>
        <w:tabs>
          <w:tab w:val="left" w:pos="0"/>
        </w:tabs>
      </w:pPr>
      <w:bookmarkStart w:id="27" w:name="_8kfhai1294cg" w:colFirst="0" w:colLast="0"/>
      <w:bookmarkEnd w:id="27"/>
    </w:p>
    <w:p w14:paraId="436B0D15" w14:textId="77777777" w:rsidR="00C923D8" w:rsidRDefault="00C923D8">
      <w:pPr>
        <w:pStyle w:val="Heading2"/>
        <w:numPr>
          <w:ilvl w:val="1"/>
          <w:numId w:val="1"/>
        </w:numPr>
        <w:tabs>
          <w:tab w:val="left" w:pos="0"/>
        </w:tabs>
      </w:pPr>
      <w:bookmarkStart w:id="28" w:name="_trdq96z0xgw4" w:colFirst="0" w:colLast="0"/>
      <w:bookmarkEnd w:id="28"/>
    </w:p>
    <w:p w14:paraId="7CE1A97B" w14:textId="77777777" w:rsidR="00C923D8" w:rsidRDefault="00C923D8">
      <w:pPr>
        <w:pStyle w:val="Heading2"/>
        <w:numPr>
          <w:ilvl w:val="1"/>
          <w:numId w:val="1"/>
        </w:numPr>
        <w:tabs>
          <w:tab w:val="left" w:pos="0"/>
        </w:tabs>
      </w:pPr>
      <w:bookmarkStart w:id="29" w:name="_nodgi7xviohy" w:colFirst="0" w:colLast="0"/>
      <w:bookmarkEnd w:id="29"/>
    </w:p>
    <w:p w14:paraId="782FBF21" w14:textId="77777777" w:rsidR="00C923D8" w:rsidRDefault="00C923D8">
      <w:pPr>
        <w:pStyle w:val="Heading2"/>
        <w:numPr>
          <w:ilvl w:val="1"/>
          <w:numId w:val="1"/>
        </w:numPr>
        <w:tabs>
          <w:tab w:val="left" w:pos="0"/>
        </w:tabs>
      </w:pPr>
      <w:bookmarkStart w:id="30" w:name="_u3x4e8nti2sk" w:colFirst="0" w:colLast="0"/>
      <w:bookmarkEnd w:id="30"/>
    </w:p>
    <w:p w14:paraId="5AC4411C" w14:textId="77777777" w:rsidR="00C923D8" w:rsidRDefault="00C923D8">
      <w:pPr>
        <w:pStyle w:val="Heading2"/>
        <w:numPr>
          <w:ilvl w:val="1"/>
          <w:numId w:val="1"/>
        </w:numPr>
        <w:tabs>
          <w:tab w:val="left" w:pos="0"/>
        </w:tabs>
      </w:pPr>
      <w:bookmarkStart w:id="31" w:name="_bdtpa946gedt" w:colFirst="0" w:colLast="0"/>
      <w:bookmarkEnd w:id="31"/>
    </w:p>
    <w:p w14:paraId="3602AD35" w14:textId="77777777" w:rsidR="00C923D8" w:rsidRDefault="00C923D8">
      <w:pPr>
        <w:pStyle w:val="Heading2"/>
        <w:numPr>
          <w:ilvl w:val="1"/>
          <w:numId w:val="1"/>
        </w:numPr>
        <w:tabs>
          <w:tab w:val="left" w:pos="0"/>
        </w:tabs>
      </w:pPr>
      <w:bookmarkStart w:id="32" w:name="_y22w22z9q50t" w:colFirst="0" w:colLast="0"/>
      <w:bookmarkEnd w:id="32"/>
    </w:p>
    <w:p w14:paraId="1FBBA286" w14:textId="77777777" w:rsidR="00C923D8" w:rsidRDefault="00C923D8">
      <w:pPr>
        <w:pStyle w:val="Heading2"/>
        <w:numPr>
          <w:ilvl w:val="1"/>
          <w:numId w:val="1"/>
        </w:numPr>
        <w:tabs>
          <w:tab w:val="left" w:pos="0"/>
        </w:tabs>
      </w:pPr>
      <w:bookmarkStart w:id="33" w:name="_4rz2et65i78" w:colFirst="0" w:colLast="0"/>
      <w:bookmarkEnd w:id="33"/>
    </w:p>
    <w:p w14:paraId="7C56A11A" w14:textId="77777777" w:rsidR="00C923D8" w:rsidRDefault="00C923D8">
      <w:pPr>
        <w:pStyle w:val="Heading2"/>
        <w:numPr>
          <w:ilvl w:val="1"/>
          <w:numId w:val="1"/>
        </w:numPr>
        <w:tabs>
          <w:tab w:val="left" w:pos="0"/>
        </w:tabs>
      </w:pPr>
      <w:bookmarkStart w:id="34" w:name="_ikgym3z4x57x" w:colFirst="0" w:colLast="0"/>
      <w:bookmarkEnd w:id="34"/>
    </w:p>
    <w:p w14:paraId="226F6C04" w14:textId="77777777" w:rsidR="00C923D8" w:rsidRDefault="009B6B2F">
      <w:pPr>
        <w:pStyle w:val="Heading2"/>
        <w:numPr>
          <w:ilvl w:val="1"/>
          <w:numId w:val="1"/>
        </w:numPr>
        <w:tabs>
          <w:tab w:val="left" w:pos="0"/>
        </w:tabs>
      </w:pPr>
      <w:bookmarkStart w:id="35" w:name="_tlsh45enlxvt" w:colFirst="0" w:colLast="0"/>
      <w:bookmarkEnd w:id="35"/>
      <w:r>
        <w:br w:type="page"/>
      </w:r>
    </w:p>
    <w:p w14:paraId="278F9BD0" w14:textId="77777777" w:rsidR="00C923D8" w:rsidRDefault="009B6B2F">
      <w:pPr>
        <w:pStyle w:val="Heading2"/>
        <w:numPr>
          <w:ilvl w:val="1"/>
          <w:numId w:val="1"/>
        </w:numPr>
        <w:tabs>
          <w:tab w:val="left" w:pos="0"/>
        </w:tabs>
      </w:pPr>
      <w:bookmarkStart w:id="36" w:name="_dxuyovulk73q" w:colFirst="0" w:colLast="0"/>
      <w:bookmarkEnd w:id="36"/>
      <w:r>
        <w:lastRenderedPageBreak/>
        <w:t>Information regarding resources</w:t>
      </w:r>
    </w:p>
    <w:p w14:paraId="4B59438B" w14:textId="77777777" w:rsidR="00C923D8" w:rsidRDefault="00C923D8"/>
    <w:p w14:paraId="3A810230" w14:textId="77777777" w:rsidR="00C923D8" w:rsidRDefault="009B6B2F">
      <w:r>
        <w:t>The availability of essential transport and support resources plays a quiet but critical role in saving lives. Equipment such as ambulances, mobile mortuaries, amphibian ambulances, and motorized boats ensures that patients, samples, and healthcare teams can move swiftly—even in flooded, remote, or difficult terrains. Heavy vehicles like JCBs, cranes, tractors, and torus lorries support logistics, waste management, emergency infrastructure, and rapid conversion of spaces into care or isolation facilities. Taxis, four-wheel-drive vehicles, and trucks help maintain continuity of essential services, reach vulnerable populations, and support home-based care and supply delivery.</w:t>
      </w:r>
    </w:p>
    <w:p w14:paraId="023DCB5A" w14:textId="77777777" w:rsidR="00C923D8" w:rsidRDefault="00C923D8"/>
    <w:p w14:paraId="17AEDBFE" w14:textId="77777777" w:rsidR="00C923D8" w:rsidRDefault="00C923D8"/>
    <w:tbl>
      <w:tblPr>
        <w:tblStyle w:val="af2"/>
        <w:tblW w:w="9150" w:type="dxa"/>
        <w:tblInd w:w="-90"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000" w:firstRow="0" w:lastRow="0" w:firstColumn="0" w:lastColumn="0" w:noHBand="0" w:noVBand="0"/>
      </w:tblPr>
      <w:tblGrid>
        <w:gridCol w:w="5986"/>
        <w:gridCol w:w="3164"/>
      </w:tblGrid>
      <w:tr w:rsidR="00C923D8" w14:paraId="5FD88BD9" w14:textId="77777777">
        <w:tc>
          <w:tcPr>
            <w:tcW w:w="5986" w:type="dxa"/>
            <w:tcBorders>
              <w:top w:val="single" w:sz="8" w:space="0" w:color="BFBFBF"/>
              <w:left w:val="single" w:sz="8" w:space="0" w:color="BFBFBF"/>
              <w:bottom w:val="single" w:sz="8" w:space="0" w:color="BFBFBF"/>
              <w:right w:val="single" w:sz="8" w:space="0" w:color="BFBFBF"/>
            </w:tcBorders>
            <w:shd w:val="clear" w:color="auto" w:fill="DDDDDD"/>
          </w:tcPr>
          <w:p w14:paraId="2A3A5DC5" w14:textId="77777777" w:rsidR="00C923D8" w:rsidRDefault="009B6B2F">
            <w:pPr>
              <w:spacing w:line="240" w:lineRule="auto"/>
              <w:jc w:val="left"/>
            </w:pPr>
            <w:r>
              <w:t>Means of transportation</w:t>
            </w:r>
          </w:p>
        </w:tc>
        <w:tc>
          <w:tcPr>
            <w:tcW w:w="3164" w:type="dxa"/>
            <w:tcBorders>
              <w:top w:val="single" w:sz="8" w:space="0" w:color="BFBFBF"/>
              <w:left w:val="single" w:sz="8" w:space="0" w:color="BFBFBF"/>
              <w:bottom w:val="single" w:sz="8" w:space="0" w:color="BFBFBF"/>
              <w:right w:val="single" w:sz="8" w:space="0" w:color="BFBFBF"/>
            </w:tcBorders>
            <w:shd w:val="clear" w:color="auto" w:fill="DDDDDD"/>
          </w:tcPr>
          <w:p w14:paraId="1C2C056B" w14:textId="77777777" w:rsidR="00C923D8" w:rsidRDefault="009B6B2F">
            <w:pPr>
              <w:spacing w:line="240" w:lineRule="auto"/>
              <w:jc w:val="left"/>
            </w:pPr>
            <w:r>
              <w:t>Total Count</w:t>
            </w:r>
          </w:p>
        </w:tc>
      </w:tr>
      <w:tr w:rsidR="00C923D8" w14:paraId="4E3A4248" w14:textId="77777777">
        <w:tc>
          <w:tcPr>
            <w:tcW w:w="5986" w:type="dxa"/>
            <w:tcBorders>
              <w:top w:val="single" w:sz="8" w:space="0" w:color="BFBFBF"/>
              <w:left w:val="single" w:sz="8" w:space="0" w:color="BFBFBF"/>
              <w:bottom w:val="single" w:sz="8" w:space="0" w:color="BFBFBF"/>
              <w:right w:val="single" w:sz="8" w:space="0" w:color="BFBFBF"/>
            </w:tcBorders>
          </w:tcPr>
          <w:p w14:paraId="1179E398" w14:textId="77777777" w:rsidR="00C923D8" w:rsidRDefault="009B6B2F">
            <w:pPr>
              <w:spacing w:line="240" w:lineRule="auto"/>
              <w:jc w:val="left"/>
            </w:pPr>
            <w:r>
              <w:t>JCB</w:t>
            </w:r>
          </w:p>
        </w:tc>
        <w:tc>
          <w:tcPr>
            <w:tcW w:w="3164" w:type="dxa"/>
            <w:tcBorders>
              <w:top w:val="single" w:sz="8" w:space="0" w:color="BFBFBF"/>
              <w:left w:val="single" w:sz="8" w:space="0" w:color="BFBFBF"/>
              <w:bottom w:val="single" w:sz="8" w:space="0" w:color="BFBFBF"/>
              <w:right w:val="single" w:sz="8" w:space="0" w:color="BFBFBF"/>
            </w:tcBorders>
          </w:tcPr>
          <w:p w14:paraId="0C1CF6F1" w14:textId="77777777" w:rsidR="00C923D8" w:rsidRDefault="009B6B2F">
            <w:pPr>
              <w:spacing w:line="240" w:lineRule="auto"/>
              <w:ind w:left="720"/>
              <w:jc w:val="left"/>
            </w:pPr>
            <w:r>
              <w:t>2</w:t>
            </w:r>
          </w:p>
        </w:tc>
      </w:tr>
      <w:tr w:rsidR="00C923D8" w14:paraId="386F22D9" w14:textId="77777777">
        <w:tc>
          <w:tcPr>
            <w:tcW w:w="5986" w:type="dxa"/>
            <w:tcBorders>
              <w:top w:val="single" w:sz="8" w:space="0" w:color="BFBFBF"/>
              <w:left w:val="single" w:sz="8" w:space="0" w:color="BFBFBF"/>
              <w:bottom w:val="single" w:sz="8" w:space="0" w:color="BFBFBF"/>
              <w:right w:val="single" w:sz="8" w:space="0" w:color="BFBFBF"/>
            </w:tcBorders>
          </w:tcPr>
          <w:p w14:paraId="2C0DAFFB" w14:textId="77777777" w:rsidR="00C923D8" w:rsidRDefault="009B6B2F">
            <w:pPr>
              <w:spacing w:line="240" w:lineRule="auto"/>
              <w:jc w:val="left"/>
            </w:pPr>
            <w:r>
              <w:t>Crane</w:t>
            </w:r>
          </w:p>
        </w:tc>
        <w:tc>
          <w:tcPr>
            <w:tcW w:w="3164" w:type="dxa"/>
            <w:tcBorders>
              <w:top w:val="single" w:sz="8" w:space="0" w:color="BFBFBF"/>
              <w:left w:val="single" w:sz="8" w:space="0" w:color="BFBFBF"/>
              <w:bottom w:val="single" w:sz="8" w:space="0" w:color="BFBFBF"/>
              <w:right w:val="single" w:sz="8" w:space="0" w:color="BFBFBF"/>
            </w:tcBorders>
          </w:tcPr>
          <w:p w14:paraId="2424F246" w14:textId="77777777" w:rsidR="00C923D8" w:rsidRDefault="009B6B2F">
            <w:pPr>
              <w:spacing w:line="240" w:lineRule="auto"/>
              <w:ind w:left="720"/>
              <w:jc w:val="left"/>
            </w:pPr>
            <w:r>
              <w:t>2</w:t>
            </w:r>
          </w:p>
        </w:tc>
      </w:tr>
      <w:tr w:rsidR="00C923D8" w14:paraId="282F37A0" w14:textId="77777777">
        <w:tc>
          <w:tcPr>
            <w:tcW w:w="5986" w:type="dxa"/>
            <w:tcBorders>
              <w:top w:val="single" w:sz="8" w:space="0" w:color="BFBFBF"/>
              <w:left w:val="single" w:sz="8" w:space="0" w:color="BFBFBF"/>
              <w:bottom w:val="single" w:sz="8" w:space="0" w:color="BFBFBF"/>
              <w:right w:val="single" w:sz="8" w:space="0" w:color="BFBFBF"/>
            </w:tcBorders>
          </w:tcPr>
          <w:p w14:paraId="1A98BA3F" w14:textId="77777777" w:rsidR="00C923D8" w:rsidRDefault="009B6B2F">
            <w:pPr>
              <w:spacing w:line="240" w:lineRule="auto"/>
              <w:jc w:val="left"/>
            </w:pPr>
            <w:r>
              <w:t>Heavy Trucks</w:t>
            </w:r>
          </w:p>
        </w:tc>
        <w:tc>
          <w:tcPr>
            <w:tcW w:w="3164" w:type="dxa"/>
            <w:tcBorders>
              <w:top w:val="single" w:sz="8" w:space="0" w:color="BFBFBF"/>
              <w:left w:val="single" w:sz="8" w:space="0" w:color="BFBFBF"/>
              <w:bottom w:val="single" w:sz="8" w:space="0" w:color="BFBFBF"/>
              <w:right w:val="single" w:sz="8" w:space="0" w:color="BFBFBF"/>
            </w:tcBorders>
          </w:tcPr>
          <w:p w14:paraId="702DCD70" w14:textId="77777777" w:rsidR="00C923D8" w:rsidRDefault="009B6B2F">
            <w:pPr>
              <w:spacing w:line="240" w:lineRule="auto"/>
              <w:ind w:left="720"/>
              <w:jc w:val="left"/>
            </w:pPr>
            <w:r>
              <w:t>2</w:t>
            </w:r>
          </w:p>
        </w:tc>
      </w:tr>
      <w:tr w:rsidR="00C923D8" w14:paraId="22358D0F" w14:textId="77777777">
        <w:tc>
          <w:tcPr>
            <w:tcW w:w="5986" w:type="dxa"/>
            <w:tcBorders>
              <w:top w:val="single" w:sz="8" w:space="0" w:color="BFBFBF"/>
              <w:left w:val="single" w:sz="8" w:space="0" w:color="BFBFBF"/>
              <w:bottom w:val="single" w:sz="8" w:space="0" w:color="BFBFBF"/>
              <w:right w:val="single" w:sz="8" w:space="0" w:color="BFBFBF"/>
            </w:tcBorders>
          </w:tcPr>
          <w:p w14:paraId="3675CB5E" w14:textId="77777777" w:rsidR="00C923D8" w:rsidRDefault="009B6B2F">
            <w:pPr>
              <w:spacing w:line="240" w:lineRule="auto"/>
              <w:jc w:val="left"/>
            </w:pPr>
            <w:r>
              <w:t>Tractor</w:t>
            </w:r>
          </w:p>
        </w:tc>
        <w:tc>
          <w:tcPr>
            <w:tcW w:w="3164" w:type="dxa"/>
            <w:tcBorders>
              <w:top w:val="single" w:sz="8" w:space="0" w:color="BFBFBF"/>
              <w:left w:val="single" w:sz="8" w:space="0" w:color="BFBFBF"/>
              <w:bottom w:val="single" w:sz="8" w:space="0" w:color="BFBFBF"/>
              <w:right w:val="single" w:sz="8" w:space="0" w:color="BFBFBF"/>
            </w:tcBorders>
          </w:tcPr>
          <w:p w14:paraId="6007B19C" w14:textId="77777777" w:rsidR="00C923D8" w:rsidRDefault="009B6B2F">
            <w:pPr>
              <w:spacing w:line="240" w:lineRule="auto"/>
              <w:ind w:left="720"/>
              <w:jc w:val="left"/>
            </w:pPr>
            <w:r>
              <w:t>3</w:t>
            </w:r>
          </w:p>
        </w:tc>
      </w:tr>
      <w:tr w:rsidR="00C923D8" w14:paraId="1C1F683E" w14:textId="77777777">
        <w:tc>
          <w:tcPr>
            <w:tcW w:w="5986" w:type="dxa"/>
            <w:tcBorders>
              <w:top w:val="single" w:sz="8" w:space="0" w:color="BFBFBF"/>
              <w:left w:val="single" w:sz="8" w:space="0" w:color="BFBFBF"/>
              <w:bottom w:val="single" w:sz="8" w:space="0" w:color="BFBFBF"/>
              <w:right w:val="single" w:sz="8" w:space="0" w:color="BFBFBF"/>
            </w:tcBorders>
          </w:tcPr>
          <w:p w14:paraId="7B7134B0" w14:textId="77777777" w:rsidR="00C923D8" w:rsidRDefault="009B6B2F">
            <w:pPr>
              <w:spacing w:line="240" w:lineRule="auto"/>
              <w:jc w:val="left"/>
            </w:pPr>
            <w:r>
              <w:t>Ambulances</w:t>
            </w:r>
          </w:p>
        </w:tc>
        <w:tc>
          <w:tcPr>
            <w:tcW w:w="3164" w:type="dxa"/>
            <w:tcBorders>
              <w:top w:val="single" w:sz="8" w:space="0" w:color="BFBFBF"/>
              <w:left w:val="single" w:sz="8" w:space="0" w:color="BFBFBF"/>
              <w:bottom w:val="single" w:sz="8" w:space="0" w:color="BFBFBF"/>
              <w:right w:val="single" w:sz="8" w:space="0" w:color="BFBFBF"/>
            </w:tcBorders>
          </w:tcPr>
          <w:p w14:paraId="40FF45A3" w14:textId="77777777" w:rsidR="00C923D8" w:rsidRDefault="009B6B2F">
            <w:pPr>
              <w:spacing w:line="240" w:lineRule="auto"/>
              <w:ind w:left="720"/>
              <w:jc w:val="left"/>
            </w:pPr>
            <w:r>
              <w:t>0</w:t>
            </w:r>
          </w:p>
        </w:tc>
      </w:tr>
      <w:tr w:rsidR="00C923D8" w14:paraId="63828FBF" w14:textId="77777777">
        <w:tc>
          <w:tcPr>
            <w:tcW w:w="5986" w:type="dxa"/>
            <w:tcBorders>
              <w:top w:val="single" w:sz="8" w:space="0" w:color="BFBFBF"/>
              <w:left w:val="single" w:sz="8" w:space="0" w:color="BFBFBF"/>
              <w:bottom w:val="single" w:sz="8" w:space="0" w:color="BFBFBF"/>
              <w:right w:val="single" w:sz="8" w:space="0" w:color="BFBFBF"/>
            </w:tcBorders>
          </w:tcPr>
          <w:p w14:paraId="7BEEC6D2" w14:textId="77777777" w:rsidR="00C923D8" w:rsidRDefault="009B6B2F">
            <w:pPr>
              <w:spacing w:line="240" w:lineRule="auto"/>
              <w:jc w:val="left"/>
            </w:pPr>
            <w:r>
              <w:t>Mobile mortuaries</w:t>
            </w:r>
          </w:p>
        </w:tc>
        <w:tc>
          <w:tcPr>
            <w:tcW w:w="3164" w:type="dxa"/>
            <w:tcBorders>
              <w:top w:val="single" w:sz="8" w:space="0" w:color="BFBFBF"/>
              <w:left w:val="single" w:sz="8" w:space="0" w:color="BFBFBF"/>
              <w:bottom w:val="single" w:sz="8" w:space="0" w:color="BFBFBF"/>
              <w:right w:val="single" w:sz="8" w:space="0" w:color="BFBFBF"/>
            </w:tcBorders>
          </w:tcPr>
          <w:p w14:paraId="124E5E41" w14:textId="77777777" w:rsidR="00C923D8" w:rsidRDefault="009B6B2F">
            <w:pPr>
              <w:spacing w:line="240" w:lineRule="auto"/>
              <w:ind w:left="720"/>
              <w:jc w:val="left"/>
            </w:pPr>
            <w:r>
              <w:t>0</w:t>
            </w:r>
          </w:p>
        </w:tc>
      </w:tr>
      <w:tr w:rsidR="00C923D8" w14:paraId="2682732E" w14:textId="77777777">
        <w:tc>
          <w:tcPr>
            <w:tcW w:w="5986" w:type="dxa"/>
            <w:tcBorders>
              <w:top w:val="single" w:sz="8" w:space="0" w:color="BFBFBF"/>
              <w:left w:val="single" w:sz="8" w:space="0" w:color="BFBFBF"/>
              <w:bottom w:val="single" w:sz="8" w:space="0" w:color="BFBFBF"/>
              <w:right w:val="single" w:sz="8" w:space="0" w:color="BFBFBF"/>
            </w:tcBorders>
          </w:tcPr>
          <w:p w14:paraId="22D16BB4" w14:textId="77777777" w:rsidR="00C923D8" w:rsidRDefault="009B6B2F">
            <w:pPr>
              <w:spacing w:line="240" w:lineRule="auto"/>
              <w:jc w:val="left"/>
            </w:pPr>
            <w:r>
              <w:t>Boats</w:t>
            </w:r>
          </w:p>
        </w:tc>
        <w:tc>
          <w:tcPr>
            <w:tcW w:w="3164" w:type="dxa"/>
            <w:tcBorders>
              <w:top w:val="single" w:sz="8" w:space="0" w:color="BFBFBF"/>
              <w:left w:val="single" w:sz="8" w:space="0" w:color="BFBFBF"/>
              <w:bottom w:val="single" w:sz="8" w:space="0" w:color="BFBFBF"/>
              <w:right w:val="single" w:sz="8" w:space="0" w:color="BFBFBF"/>
            </w:tcBorders>
          </w:tcPr>
          <w:p w14:paraId="571D9FA5" w14:textId="77777777" w:rsidR="00C923D8" w:rsidRDefault="009B6B2F">
            <w:pPr>
              <w:spacing w:line="240" w:lineRule="auto"/>
              <w:ind w:left="720"/>
              <w:jc w:val="left"/>
            </w:pPr>
            <w:r>
              <w:t>0</w:t>
            </w:r>
          </w:p>
        </w:tc>
      </w:tr>
      <w:tr w:rsidR="00C923D8" w14:paraId="3357EA5B" w14:textId="77777777">
        <w:tc>
          <w:tcPr>
            <w:tcW w:w="5986" w:type="dxa"/>
            <w:tcBorders>
              <w:top w:val="single" w:sz="8" w:space="0" w:color="BFBFBF"/>
              <w:left w:val="single" w:sz="8" w:space="0" w:color="BFBFBF"/>
              <w:bottom w:val="single" w:sz="8" w:space="0" w:color="BFBFBF"/>
              <w:right w:val="single" w:sz="8" w:space="0" w:color="BFBFBF"/>
            </w:tcBorders>
          </w:tcPr>
          <w:p w14:paraId="75897750" w14:textId="77777777" w:rsidR="00C923D8" w:rsidRDefault="009B6B2F">
            <w:pPr>
              <w:spacing w:line="240" w:lineRule="auto"/>
              <w:jc w:val="left"/>
            </w:pPr>
            <w:r>
              <w:t>Taxi service</w:t>
            </w:r>
          </w:p>
        </w:tc>
        <w:tc>
          <w:tcPr>
            <w:tcW w:w="3164" w:type="dxa"/>
            <w:tcBorders>
              <w:top w:val="single" w:sz="8" w:space="0" w:color="BFBFBF"/>
              <w:left w:val="single" w:sz="8" w:space="0" w:color="BFBFBF"/>
              <w:bottom w:val="single" w:sz="8" w:space="0" w:color="BFBFBF"/>
              <w:right w:val="single" w:sz="8" w:space="0" w:color="BFBFBF"/>
            </w:tcBorders>
          </w:tcPr>
          <w:p w14:paraId="35B31C78" w14:textId="77777777" w:rsidR="00C923D8" w:rsidRDefault="009B6B2F">
            <w:pPr>
              <w:spacing w:line="240" w:lineRule="auto"/>
              <w:ind w:left="720"/>
              <w:jc w:val="left"/>
            </w:pPr>
            <w:r>
              <w:t>1</w:t>
            </w:r>
          </w:p>
        </w:tc>
      </w:tr>
    </w:tbl>
    <w:p w14:paraId="4EC678D4" w14:textId="77777777" w:rsidR="00C923D8" w:rsidRDefault="009B6B2F">
      <w:r>
        <w:rPr>
          <w:color w:val="FF0000"/>
        </w:rPr>
        <w:t>*</w:t>
      </w:r>
      <w:r>
        <w:t>refer annexure 1 for contact details</w:t>
      </w:r>
    </w:p>
    <w:p w14:paraId="2F1639B4" w14:textId="77777777" w:rsidR="00C923D8" w:rsidRDefault="009B6B2F">
      <w:pPr>
        <w:spacing w:before="240" w:after="240" w:line="240" w:lineRule="auto"/>
        <w:ind w:left="90" w:right="600"/>
      </w:pPr>
      <w:r>
        <w:rPr>
          <w:b/>
          <w:bCs/>
        </w:rPr>
        <w:t>Note:</w:t>
      </w:r>
      <w:r>
        <w:t xml:space="preserve"> For specific details regarding vehicle owners and  contact information, please refer to </w:t>
      </w:r>
      <w:r>
        <w:rPr>
          <w:b/>
          <w:bCs/>
        </w:rPr>
        <w:t>Annexure [1]</w:t>
      </w:r>
      <w:r>
        <w:t>.</w:t>
      </w:r>
    </w:p>
    <w:p w14:paraId="02B07C52" w14:textId="77777777" w:rsidR="00C923D8" w:rsidRDefault="00C923D8"/>
    <w:p w14:paraId="479E05AB" w14:textId="77777777" w:rsidR="00C923D8" w:rsidRDefault="00C923D8"/>
    <w:p w14:paraId="144C4D97" w14:textId="77777777" w:rsidR="00C923D8" w:rsidRDefault="00C923D8"/>
    <w:p w14:paraId="4E494384" w14:textId="77777777" w:rsidR="00C923D8" w:rsidRDefault="009B6B2F">
      <w:r>
        <w:br w:type="page"/>
      </w:r>
    </w:p>
    <w:p w14:paraId="6BAFF87D" w14:textId="77777777" w:rsidR="00C923D8" w:rsidRDefault="009B6B2F">
      <w:pPr>
        <w:pStyle w:val="Heading1"/>
        <w:numPr>
          <w:ilvl w:val="0"/>
          <w:numId w:val="1"/>
        </w:numPr>
        <w:tabs>
          <w:tab w:val="left" w:pos="0"/>
        </w:tabs>
        <w:spacing w:before="240" w:after="240" w:line="360" w:lineRule="auto"/>
        <w:ind w:left="360"/>
        <w:jc w:val="center"/>
      </w:pPr>
      <w:bookmarkStart w:id="37" w:name="_khof965mgjtc" w:colFirst="0" w:colLast="0"/>
      <w:bookmarkEnd w:id="37"/>
      <w:r>
        <w:rPr>
          <w:rFonts w:ascii="Times New Roman" w:eastAsia="Times New Roman" w:hAnsi="Times New Roman" w:cs="Times New Roman"/>
          <w:sz w:val="14"/>
          <w:szCs w:val="14"/>
        </w:rPr>
        <w:lastRenderedPageBreak/>
        <w:t xml:space="preserve"> </w:t>
      </w:r>
      <w:r>
        <w:rPr>
          <w:color w:val="000000"/>
          <w:sz w:val="28"/>
          <w:szCs w:val="28"/>
        </w:rPr>
        <w:t>ONE HEALTH &amp; ENVIRONMENTAL SURVEILLANCE</w:t>
      </w:r>
    </w:p>
    <w:p w14:paraId="58DCD5EF" w14:textId="77777777" w:rsidR="00C923D8" w:rsidRDefault="009B6B2F">
      <w:pPr>
        <w:spacing w:before="240" w:after="240" w:line="240" w:lineRule="auto"/>
      </w:pPr>
      <w:r>
        <w:t>The One Health method integrates environmental, animal, and human health to enable proactive pandemic preparedness. Panchayat-level surveillance needs to be improved in order to detect and treat zoonotic and environmentally generated diseases early. Surveillance is strengthened through systematic assessment of animal populations, veterinary infrastructure, poultry and slaughter facilities, inter-sectoral coordination, and specialised tools like avian influenza seasonality mapping using GIS in previous outbreaks to enable predictive alerts and ward-specific sampling to support effective pandemic preparedness in high-risk areas like Alappuzha.</w:t>
      </w:r>
    </w:p>
    <w:p w14:paraId="2B081BD9" w14:textId="77777777" w:rsidR="00C923D8" w:rsidRDefault="009B6B2F">
      <w:pPr>
        <w:pStyle w:val="Heading2"/>
        <w:numPr>
          <w:ilvl w:val="1"/>
          <w:numId w:val="1"/>
        </w:numPr>
        <w:tabs>
          <w:tab w:val="left" w:pos="0"/>
        </w:tabs>
      </w:pPr>
      <w:bookmarkStart w:id="38" w:name="_o5h4vbyrd1ly" w:colFirst="0" w:colLast="0"/>
      <w:bookmarkEnd w:id="38"/>
      <w:r>
        <w:t>Animal &amp; Bird Population</w:t>
      </w:r>
    </w:p>
    <w:p w14:paraId="71212E7E" w14:textId="77777777" w:rsidR="00C923D8" w:rsidRDefault="009B6B2F">
      <w:pPr>
        <w:spacing w:before="240" w:after="240" w:line="240" w:lineRule="auto"/>
      </w:pPr>
      <w:r>
        <w:t>Mapping animal and bird populations at the Panchayat level is essential for identifying and prioritising zoonotic disease hazards like rabies, avian influenza (H5N1), leptospirosis, anthrax, and Nipah-like spillover occurrences. Risk classification, targeted surveillance, vaccination planning, and early epidemic detection made feasible by comprehensive population mapping all enhance One Health-based pandemic preparedness.</w:t>
      </w:r>
    </w:p>
    <w:p w14:paraId="21018FBC" w14:textId="77777777" w:rsidR="00C923D8" w:rsidRDefault="00C923D8"/>
    <w:tbl>
      <w:tblPr>
        <w:tblStyle w:val="af3"/>
        <w:tblW w:w="9571" w:type="dxa"/>
        <w:tblInd w:w="-27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2221"/>
        <w:gridCol w:w="2745"/>
        <w:gridCol w:w="2145"/>
        <w:gridCol w:w="2460"/>
      </w:tblGrid>
      <w:tr w:rsidR="00C923D8" w14:paraId="480D571C" w14:textId="77777777">
        <w:trPr>
          <w:trHeight w:val="825"/>
        </w:trPr>
        <w:tc>
          <w:tcPr>
            <w:tcW w:w="2221" w:type="dxa"/>
            <w:tcBorders>
              <w:top w:val="single" w:sz="8" w:space="0" w:color="DDDDDD"/>
              <w:left w:val="single" w:sz="8" w:space="0" w:color="DDDDDD"/>
              <w:bottom w:val="single" w:sz="8" w:space="0" w:color="DDDDDD"/>
              <w:right w:val="single" w:sz="8" w:space="0" w:color="DDDDDD"/>
            </w:tcBorders>
            <w:shd w:val="clear" w:color="auto" w:fill="F2F2F2"/>
          </w:tcPr>
          <w:p w14:paraId="53F3F1CB" w14:textId="77777777" w:rsidR="00C923D8" w:rsidRDefault="009B6B2F">
            <w:r>
              <w:rPr>
                <w:rFonts w:ascii="Arial" w:eastAsia="Arial" w:hAnsi="Arial" w:cs="Arial"/>
                <w:b/>
                <w:bCs/>
              </w:rPr>
              <w:t>Category</w:t>
            </w:r>
          </w:p>
        </w:tc>
        <w:tc>
          <w:tcPr>
            <w:tcW w:w="2745" w:type="dxa"/>
            <w:tcBorders>
              <w:top w:val="single" w:sz="8" w:space="0" w:color="DDDDDD"/>
              <w:left w:val="single" w:sz="8" w:space="0" w:color="DDDDDD"/>
              <w:bottom w:val="single" w:sz="8" w:space="0" w:color="DDDDDD"/>
              <w:right w:val="single" w:sz="8" w:space="0" w:color="DDDDDD"/>
            </w:tcBorders>
            <w:shd w:val="clear" w:color="auto" w:fill="F2F2F2"/>
          </w:tcPr>
          <w:p w14:paraId="508FD20F" w14:textId="77777777" w:rsidR="00C923D8" w:rsidRDefault="009B6B2F">
            <w:r>
              <w:rPr>
                <w:rFonts w:ascii="Arial" w:eastAsia="Arial" w:hAnsi="Arial" w:cs="Arial"/>
                <w:b/>
                <w:bCs/>
              </w:rPr>
              <w:t>Item</w:t>
            </w:r>
          </w:p>
        </w:tc>
        <w:tc>
          <w:tcPr>
            <w:tcW w:w="2145" w:type="dxa"/>
            <w:tcBorders>
              <w:top w:val="single" w:sz="8" w:space="0" w:color="DDDDDD"/>
              <w:left w:val="single" w:sz="8" w:space="0" w:color="DDDDDD"/>
              <w:bottom w:val="single" w:sz="8" w:space="0" w:color="DDDDDD"/>
              <w:right w:val="single" w:sz="8" w:space="0" w:color="DDDDDD"/>
            </w:tcBorders>
            <w:shd w:val="clear" w:color="auto" w:fill="F2F2F2"/>
          </w:tcPr>
          <w:p w14:paraId="387A7712" w14:textId="77777777" w:rsidR="00C923D8" w:rsidRDefault="009B6B2F">
            <w:pPr>
              <w:jc w:val="center"/>
            </w:pPr>
            <w:r>
              <w:rPr>
                <w:rFonts w:ascii="Arial" w:eastAsia="Arial" w:hAnsi="Arial" w:cs="Arial"/>
                <w:b/>
                <w:bCs/>
              </w:rPr>
              <w:t>Estimated Population</w:t>
            </w:r>
          </w:p>
        </w:tc>
        <w:tc>
          <w:tcPr>
            <w:tcW w:w="2460" w:type="dxa"/>
            <w:tcBorders>
              <w:top w:val="single" w:sz="8" w:space="0" w:color="DDDDDD"/>
              <w:left w:val="single" w:sz="8" w:space="0" w:color="DDDDDD"/>
              <w:bottom w:val="single" w:sz="8" w:space="0" w:color="DDDDDD"/>
              <w:right w:val="single" w:sz="8" w:space="0" w:color="DDDDDD"/>
            </w:tcBorders>
            <w:shd w:val="clear" w:color="auto" w:fill="F2F2F2"/>
          </w:tcPr>
          <w:p w14:paraId="4D36BD6A" w14:textId="77777777" w:rsidR="00C923D8" w:rsidRDefault="009B6B2F">
            <w:pPr>
              <w:jc w:val="center"/>
            </w:pPr>
            <w:r>
              <w:rPr>
                <w:rFonts w:ascii="Arial" w:eastAsia="Arial" w:hAnsi="Arial" w:cs="Arial"/>
                <w:b/>
                <w:bCs/>
              </w:rPr>
              <w:t>Wards</w:t>
            </w:r>
          </w:p>
        </w:tc>
      </w:tr>
      <w:tr w:rsidR="00C923D8" w14:paraId="27C87C41" w14:textId="77777777">
        <w:trPr>
          <w:trHeight w:val="1095"/>
        </w:trPr>
        <w:tc>
          <w:tcPr>
            <w:tcW w:w="2221" w:type="dxa"/>
            <w:vMerge w:val="restart"/>
            <w:tcBorders>
              <w:top w:val="single" w:sz="8" w:space="0" w:color="DDDDDD"/>
              <w:left w:val="single" w:sz="8" w:space="0" w:color="DDDDDD"/>
              <w:bottom w:val="single" w:sz="8" w:space="0" w:color="DDDDDD"/>
              <w:right w:val="single" w:sz="8" w:space="0" w:color="DDDDDD"/>
            </w:tcBorders>
          </w:tcPr>
          <w:p w14:paraId="42D3B193" w14:textId="77777777" w:rsidR="00C923D8" w:rsidRDefault="009B6B2F">
            <w:r>
              <w:rPr>
                <w:rFonts w:ascii="Arial" w:eastAsia="Arial" w:hAnsi="Arial" w:cs="Arial"/>
              </w:rPr>
              <w:t>Animal Population</w:t>
            </w:r>
          </w:p>
        </w:tc>
        <w:tc>
          <w:tcPr>
            <w:tcW w:w="2745" w:type="dxa"/>
            <w:tcBorders>
              <w:top w:val="single" w:sz="8" w:space="0" w:color="DDDDDD"/>
              <w:left w:val="single" w:sz="8" w:space="0" w:color="DDDDDD"/>
              <w:bottom w:val="single" w:sz="8" w:space="0" w:color="DDDDDD"/>
              <w:right w:val="single" w:sz="8" w:space="0" w:color="DDDDDD"/>
            </w:tcBorders>
          </w:tcPr>
          <w:p w14:paraId="4E503D87" w14:textId="77777777" w:rsidR="00C923D8" w:rsidRDefault="009B6B2F">
            <w:pPr>
              <w:jc w:val="left"/>
            </w:pPr>
            <w:r>
              <w:rPr>
                <w:rFonts w:ascii="Arial" w:eastAsia="Arial" w:hAnsi="Arial" w:cs="Arial"/>
              </w:rPr>
              <w:t>Livestock (Cattle/Goats/Buffalo)</w:t>
            </w:r>
          </w:p>
        </w:tc>
        <w:tc>
          <w:tcPr>
            <w:tcW w:w="2145" w:type="dxa"/>
            <w:tcBorders>
              <w:top w:val="single" w:sz="8" w:space="0" w:color="DDDDDD"/>
              <w:left w:val="single" w:sz="8" w:space="0" w:color="DDDDDD"/>
              <w:bottom w:val="single" w:sz="8" w:space="0" w:color="DDDDDD"/>
              <w:right w:val="single" w:sz="8" w:space="0" w:color="DDDDDD"/>
            </w:tcBorders>
          </w:tcPr>
          <w:p w14:paraId="775537CF" w14:textId="77777777" w:rsidR="00C923D8" w:rsidRDefault="009B6B2F">
            <w:pPr>
              <w:rPr>
                <w:rFonts w:ascii="Arial" w:eastAsia="Arial" w:hAnsi="Arial" w:cs="Arial"/>
              </w:rPr>
            </w:pPr>
            <w:r>
              <w:rPr>
                <w:rFonts w:ascii="Arial" w:eastAsia="Arial" w:hAnsi="Arial" w:cs="Arial"/>
              </w:rPr>
              <w:t>850</w:t>
            </w:r>
          </w:p>
        </w:tc>
        <w:tc>
          <w:tcPr>
            <w:tcW w:w="2460" w:type="dxa"/>
            <w:tcBorders>
              <w:top w:val="single" w:sz="8" w:space="0" w:color="DDDDDD"/>
              <w:left w:val="single" w:sz="8" w:space="0" w:color="DDDDDD"/>
              <w:bottom w:val="single" w:sz="8" w:space="0" w:color="DDDDDD"/>
              <w:right w:val="single" w:sz="8" w:space="0" w:color="DDDDDD"/>
            </w:tcBorders>
          </w:tcPr>
          <w:p w14:paraId="1B4B0340" w14:textId="77777777" w:rsidR="00C923D8" w:rsidRDefault="009B6B2F">
            <w:pPr>
              <w:rPr>
                <w:rFonts w:ascii="Arial" w:eastAsia="Arial" w:hAnsi="Arial" w:cs="Arial"/>
              </w:rPr>
            </w:pPr>
            <w:r>
              <w:rPr>
                <w:rFonts w:ascii="Arial" w:eastAsia="Arial" w:hAnsi="Arial" w:cs="Arial"/>
              </w:rPr>
              <w:t>15</w:t>
            </w:r>
          </w:p>
        </w:tc>
      </w:tr>
      <w:tr w:rsidR="00C923D8" w14:paraId="1D778B28" w14:textId="77777777">
        <w:trPr>
          <w:trHeight w:val="1095"/>
        </w:trPr>
        <w:tc>
          <w:tcPr>
            <w:tcW w:w="2221" w:type="dxa"/>
            <w:vMerge/>
            <w:tcBorders>
              <w:top w:val="single" w:sz="8" w:space="0" w:color="DDDDDD"/>
              <w:left w:val="single" w:sz="8" w:space="0" w:color="DDDDDD"/>
              <w:bottom w:val="single" w:sz="8" w:space="0" w:color="DDDDDD"/>
              <w:right w:val="single" w:sz="8" w:space="0" w:color="DDDDDD"/>
            </w:tcBorders>
          </w:tcPr>
          <w:p w14:paraId="51538076" w14:textId="77777777" w:rsidR="00C923D8" w:rsidRDefault="00C923D8">
            <w:pPr>
              <w:pBdr>
                <w:top w:val="nil"/>
                <w:left w:val="nil"/>
                <w:bottom w:val="nil"/>
                <w:right w:val="nil"/>
                <w:between w:val="nil"/>
              </w:pBdr>
              <w:jc w:val="left"/>
              <w:rPr>
                <w:rFonts w:ascii="Arial" w:eastAsia="Arial" w:hAnsi="Arial" w:cs="Arial"/>
              </w:rPr>
            </w:pPr>
          </w:p>
        </w:tc>
        <w:tc>
          <w:tcPr>
            <w:tcW w:w="2745" w:type="dxa"/>
            <w:tcBorders>
              <w:top w:val="single" w:sz="8" w:space="0" w:color="DDDDDD"/>
              <w:left w:val="single" w:sz="8" w:space="0" w:color="DDDDDD"/>
              <w:bottom w:val="single" w:sz="8" w:space="0" w:color="DDDDDD"/>
              <w:right w:val="single" w:sz="8" w:space="0" w:color="DDDDDD"/>
            </w:tcBorders>
          </w:tcPr>
          <w:p w14:paraId="0B740736" w14:textId="77777777" w:rsidR="00C923D8" w:rsidRDefault="009B6B2F">
            <w:pPr>
              <w:jc w:val="left"/>
            </w:pPr>
            <w:r>
              <w:rPr>
                <w:rFonts w:ascii="Arial" w:eastAsia="Arial" w:hAnsi="Arial" w:cs="Arial"/>
              </w:rPr>
              <w:t>Pet Animals (Dogs/Cats)</w:t>
            </w:r>
          </w:p>
        </w:tc>
        <w:tc>
          <w:tcPr>
            <w:tcW w:w="2145" w:type="dxa"/>
            <w:tcBorders>
              <w:top w:val="single" w:sz="8" w:space="0" w:color="DDDDDD"/>
              <w:left w:val="single" w:sz="8" w:space="0" w:color="DDDDDD"/>
              <w:bottom w:val="single" w:sz="8" w:space="0" w:color="DDDDDD"/>
              <w:right w:val="single" w:sz="8" w:space="0" w:color="DDDDDD"/>
            </w:tcBorders>
          </w:tcPr>
          <w:p w14:paraId="7D455C02" w14:textId="77777777" w:rsidR="00C923D8" w:rsidRDefault="009B6B2F">
            <w:pPr>
              <w:rPr>
                <w:rFonts w:ascii="Arial" w:eastAsia="Arial" w:hAnsi="Arial" w:cs="Arial"/>
              </w:rPr>
            </w:pPr>
            <w:r>
              <w:rPr>
                <w:rFonts w:ascii="Arial" w:eastAsia="Arial" w:hAnsi="Arial" w:cs="Arial"/>
              </w:rPr>
              <w:t>1019</w:t>
            </w:r>
          </w:p>
        </w:tc>
        <w:tc>
          <w:tcPr>
            <w:tcW w:w="2460" w:type="dxa"/>
            <w:tcBorders>
              <w:top w:val="single" w:sz="8" w:space="0" w:color="DDDDDD"/>
              <w:left w:val="single" w:sz="8" w:space="0" w:color="DDDDDD"/>
              <w:bottom w:val="single" w:sz="8" w:space="0" w:color="DDDDDD"/>
              <w:right w:val="single" w:sz="8" w:space="0" w:color="DDDDDD"/>
            </w:tcBorders>
          </w:tcPr>
          <w:p w14:paraId="68E7BE2C" w14:textId="77777777" w:rsidR="00C923D8" w:rsidRDefault="009B6B2F">
            <w:pPr>
              <w:rPr>
                <w:rFonts w:ascii="Arial" w:eastAsia="Arial" w:hAnsi="Arial" w:cs="Arial"/>
              </w:rPr>
            </w:pPr>
            <w:r>
              <w:rPr>
                <w:rFonts w:ascii="Arial" w:eastAsia="Arial" w:hAnsi="Arial" w:cs="Arial"/>
              </w:rPr>
              <w:t>15</w:t>
            </w:r>
          </w:p>
        </w:tc>
      </w:tr>
      <w:tr w:rsidR="00C923D8" w14:paraId="5C6E4534" w14:textId="77777777">
        <w:trPr>
          <w:trHeight w:val="1095"/>
        </w:trPr>
        <w:tc>
          <w:tcPr>
            <w:tcW w:w="2221" w:type="dxa"/>
            <w:vMerge/>
            <w:tcBorders>
              <w:top w:val="single" w:sz="8" w:space="0" w:color="DDDDDD"/>
              <w:left w:val="single" w:sz="8" w:space="0" w:color="DDDDDD"/>
              <w:bottom w:val="single" w:sz="8" w:space="0" w:color="DDDDDD"/>
              <w:right w:val="single" w:sz="8" w:space="0" w:color="DDDDDD"/>
            </w:tcBorders>
          </w:tcPr>
          <w:p w14:paraId="0E2249F6" w14:textId="77777777" w:rsidR="00C923D8" w:rsidRDefault="00C923D8">
            <w:pPr>
              <w:pBdr>
                <w:top w:val="nil"/>
                <w:left w:val="nil"/>
                <w:bottom w:val="nil"/>
                <w:right w:val="nil"/>
                <w:between w:val="nil"/>
              </w:pBdr>
              <w:jc w:val="left"/>
              <w:rPr>
                <w:rFonts w:ascii="Arial" w:eastAsia="Arial" w:hAnsi="Arial" w:cs="Arial"/>
              </w:rPr>
            </w:pPr>
          </w:p>
        </w:tc>
        <w:tc>
          <w:tcPr>
            <w:tcW w:w="2745" w:type="dxa"/>
            <w:tcBorders>
              <w:top w:val="single" w:sz="8" w:space="0" w:color="DDDDDD"/>
              <w:left w:val="single" w:sz="8" w:space="0" w:color="DDDDDD"/>
              <w:bottom w:val="single" w:sz="8" w:space="0" w:color="DDDDDD"/>
              <w:right w:val="single" w:sz="8" w:space="0" w:color="DDDDDD"/>
            </w:tcBorders>
          </w:tcPr>
          <w:p w14:paraId="547C2055" w14:textId="77777777" w:rsidR="00C923D8" w:rsidRDefault="009B6B2F">
            <w:pPr>
              <w:jc w:val="left"/>
            </w:pPr>
            <w:r>
              <w:rPr>
                <w:rFonts w:ascii="Arial" w:eastAsia="Arial" w:hAnsi="Arial" w:cs="Arial"/>
              </w:rPr>
              <w:t>Stray Dog Population</w:t>
            </w:r>
          </w:p>
        </w:tc>
        <w:tc>
          <w:tcPr>
            <w:tcW w:w="2145" w:type="dxa"/>
            <w:tcBorders>
              <w:top w:val="single" w:sz="8" w:space="0" w:color="DDDDDD"/>
              <w:left w:val="single" w:sz="8" w:space="0" w:color="DDDDDD"/>
              <w:bottom w:val="single" w:sz="8" w:space="0" w:color="DDDDDD"/>
              <w:right w:val="single" w:sz="8" w:space="0" w:color="DDDDDD"/>
            </w:tcBorders>
          </w:tcPr>
          <w:p w14:paraId="38F13F09" w14:textId="77777777" w:rsidR="00C923D8" w:rsidRDefault="009B6B2F">
            <w:pPr>
              <w:rPr>
                <w:rFonts w:ascii="Arial" w:eastAsia="Arial" w:hAnsi="Arial" w:cs="Arial"/>
              </w:rPr>
            </w:pPr>
            <w:r>
              <w:rPr>
                <w:rFonts w:ascii="Arial" w:eastAsia="Arial" w:hAnsi="Arial" w:cs="Arial"/>
              </w:rPr>
              <w:t>450</w:t>
            </w:r>
          </w:p>
        </w:tc>
        <w:tc>
          <w:tcPr>
            <w:tcW w:w="2460" w:type="dxa"/>
            <w:tcBorders>
              <w:top w:val="single" w:sz="8" w:space="0" w:color="DDDDDD"/>
              <w:left w:val="single" w:sz="8" w:space="0" w:color="DDDDDD"/>
              <w:bottom w:val="single" w:sz="8" w:space="0" w:color="DDDDDD"/>
              <w:right w:val="single" w:sz="8" w:space="0" w:color="DDDDDD"/>
            </w:tcBorders>
          </w:tcPr>
          <w:p w14:paraId="1A0C142A" w14:textId="77777777" w:rsidR="00C923D8" w:rsidRDefault="009B6B2F">
            <w:pPr>
              <w:rPr>
                <w:rFonts w:ascii="Arial" w:eastAsia="Arial" w:hAnsi="Arial" w:cs="Arial"/>
              </w:rPr>
            </w:pPr>
            <w:r>
              <w:rPr>
                <w:rFonts w:ascii="Arial" w:eastAsia="Arial" w:hAnsi="Arial" w:cs="Arial"/>
              </w:rPr>
              <w:t>15</w:t>
            </w:r>
          </w:p>
        </w:tc>
      </w:tr>
      <w:tr w:rsidR="00C923D8" w14:paraId="556B4CD5" w14:textId="77777777">
        <w:trPr>
          <w:trHeight w:val="825"/>
        </w:trPr>
        <w:tc>
          <w:tcPr>
            <w:tcW w:w="2221" w:type="dxa"/>
            <w:vMerge/>
            <w:tcBorders>
              <w:top w:val="single" w:sz="8" w:space="0" w:color="DDDDDD"/>
              <w:left w:val="single" w:sz="8" w:space="0" w:color="DDDDDD"/>
              <w:bottom w:val="single" w:sz="8" w:space="0" w:color="DDDDDD"/>
              <w:right w:val="single" w:sz="8" w:space="0" w:color="DDDDDD"/>
            </w:tcBorders>
          </w:tcPr>
          <w:p w14:paraId="0D61D3B4" w14:textId="77777777" w:rsidR="00C923D8" w:rsidRDefault="00C923D8">
            <w:pPr>
              <w:pBdr>
                <w:top w:val="nil"/>
                <w:left w:val="nil"/>
                <w:bottom w:val="nil"/>
                <w:right w:val="nil"/>
                <w:between w:val="nil"/>
              </w:pBdr>
              <w:jc w:val="left"/>
              <w:rPr>
                <w:rFonts w:ascii="Arial" w:eastAsia="Arial" w:hAnsi="Arial" w:cs="Arial"/>
              </w:rPr>
            </w:pPr>
          </w:p>
        </w:tc>
        <w:tc>
          <w:tcPr>
            <w:tcW w:w="2745" w:type="dxa"/>
            <w:tcBorders>
              <w:top w:val="single" w:sz="8" w:space="0" w:color="DDDDDD"/>
              <w:left w:val="single" w:sz="8" w:space="0" w:color="DDDDDD"/>
              <w:bottom w:val="single" w:sz="8" w:space="0" w:color="DDDDDD"/>
              <w:right w:val="single" w:sz="8" w:space="0" w:color="DDDDDD"/>
            </w:tcBorders>
          </w:tcPr>
          <w:p w14:paraId="7D0364DF" w14:textId="77777777" w:rsidR="00C923D8" w:rsidRDefault="009B6B2F">
            <w:pPr>
              <w:jc w:val="left"/>
            </w:pPr>
            <w:r>
              <w:rPr>
                <w:rFonts w:ascii="Arial" w:eastAsia="Arial" w:hAnsi="Arial" w:cs="Arial"/>
              </w:rPr>
              <w:t xml:space="preserve">Pig Farms </w:t>
            </w:r>
            <w:r>
              <w:rPr>
                <w:rFonts w:ascii="Arial" w:eastAsia="Arial" w:hAnsi="Arial" w:cs="Arial"/>
                <w:sz w:val="23"/>
                <w:szCs w:val="23"/>
              </w:rPr>
              <w:t>(</w:t>
            </w:r>
            <w:r>
              <w:rPr>
                <w:rFonts w:ascii="Arial" w:eastAsia="Arial" w:hAnsi="Arial" w:cs="Arial"/>
              </w:rPr>
              <w:t>Number of heads</w:t>
            </w:r>
            <w:r>
              <w:rPr>
                <w:rFonts w:ascii="Arial" w:eastAsia="Arial" w:hAnsi="Arial" w:cs="Arial"/>
                <w:sz w:val="23"/>
                <w:szCs w:val="23"/>
              </w:rPr>
              <w:t>)</w:t>
            </w:r>
          </w:p>
        </w:tc>
        <w:tc>
          <w:tcPr>
            <w:tcW w:w="2145" w:type="dxa"/>
            <w:tcBorders>
              <w:top w:val="single" w:sz="8" w:space="0" w:color="DDDDDD"/>
              <w:left w:val="single" w:sz="8" w:space="0" w:color="DDDDDD"/>
              <w:bottom w:val="single" w:sz="8" w:space="0" w:color="DDDDDD"/>
              <w:right w:val="single" w:sz="8" w:space="0" w:color="DDDDDD"/>
            </w:tcBorders>
          </w:tcPr>
          <w:p w14:paraId="0641BFF8" w14:textId="77777777" w:rsidR="00C923D8" w:rsidRDefault="009B6B2F">
            <w:pPr>
              <w:rPr>
                <w:rFonts w:ascii="Arial" w:eastAsia="Arial" w:hAnsi="Arial" w:cs="Arial"/>
              </w:rPr>
            </w:pPr>
            <w:r>
              <w:rPr>
                <w:rFonts w:ascii="Arial" w:eastAsia="Arial" w:hAnsi="Arial" w:cs="Arial"/>
              </w:rPr>
              <w:t>0</w:t>
            </w:r>
          </w:p>
        </w:tc>
        <w:tc>
          <w:tcPr>
            <w:tcW w:w="2460" w:type="dxa"/>
            <w:tcBorders>
              <w:top w:val="single" w:sz="8" w:space="0" w:color="DDDDDD"/>
              <w:left w:val="single" w:sz="8" w:space="0" w:color="DDDDDD"/>
              <w:bottom w:val="single" w:sz="8" w:space="0" w:color="DDDDDD"/>
              <w:right w:val="single" w:sz="8" w:space="0" w:color="DDDDDD"/>
            </w:tcBorders>
          </w:tcPr>
          <w:p w14:paraId="236E3170" w14:textId="77777777" w:rsidR="00C923D8" w:rsidRDefault="009B6B2F">
            <w:pPr>
              <w:rPr>
                <w:rFonts w:ascii="Arial" w:eastAsia="Arial" w:hAnsi="Arial" w:cs="Arial"/>
              </w:rPr>
            </w:pPr>
            <w:r>
              <w:rPr>
                <w:rFonts w:ascii="Arial" w:eastAsia="Arial" w:hAnsi="Arial" w:cs="Arial"/>
              </w:rPr>
              <w:t>15</w:t>
            </w:r>
          </w:p>
        </w:tc>
      </w:tr>
      <w:tr w:rsidR="00C923D8" w14:paraId="7B88574D" w14:textId="77777777">
        <w:trPr>
          <w:trHeight w:val="825"/>
        </w:trPr>
        <w:tc>
          <w:tcPr>
            <w:tcW w:w="2221" w:type="dxa"/>
            <w:tcBorders>
              <w:top w:val="single" w:sz="8" w:space="0" w:color="DDDDDD"/>
              <w:left w:val="single" w:sz="8" w:space="0" w:color="DDDDDD"/>
              <w:bottom w:val="single" w:sz="8" w:space="0" w:color="DDDDDD"/>
              <w:right w:val="single" w:sz="8" w:space="0" w:color="DDDDDD"/>
            </w:tcBorders>
          </w:tcPr>
          <w:p w14:paraId="106F7B99" w14:textId="77777777" w:rsidR="00C923D8" w:rsidRDefault="00C923D8">
            <w:pPr>
              <w:spacing w:line="240" w:lineRule="auto"/>
              <w:rPr>
                <w:rFonts w:ascii="Arial" w:eastAsia="Arial" w:hAnsi="Arial" w:cs="Arial"/>
              </w:rPr>
            </w:pPr>
          </w:p>
        </w:tc>
        <w:tc>
          <w:tcPr>
            <w:tcW w:w="2745" w:type="dxa"/>
            <w:tcBorders>
              <w:top w:val="single" w:sz="8" w:space="0" w:color="DDDDDD"/>
              <w:left w:val="single" w:sz="8" w:space="0" w:color="DDDDDD"/>
              <w:bottom w:val="single" w:sz="8" w:space="0" w:color="DDDDDD"/>
              <w:right w:val="single" w:sz="8" w:space="0" w:color="DDDDDD"/>
            </w:tcBorders>
          </w:tcPr>
          <w:p w14:paraId="1FE5457F" w14:textId="77777777" w:rsidR="00C923D8" w:rsidRDefault="009B6B2F">
            <w:pPr>
              <w:jc w:val="left"/>
            </w:pPr>
            <w:r>
              <w:rPr>
                <w:rFonts w:ascii="Arial" w:eastAsia="Arial" w:hAnsi="Arial" w:cs="Arial"/>
              </w:rPr>
              <w:t>Small Units (Sheep / Goats – clustered)</w:t>
            </w:r>
          </w:p>
        </w:tc>
        <w:tc>
          <w:tcPr>
            <w:tcW w:w="2145" w:type="dxa"/>
            <w:tcBorders>
              <w:top w:val="single" w:sz="8" w:space="0" w:color="DDDDDD"/>
              <w:left w:val="single" w:sz="8" w:space="0" w:color="DDDDDD"/>
              <w:bottom w:val="single" w:sz="8" w:space="0" w:color="DDDDDD"/>
              <w:right w:val="single" w:sz="8" w:space="0" w:color="DDDDDD"/>
            </w:tcBorders>
          </w:tcPr>
          <w:p w14:paraId="39A7D35B" w14:textId="77777777" w:rsidR="00C923D8" w:rsidRDefault="009B6B2F">
            <w:pPr>
              <w:rPr>
                <w:rFonts w:ascii="Arial" w:eastAsia="Arial" w:hAnsi="Arial" w:cs="Arial"/>
              </w:rPr>
            </w:pPr>
            <w:r>
              <w:rPr>
                <w:rFonts w:ascii="Arial" w:eastAsia="Arial" w:hAnsi="Arial" w:cs="Arial"/>
              </w:rPr>
              <w:t>220</w:t>
            </w:r>
          </w:p>
        </w:tc>
        <w:tc>
          <w:tcPr>
            <w:tcW w:w="2460" w:type="dxa"/>
            <w:tcBorders>
              <w:top w:val="single" w:sz="8" w:space="0" w:color="DDDDDD"/>
              <w:left w:val="single" w:sz="8" w:space="0" w:color="DDDDDD"/>
              <w:bottom w:val="single" w:sz="8" w:space="0" w:color="DDDDDD"/>
              <w:right w:val="single" w:sz="8" w:space="0" w:color="DDDDDD"/>
            </w:tcBorders>
          </w:tcPr>
          <w:p w14:paraId="76642911" w14:textId="77777777" w:rsidR="00C923D8" w:rsidRDefault="009B6B2F">
            <w:pPr>
              <w:rPr>
                <w:rFonts w:ascii="Arial" w:eastAsia="Arial" w:hAnsi="Arial" w:cs="Arial"/>
              </w:rPr>
            </w:pPr>
            <w:r>
              <w:rPr>
                <w:rFonts w:ascii="Arial" w:eastAsia="Arial" w:hAnsi="Arial" w:cs="Arial"/>
              </w:rPr>
              <w:t>15</w:t>
            </w:r>
          </w:p>
        </w:tc>
      </w:tr>
      <w:tr w:rsidR="00C923D8" w14:paraId="3DC85BF0" w14:textId="77777777">
        <w:trPr>
          <w:trHeight w:val="825"/>
        </w:trPr>
        <w:tc>
          <w:tcPr>
            <w:tcW w:w="2221" w:type="dxa"/>
            <w:vMerge w:val="restart"/>
            <w:tcBorders>
              <w:top w:val="single" w:sz="8" w:space="0" w:color="DDDDDD"/>
              <w:left w:val="single" w:sz="8" w:space="0" w:color="DDDDDD"/>
              <w:bottom w:val="single" w:sz="8" w:space="0" w:color="DDDDDD"/>
              <w:right w:val="single" w:sz="8" w:space="0" w:color="DDDDDD"/>
            </w:tcBorders>
          </w:tcPr>
          <w:p w14:paraId="388A14FE" w14:textId="77777777" w:rsidR="00C923D8" w:rsidRDefault="009B6B2F">
            <w:r>
              <w:rPr>
                <w:rFonts w:ascii="Arial" w:eastAsia="Arial" w:hAnsi="Arial" w:cs="Arial"/>
              </w:rPr>
              <w:t>Bird Population</w:t>
            </w:r>
          </w:p>
        </w:tc>
        <w:tc>
          <w:tcPr>
            <w:tcW w:w="2745" w:type="dxa"/>
            <w:tcBorders>
              <w:top w:val="single" w:sz="8" w:space="0" w:color="DDDDDD"/>
              <w:left w:val="single" w:sz="8" w:space="0" w:color="DDDDDD"/>
              <w:bottom w:val="single" w:sz="8" w:space="0" w:color="DDDDDD"/>
              <w:right w:val="single" w:sz="8" w:space="0" w:color="DDDDDD"/>
            </w:tcBorders>
          </w:tcPr>
          <w:p w14:paraId="24541D08" w14:textId="77777777" w:rsidR="00C923D8" w:rsidRDefault="009B6B2F">
            <w:r>
              <w:rPr>
                <w:rFonts w:ascii="Arial" w:eastAsia="Arial" w:hAnsi="Arial" w:cs="Arial"/>
              </w:rPr>
              <w:t xml:space="preserve">Poultry Units </w:t>
            </w:r>
            <w:r>
              <w:rPr>
                <w:sz w:val="21"/>
                <w:szCs w:val="21"/>
              </w:rPr>
              <w:t>(Birds)</w:t>
            </w:r>
          </w:p>
        </w:tc>
        <w:tc>
          <w:tcPr>
            <w:tcW w:w="2145" w:type="dxa"/>
            <w:tcBorders>
              <w:top w:val="single" w:sz="8" w:space="0" w:color="DDDDDD"/>
              <w:left w:val="single" w:sz="8" w:space="0" w:color="DDDDDD"/>
              <w:bottom w:val="single" w:sz="8" w:space="0" w:color="DDDDDD"/>
              <w:right w:val="single" w:sz="8" w:space="0" w:color="DDDDDD"/>
            </w:tcBorders>
          </w:tcPr>
          <w:p w14:paraId="49EA7DB1" w14:textId="77777777" w:rsidR="00C923D8" w:rsidRDefault="009B6B2F">
            <w:pPr>
              <w:rPr>
                <w:rFonts w:ascii="Arial" w:eastAsia="Arial" w:hAnsi="Arial" w:cs="Arial"/>
              </w:rPr>
            </w:pPr>
            <w:r>
              <w:rPr>
                <w:rFonts w:ascii="Arial" w:eastAsia="Arial" w:hAnsi="Arial" w:cs="Arial"/>
              </w:rPr>
              <w:t>0</w:t>
            </w:r>
          </w:p>
        </w:tc>
        <w:tc>
          <w:tcPr>
            <w:tcW w:w="2460" w:type="dxa"/>
            <w:tcBorders>
              <w:top w:val="single" w:sz="8" w:space="0" w:color="DDDDDD"/>
              <w:left w:val="single" w:sz="8" w:space="0" w:color="DDDDDD"/>
              <w:bottom w:val="single" w:sz="8" w:space="0" w:color="DDDDDD"/>
              <w:right w:val="single" w:sz="8" w:space="0" w:color="DDDDDD"/>
            </w:tcBorders>
          </w:tcPr>
          <w:p w14:paraId="43E4DB92" w14:textId="77777777" w:rsidR="00C923D8" w:rsidRDefault="009B6B2F">
            <w:pPr>
              <w:rPr>
                <w:rFonts w:ascii="Arial" w:eastAsia="Arial" w:hAnsi="Arial" w:cs="Arial"/>
              </w:rPr>
            </w:pPr>
            <w:r>
              <w:rPr>
                <w:rFonts w:ascii="Arial" w:eastAsia="Arial" w:hAnsi="Arial" w:cs="Arial"/>
              </w:rPr>
              <w:t>15</w:t>
            </w:r>
          </w:p>
        </w:tc>
      </w:tr>
      <w:tr w:rsidR="00C923D8" w14:paraId="263C92C2" w14:textId="77777777">
        <w:trPr>
          <w:trHeight w:val="825"/>
        </w:trPr>
        <w:tc>
          <w:tcPr>
            <w:tcW w:w="2221" w:type="dxa"/>
            <w:vMerge/>
            <w:tcBorders>
              <w:top w:val="single" w:sz="8" w:space="0" w:color="DDDDDD"/>
              <w:left w:val="single" w:sz="8" w:space="0" w:color="DDDDDD"/>
              <w:bottom w:val="single" w:sz="8" w:space="0" w:color="DDDDDD"/>
              <w:right w:val="single" w:sz="8" w:space="0" w:color="DDDDDD"/>
            </w:tcBorders>
          </w:tcPr>
          <w:p w14:paraId="4A7BCF3E" w14:textId="77777777" w:rsidR="00C923D8" w:rsidRDefault="00C923D8">
            <w:pPr>
              <w:pBdr>
                <w:top w:val="nil"/>
                <w:left w:val="nil"/>
                <w:bottom w:val="nil"/>
                <w:right w:val="nil"/>
                <w:between w:val="nil"/>
              </w:pBdr>
              <w:jc w:val="left"/>
              <w:rPr>
                <w:rFonts w:ascii="Arial" w:eastAsia="Arial" w:hAnsi="Arial" w:cs="Arial"/>
              </w:rPr>
            </w:pPr>
          </w:p>
        </w:tc>
        <w:tc>
          <w:tcPr>
            <w:tcW w:w="2745" w:type="dxa"/>
            <w:tcBorders>
              <w:top w:val="single" w:sz="8" w:space="0" w:color="DDDDDD"/>
              <w:left w:val="single" w:sz="8" w:space="0" w:color="DDDDDD"/>
              <w:bottom w:val="single" w:sz="8" w:space="0" w:color="DDDDDD"/>
              <w:right w:val="single" w:sz="8" w:space="0" w:color="DDDDDD"/>
            </w:tcBorders>
          </w:tcPr>
          <w:p w14:paraId="0ACA5B30" w14:textId="77777777" w:rsidR="00C923D8" w:rsidRDefault="009B6B2F">
            <w:r>
              <w:rPr>
                <w:rFonts w:ascii="Arial" w:eastAsia="Arial" w:hAnsi="Arial" w:cs="Arial"/>
              </w:rPr>
              <w:t>Poultry – ( FWOLS )</w:t>
            </w:r>
          </w:p>
        </w:tc>
        <w:tc>
          <w:tcPr>
            <w:tcW w:w="2145" w:type="dxa"/>
            <w:tcBorders>
              <w:top w:val="single" w:sz="8" w:space="0" w:color="DDDDDD"/>
              <w:left w:val="single" w:sz="8" w:space="0" w:color="DDDDDD"/>
              <w:bottom w:val="single" w:sz="8" w:space="0" w:color="DDDDDD"/>
              <w:right w:val="single" w:sz="8" w:space="0" w:color="DDDDDD"/>
            </w:tcBorders>
          </w:tcPr>
          <w:p w14:paraId="1018F5DD" w14:textId="77777777" w:rsidR="00C923D8" w:rsidRDefault="009B6B2F">
            <w:pPr>
              <w:rPr>
                <w:rFonts w:ascii="Arial" w:eastAsia="Arial" w:hAnsi="Arial" w:cs="Arial"/>
              </w:rPr>
            </w:pPr>
            <w:r>
              <w:rPr>
                <w:rFonts w:ascii="Arial" w:eastAsia="Arial" w:hAnsi="Arial" w:cs="Arial"/>
              </w:rPr>
              <w:t>4652</w:t>
            </w:r>
          </w:p>
        </w:tc>
        <w:tc>
          <w:tcPr>
            <w:tcW w:w="2460" w:type="dxa"/>
            <w:tcBorders>
              <w:top w:val="single" w:sz="8" w:space="0" w:color="DDDDDD"/>
              <w:left w:val="single" w:sz="8" w:space="0" w:color="DDDDDD"/>
              <w:bottom w:val="single" w:sz="8" w:space="0" w:color="DDDDDD"/>
              <w:right w:val="single" w:sz="8" w:space="0" w:color="DDDDDD"/>
            </w:tcBorders>
          </w:tcPr>
          <w:p w14:paraId="289CE652" w14:textId="77777777" w:rsidR="00C923D8" w:rsidRDefault="009B6B2F">
            <w:pPr>
              <w:rPr>
                <w:rFonts w:ascii="Arial" w:eastAsia="Arial" w:hAnsi="Arial" w:cs="Arial"/>
              </w:rPr>
            </w:pPr>
            <w:r>
              <w:rPr>
                <w:rFonts w:ascii="Arial" w:eastAsia="Arial" w:hAnsi="Arial" w:cs="Arial"/>
              </w:rPr>
              <w:t>15</w:t>
            </w:r>
          </w:p>
        </w:tc>
      </w:tr>
      <w:tr w:rsidR="00C923D8" w14:paraId="5C1F5F7E" w14:textId="77777777">
        <w:trPr>
          <w:trHeight w:val="825"/>
        </w:trPr>
        <w:tc>
          <w:tcPr>
            <w:tcW w:w="2221" w:type="dxa"/>
            <w:vMerge/>
            <w:tcBorders>
              <w:top w:val="single" w:sz="8" w:space="0" w:color="DDDDDD"/>
              <w:left w:val="single" w:sz="8" w:space="0" w:color="DDDDDD"/>
              <w:bottom w:val="single" w:sz="8" w:space="0" w:color="DDDDDD"/>
              <w:right w:val="single" w:sz="8" w:space="0" w:color="DDDDDD"/>
            </w:tcBorders>
          </w:tcPr>
          <w:p w14:paraId="7CD6F470" w14:textId="77777777" w:rsidR="00C923D8" w:rsidRDefault="00C923D8">
            <w:pPr>
              <w:pBdr>
                <w:top w:val="nil"/>
                <w:left w:val="nil"/>
                <w:bottom w:val="nil"/>
                <w:right w:val="nil"/>
                <w:between w:val="nil"/>
              </w:pBdr>
              <w:jc w:val="left"/>
              <w:rPr>
                <w:rFonts w:ascii="Arial" w:eastAsia="Arial" w:hAnsi="Arial" w:cs="Arial"/>
              </w:rPr>
            </w:pPr>
          </w:p>
        </w:tc>
        <w:tc>
          <w:tcPr>
            <w:tcW w:w="2745" w:type="dxa"/>
            <w:tcBorders>
              <w:top w:val="single" w:sz="8" w:space="0" w:color="DDDDDD"/>
              <w:left w:val="single" w:sz="8" w:space="0" w:color="DDDDDD"/>
              <w:bottom w:val="single" w:sz="8" w:space="0" w:color="DDDDDD"/>
              <w:right w:val="single" w:sz="8" w:space="0" w:color="DDDDDD"/>
            </w:tcBorders>
          </w:tcPr>
          <w:p w14:paraId="5D6C7654" w14:textId="77777777" w:rsidR="00C923D8" w:rsidRDefault="009B6B2F">
            <w:r>
              <w:rPr>
                <w:rFonts w:ascii="Arial" w:eastAsia="Arial" w:hAnsi="Arial" w:cs="Arial"/>
              </w:rPr>
              <w:t>Duck Rearing Units</w:t>
            </w:r>
          </w:p>
        </w:tc>
        <w:tc>
          <w:tcPr>
            <w:tcW w:w="2145" w:type="dxa"/>
            <w:tcBorders>
              <w:top w:val="single" w:sz="8" w:space="0" w:color="DDDDDD"/>
              <w:left w:val="single" w:sz="8" w:space="0" w:color="DDDDDD"/>
              <w:bottom w:val="single" w:sz="8" w:space="0" w:color="DDDDDD"/>
              <w:right w:val="single" w:sz="8" w:space="0" w:color="DDDDDD"/>
            </w:tcBorders>
          </w:tcPr>
          <w:p w14:paraId="25046848" w14:textId="77777777" w:rsidR="00C923D8" w:rsidRDefault="00C923D8">
            <w:pPr>
              <w:rPr>
                <w:rFonts w:ascii="Arial" w:eastAsia="Arial" w:hAnsi="Arial" w:cs="Arial"/>
              </w:rPr>
            </w:pPr>
          </w:p>
        </w:tc>
        <w:tc>
          <w:tcPr>
            <w:tcW w:w="2460" w:type="dxa"/>
            <w:tcBorders>
              <w:top w:val="single" w:sz="8" w:space="0" w:color="DDDDDD"/>
              <w:left w:val="single" w:sz="8" w:space="0" w:color="DDDDDD"/>
              <w:bottom w:val="single" w:sz="8" w:space="0" w:color="DDDDDD"/>
              <w:right w:val="single" w:sz="8" w:space="0" w:color="DDDDDD"/>
            </w:tcBorders>
          </w:tcPr>
          <w:p w14:paraId="35215DFC" w14:textId="77777777" w:rsidR="00C923D8" w:rsidRDefault="00C923D8">
            <w:pPr>
              <w:rPr>
                <w:rFonts w:ascii="Arial" w:eastAsia="Arial" w:hAnsi="Arial" w:cs="Arial"/>
              </w:rPr>
            </w:pPr>
          </w:p>
        </w:tc>
      </w:tr>
      <w:tr w:rsidR="00C923D8" w14:paraId="6B286744" w14:textId="77777777">
        <w:trPr>
          <w:trHeight w:val="1095"/>
        </w:trPr>
        <w:tc>
          <w:tcPr>
            <w:tcW w:w="2221" w:type="dxa"/>
            <w:vMerge/>
            <w:tcBorders>
              <w:top w:val="single" w:sz="8" w:space="0" w:color="DDDDDD"/>
              <w:left w:val="single" w:sz="8" w:space="0" w:color="DDDDDD"/>
              <w:bottom w:val="single" w:sz="8" w:space="0" w:color="DDDDDD"/>
              <w:right w:val="single" w:sz="8" w:space="0" w:color="DDDDDD"/>
            </w:tcBorders>
          </w:tcPr>
          <w:p w14:paraId="3A9F4189" w14:textId="77777777" w:rsidR="00C923D8" w:rsidRDefault="00C923D8">
            <w:pPr>
              <w:pBdr>
                <w:top w:val="nil"/>
                <w:left w:val="nil"/>
                <w:bottom w:val="nil"/>
                <w:right w:val="nil"/>
                <w:between w:val="nil"/>
              </w:pBdr>
              <w:jc w:val="left"/>
              <w:rPr>
                <w:rFonts w:ascii="Arial" w:eastAsia="Arial" w:hAnsi="Arial" w:cs="Arial"/>
              </w:rPr>
            </w:pPr>
          </w:p>
        </w:tc>
        <w:tc>
          <w:tcPr>
            <w:tcW w:w="2745" w:type="dxa"/>
            <w:tcBorders>
              <w:top w:val="single" w:sz="8" w:space="0" w:color="DDDDDD"/>
              <w:left w:val="single" w:sz="8" w:space="0" w:color="DDDDDD"/>
              <w:bottom w:val="single" w:sz="8" w:space="0" w:color="DDDDDD"/>
              <w:right w:val="single" w:sz="8" w:space="0" w:color="DDDDDD"/>
            </w:tcBorders>
          </w:tcPr>
          <w:p w14:paraId="0AA1F9AB" w14:textId="77777777" w:rsidR="00C923D8" w:rsidRDefault="009B6B2F">
            <w:r>
              <w:rPr>
                <w:rFonts w:ascii="Arial" w:eastAsia="Arial" w:hAnsi="Arial" w:cs="Arial"/>
              </w:rPr>
              <w:t>Wild/Migratory Birds (Observed)</w:t>
            </w:r>
          </w:p>
        </w:tc>
        <w:tc>
          <w:tcPr>
            <w:tcW w:w="2145" w:type="dxa"/>
            <w:tcBorders>
              <w:top w:val="single" w:sz="8" w:space="0" w:color="DDDDDD"/>
              <w:left w:val="single" w:sz="8" w:space="0" w:color="DDDDDD"/>
              <w:bottom w:val="single" w:sz="8" w:space="0" w:color="DDDDDD"/>
              <w:right w:val="single" w:sz="8" w:space="0" w:color="DDDDDD"/>
            </w:tcBorders>
          </w:tcPr>
          <w:p w14:paraId="02F3C0E2" w14:textId="77777777" w:rsidR="00C923D8" w:rsidRDefault="009B6B2F">
            <w:r>
              <w:rPr>
                <w:rFonts w:ascii="Arial" w:eastAsia="Arial" w:hAnsi="Arial" w:cs="Arial"/>
              </w:rPr>
              <w:t xml:space="preserve"> Absent</w:t>
            </w:r>
          </w:p>
        </w:tc>
        <w:tc>
          <w:tcPr>
            <w:tcW w:w="2460" w:type="dxa"/>
            <w:tcBorders>
              <w:top w:val="single" w:sz="8" w:space="0" w:color="DDDDDD"/>
              <w:left w:val="single" w:sz="8" w:space="0" w:color="DDDDDD"/>
              <w:bottom w:val="single" w:sz="8" w:space="0" w:color="DDDDDD"/>
              <w:right w:val="single" w:sz="8" w:space="0" w:color="DDDDDD"/>
            </w:tcBorders>
          </w:tcPr>
          <w:p w14:paraId="5C3B5493" w14:textId="77777777" w:rsidR="00C923D8" w:rsidRDefault="009B6B2F">
            <w:pPr>
              <w:rPr>
                <w:rFonts w:ascii="Arial" w:eastAsia="Arial" w:hAnsi="Arial" w:cs="Arial"/>
              </w:rPr>
            </w:pPr>
            <w:r>
              <w:rPr>
                <w:rFonts w:ascii="Arial" w:eastAsia="Arial" w:hAnsi="Arial" w:cs="Arial"/>
              </w:rPr>
              <w:t>Absent</w:t>
            </w:r>
          </w:p>
        </w:tc>
      </w:tr>
      <w:tr w:rsidR="00C923D8" w14:paraId="5FEA8C3B" w14:textId="77777777">
        <w:trPr>
          <w:trHeight w:val="1095"/>
        </w:trPr>
        <w:tc>
          <w:tcPr>
            <w:tcW w:w="2221" w:type="dxa"/>
            <w:vMerge/>
            <w:tcBorders>
              <w:top w:val="single" w:sz="8" w:space="0" w:color="DDDDDD"/>
              <w:left w:val="single" w:sz="8" w:space="0" w:color="DDDDDD"/>
              <w:bottom w:val="single" w:sz="8" w:space="0" w:color="DDDDDD"/>
              <w:right w:val="single" w:sz="8" w:space="0" w:color="DDDDDD"/>
            </w:tcBorders>
          </w:tcPr>
          <w:p w14:paraId="080E80B6" w14:textId="77777777" w:rsidR="00C923D8" w:rsidRDefault="00C923D8">
            <w:pPr>
              <w:pBdr>
                <w:top w:val="nil"/>
                <w:left w:val="nil"/>
                <w:bottom w:val="nil"/>
                <w:right w:val="nil"/>
                <w:between w:val="nil"/>
              </w:pBdr>
              <w:jc w:val="left"/>
              <w:rPr>
                <w:rFonts w:ascii="Arial" w:eastAsia="Arial" w:hAnsi="Arial" w:cs="Arial"/>
              </w:rPr>
            </w:pPr>
          </w:p>
        </w:tc>
        <w:tc>
          <w:tcPr>
            <w:tcW w:w="2745" w:type="dxa"/>
            <w:tcBorders>
              <w:top w:val="single" w:sz="8" w:space="0" w:color="DDDDDD"/>
              <w:left w:val="single" w:sz="8" w:space="0" w:color="DDDDDD"/>
              <w:bottom w:val="single" w:sz="8" w:space="0" w:color="DDDDDD"/>
              <w:right w:val="single" w:sz="8" w:space="0" w:color="DDDDDD"/>
            </w:tcBorders>
          </w:tcPr>
          <w:p w14:paraId="2F6C73E6" w14:textId="77777777" w:rsidR="00C923D8" w:rsidRDefault="009B6B2F">
            <w:r>
              <w:rPr>
                <w:rFonts w:ascii="Arial" w:eastAsia="Arial" w:hAnsi="Arial" w:cs="Arial"/>
              </w:rPr>
              <w:t>Crow Mortality Events (Reported)</w:t>
            </w:r>
          </w:p>
        </w:tc>
        <w:tc>
          <w:tcPr>
            <w:tcW w:w="2145" w:type="dxa"/>
            <w:tcBorders>
              <w:top w:val="single" w:sz="8" w:space="0" w:color="DDDDDD"/>
              <w:left w:val="single" w:sz="8" w:space="0" w:color="DDDDDD"/>
              <w:bottom w:val="single" w:sz="8" w:space="0" w:color="DDDDDD"/>
              <w:right w:val="single" w:sz="8" w:space="0" w:color="DDDDDD"/>
            </w:tcBorders>
          </w:tcPr>
          <w:p w14:paraId="6EA717B8" w14:textId="77777777" w:rsidR="00C923D8" w:rsidRDefault="009B6B2F">
            <w:r>
              <w:rPr>
                <w:rFonts w:ascii="Arial" w:eastAsia="Arial" w:hAnsi="Arial" w:cs="Arial"/>
              </w:rPr>
              <w:t>Yes / No</w:t>
            </w:r>
          </w:p>
        </w:tc>
        <w:tc>
          <w:tcPr>
            <w:tcW w:w="2460" w:type="dxa"/>
            <w:tcBorders>
              <w:top w:val="single" w:sz="8" w:space="0" w:color="DDDDDD"/>
              <w:left w:val="single" w:sz="8" w:space="0" w:color="DDDDDD"/>
              <w:bottom w:val="single" w:sz="8" w:space="0" w:color="DDDDDD"/>
              <w:right w:val="single" w:sz="8" w:space="0" w:color="DDDDDD"/>
            </w:tcBorders>
          </w:tcPr>
          <w:p w14:paraId="1B45CD88" w14:textId="77777777" w:rsidR="00C923D8" w:rsidRDefault="009B6B2F">
            <w:pPr>
              <w:rPr>
                <w:rFonts w:ascii="Arial" w:eastAsia="Arial" w:hAnsi="Arial" w:cs="Arial"/>
              </w:rPr>
            </w:pPr>
            <w:r>
              <w:rPr>
                <w:rFonts w:ascii="Arial" w:eastAsia="Arial" w:hAnsi="Arial" w:cs="Arial"/>
              </w:rPr>
              <w:t>NO</w:t>
            </w:r>
          </w:p>
        </w:tc>
      </w:tr>
    </w:tbl>
    <w:p w14:paraId="4412AB9E" w14:textId="77777777" w:rsidR="00C923D8" w:rsidRDefault="00C923D8"/>
    <w:p w14:paraId="1B4EB3BA" w14:textId="77777777" w:rsidR="00C923D8" w:rsidRDefault="00C923D8"/>
    <w:p w14:paraId="3551AC8E" w14:textId="77777777" w:rsidR="00C923D8" w:rsidRDefault="00C923D8"/>
    <w:p w14:paraId="19559017" w14:textId="1190AC4C" w:rsidR="00C923D8" w:rsidRPr="001B2CD8" w:rsidRDefault="009B6B2F">
      <w:pPr>
        <w:spacing w:before="240" w:after="240" w:line="240" w:lineRule="auto"/>
      </w:pPr>
      <w:r w:rsidRPr="001B2CD8">
        <w:t xml:space="preserve">The main risk of zoonotic diseases in </w:t>
      </w:r>
      <w:r w:rsidR="001C2737" w:rsidRPr="001B2CD8">
        <w:t xml:space="preserve">D evikulangara </w:t>
      </w:r>
      <w:r w:rsidRPr="001B2CD8">
        <w:t>is concentrated in Ward</w:t>
      </w:r>
      <w:r w:rsidR="001C2737" w:rsidRPr="001B2CD8">
        <w:t xml:space="preserve"> 0 </w:t>
      </w:r>
      <w:r w:rsidRPr="001B2CD8">
        <w:t xml:space="preserve">which is explained by the high density of pig farms, cattle congregation areas, and poultry units. The stray dog population </w:t>
      </w:r>
      <w:r w:rsidR="001B2CD8" w:rsidRPr="001B2CD8">
        <w:t xml:space="preserve"> around 15 wards </w:t>
      </w:r>
      <w:r w:rsidRPr="001B2CD8">
        <w:t>continues to be a substantial problem for rabies surveillance and bite prevention. There is a considerable risk of avian influenza introduction and amplification during October–March</w:t>
      </w:r>
      <w:r w:rsidR="001B2CD8">
        <w:t xml:space="preserve"> </w:t>
      </w:r>
      <w:r w:rsidRPr="001B2CD8">
        <w:t>due to the seasonal presence of migratory and resident water birds  backwater  . Clusters of pig farms and animal shelters vulnerable to flooding further raise the risk of leptospirosis and other zoonoses mediated by the environment, especially during monsoon floods.</w:t>
      </w:r>
    </w:p>
    <w:p w14:paraId="0285874B" w14:textId="77777777" w:rsidR="00C923D8" w:rsidRDefault="00C923D8">
      <w:pPr>
        <w:pStyle w:val="Heading2"/>
        <w:numPr>
          <w:ilvl w:val="1"/>
          <w:numId w:val="1"/>
        </w:numPr>
        <w:tabs>
          <w:tab w:val="left" w:pos="0"/>
        </w:tabs>
      </w:pPr>
      <w:bookmarkStart w:id="39" w:name="_tviz5gb9vlve" w:colFirst="0" w:colLast="0"/>
      <w:bookmarkEnd w:id="39"/>
    </w:p>
    <w:p w14:paraId="57A3FFEB" w14:textId="77777777" w:rsidR="00C923D8" w:rsidRDefault="00C923D8">
      <w:pPr>
        <w:pStyle w:val="Heading2"/>
        <w:numPr>
          <w:ilvl w:val="1"/>
          <w:numId w:val="1"/>
        </w:numPr>
        <w:tabs>
          <w:tab w:val="left" w:pos="0"/>
        </w:tabs>
      </w:pPr>
      <w:bookmarkStart w:id="40" w:name="_78dn7mq1okiv" w:colFirst="0" w:colLast="0"/>
      <w:bookmarkEnd w:id="40"/>
    </w:p>
    <w:p w14:paraId="499DB2A4" w14:textId="77777777" w:rsidR="00C923D8" w:rsidRDefault="00C923D8"/>
    <w:p w14:paraId="41DB0702" w14:textId="77777777" w:rsidR="00C923D8" w:rsidRDefault="00C923D8"/>
    <w:p w14:paraId="0AA8B1DE" w14:textId="77777777" w:rsidR="00C923D8" w:rsidRDefault="00C923D8">
      <w:pPr>
        <w:pStyle w:val="Heading2"/>
        <w:numPr>
          <w:ilvl w:val="1"/>
          <w:numId w:val="1"/>
        </w:numPr>
        <w:tabs>
          <w:tab w:val="left" w:pos="0"/>
        </w:tabs>
      </w:pPr>
      <w:bookmarkStart w:id="41" w:name="_dmkpgsru47q" w:colFirst="0" w:colLast="0"/>
      <w:bookmarkEnd w:id="41"/>
    </w:p>
    <w:p w14:paraId="04BC58D6" w14:textId="77777777" w:rsidR="00C923D8" w:rsidRDefault="009B6B2F">
      <w:pPr>
        <w:pStyle w:val="Heading2"/>
        <w:numPr>
          <w:ilvl w:val="1"/>
          <w:numId w:val="1"/>
        </w:numPr>
        <w:tabs>
          <w:tab w:val="left" w:pos="0"/>
        </w:tabs>
      </w:pPr>
      <w:bookmarkStart w:id="42" w:name="_1st69d2pu2i5" w:colFirst="0" w:colLast="0"/>
      <w:bookmarkEnd w:id="42"/>
      <w:r>
        <w:t>Veterinary Infrastructure</w:t>
      </w:r>
    </w:p>
    <w:p w14:paraId="48A8AC49" w14:textId="77777777" w:rsidR="00C923D8" w:rsidRDefault="009B6B2F">
      <w:pPr>
        <w:spacing w:before="240" w:after="240" w:line="240" w:lineRule="auto"/>
      </w:pPr>
      <w:r>
        <w:t>Veterinary institutions are a core pillar of One Health surveillance, enabling early zoonotic disease detection through vaccination, investigation of unusual animal illness or deaths, sample collection, and timely outbreak reporting. A well-mapped and responsive veterinary network strengthens coordination with human health and LSGI systems, ensuring rapid response during zoonotic events and pandemics.</w:t>
      </w:r>
    </w:p>
    <w:p w14:paraId="09E63C3F" w14:textId="77777777" w:rsidR="00C923D8" w:rsidRDefault="00C923D8"/>
    <w:tbl>
      <w:tblPr>
        <w:tblStyle w:val="af4"/>
        <w:tblW w:w="9825"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2490"/>
        <w:gridCol w:w="2040"/>
        <w:gridCol w:w="2085"/>
        <w:gridCol w:w="1425"/>
        <w:gridCol w:w="1785"/>
      </w:tblGrid>
      <w:tr w:rsidR="00C923D8" w14:paraId="32555274" w14:textId="77777777">
        <w:trPr>
          <w:trHeight w:val="825"/>
          <w:tblHeader/>
        </w:trPr>
        <w:tc>
          <w:tcPr>
            <w:tcW w:w="2490"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60A1FA8D" w14:textId="77777777" w:rsidR="00C923D8" w:rsidRDefault="009B6B2F">
            <w:pPr>
              <w:jc w:val="center"/>
            </w:pPr>
            <w:r>
              <w:rPr>
                <w:rFonts w:ascii="Arial" w:eastAsia="Arial" w:hAnsi="Arial" w:cs="Arial"/>
                <w:b/>
                <w:bCs/>
              </w:rPr>
              <w:t>Facility Type</w:t>
            </w:r>
          </w:p>
        </w:tc>
        <w:tc>
          <w:tcPr>
            <w:tcW w:w="2040"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4115DFDE" w14:textId="77777777" w:rsidR="00C923D8" w:rsidRDefault="009B6B2F">
            <w:pPr>
              <w:jc w:val="center"/>
            </w:pPr>
            <w:r>
              <w:rPr>
                <w:rFonts w:ascii="Arial" w:eastAsia="Arial" w:hAnsi="Arial" w:cs="Arial"/>
                <w:b/>
                <w:bCs/>
              </w:rPr>
              <w:t>Name of Facility</w:t>
            </w:r>
          </w:p>
        </w:tc>
        <w:tc>
          <w:tcPr>
            <w:tcW w:w="2085"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7F3A3005" w14:textId="77777777" w:rsidR="00C923D8" w:rsidRDefault="009B6B2F">
            <w:pPr>
              <w:jc w:val="center"/>
            </w:pPr>
            <w:r>
              <w:rPr>
                <w:rFonts w:ascii="Arial" w:eastAsia="Arial" w:hAnsi="Arial" w:cs="Arial"/>
                <w:b/>
                <w:bCs/>
              </w:rPr>
              <w:t>Ownership Govt / Pvt</w:t>
            </w:r>
          </w:p>
        </w:tc>
        <w:tc>
          <w:tcPr>
            <w:tcW w:w="1425"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765130FD" w14:textId="77777777" w:rsidR="00C923D8" w:rsidRDefault="009B6B2F">
            <w:pPr>
              <w:jc w:val="center"/>
            </w:pPr>
            <w:r>
              <w:rPr>
                <w:rFonts w:ascii="Arial" w:eastAsia="Arial" w:hAnsi="Arial" w:cs="Arial"/>
                <w:b/>
                <w:bCs/>
              </w:rPr>
              <w:t>Ward(s)</w:t>
            </w:r>
          </w:p>
        </w:tc>
        <w:tc>
          <w:tcPr>
            <w:tcW w:w="1785"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23D15FCF" w14:textId="77777777" w:rsidR="00C923D8" w:rsidRDefault="009B6B2F">
            <w:pPr>
              <w:jc w:val="center"/>
            </w:pPr>
            <w:r>
              <w:rPr>
                <w:rFonts w:ascii="Arial" w:eastAsia="Arial" w:hAnsi="Arial" w:cs="Arial"/>
                <w:b/>
                <w:bCs/>
              </w:rPr>
              <w:t>Contact number</w:t>
            </w:r>
          </w:p>
        </w:tc>
      </w:tr>
      <w:tr w:rsidR="00C923D8" w14:paraId="5C279B18" w14:textId="77777777">
        <w:trPr>
          <w:trHeight w:val="1095"/>
          <w:tblHeader/>
        </w:trPr>
        <w:tc>
          <w:tcPr>
            <w:tcW w:w="2490" w:type="dxa"/>
            <w:tcBorders>
              <w:top w:val="single" w:sz="8" w:space="0" w:color="DDDDDD"/>
              <w:left w:val="single" w:sz="8" w:space="0" w:color="DDDDDD"/>
              <w:bottom w:val="single" w:sz="8" w:space="0" w:color="DDDDDD"/>
              <w:right w:val="single" w:sz="8" w:space="0" w:color="DDDDDD"/>
            </w:tcBorders>
          </w:tcPr>
          <w:p w14:paraId="0E490635" w14:textId="77777777" w:rsidR="00C923D8" w:rsidRDefault="009B6B2F">
            <w:pPr>
              <w:jc w:val="left"/>
            </w:pPr>
            <w:r>
              <w:rPr>
                <w:rFonts w:ascii="Arial" w:eastAsia="Arial" w:hAnsi="Arial" w:cs="Arial"/>
              </w:rPr>
              <w:t>Veterinary Dispensary</w:t>
            </w:r>
          </w:p>
        </w:tc>
        <w:tc>
          <w:tcPr>
            <w:tcW w:w="2040" w:type="dxa"/>
            <w:tcBorders>
              <w:top w:val="single" w:sz="8" w:space="0" w:color="DDDDDD"/>
              <w:left w:val="single" w:sz="8" w:space="0" w:color="DDDDDD"/>
              <w:bottom w:val="single" w:sz="8" w:space="0" w:color="DDDDDD"/>
              <w:right w:val="single" w:sz="8" w:space="0" w:color="DDDDDD"/>
            </w:tcBorders>
          </w:tcPr>
          <w:p w14:paraId="227FDF78" w14:textId="77777777" w:rsidR="00C923D8" w:rsidRDefault="009B6B2F">
            <w:pPr>
              <w:rPr>
                <w:rFonts w:ascii="Arial" w:eastAsia="Arial" w:hAnsi="Arial" w:cs="Arial"/>
              </w:rPr>
            </w:pPr>
            <w:r>
              <w:rPr>
                <w:rFonts w:ascii="Arial" w:eastAsia="Arial" w:hAnsi="Arial" w:cs="Arial"/>
              </w:rPr>
              <w:t>1</w:t>
            </w:r>
          </w:p>
        </w:tc>
        <w:tc>
          <w:tcPr>
            <w:tcW w:w="2085" w:type="dxa"/>
            <w:tcBorders>
              <w:top w:val="single" w:sz="8" w:space="0" w:color="DDDDDD"/>
              <w:left w:val="single" w:sz="8" w:space="0" w:color="DDDDDD"/>
              <w:bottom w:val="single" w:sz="8" w:space="0" w:color="DDDDDD"/>
              <w:right w:val="single" w:sz="8" w:space="0" w:color="DDDDDD"/>
            </w:tcBorders>
          </w:tcPr>
          <w:p w14:paraId="1EACCB9F" w14:textId="77777777" w:rsidR="00C923D8" w:rsidRDefault="009B6B2F">
            <w:pPr>
              <w:rPr>
                <w:rFonts w:ascii="Arial" w:eastAsia="Arial" w:hAnsi="Arial" w:cs="Arial"/>
              </w:rPr>
            </w:pPr>
            <w:r>
              <w:rPr>
                <w:rFonts w:ascii="Arial" w:eastAsia="Arial" w:hAnsi="Arial" w:cs="Arial"/>
              </w:rPr>
              <w:t>Govt</w:t>
            </w:r>
          </w:p>
        </w:tc>
        <w:tc>
          <w:tcPr>
            <w:tcW w:w="1425" w:type="dxa"/>
            <w:tcBorders>
              <w:top w:val="single" w:sz="8" w:space="0" w:color="DDDDDD"/>
              <w:left w:val="single" w:sz="8" w:space="0" w:color="DDDDDD"/>
              <w:bottom w:val="single" w:sz="8" w:space="0" w:color="DDDDDD"/>
              <w:right w:val="single" w:sz="8" w:space="0" w:color="DDDDDD"/>
            </w:tcBorders>
          </w:tcPr>
          <w:p w14:paraId="660C621C" w14:textId="77777777" w:rsidR="00C923D8" w:rsidRDefault="009B6B2F">
            <w:pPr>
              <w:rPr>
                <w:rFonts w:ascii="Arial" w:eastAsia="Arial" w:hAnsi="Arial" w:cs="Arial"/>
              </w:rPr>
            </w:pPr>
            <w:r>
              <w:rPr>
                <w:rFonts w:ascii="Arial" w:eastAsia="Arial" w:hAnsi="Arial" w:cs="Arial"/>
              </w:rPr>
              <w:t>3</w:t>
            </w:r>
          </w:p>
        </w:tc>
        <w:tc>
          <w:tcPr>
            <w:tcW w:w="1785" w:type="dxa"/>
            <w:tcBorders>
              <w:top w:val="single" w:sz="8" w:space="0" w:color="DDDDDD"/>
              <w:left w:val="single" w:sz="8" w:space="0" w:color="DDDDDD"/>
              <w:bottom w:val="single" w:sz="8" w:space="0" w:color="DDDDDD"/>
              <w:right w:val="single" w:sz="8" w:space="0" w:color="DDDDDD"/>
            </w:tcBorders>
          </w:tcPr>
          <w:p w14:paraId="041CB3BA" w14:textId="77777777" w:rsidR="00C923D8" w:rsidRDefault="009B6B2F">
            <w:pPr>
              <w:rPr>
                <w:rFonts w:ascii="Arial" w:eastAsia="Arial" w:hAnsi="Arial" w:cs="Arial"/>
              </w:rPr>
            </w:pPr>
            <w:r>
              <w:rPr>
                <w:rFonts w:ascii="Arial" w:eastAsia="Arial" w:hAnsi="Arial" w:cs="Arial"/>
              </w:rPr>
              <w:t>0476 2698979</w:t>
            </w:r>
          </w:p>
        </w:tc>
      </w:tr>
      <w:tr w:rsidR="00C923D8" w14:paraId="2F85A5C9" w14:textId="77777777">
        <w:trPr>
          <w:trHeight w:val="1095"/>
          <w:tblHeader/>
        </w:trPr>
        <w:tc>
          <w:tcPr>
            <w:tcW w:w="2490" w:type="dxa"/>
            <w:tcBorders>
              <w:top w:val="single" w:sz="8" w:space="0" w:color="DDDDDD"/>
              <w:left w:val="single" w:sz="8" w:space="0" w:color="DDDDDD"/>
              <w:bottom w:val="single" w:sz="8" w:space="0" w:color="DDDDDD"/>
              <w:right w:val="single" w:sz="8" w:space="0" w:color="DDDDDD"/>
            </w:tcBorders>
          </w:tcPr>
          <w:p w14:paraId="7675CE38" w14:textId="77777777" w:rsidR="00C923D8" w:rsidRDefault="009B6B2F">
            <w:pPr>
              <w:jc w:val="left"/>
            </w:pPr>
            <w:r>
              <w:rPr>
                <w:rFonts w:ascii="Arial" w:eastAsia="Arial" w:hAnsi="Arial" w:cs="Arial"/>
              </w:rPr>
              <w:t>Veterinary Hospital / Polyclinic</w:t>
            </w:r>
          </w:p>
        </w:tc>
        <w:tc>
          <w:tcPr>
            <w:tcW w:w="2040" w:type="dxa"/>
            <w:tcBorders>
              <w:top w:val="single" w:sz="8" w:space="0" w:color="DDDDDD"/>
              <w:left w:val="single" w:sz="8" w:space="0" w:color="DDDDDD"/>
              <w:bottom w:val="single" w:sz="8" w:space="0" w:color="DDDDDD"/>
              <w:right w:val="single" w:sz="8" w:space="0" w:color="DDDDDD"/>
            </w:tcBorders>
          </w:tcPr>
          <w:p w14:paraId="207526C4" w14:textId="77777777" w:rsidR="00C923D8" w:rsidRDefault="009B6B2F">
            <w:pPr>
              <w:rPr>
                <w:rFonts w:ascii="Arial" w:eastAsia="Arial" w:hAnsi="Arial" w:cs="Arial"/>
              </w:rPr>
            </w:pPr>
            <w:r>
              <w:rPr>
                <w:rFonts w:ascii="Arial" w:eastAsia="Arial" w:hAnsi="Arial" w:cs="Arial"/>
              </w:rPr>
              <w:t>1</w:t>
            </w:r>
          </w:p>
        </w:tc>
        <w:tc>
          <w:tcPr>
            <w:tcW w:w="2085" w:type="dxa"/>
            <w:tcBorders>
              <w:top w:val="single" w:sz="8" w:space="0" w:color="DDDDDD"/>
              <w:left w:val="single" w:sz="8" w:space="0" w:color="DDDDDD"/>
              <w:bottom w:val="single" w:sz="8" w:space="0" w:color="DDDDDD"/>
              <w:right w:val="single" w:sz="8" w:space="0" w:color="DDDDDD"/>
            </w:tcBorders>
          </w:tcPr>
          <w:p w14:paraId="495D00BF" w14:textId="77777777" w:rsidR="00C923D8" w:rsidRDefault="009B6B2F">
            <w:pPr>
              <w:rPr>
                <w:rFonts w:ascii="Arial" w:eastAsia="Arial" w:hAnsi="Arial" w:cs="Arial"/>
              </w:rPr>
            </w:pPr>
            <w:r>
              <w:rPr>
                <w:rFonts w:ascii="Arial" w:eastAsia="Arial" w:hAnsi="Arial" w:cs="Arial"/>
              </w:rPr>
              <w:t>Govt</w:t>
            </w:r>
          </w:p>
        </w:tc>
        <w:tc>
          <w:tcPr>
            <w:tcW w:w="1425" w:type="dxa"/>
            <w:tcBorders>
              <w:top w:val="single" w:sz="8" w:space="0" w:color="DDDDDD"/>
              <w:left w:val="single" w:sz="8" w:space="0" w:color="DDDDDD"/>
              <w:bottom w:val="single" w:sz="8" w:space="0" w:color="DDDDDD"/>
              <w:right w:val="single" w:sz="8" w:space="0" w:color="DDDDDD"/>
            </w:tcBorders>
          </w:tcPr>
          <w:p w14:paraId="0FF28D89" w14:textId="77777777" w:rsidR="00C923D8" w:rsidRDefault="009B6B2F">
            <w:pPr>
              <w:rPr>
                <w:rFonts w:ascii="Arial" w:eastAsia="Arial" w:hAnsi="Arial" w:cs="Arial"/>
              </w:rPr>
            </w:pPr>
            <w:r>
              <w:rPr>
                <w:rFonts w:ascii="Arial" w:eastAsia="Arial" w:hAnsi="Arial" w:cs="Arial"/>
              </w:rPr>
              <w:t>Municipality</w:t>
            </w:r>
          </w:p>
        </w:tc>
        <w:tc>
          <w:tcPr>
            <w:tcW w:w="1785" w:type="dxa"/>
            <w:tcBorders>
              <w:top w:val="single" w:sz="8" w:space="0" w:color="DDDDDD"/>
              <w:left w:val="single" w:sz="8" w:space="0" w:color="DDDDDD"/>
              <w:bottom w:val="single" w:sz="8" w:space="0" w:color="DDDDDD"/>
              <w:right w:val="single" w:sz="8" w:space="0" w:color="DDDDDD"/>
            </w:tcBorders>
          </w:tcPr>
          <w:p w14:paraId="672C74B1" w14:textId="77777777" w:rsidR="00C923D8" w:rsidRDefault="00C923D8">
            <w:pPr>
              <w:rPr>
                <w:rFonts w:ascii="Arial" w:eastAsia="Arial" w:hAnsi="Arial" w:cs="Arial"/>
              </w:rPr>
            </w:pPr>
          </w:p>
        </w:tc>
      </w:tr>
      <w:tr w:rsidR="00C923D8" w14:paraId="6F9C7EDF" w14:textId="77777777">
        <w:trPr>
          <w:trHeight w:val="1095"/>
          <w:tblHeader/>
        </w:trPr>
        <w:tc>
          <w:tcPr>
            <w:tcW w:w="2490" w:type="dxa"/>
            <w:tcBorders>
              <w:top w:val="single" w:sz="8" w:space="0" w:color="DDDDDD"/>
              <w:left w:val="single" w:sz="8" w:space="0" w:color="DDDDDD"/>
              <w:bottom w:val="single" w:sz="8" w:space="0" w:color="DDDDDD"/>
              <w:right w:val="single" w:sz="8" w:space="0" w:color="DDDDDD"/>
            </w:tcBorders>
          </w:tcPr>
          <w:p w14:paraId="3535D0AF" w14:textId="77777777" w:rsidR="00C923D8" w:rsidRDefault="009B6B2F">
            <w:pPr>
              <w:jc w:val="left"/>
            </w:pPr>
            <w:r>
              <w:rPr>
                <w:rFonts w:ascii="Arial" w:eastAsia="Arial" w:hAnsi="Arial" w:cs="Arial"/>
              </w:rPr>
              <w:t>Private Veterinary Clinics</w:t>
            </w:r>
          </w:p>
        </w:tc>
        <w:tc>
          <w:tcPr>
            <w:tcW w:w="2040" w:type="dxa"/>
            <w:tcBorders>
              <w:top w:val="single" w:sz="8" w:space="0" w:color="DDDDDD"/>
              <w:left w:val="single" w:sz="8" w:space="0" w:color="DDDDDD"/>
              <w:bottom w:val="single" w:sz="8" w:space="0" w:color="DDDDDD"/>
              <w:right w:val="single" w:sz="8" w:space="0" w:color="DDDDDD"/>
            </w:tcBorders>
          </w:tcPr>
          <w:p w14:paraId="6C939A0B" w14:textId="77777777" w:rsidR="00C923D8" w:rsidRDefault="009B6B2F">
            <w:pPr>
              <w:rPr>
                <w:rFonts w:ascii="Arial" w:eastAsia="Arial" w:hAnsi="Arial" w:cs="Arial"/>
              </w:rPr>
            </w:pPr>
            <w:r>
              <w:rPr>
                <w:rFonts w:ascii="Arial" w:eastAsia="Arial" w:hAnsi="Arial" w:cs="Arial"/>
              </w:rPr>
              <w:t>NIL</w:t>
            </w:r>
          </w:p>
        </w:tc>
        <w:tc>
          <w:tcPr>
            <w:tcW w:w="2085" w:type="dxa"/>
            <w:tcBorders>
              <w:top w:val="single" w:sz="8" w:space="0" w:color="DDDDDD"/>
              <w:left w:val="single" w:sz="8" w:space="0" w:color="DDDDDD"/>
              <w:bottom w:val="single" w:sz="8" w:space="0" w:color="DDDDDD"/>
              <w:right w:val="single" w:sz="8" w:space="0" w:color="DDDDDD"/>
            </w:tcBorders>
          </w:tcPr>
          <w:p w14:paraId="75899B58" w14:textId="468C45E7" w:rsidR="00C923D8" w:rsidRDefault="00D75AC0">
            <w:pPr>
              <w:rPr>
                <w:rFonts w:ascii="Arial" w:eastAsia="Arial" w:hAnsi="Arial" w:cs="Arial"/>
              </w:rPr>
            </w:pPr>
            <w:r>
              <w:rPr>
                <w:rFonts w:ascii="Arial" w:eastAsia="Arial" w:hAnsi="Arial" w:cs="Arial"/>
              </w:rPr>
              <w:t>0</w:t>
            </w:r>
          </w:p>
        </w:tc>
        <w:tc>
          <w:tcPr>
            <w:tcW w:w="1425" w:type="dxa"/>
            <w:tcBorders>
              <w:top w:val="single" w:sz="8" w:space="0" w:color="DDDDDD"/>
              <w:left w:val="single" w:sz="8" w:space="0" w:color="DDDDDD"/>
              <w:bottom w:val="single" w:sz="8" w:space="0" w:color="DDDDDD"/>
              <w:right w:val="single" w:sz="8" w:space="0" w:color="DDDDDD"/>
            </w:tcBorders>
          </w:tcPr>
          <w:p w14:paraId="3B1968D8" w14:textId="0E6281B8" w:rsidR="00C923D8" w:rsidRDefault="00D75AC0">
            <w:pPr>
              <w:rPr>
                <w:rFonts w:ascii="Arial" w:eastAsia="Arial" w:hAnsi="Arial" w:cs="Arial"/>
              </w:rPr>
            </w:pPr>
            <w:r>
              <w:rPr>
                <w:rFonts w:ascii="Arial" w:eastAsia="Arial" w:hAnsi="Arial" w:cs="Arial"/>
              </w:rPr>
              <w:t>0</w:t>
            </w:r>
          </w:p>
        </w:tc>
        <w:tc>
          <w:tcPr>
            <w:tcW w:w="1785" w:type="dxa"/>
            <w:tcBorders>
              <w:top w:val="single" w:sz="8" w:space="0" w:color="DDDDDD"/>
              <w:left w:val="single" w:sz="8" w:space="0" w:color="DDDDDD"/>
              <w:bottom w:val="single" w:sz="8" w:space="0" w:color="DDDDDD"/>
              <w:right w:val="single" w:sz="8" w:space="0" w:color="DDDDDD"/>
            </w:tcBorders>
          </w:tcPr>
          <w:p w14:paraId="58D7F345" w14:textId="77777777" w:rsidR="00C923D8" w:rsidRDefault="00C923D8">
            <w:pPr>
              <w:rPr>
                <w:rFonts w:ascii="Arial" w:eastAsia="Arial" w:hAnsi="Arial" w:cs="Arial"/>
              </w:rPr>
            </w:pPr>
          </w:p>
        </w:tc>
      </w:tr>
      <w:tr w:rsidR="00C923D8" w14:paraId="1C39E3A3" w14:textId="77777777">
        <w:trPr>
          <w:trHeight w:val="1208"/>
          <w:tblHeader/>
        </w:trPr>
        <w:tc>
          <w:tcPr>
            <w:tcW w:w="2490" w:type="dxa"/>
            <w:tcBorders>
              <w:top w:val="single" w:sz="8" w:space="0" w:color="DDDDDD"/>
              <w:left w:val="single" w:sz="8" w:space="0" w:color="DDDDDD"/>
              <w:bottom w:val="single" w:sz="8" w:space="0" w:color="DDDDDD"/>
              <w:right w:val="single" w:sz="8" w:space="0" w:color="DDDDDD"/>
            </w:tcBorders>
          </w:tcPr>
          <w:p w14:paraId="61BC24ED" w14:textId="77777777" w:rsidR="00C923D8" w:rsidRDefault="009B6B2F">
            <w:pPr>
              <w:jc w:val="left"/>
            </w:pPr>
            <w:r>
              <w:rPr>
                <w:rFonts w:ascii="Arial" w:eastAsia="Arial" w:hAnsi="Arial" w:cs="Arial"/>
              </w:rPr>
              <w:t>Mobile / Emergency Vet Service (incl. night services)</w:t>
            </w:r>
          </w:p>
        </w:tc>
        <w:tc>
          <w:tcPr>
            <w:tcW w:w="2040" w:type="dxa"/>
            <w:tcBorders>
              <w:top w:val="single" w:sz="8" w:space="0" w:color="DDDDDD"/>
              <w:left w:val="single" w:sz="8" w:space="0" w:color="DDDDDD"/>
              <w:bottom w:val="single" w:sz="8" w:space="0" w:color="DDDDDD"/>
              <w:right w:val="single" w:sz="8" w:space="0" w:color="DDDDDD"/>
            </w:tcBorders>
          </w:tcPr>
          <w:p w14:paraId="09E171F1" w14:textId="77777777" w:rsidR="00C923D8" w:rsidRDefault="009B6B2F">
            <w:pPr>
              <w:rPr>
                <w:rFonts w:ascii="Arial" w:eastAsia="Arial" w:hAnsi="Arial" w:cs="Arial"/>
              </w:rPr>
            </w:pPr>
            <w:r>
              <w:rPr>
                <w:rFonts w:ascii="Arial" w:eastAsia="Arial" w:hAnsi="Arial" w:cs="Arial"/>
              </w:rPr>
              <w:t>1</w:t>
            </w:r>
          </w:p>
        </w:tc>
        <w:tc>
          <w:tcPr>
            <w:tcW w:w="2085" w:type="dxa"/>
            <w:tcBorders>
              <w:top w:val="single" w:sz="8" w:space="0" w:color="DDDDDD"/>
              <w:left w:val="single" w:sz="8" w:space="0" w:color="DDDDDD"/>
              <w:bottom w:val="single" w:sz="8" w:space="0" w:color="DDDDDD"/>
              <w:right w:val="single" w:sz="8" w:space="0" w:color="DDDDDD"/>
            </w:tcBorders>
          </w:tcPr>
          <w:p w14:paraId="28DCD5DC" w14:textId="77777777" w:rsidR="00C923D8" w:rsidRDefault="009B6B2F">
            <w:pPr>
              <w:rPr>
                <w:rFonts w:ascii="Arial" w:eastAsia="Arial" w:hAnsi="Arial" w:cs="Arial"/>
              </w:rPr>
            </w:pPr>
            <w:r>
              <w:rPr>
                <w:rFonts w:ascii="Arial" w:eastAsia="Arial" w:hAnsi="Arial" w:cs="Arial"/>
              </w:rPr>
              <w:t>Govt</w:t>
            </w:r>
          </w:p>
        </w:tc>
        <w:tc>
          <w:tcPr>
            <w:tcW w:w="1425" w:type="dxa"/>
            <w:tcBorders>
              <w:top w:val="single" w:sz="8" w:space="0" w:color="DDDDDD"/>
              <w:left w:val="single" w:sz="8" w:space="0" w:color="DDDDDD"/>
              <w:bottom w:val="single" w:sz="8" w:space="0" w:color="DDDDDD"/>
              <w:right w:val="single" w:sz="8" w:space="0" w:color="DDDDDD"/>
            </w:tcBorders>
          </w:tcPr>
          <w:p w14:paraId="3B053250" w14:textId="77777777" w:rsidR="00C923D8" w:rsidRDefault="009B6B2F">
            <w:pPr>
              <w:rPr>
                <w:rFonts w:ascii="Arial" w:eastAsia="Arial" w:hAnsi="Arial" w:cs="Arial"/>
              </w:rPr>
            </w:pPr>
            <w:r>
              <w:rPr>
                <w:rFonts w:ascii="Arial" w:eastAsia="Arial" w:hAnsi="Arial" w:cs="Arial"/>
              </w:rPr>
              <w:t>Muthukulam Block</w:t>
            </w:r>
          </w:p>
        </w:tc>
        <w:tc>
          <w:tcPr>
            <w:tcW w:w="1785" w:type="dxa"/>
            <w:tcBorders>
              <w:top w:val="single" w:sz="8" w:space="0" w:color="DDDDDD"/>
              <w:left w:val="single" w:sz="8" w:space="0" w:color="DDDDDD"/>
              <w:bottom w:val="single" w:sz="8" w:space="0" w:color="DDDDDD"/>
              <w:right w:val="single" w:sz="8" w:space="0" w:color="DDDDDD"/>
            </w:tcBorders>
          </w:tcPr>
          <w:p w14:paraId="5167F549" w14:textId="2EA8C66B" w:rsidR="00C923D8" w:rsidRDefault="006C6533">
            <w:pPr>
              <w:rPr>
                <w:rFonts w:ascii="Arial" w:eastAsia="Arial" w:hAnsi="Arial" w:cs="Arial"/>
              </w:rPr>
            </w:pPr>
            <w:r>
              <w:rPr>
                <w:rFonts w:ascii="Arial" w:eastAsia="Arial" w:hAnsi="Arial" w:cs="Arial"/>
              </w:rPr>
              <w:t>9447075691</w:t>
            </w:r>
          </w:p>
        </w:tc>
      </w:tr>
      <w:tr w:rsidR="006C6533" w14:paraId="230E267B" w14:textId="77777777">
        <w:trPr>
          <w:trHeight w:val="1095"/>
          <w:tblHeader/>
        </w:trPr>
        <w:tc>
          <w:tcPr>
            <w:tcW w:w="2490" w:type="dxa"/>
            <w:tcBorders>
              <w:top w:val="single" w:sz="8" w:space="0" w:color="DDDDDD"/>
              <w:left w:val="single" w:sz="8" w:space="0" w:color="DDDDDD"/>
              <w:bottom w:val="single" w:sz="8" w:space="0" w:color="DDDDDD"/>
              <w:right w:val="single" w:sz="8" w:space="0" w:color="DDDDDD"/>
            </w:tcBorders>
          </w:tcPr>
          <w:p w14:paraId="73DEB030" w14:textId="77777777" w:rsidR="006C6533" w:rsidRDefault="006C6533" w:rsidP="006C6533">
            <w:pPr>
              <w:jc w:val="left"/>
            </w:pPr>
            <w:r>
              <w:rPr>
                <w:rFonts w:ascii="Arial" w:eastAsia="Arial" w:hAnsi="Arial" w:cs="Arial"/>
              </w:rPr>
              <w:t>Pet Homes / Animal Shelters</w:t>
            </w:r>
          </w:p>
        </w:tc>
        <w:tc>
          <w:tcPr>
            <w:tcW w:w="2040" w:type="dxa"/>
            <w:tcBorders>
              <w:top w:val="single" w:sz="8" w:space="0" w:color="DDDDDD"/>
              <w:left w:val="single" w:sz="8" w:space="0" w:color="DDDDDD"/>
              <w:bottom w:val="single" w:sz="8" w:space="0" w:color="DDDDDD"/>
              <w:right w:val="single" w:sz="8" w:space="0" w:color="DDDDDD"/>
            </w:tcBorders>
          </w:tcPr>
          <w:p w14:paraId="411A28AF" w14:textId="77777777" w:rsidR="006C6533" w:rsidRDefault="006C6533" w:rsidP="006C6533">
            <w:pPr>
              <w:rPr>
                <w:rFonts w:ascii="Arial" w:eastAsia="Arial" w:hAnsi="Arial" w:cs="Arial"/>
              </w:rPr>
            </w:pPr>
            <w:r>
              <w:rPr>
                <w:rFonts w:ascii="Arial" w:eastAsia="Arial" w:hAnsi="Arial" w:cs="Arial"/>
              </w:rPr>
              <w:t>NIL</w:t>
            </w:r>
          </w:p>
        </w:tc>
        <w:tc>
          <w:tcPr>
            <w:tcW w:w="2085" w:type="dxa"/>
            <w:tcBorders>
              <w:top w:val="single" w:sz="8" w:space="0" w:color="DDDDDD"/>
              <w:left w:val="single" w:sz="8" w:space="0" w:color="DDDDDD"/>
              <w:bottom w:val="single" w:sz="8" w:space="0" w:color="DDDDDD"/>
              <w:right w:val="single" w:sz="8" w:space="0" w:color="DDDDDD"/>
            </w:tcBorders>
          </w:tcPr>
          <w:p w14:paraId="2397962C" w14:textId="5237D7E9" w:rsidR="006C6533" w:rsidRDefault="006C6533" w:rsidP="006C6533">
            <w:pPr>
              <w:rPr>
                <w:rFonts w:ascii="Arial" w:eastAsia="Arial" w:hAnsi="Arial" w:cs="Arial"/>
              </w:rPr>
            </w:pPr>
            <w:r w:rsidRPr="006F09B6">
              <w:rPr>
                <w:rFonts w:ascii="Arial" w:eastAsia="Arial" w:hAnsi="Arial" w:cs="Arial"/>
              </w:rPr>
              <w:t>0</w:t>
            </w:r>
          </w:p>
        </w:tc>
        <w:tc>
          <w:tcPr>
            <w:tcW w:w="1425" w:type="dxa"/>
            <w:tcBorders>
              <w:top w:val="single" w:sz="8" w:space="0" w:color="DDDDDD"/>
              <w:left w:val="single" w:sz="8" w:space="0" w:color="DDDDDD"/>
              <w:bottom w:val="single" w:sz="8" w:space="0" w:color="DDDDDD"/>
              <w:right w:val="single" w:sz="8" w:space="0" w:color="DDDDDD"/>
            </w:tcBorders>
          </w:tcPr>
          <w:p w14:paraId="0968CC3C" w14:textId="458E6DEA" w:rsidR="006C6533" w:rsidRDefault="006C6533" w:rsidP="006C6533">
            <w:pPr>
              <w:rPr>
                <w:rFonts w:ascii="Arial" w:eastAsia="Arial" w:hAnsi="Arial" w:cs="Arial"/>
              </w:rPr>
            </w:pPr>
            <w:r w:rsidRPr="006F09B6">
              <w:rPr>
                <w:rFonts w:ascii="Arial" w:eastAsia="Arial" w:hAnsi="Arial" w:cs="Arial"/>
              </w:rPr>
              <w:t>0</w:t>
            </w:r>
          </w:p>
        </w:tc>
        <w:tc>
          <w:tcPr>
            <w:tcW w:w="1785" w:type="dxa"/>
            <w:tcBorders>
              <w:top w:val="single" w:sz="8" w:space="0" w:color="DDDDDD"/>
              <w:left w:val="single" w:sz="8" w:space="0" w:color="DDDDDD"/>
              <w:bottom w:val="single" w:sz="8" w:space="0" w:color="DDDDDD"/>
              <w:right w:val="single" w:sz="8" w:space="0" w:color="DDDDDD"/>
            </w:tcBorders>
          </w:tcPr>
          <w:p w14:paraId="146FE0C2" w14:textId="77777777" w:rsidR="006C6533" w:rsidRDefault="006C6533" w:rsidP="006C6533">
            <w:pPr>
              <w:rPr>
                <w:rFonts w:ascii="Arial" w:eastAsia="Arial" w:hAnsi="Arial" w:cs="Arial"/>
              </w:rPr>
            </w:pPr>
          </w:p>
        </w:tc>
      </w:tr>
      <w:tr w:rsidR="006C6533" w14:paraId="1C603E28" w14:textId="77777777">
        <w:trPr>
          <w:trHeight w:val="1095"/>
          <w:tblHeader/>
        </w:trPr>
        <w:tc>
          <w:tcPr>
            <w:tcW w:w="2490" w:type="dxa"/>
            <w:tcBorders>
              <w:top w:val="single" w:sz="8" w:space="0" w:color="DDDDDD"/>
              <w:left w:val="single" w:sz="8" w:space="0" w:color="DDDDDD"/>
              <w:bottom w:val="single" w:sz="8" w:space="0" w:color="DDDDDD"/>
              <w:right w:val="single" w:sz="8" w:space="0" w:color="DDDDDD"/>
            </w:tcBorders>
          </w:tcPr>
          <w:p w14:paraId="70E6F268" w14:textId="77777777" w:rsidR="006C6533" w:rsidRDefault="006C6533" w:rsidP="006C6533">
            <w:pPr>
              <w:jc w:val="left"/>
            </w:pPr>
            <w:r>
              <w:rPr>
                <w:rFonts w:ascii="Arial" w:eastAsia="Arial" w:hAnsi="Arial" w:cs="Arial"/>
              </w:rPr>
              <w:t>Slaughterhouse-linked Veterinary Inspection Unit</w:t>
            </w:r>
          </w:p>
        </w:tc>
        <w:tc>
          <w:tcPr>
            <w:tcW w:w="2040" w:type="dxa"/>
            <w:tcBorders>
              <w:top w:val="single" w:sz="8" w:space="0" w:color="DDDDDD"/>
              <w:left w:val="single" w:sz="8" w:space="0" w:color="DDDDDD"/>
              <w:bottom w:val="single" w:sz="8" w:space="0" w:color="DDDDDD"/>
              <w:right w:val="single" w:sz="8" w:space="0" w:color="DDDDDD"/>
            </w:tcBorders>
          </w:tcPr>
          <w:p w14:paraId="66EE62AF" w14:textId="77777777" w:rsidR="006C6533" w:rsidRDefault="006C6533" w:rsidP="006C6533">
            <w:pPr>
              <w:rPr>
                <w:rFonts w:ascii="Arial" w:eastAsia="Arial" w:hAnsi="Arial" w:cs="Arial"/>
              </w:rPr>
            </w:pPr>
            <w:r>
              <w:rPr>
                <w:rFonts w:ascii="Arial" w:eastAsia="Arial" w:hAnsi="Arial" w:cs="Arial"/>
              </w:rPr>
              <w:t>NIL</w:t>
            </w:r>
          </w:p>
        </w:tc>
        <w:tc>
          <w:tcPr>
            <w:tcW w:w="2085" w:type="dxa"/>
            <w:tcBorders>
              <w:top w:val="single" w:sz="8" w:space="0" w:color="DDDDDD"/>
              <w:left w:val="single" w:sz="8" w:space="0" w:color="DDDDDD"/>
              <w:bottom w:val="single" w:sz="8" w:space="0" w:color="DDDDDD"/>
              <w:right w:val="single" w:sz="8" w:space="0" w:color="DDDDDD"/>
            </w:tcBorders>
          </w:tcPr>
          <w:p w14:paraId="624CCAC9" w14:textId="4362EF98" w:rsidR="006C6533" w:rsidRDefault="006C6533" w:rsidP="006C6533">
            <w:pPr>
              <w:rPr>
                <w:rFonts w:ascii="Arial" w:eastAsia="Arial" w:hAnsi="Arial" w:cs="Arial"/>
              </w:rPr>
            </w:pPr>
            <w:r w:rsidRPr="006F09B6">
              <w:rPr>
                <w:rFonts w:ascii="Arial" w:eastAsia="Arial" w:hAnsi="Arial" w:cs="Arial"/>
              </w:rPr>
              <w:t>0</w:t>
            </w:r>
          </w:p>
        </w:tc>
        <w:tc>
          <w:tcPr>
            <w:tcW w:w="1425" w:type="dxa"/>
            <w:tcBorders>
              <w:top w:val="single" w:sz="8" w:space="0" w:color="DDDDDD"/>
              <w:left w:val="single" w:sz="8" w:space="0" w:color="DDDDDD"/>
              <w:bottom w:val="single" w:sz="8" w:space="0" w:color="DDDDDD"/>
              <w:right w:val="single" w:sz="8" w:space="0" w:color="DDDDDD"/>
            </w:tcBorders>
          </w:tcPr>
          <w:p w14:paraId="370C5A7C" w14:textId="041B7FBB" w:rsidR="006C6533" w:rsidRDefault="006C6533" w:rsidP="006C6533">
            <w:pPr>
              <w:rPr>
                <w:rFonts w:ascii="Arial" w:eastAsia="Arial" w:hAnsi="Arial" w:cs="Arial"/>
              </w:rPr>
            </w:pPr>
            <w:r w:rsidRPr="006F09B6">
              <w:rPr>
                <w:rFonts w:ascii="Arial" w:eastAsia="Arial" w:hAnsi="Arial" w:cs="Arial"/>
              </w:rPr>
              <w:t>0</w:t>
            </w:r>
          </w:p>
        </w:tc>
        <w:tc>
          <w:tcPr>
            <w:tcW w:w="1785" w:type="dxa"/>
            <w:tcBorders>
              <w:top w:val="single" w:sz="8" w:space="0" w:color="DDDDDD"/>
              <w:left w:val="single" w:sz="8" w:space="0" w:color="DDDDDD"/>
              <w:bottom w:val="single" w:sz="8" w:space="0" w:color="DDDDDD"/>
              <w:right w:val="single" w:sz="8" w:space="0" w:color="DDDDDD"/>
            </w:tcBorders>
          </w:tcPr>
          <w:p w14:paraId="6FF81C3D" w14:textId="77777777" w:rsidR="006C6533" w:rsidRDefault="006C6533" w:rsidP="006C6533">
            <w:pPr>
              <w:rPr>
                <w:rFonts w:ascii="Arial" w:eastAsia="Arial" w:hAnsi="Arial" w:cs="Arial"/>
              </w:rPr>
            </w:pPr>
          </w:p>
        </w:tc>
      </w:tr>
    </w:tbl>
    <w:p w14:paraId="333D50E2" w14:textId="77777777" w:rsidR="00C923D8" w:rsidRDefault="00C923D8"/>
    <w:p w14:paraId="5254CB76" w14:textId="3E463AD4" w:rsidR="00C923D8" w:rsidRDefault="009B6B2F">
      <w:pPr>
        <w:spacing w:before="240" w:after="240" w:line="240" w:lineRule="auto"/>
      </w:pPr>
      <w:r>
        <w:t xml:space="preserve">The LSGD is served by </w:t>
      </w:r>
      <w:r w:rsidR="0095032A">
        <w:rPr>
          <w:b/>
          <w:bCs/>
        </w:rPr>
        <w:t xml:space="preserve">1 </w:t>
      </w:r>
      <w:r>
        <w:t xml:space="preserve">Government Veterinary Dispensary(ies) and Hospital(s); </w:t>
      </w:r>
      <w:r>
        <w:lastRenderedPageBreak/>
        <w:t>however, limited mobile and 24×7 emergency services may delay detection of sudden animal deaths, especially during night hours, monsoon floods, and avian influenza high-risk seasons. To address this gap</w:t>
      </w:r>
      <w:r w:rsidR="0095032A">
        <w:t xml:space="preserve"> </w:t>
      </w:r>
      <w:r>
        <w:t>private veterinary facilities have been empanelled for outbreak response and integrated into the One Health rapid reporting system through defined alert mechanisms, SOPs, and designated nodal officers.</w:t>
      </w:r>
    </w:p>
    <w:p w14:paraId="1A0E5426" w14:textId="77777777" w:rsidR="00C923D8" w:rsidRDefault="009B6B2F">
      <w:pPr>
        <w:pStyle w:val="Heading2"/>
        <w:numPr>
          <w:ilvl w:val="1"/>
          <w:numId w:val="1"/>
        </w:numPr>
        <w:tabs>
          <w:tab w:val="left" w:pos="0"/>
        </w:tabs>
      </w:pPr>
      <w:bookmarkStart w:id="43" w:name="_mnangnl4okbe" w:colFirst="0" w:colLast="0"/>
      <w:bookmarkEnd w:id="43"/>
      <w:r>
        <w:t>Veterinary Doctors &amp; Workforce</w:t>
      </w:r>
    </w:p>
    <w:p w14:paraId="32BEE6F5" w14:textId="77777777" w:rsidR="00C923D8" w:rsidRDefault="009B6B2F">
      <w:pPr>
        <w:spacing w:before="240" w:after="240" w:line="240" w:lineRule="auto"/>
      </w:pPr>
      <w:r>
        <w:t>Early detection, diagnosis, reporting, and reaction to animal illness epidemics depend on the availability and accessibility of qualified veterinary specialists. Through timely identification of unusual animal morbidity or mortality, timely sample collection, and efficient coordination with human health and LSGI systems—especially during zoonotic outbreaks and pandemic-prone situations—a clearly defined veterinary workforce enhances One Health surveillance.</w:t>
      </w:r>
    </w:p>
    <w:p w14:paraId="60AF24D6" w14:textId="77777777" w:rsidR="00C923D8" w:rsidRDefault="00C923D8"/>
    <w:tbl>
      <w:tblPr>
        <w:tblStyle w:val="af5"/>
        <w:tblW w:w="8985"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2326"/>
        <w:gridCol w:w="2355"/>
        <w:gridCol w:w="1590"/>
        <w:gridCol w:w="2714"/>
      </w:tblGrid>
      <w:tr w:rsidR="00C923D8" w14:paraId="68E70B7D" w14:textId="77777777">
        <w:trPr>
          <w:trHeight w:val="825"/>
          <w:tblHeader/>
        </w:trPr>
        <w:tc>
          <w:tcPr>
            <w:tcW w:w="2326" w:type="dxa"/>
            <w:tcBorders>
              <w:top w:val="single" w:sz="8" w:space="0" w:color="DDDDDD"/>
              <w:left w:val="single" w:sz="8" w:space="0" w:color="DDDDDD"/>
              <w:bottom w:val="single" w:sz="8" w:space="0" w:color="DDDDDD"/>
              <w:right w:val="single" w:sz="8" w:space="0" w:color="DDDDDD"/>
            </w:tcBorders>
            <w:shd w:val="clear" w:color="auto" w:fill="F2F2F2"/>
          </w:tcPr>
          <w:p w14:paraId="3A250BCC" w14:textId="77777777" w:rsidR="00C923D8" w:rsidRDefault="009B6B2F">
            <w:r>
              <w:rPr>
                <w:rFonts w:ascii="Arial" w:eastAsia="Arial" w:hAnsi="Arial" w:cs="Arial"/>
                <w:b/>
                <w:bCs/>
              </w:rPr>
              <w:t>Category</w:t>
            </w:r>
          </w:p>
        </w:tc>
        <w:tc>
          <w:tcPr>
            <w:tcW w:w="2355" w:type="dxa"/>
            <w:tcBorders>
              <w:top w:val="single" w:sz="8" w:space="0" w:color="DDDDDD"/>
              <w:left w:val="single" w:sz="8" w:space="0" w:color="DDDDDD"/>
              <w:bottom w:val="single" w:sz="8" w:space="0" w:color="DDDDDD"/>
              <w:right w:val="single" w:sz="8" w:space="0" w:color="DDDDDD"/>
            </w:tcBorders>
            <w:shd w:val="clear" w:color="auto" w:fill="F2F2F2"/>
          </w:tcPr>
          <w:p w14:paraId="3A4253B9" w14:textId="77777777" w:rsidR="00C923D8" w:rsidRDefault="009B6B2F">
            <w:r>
              <w:rPr>
                <w:rFonts w:ascii="Arial" w:eastAsia="Arial" w:hAnsi="Arial" w:cs="Arial"/>
                <w:b/>
                <w:bCs/>
              </w:rPr>
              <w:t>Number Available</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Pr>
          <w:p w14:paraId="1D92A60B" w14:textId="77777777" w:rsidR="00C923D8" w:rsidRDefault="009B6B2F">
            <w:pPr>
              <w:jc w:val="center"/>
            </w:pPr>
            <w:r>
              <w:rPr>
                <w:rFonts w:ascii="Arial" w:eastAsia="Arial" w:hAnsi="Arial" w:cs="Arial"/>
                <w:b/>
                <w:bCs/>
              </w:rPr>
              <w:t>Type (Govt/Pvt)</w:t>
            </w:r>
          </w:p>
        </w:tc>
        <w:tc>
          <w:tcPr>
            <w:tcW w:w="2714" w:type="dxa"/>
            <w:tcBorders>
              <w:top w:val="single" w:sz="8" w:space="0" w:color="DDDDDD"/>
              <w:left w:val="single" w:sz="8" w:space="0" w:color="DDDDDD"/>
              <w:bottom w:val="single" w:sz="8" w:space="0" w:color="DDDDDD"/>
              <w:right w:val="single" w:sz="8" w:space="0" w:color="DDDDDD"/>
            </w:tcBorders>
            <w:shd w:val="clear" w:color="auto" w:fill="F2F2F2"/>
          </w:tcPr>
          <w:p w14:paraId="1DF8B290" w14:textId="77777777" w:rsidR="00C923D8" w:rsidRDefault="009B6B2F">
            <w:pPr>
              <w:jc w:val="center"/>
            </w:pPr>
            <w:r>
              <w:rPr>
                <w:rFonts w:ascii="Arial" w:eastAsia="Arial" w:hAnsi="Arial" w:cs="Arial"/>
                <w:b/>
                <w:bCs/>
              </w:rPr>
              <w:t>Contact number</w:t>
            </w:r>
          </w:p>
        </w:tc>
      </w:tr>
      <w:tr w:rsidR="00C923D8" w14:paraId="3A7C424B" w14:textId="77777777">
        <w:trPr>
          <w:trHeight w:val="1095"/>
          <w:tblHeader/>
        </w:trPr>
        <w:tc>
          <w:tcPr>
            <w:tcW w:w="2326" w:type="dxa"/>
            <w:tcBorders>
              <w:top w:val="single" w:sz="8" w:space="0" w:color="DDDDDD"/>
              <w:left w:val="single" w:sz="8" w:space="0" w:color="DDDDDD"/>
              <w:bottom w:val="single" w:sz="8" w:space="0" w:color="DDDDDD"/>
              <w:right w:val="single" w:sz="8" w:space="0" w:color="DDDDDD"/>
            </w:tcBorders>
          </w:tcPr>
          <w:p w14:paraId="02B097B3" w14:textId="77777777" w:rsidR="00C923D8" w:rsidRDefault="009B6B2F">
            <w:r>
              <w:rPr>
                <w:rFonts w:ascii="Arial" w:eastAsia="Arial" w:hAnsi="Arial" w:cs="Arial"/>
              </w:rPr>
              <w:t>Government Veterinary Doctors</w:t>
            </w:r>
          </w:p>
        </w:tc>
        <w:tc>
          <w:tcPr>
            <w:tcW w:w="2355" w:type="dxa"/>
            <w:tcBorders>
              <w:top w:val="single" w:sz="8" w:space="0" w:color="DDDDDD"/>
              <w:left w:val="single" w:sz="8" w:space="0" w:color="DDDDDD"/>
              <w:bottom w:val="single" w:sz="8" w:space="0" w:color="DDDDDD"/>
              <w:right w:val="single" w:sz="8" w:space="0" w:color="DDDDDD"/>
            </w:tcBorders>
          </w:tcPr>
          <w:p w14:paraId="4BB866F9" w14:textId="77777777" w:rsidR="00C923D8" w:rsidRDefault="009B6B2F">
            <w:pPr>
              <w:rPr>
                <w:rFonts w:ascii="Arial" w:eastAsia="Arial" w:hAnsi="Arial" w:cs="Arial"/>
              </w:rPr>
            </w:pPr>
            <w:r>
              <w:rPr>
                <w:rFonts w:ascii="Arial" w:eastAsia="Arial" w:hAnsi="Arial" w:cs="Arial"/>
              </w:rPr>
              <w:t>1</w:t>
            </w:r>
          </w:p>
        </w:tc>
        <w:tc>
          <w:tcPr>
            <w:tcW w:w="1590" w:type="dxa"/>
            <w:tcBorders>
              <w:top w:val="single" w:sz="8" w:space="0" w:color="DDDDDD"/>
              <w:left w:val="single" w:sz="8" w:space="0" w:color="DDDDDD"/>
              <w:bottom w:val="single" w:sz="8" w:space="0" w:color="DDDDDD"/>
              <w:right w:val="single" w:sz="8" w:space="0" w:color="DDDDDD"/>
            </w:tcBorders>
          </w:tcPr>
          <w:p w14:paraId="7C533A18" w14:textId="77777777" w:rsidR="00C923D8" w:rsidRDefault="009B6B2F">
            <w:pPr>
              <w:rPr>
                <w:rFonts w:ascii="Arial" w:eastAsia="Arial" w:hAnsi="Arial" w:cs="Arial"/>
              </w:rPr>
            </w:pPr>
            <w:r>
              <w:rPr>
                <w:rFonts w:ascii="Arial" w:eastAsia="Arial" w:hAnsi="Arial" w:cs="Arial"/>
              </w:rPr>
              <w:t>GOVT</w:t>
            </w:r>
          </w:p>
        </w:tc>
        <w:tc>
          <w:tcPr>
            <w:tcW w:w="2714" w:type="dxa"/>
            <w:tcBorders>
              <w:top w:val="single" w:sz="8" w:space="0" w:color="DDDDDD"/>
              <w:left w:val="single" w:sz="8" w:space="0" w:color="DDDDDD"/>
              <w:bottom w:val="single" w:sz="8" w:space="0" w:color="DDDDDD"/>
              <w:right w:val="single" w:sz="8" w:space="0" w:color="DDDDDD"/>
            </w:tcBorders>
          </w:tcPr>
          <w:p w14:paraId="1FE8A12F" w14:textId="77777777" w:rsidR="00C923D8" w:rsidRDefault="009B6B2F">
            <w:pPr>
              <w:rPr>
                <w:rFonts w:ascii="Arial" w:eastAsia="Arial" w:hAnsi="Arial" w:cs="Arial"/>
              </w:rPr>
            </w:pPr>
            <w:r>
              <w:rPr>
                <w:rFonts w:ascii="Arial" w:eastAsia="Arial" w:hAnsi="Arial" w:cs="Arial"/>
              </w:rPr>
              <w:t>0476 2698979</w:t>
            </w:r>
          </w:p>
        </w:tc>
      </w:tr>
      <w:tr w:rsidR="00C923D8" w14:paraId="78E9E7DC" w14:textId="77777777">
        <w:trPr>
          <w:trHeight w:val="1095"/>
          <w:tblHeader/>
        </w:trPr>
        <w:tc>
          <w:tcPr>
            <w:tcW w:w="2326" w:type="dxa"/>
            <w:tcBorders>
              <w:top w:val="single" w:sz="8" w:space="0" w:color="DDDDDD"/>
              <w:left w:val="single" w:sz="8" w:space="0" w:color="DDDDDD"/>
              <w:bottom w:val="single" w:sz="8" w:space="0" w:color="DDDDDD"/>
              <w:right w:val="single" w:sz="8" w:space="0" w:color="DDDDDD"/>
            </w:tcBorders>
          </w:tcPr>
          <w:p w14:paraId="4C081641" w14:textId="77777777" w:rsidR="00C923D8" w:rsidRDefault="009B6B2F">
            <w:r>
              <w:rPr>
                <w:rFonts w:ascii="Arial" w:eastAsia="Arial" w:hAnsi="Arial" w:cs="Arial"/>
              </w:rPr>
              <w:t>Private Veterinary Doctors</w:t>
            </w:r>
          </w:p>
        </w:tc>
        <w:tc>
          <w:tcPr>
            <w:tcW w:w="2355" w:type="dxa"/>
            <w:tcBorders>
              <w:top w:val="single" w:sz="8" w:space="0" w:color="DDDDDD"/>
              <w:left w:val="single" w:sz="8" w:space="0" w:color="DDDDDD"/>
              <w:bottom w:val="single" w:sz="8" w:space="0" w:color="DDDDDD"/>
              <w:right w:val="single" w:sz="8" w:space="0" w:color="DDDDDD"/>
            </w:tcBorders>
          </w:tcPr>
          <w:p w14:paraId="6D4AA1BD" w14:textId="5C26EB67" w:rsidR="00C923D8" w:rsidRDefault="00FE4A0F">
            <w:pPr>
              <w:rPr>
                <w:rFonts w:ascii="Arial" w:eastAsia="Arial" w:hAnsi="Arial" w:cs="Arial"/>
              </w:rPr>
            </w:pPr>
            <w:r>
              <w:rPr>
                <w:rFonts w:ascii="Arial" w:eastAsia="Arial" w:hAnsi="Arial" w:cs="Arial"/>
              </w:rPr>
              <w:t>0</w:t>
            </w:r>
          </w:p>
        </w:tc>
        <w:tc>
          <w:tcPr>
            <w:tcW w:w="1590" w:type="dxa"/>
            <w:tcBorders>
              <w:top w:val="single" w:sz="8" w:space="0" w:color="DDDDDD"/>
              <w:left w:val="single" w:sz="8" w:space="0" w:color="DDDDDD"/>
              <w:bottom w:val="single" w:sz="8" w:space="0" w:color="DDDDDD"/>
              <w:right w:val="single" w:sz="8" w:space="0" w:color="DDDDDD"/>
            </w:tcBorders>
          </w:tcPr>
          <w:p w14:paraId="632BBF9A" w14:textId="5C21AC74" w:rsidR="00C923D8" w:rsidRDefault="00FE4A0F">
            <w:pPr>
              <w:rPr>
                <w:rFonts w:ascii="Arial" w:eastAsia="Arial" w:hAnsi="Arial" w:cs="Arial"/>
              </w:rPr>
            </w:pPr>
            <w:r>
              <w:rPr>
                <w:rFonts w:ascii="Arial" w:eastAsia="Arial" w:hAnsi="Arial" w:cs="Arial"/>
              </w:rPr>
              <w:t>0</w:t>
            </w:r>
          </w:p>
        </w:tc>
        <w:tc>
          <w:tcPr>
            <w:tcW w:w="2714" w:type="dxa"/>
            <w:tcBorders>
              <w:top w:val="single" w:sz="8" w:space="0" w:color="DDDDDD"/>
              <w:left w:val="single" w:sz="8" w:space="0" w:color="DDDDDD"/>
              <w:bottom w:val="single" w:sz="8" w:space="0" w:color="DDDDDD"/>
              <w:right w:val="single" w:sz="8" w:space="0" w:color="DDDDDD"/>
            </w:tcBorders>
          </w:tcPr>
          <w:p w14:paraId="20625F2C" w14:textId="12E1B669" w:rsidR="00C923D8" w:rsidRDefault="00FE4A0F">
            <w:pPr>
              <w:rPr>
                <w:rFonts w:ascii="Arial" w:eastAsia="Arial" w:hAnsi="Arial" w:cs="Arial"/>
              </w:rPr>
            </w:pPr>
            <w:r>
              <w:rPr>
                <w:rFonts w:ascii="Arial" w:eastAsia="Arial" w:hAnsi="Arial" w:cs="Arial"/>
              </w:rPr>
              <w:t>0</w:t>
            </w:r>
          </w:p>
        </w:tc>
      </w:tr>
      <w:tr w:rsidR="00FE4A0F" w14:paraId="2E59A9CF" w14:textId="77777777">
        <w:trPr>
          <w:trHeight w:val="1095"/>
          <w:tblHeader/>
        </w:trPr>
        <w:tc>
          <w:tcPr>
            <w:tcW w:w="2326" w:type="dxa"/>
            <w:tcBorders>
              <w:top w:val="single" w:sz="8" w:space="0" w:color="DDDDDD"/>
              <w:left w:val="single" w:sz="8" w:space="0" w:color="DDDDDD"/>
              <w:bottom w:val="single" w:sz="8" w:space="0" w:color="DDDDDD"/>
              <w:right w:val="single" w:sz="8" w:space="0" w:color="DDDDDD"/>
            </w:tcBorders>
          </w:tcPr>
          <w:p w14:paraId="4070CAB3" w14:textId="77777777" w:rsidR="00FE4A0F" w:rsidRDefault="00FE4A0F" w:rsidP="00FE4A0F">
            <w:r>
              <w:rPr>
                <w:rFonts w:ascii="Arial" w:eastAsia="Arial" w:hAnsi="Arial" w:cs="Arial"/>
              </w:rPr>
              <w:t>Livestock Inspectors</w:t>
            </w:r>
          </w:p>
        </w:tc>
        <w:tc>
          <w:tcPr>
            <w:tcW w:w="2355" w:type="dxa"/>
            <w:tcBorders>
              <w:top w:val="single" w:sz="8" w:space="0" w:color="DDDDDD"/>
              <w:left w:val="single" w:sz="8" w:space="0" w:color="DDDDDD"/>
              <w:bottom w:val="single" w:sz="8" w:space="0" w:color="DDDDDD"/>
              <w:right w:val="single" w:sz="8" w:space="0" w:color="DDDDDD"/>
            </w:tcBorders>
          </w:tcPr>
          <w:p w14:paraId="421CFE88" w14:textId="77777777" w:rsidR="00FE4A0F" w:rsidRDefault="00FE4A0F" w:rsidP="00FE4A0F">
            <w:pPr>
              <w:rPr>
                <w:rFonts w:ascii="Arial" w:eastAsia="Arial" w:hAnsi="Arial" w:cs="Arial"/>
              </w:rPr>
            </w:pPr>
            <w:r>
              <w:rPr>
                <w:rFonts w:ascii="Arial" w:eastAsia="Arial" w:hAnsi="Arial" w:cs="Arial"/>
              </w:rPr>
              <w:t>2</w:t>
            </w:r>
          </w:p>
        </w:tc>
        <w:tc>
          <w:tcPr>
            <w:tcW w:w="1590" w:type="dxa"/>
            <w:tcBorders>
              <w:top w:val="single" w:sz="8" w:space="0" w:color="DDDDDD"/>
              <w:left w:val="single" w:sz="8" w:space="0" w:color="DDDDDD"/>
              <w:bottom w:val="single" w:sz="8" w:space="0" w:color="DDDDDD"/>
              <w:right w:val="single" w:sz="8" w:space="0" w:color="DDDDDD"/>
            </w:tcBorders>
          </w:tcPr>
          <w:p w14:paraId="6D5D8883" w14:textId="77777777" w:rsidR="00FE4A0F" w:rsidRDefault="00FE4A0F" w:rsidP="00FE4A0F">
            <w:pPr>
              <w:rPr>
                <w:rFonts w:ascii="Arial" w:eastAsia="Arial" w:hAnsi="Arial" w:cs="Arial"/>
              </w:rPr>
            </w:pPr>
            <w:r>
              <w:rPr>
                <w:rFonts w:ascii="Arial" w:eastAsia="Arial" w:hAnsi="Arial" w:cs="Arial"/>
              </w:rPr>
              <w:t>Govt</w:t>
            </w:r>
          </w:p>
        </w:tc>
        <w:tc>
          <w:tcPr>
            <w:tcW w:w="2714" w:type="dxa"/>
            <w:tcBorders>
              <w:top w:val="single" w:sz="8" w:space="0" w:color="DDDDDD"/>
              <w:left w:val="single" w:sz="8" w:space="0" w:color="DDDDDD"/>
              <w:bottom w:val="single" w:sz="8" w:space="0" w:color="DDDDDD"/>
              <w:right w:val="single" w:sz="8" w:space="0" w:color="DDDDDD"/>
            </w:tcBorders>
          </w:tcPr>
          <w:p w14:paraId="384AF304" w14:textId="3137BE45" w:rsidR="00FE4A0F" w:rsidRDefault="00FE4A0F" w:rsidP="00FE4A0F">
            <w:pPr>
              <w:rPr>
                <w:rFonts w:ascii="Arial" w:eastAsia="Arial" w:hAnsi="Arial" w:cs="Arial"/>
              </w:rPr>
            </w:pPr>
            <w:r>
              <w:rPr>
                <w:rFonts w:ascii="Arial" w:eastAsia="Arial" w:hAnsi="Arial" w:cs="Arial"/>
              </w:rPr>
              <w:t>0476 2698979</w:t>
            </w:r>
          </w:p>
        </w:tc>
      </w:tr>
      <w:tr w:rsidR="00FE4A0F" w14:paraId="1D550106" w14:textId="77777777">
        <w:trPr>
          <w:trHeight w:val="1095"/>
          <w:tblHeader/>
        </w:trPr>
        <w:tc>
          <w:tcPr>
            <w:tcW w:w="2326" w:type="dxa"/>
            <w:tcBorders>
              <w:top w:val="single" w:sz="8" w:space="0" w:color="DDDDDD"/>
              <w:left w:val="single" w:sz="8" w:space="0" w:color="DDDDDD"/>
              <w:bottom w:val="single" w:sz="8" w:space="0" w:color="DDDDDD"/>
              <w:right w:val="single" w:sz="8" w:space="0" w:color="DDDDDD"/>
            </w:tcBorders>
          </w:tcPr>
          <w:p w14:paraId="40D43D5F" w14:textId="77777777" w:rsidR="00FE4A0F" w:rsidRDefault="00FE4A0F" w:rsidP="00FE4A0F">
            <w:r>
              <w:rPr>
                <w:rFonts w:ascii="Arial" w:eastAsia="Arial" w:hAnsi="Arial" w:cs="Arial"/>
              </w:rPr>
              <w:t>Para-veterinary Staff / Attenders</w:t>
            </w:r>
          </w:p>
        </w:tc>
        <w:tc>
          <w:tcPr>
            <w:tcW w:w="2355" w:type="dxa"/>
            <w:tcBorders>
              <w:top w:val="single" w:sz="8" w:space="0" w:color="DDDDDD"/>
              <w:left w:val="single" w:sz="8" w:space="0" w:color="DDDDDD"/>
              <w:bottom w:val="single" w:sz="8" w:space="0" w:color="DDDDDD"/>
              <w:right w:val="single" w:sz="8" w:space="0" w:color="DDDDDD"/>
            </w:tcBorders>
          </w:tcPr>
          <w:p w14:paraId="294330D1" w14:textId="77777777" w:rsidR="00FE4A0F" w:rsidRDefault="00FE4A0F" w:rsidP="00FE4A0F">
            <w:pPr>
              <w:rPr>
                <w:rFonts w:ascii="Arial" w:eastAsia="Arial" w:hAnsi="Arial" w:cs="Arial"/>
              </w:rPr>
            </w:pPr>
            <w:r>
              <w:rPr>
                <w:rFonts w:ascii="Arial" w:eastAsia="Arial" w:hAnsi="Arial" w:cs="Arial"/>
              </w:rPr>
              <w:t>1</w:t>
            </w:r>
          </w:p>
        </w:tc>
        <w:tc>
          <w:tcPr>
            <w:tcW w:w="1590" w:type="dxa"/>
            <w:tcBorders>
              <w:top w:val="single" w:sz="8" w:space="0" w:color="DDDDDD"/>
              <w:left w:val="single" w:sz="8" w:space="0" w:color="DDDDDD"/>
              <w:bottom w:val="single" w:sz="8" w:space="0" w:color="DDDDDD"/>
              <w:right w:val="single" w:sz="8" w:space="0" w:color="DDDDDD"/>
            </w:tcBorders>
          </w:tcPr>
          <w:p w14:paraId="11B48A76" w14:textId="77777777" w:rsidR="00FE4A0F" w:rsidRDefault="00FE4A0F" w:rsidP="00FE4A0F">
            <w:pPr>
              <w:rPr>
                <w:rFonts w:ascii="Arial" w:eastAsia="Arial" w:hAnsi="Arial" w:cs="Arial"/>
              </w:rPr>
            </w:pPr>
            <w:r>
              <w:rPr>
                <w:rFonts w:ascii="Arial" w:eastAsia="Arial" w:hAnsi="Arial" w:cs="Arial"/>
              </w:rPr>
              <w:t>Govt</w:t>
            </w:r>
          </w:p>
        </w:tc>
        <w:tc>
          <w:tcPr>
            <w:tcW w:w="2714" w:type="dxa"/>
            <w:tcBorders>
              <w:top w:val="single" w:sz="8" w:space="0" w:color="DDDDDD"/>
              <w:left w:val="single" w:sz="8" w:space="0" w:color="DDDDDD"/>
              <w:bottom w:val="single" w:sz="8" w:space="0" w:color="DDDDDD"/>
              <w:right w:val="single" w:sz="8" w:space="0" w:color="DDDDDD"/>
            </w:tcBorders>
          </w:tcPr>
          <w:p w14:paraId="56307DC0" w14:textId="428B2632" w:rsidR="00FE4A0F" w:rsidRDefault="00FE4A0F" w:rsidP="00FE4A0F">
            <w:pPr>
              <w:rPr>
                <w:rFonts w:ascii="Arial" w:eastAsia="Arial" w:hAnsi="Arial" w:cs="Arial"/>
              </w:rPr>
            </w:pPr>
            <w:r>
              <w:rPr>
                <w:rFonts w:ascii="Arial" w:eastAsia="Arial" w:hAnsi="Arial" w:cs="Arial"/>
              </w:rPr>
              <w:t>0476 2698979</w:t>
            </w:r>
          </w:p>
        </w:tc>
      </w:tr>
      <w:tr w:rsidR="00FE4A0F" w14:paraId="14B0471F" w14:textId="77777777">
        <w:trPr>
          <w:trHeight w:val="1095"/>
          <w:tblHeader/>
        </w:trPr>
        <w:tc>
          <w:tcPr>
            <w:tcW w:w="2326" w:type="dxa"/>
            <w:tcBorders>
              <w:top w:val="single" w:sz="8" w:space="0" w:color="DDDDDD"/>
              <w:left w:val="single" w:sz="8" w:space="0" w:color="DDDDDD"/>
              <w:bottom w:val="single" w:sz="8" w:space="0" w:color="DDDDDD"/>
              <w:right w:val="single" w:sz="8" w:space="0" w:color="DDDDDD"/>
            </w:tcBorders>
          </w:tcPr>
          <w:p w14:paraId="61150796" w14:textId="77777777" w:rsidR="00FE4A0F" w:rsidRDefault="00FE4A0F" w:rsidP="00FE4A0F">
            <w:r>
              <w:rPr>
                <w:rFonts w:ascii="Arial" w:eastAsia="Arial" w:hAnsi="Arial" w:cs="Arial"/>
              </w:rPr>
              <w:t>Contract / On-call Veterinary Support (if any)</w:t>
            </w:r>
          </w:p>
        </w:tc>
        <w:tc>
          <w:tcPr>
            <w:tcW w:w="2355" w:type="dxa"/>
            <w:tcBorders>
              <w:top w:val="single" w:sz="8" w:space="0" w:color="DDDDDD"/>
              <w:left w:val="single" w:sz="8" w:space="0" w:color="DDDDDD"/>
              <w:bottom w:val="single" w:sz="8" w:space="0" w:color="DDDDDD"/>
              <w:right w:val="single" w:sz="8" w:space="0" w:color="DDDDDD"/>
            </w:tcBorders>
          </w:tcPr>
          <w:p w14:paraId="7ED0FF79" w14:textId="77777777" w:rsidR="00FE4A0F" w:rsidRDefault="00FE4A0F" w:rsidP="00FE4A0F">
            <w:pPr>
              <w:rPr>
                <w:rFonts w:ascii="Arial" w:eastAsia="Arial" w:hAnsi="Arial" w:cs="Arial"/>
              </w:rPr>
            </w:pPr>
            <w:r>
              <w:rPr>
                <w:rFonts w:ascii="Arial" w:eastAsia="Arial" w:hAnsi="Arial" w:cs="Arial"/>
              </w:rPr>
              <w:t>1</w:t>
            </w:r>
          </w:p>
        </w:tc>
        <w:tc>
          <w:tcPr>
            <w:tcW w:w="1590" w:type="dxa"/>
            <w:tcBorders>
              <w:top w:val="single" w:sz="8" w:space="0" w:color="DDDDDD"/>
              <w:left w:val="single" w:sz="8" w:space="0" w:color="DDDDDD"/>
              <w:bottom w:val="single" w:sz="8" w:space="0" w:color="DDDDDD"/>
              <w:right w:val="single" w:sz="8" w:space="0" w:color="DDDDDD"/>
            </w:tcBorders>
          </w:tcPr>
          <w:p w14:paraId="32E5BA12" w14:textId="77777777" w:rsidR="00FE4A0F" w:rsidRDefault="00FE4A0F" w:rsidP="00FE4A0F">
            <w:pPr>
              <w:rPr>
                <w:rFonts w:ascii="Arial" w:eastAsia="Arial" w:hAnsi="Arial" w:cs="Arial"/>
              </w:rPr>
            </w:pPr>
            <w:r>
              <w:rPr>
                <w:rFonts w:ascii="Arial" w:eastAsia="Arial" w:hAnsi="Arial" w:cs="Arial"/>
              </w:rPr>
              <w:t>Govt</w:t>
            </w:r>
          </w:p>
        </w:tc>
        <w:tc>
          <w:tcPr>
            <w:tcW w:w="2714" w:type="dxa"/>
            <w:tcBorders>
              <w:top w:val="single" w:sz="8" w:space="0" w:color="DDDDDD"/>
              <w:left w:val="single" w:sz="8" w:space="0" w:color="DDDDDD"/>
              <w:bottom w:val="single" w:sz="8" w:space="0" w:color="DDDDDD"/>
              <w:right w:val="single" w:sz="8" w:space="0" w:color="DDDDDD"/>
            </w:tcBorders>
          </w:tcPr>
          <w:p w14:paraId="32201AC8" w14:textId="6F4530CA" w:rsidR="00FE4A0F" w:rsidRDefault="00FE4A0F" w:rsidP="00FE4A0F">
            <w:pPr>
              <w:rPr>
                <w:rFonts w:ascii="Arial" w:eastAsia="Arial" w:hAnsi="Arial" w:cs="Arial"/>
              </w:rPr>
            </w:pPr>
            <w:r>
              <w:rPr>
                <w:rFonts w:ascii="Arial" w:eastAsia="Arial" w:hAnsi="Arial" w:cs="Arial"/>
              </w:rPr>
              <w:t>0476 2698979</w:t>
            </w:r>
          </w:p>
        </w:tc>
      </w:tr>
    </w:tbl>
    <w:p w14:paraId="49A52948" w14:textId="77777777" w:rsidR="00C923D8" w:rsidRDefault="009B6B2F">
      <w:pPr>
        <w:pStyle w:val="Heading2"/>
        <w:numPr>
          <w:ilvl w:val="1"/>
          <w:numId w:val="1"/>
        </w:numPr>
        <w:tabs>
          <w:tab w:val="left" w:pos="0"/>
        </w:tabs>
      </w:pPr>
      <w:bookmarkStart w:id="44" w:name="_nehfdkr12nvm" w:colFirst="0" w:colLast="0"/>
      <w:bookmarkEnd w:id="44"/>
      <w:r>
        <w:lastRenderedPageBreak/>
        <w:br w:type="page"/>
      </w:r>
    </w:p>
    <w:p w14:paraId="602D91C3" w14:textId="77777777" w:rsidR="00C923D8" w:rsidRDefault="009B6B2F">
      <w:pPr>
        <w:pStyle w:val="Heading2"/>
        <w:numPr>
          <w:ilvl w:val="1"/>
          <w:numId w:val="1"/>
        </w:numPr>
        <w:tabs>
          <w:tab w:val="left" w:pos="0"/>
        </w:tabs>
      </w:pPr>
      <w:bookmarkStart w:id="45" w:name="_woihpbft7z4q" w:colFirst="0" w:colLast="0"/>
      <w:bookmarkEnd w:id="45"/>
      <w:r>
        <w:lastRenderedPageBreak/>
        <w:t>High-Risk Interface Points (Surveillance Sites)</w:t>
      </w:r>
    </w:p>
    <w:p w14:paraId="4F3DC12D" w14:textId="77777777" w:rsidR="00C923D8" w:rsidRDefault="009B6B2F">
      <w:pPr>
        <w:spacing w:before="240" w:after="240" w:line="240" w:lineRule="auto"/>
      </w:pPr>
      <w:r>
        <w:t>High-risk interface points are places where people, animals, and the environment interact frequently, closely, or without protection, which raises the risk of zoonotic disease amplification and spillover. In order to discover animal-to-human transmission concerns early, particularly during monsoon, flood, and avian influenza high-risk seasons, routine mapping, inspection, and surveillance of these sites are essential components of One Health readiness.</w:t>
      </w:r>
    </w:p>
    <w:p w14:paraId="0F28C54D" w14:textId="77777777" w:rsidR="00C923D8" w:rsidRDefault="00C923D8"/>
    <w:tbl>
      <w:tblPr>
        <w:tblStyle w:val="af6"/>
        <w:tblW w:w="7145"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2863"/>
        <w:gridCol w:w="2235"/>
        <w:gridCol w:w="2047"/>
      </w:tblGrid>
      <w:tr w:rsidR="00E606B1" w14:paraId="6F9D2353" w14:textId="77777777" w:rsidTr="00E606B1">
        <w:trPr>
          <w:trHeight w:val="825"/>
          <w:tblHeader/>
        </w:trPr>
        <w:tc>
          <w:tcPr>
            <w:tcW w:w="2863" w:type="dxa"/>
            <w:tcBorders>
              <w:top w:val="single" w:sz="8" w:space="0" w:color="DDDDDD"/>
              <w:left w:val="single" w:sz="8" w:space="0" w:color="DDDDDD"/>
              <w:bottom w:val="single" w:sz="8" w:space="0" w:color="DDDDDD"/>
              <w:right w:val="single" w:sz="8" w:space="0" w:color="DDDDDD"/>
            </w:tcBorders>
            <w:shd w:val="clear" w:color="auto" w:fill="F2F2F2"/>
          </w:tcPr>
          <w:p w14:paraId="2A25C84E" w14:textId="77777777" w:rsidR="00E606B1" w:rsidRDefault="00E606B1">
            <w:r>
              <w:rPr>
                <w:rFonts w:ascii="Arial" w:eastAsia="Arial" w:hAnsi="Arial" w:cs="Arial"/>
                <w:b/>
                <w:bCs/>
              </w:rPr>
              <w:lastRenderedPageBreak/>
              <w:t>Category</w:t>
            </w:r>
          </w:p>
        </w:tc>
        <w:tc>
          <w:tcPr>
            <w:tcW w:w="2235" w:type="dxa"/>
            <w:tcBorders>
              <w:top w:val="single" w:sz="8" w:space="0" w:color="DDDDDD"/>
              <w:left w:val="single" w:sz="8" w:space="0" w:color="DDDDDD"/>
              <w:bottom w:val="single" w:sz="8" w:space="0" w:color="DDDDDD"/>
              <w:right w:val="single" w:sz="8" w:space="0" w:color="DDDDDD"/>
            </w:tcBorders>
            <w:shd w:val="clear" w:color="auto" w:fill="F2F2F2"/>
          </w:tcPr>
          <w:p w14:paraId="06822E0F" w14:textId="77777777" w:rsidR="00E606B1" w:rsidRDefault="00E606B1">
            <w:r>
              <w:rPr>
                <w:rFonts w:ascii="Arial" w:eastAsia="Arial" w:hAnsi="Arial" w:cs="Arial"/>
                <w:b/>
                <w:bCs/>
              </w:rPr>
              <w:t>Total Count</w:t>
            </w:r>
          </w:p>
        </w:tc>
        <w:tc>
          <w:tcPr>
            <w:tcW w:w="2047" w:type="dxa"/>
            <w:tcBorders>
              <w:top w:val="single" w:sz="8" w:space="0" w:color="DDDDDD"/>
              <w:left w:val="single" w:sz="8" w:space="0" w:color="DDDDDD"/>
              <w:bottom w:val="single" w:sz="8" w:space="0" w:color="DDDDDD"/>
              <w:right w:val="single" w:sz="8" w:space="0" w:color="DDDDDD"/>
            </w:tcBorders>
            <w:shd w:val="clear" w:color="auto" w:fill="F2F2F2"/>
          </w:tcPr>
          <w:p w14:paraId="4B2DA122" w14:textId="77777777" w:rsidR="00E606B1" w:rsidRDefault="00E606B1">
            <w:pPr>
              <w:jc w:val="center"/>
            </w:pPr>
            <w:r>
              <w:rPr>
                <w:rFonts w:ascii="Arial" w:eastAsia="Arial" w:hAnsi="Arial" w:cs="Arial"/>
                <w:b/>
                <w:bCs/>
              </w:rPr>
              <w:t>Wards</w:t>
            </w:r>
          </w:p>
        </w:tc>
      </w:tr>
      <w:tr w:rsidR="00E606B1" w14:paraId="773B359A" w14:textId="77777777" w:rsidTr="00E606B1">
        <w:trPr>
          <w:trHeight w:val="795"/>
          <w:tblHeader/>
        </w:trPr>
        <w:tc>
          <w:tcPr>
            <w:tcW w:w="2863" w:type="dxa"/>
            <w:tcBorders>
              <w:top w:val="single" w:sz="8" w:space="0" w:color="DDDDDD"/>
              <w:left w:val="single" w:sz="8" w:space="0" w:color="DDDDDD"/>
              <w:bottom w:val="single" w:sz="8" w:space="0" w:color="DDDDDD"/>
              <w:right w:val="single" w:sz="8" w:space="0" w:color="DDDDDD"/>
            </w:tcBorders>
          </w:tcPr>
          <w:p w14:paraId="7A611B23" w14:textId="77777777" w:rsidR="00E606B1" w:rsidRDefault="00E606B1">
            <w:r>
              <w:rPr>
                <w:rFonts w:ascii="Arial" w:eastAsia="Arial" w:hAnsi="Arial" w:cs="Arial"/>
              </w:rPr>
              <w:t>Large Poultry Farms</w:t>
            </w:r>
          </w:p>
        </w:tc>
        <w:tc>
          <w:tcPr>
            <w:tcW w:w="2235" w:type="dxa"/>
            <w:tcBorders>
              <w:top w:val="single" w:sz="8" w:space="0" w:color="DDDDDD"/>
              <w:left w:val="single" w:sz="8" w:space="0" w:color="DDDDDD"/>
              <w:bottom w:val="single" w:sz="8" w:space="0" w:color="DDDDDD"/>
              <w:right w:val="single" w:sz="8" w:space="0" w:color="DDDDDD"/>
            </w:tcBorders>
          </w:tcPr>
          <w:p w14:paraId="7A5B14CF" w14:textId="77777777" w:rsidR="00E606B1" w:rsidRDefault="00E606B1">
            <w:pPr>
              <w:rPr>
                <w:rFonts w:ascii="Arial" w:eastAsia="Arial" w:hAnsi="Arial" w:cs="Arial"/>
              </w:rPr>
            </w:pPr>
            <w:r>
              <w:rPr>
                <w:rFonts w:ascii="Arial" w:eastAsia="Arial" w:hAnsi="Arial" w:cs="Arial"/>
              </w:rPr>
              <w:t>0</w:t>
            </w:r>
          </w:p>
        </w:tc>
        <w:tc>
          <w:tcPr>
            <w:tcW w:w="2047" w:type="dxa"/>
            <w:tcBorders>
              <w:top w:val="single" w:sz="8" w:space="0" w:color="DDDDDD"/>
              <w:left w:val="single" w:sz="8" w:space="0" w:color="DDDDDD"/>
              <w:bottom w:val="single" w:sz="8" w:space="0" w:color="DDDDDD"/>
              <w:right w:val="single" w:sz="8" w:space="0" w:color="DDDDDD"/>
            </w:tcBorders>
          </w:tcPr>
          <w:p w14:paraId="133A3639" w14:textId="67C4CE9A" w:rsidR="00E606B1" w:rsidRDefault="00E606B1">
            <w:pPr>
              <w:rPr>
                <w:rFonts w:ascii="Arial" w:eastAsia="Arial" w:hAnsi="Arial" w:cs="Arial"/>
              </w:rPr>
            </w:pPr>
            <w:r>
              <w:rPr>
                <w:rFonts w:ascii="Arial" w:eastAsia="Arial" w:hAnsi="Arial" w:cs="Arial"/>
              </w:rPr>
              <w:t>0</w:t>
            </w:r>
          </w:p>
        </w:tc>
      </w:tr>
      <w:tr w:rsidR="00E606B1" w14:paraId="0B931FE7" w14:textId="77777777" w:rsidTr="00E606B1">
        <w:trPr>
          <w:trHeight w:val="795"/>
          <w:tblHeader/>
        </w:trPr>
        <w:tc>
          <w:tcPr>
            <w:tcW w:w="2863" w:type="dxa"/>
            <w:tcBorders>
              <w:top w:val="single" w:sz="8" w:space="0" w:color="DDDDDD"/>
              <w:left w:val="single" w:sz="8" w:space="0" w:color="DDDDDD"/>
              <w:bottom w:val="single" w:sz="8" w:space="0" w:color="DDDDDD"/>
              <w:right w:val="single" w:sz="8" w:space="0" w:color="DDDDDD"/>
            </w:tcBorders>
          </w:tcPr>
          <w:p w14:paraId="35845898" w14:textId="77777777" w:rsidR="00E606B1" w:rsidRDefault="00E606B1">
            <w:r>
              <w:rPr>
                <w:rFonts w:ascii="Arial" w:eastAsia="Arial" w:hAnsi="Arial" w:cs="Arial"/>
              </w:rPr>
              <w:t>Backyard / Clustered Poultry Units</w:t>
            </w:r>
          </w:p>
        </w:tc>
        <w:tc>
          <w:tcPr>
            <w:tcW w:w="2235" w:type="dxa"/>
            <w:tcBorders>
              <w:top w:val="single" w:sz="8" w:space="0" w:color="DDDDDD"/>
              <w:left w:val="single" w:sz="8" w:space="0" w:color="DDDDDD"/>
              <w:bottom w:val="single" w:sz="8" w:space="0" w:color="DDDDDD"/>
              <w:right w:val="single" w:sz="8" w:space="0" w:color="DDDDDD"/>
            </w:tcBorders>
          </w:tcPr>
          <w:p w14:paraId="31479E9B" w14:textId="77777777" w:rsidR="00E606B1" w:rsidRDefault="00E606B1">
            <w:pPr>
              <w:rPr>
                <w:rFonts w:ascii="Arial" w:eastAsia="Arial" w:hAnsi="Arial" w:cs="Arial"/>
              </w:rPr>
            </w:pPr>
            <w:r>
              <w:rPr>
                <w:rFonts w:ascii="Arial" w:eastAsia="Arial" w:hAnsi="Arial" w:cs="Arial"/>
              </w:rPr>
              <w:t>0</w:t>
            </w:r>
          </w:p>
        </w:tc>
        <w:tc>
          <w:tcPr>
            <w:tcW w:w="2047" w:type="dxa"/>
            <w:tcBorders>
              <w:top w:val="single" w:sz="8" w:space="0" w:color="DDDDDD"/>
              <w:left w:val="single" w:sz="8" w:space="0" w:color="DDDDDD"/>
              <w:bottom w:val="single" w:sz="8" w:space="0" w:color="DDDDDD"/>
              <w:right w:val="single" w:sz="8" w:space="0" w:color="DDDDDD"/>
            </w:tcBorders>
          </w:tcPr>
          <w:p w14:paraId="239C5C8E" w14:textId="0436D326" w:rsidR="00E606B1" w:rsidRDefault="00E606B1">
            <w:pPr>
              <w:rPr>
                <w:rFonts w:ascii="Arial" w:eastAsia="Arial" w:hAnsi="Arial" w:cs="Arial"/>
              </w:rPr>
            </w:pPr>
            <w:r>
              <w:rPr>
                <w:rFonts w:ascii="Arial" w:eastAsia="Arial" w:hAnsi="Arial" w:cs="Arial"/>
              </w:rPr>
              <w:t>0</w:t>
            </w:r>
          </w:p>
        </w:tc>
      </w:tr>
      <w:tr w:rsidR="00E606B1" w14:paraId="67481BE5" w14:textId="77777777" w:rsidTr="00E606B1">
        <w:trPr>
          <w:trHeight w:val="795"/>
          <w:tblHeader/>
        </w:trPr>
        <w:tc>
          <w:tcPr>
            <w:tcW w:w="2863" w:type="dxa"/>
            <w:tcBorders>
              <w:top w:val="single" w:sz="8" w:space="0" w:color="DDDDDD"/>
              <w:left w:val="single" w:sz="8" w:space="0" w:color="DDDDDD"/>
              <w:bottom w:val="single" w:sz="8" w:space="0" w:color="DDDDDD"/>
              <w:right w:val="single" w:sz="8" w:space="0" w:color="DDDDDD"/>
            </w:tcBorders>
          </w:tcPr>
          <w:p w14:paraId="263B8E40" w14:textId="77777777" w:rsidR="00E606B1" w:rsidRDefault="00E606B1">
            <w:r>
              <w:rPr>
                <w:rFonts w:ascii="Arial" w:eastAsia="Arial" w:hAnsi="Arial" w:cs="Arial"/>
              </w:rPr>
              <w:t>Duck Rearing Units (open water access)</w:t>
            </w:r>
          </w:p>
        </w:tc>
        <w:tc>
          <w:tcPr>
            <w:tcW w:w="2235" w:type="dxa"/>
            <w:tcBorders>
              <w:top w:val="single" w:sz="8" w:space="0" w:color="DDDDDD"/>
              <w:left w:val="single" w:sz="8" w:space="0" w:color="DDDDDD"/>
              <w:bottom w:val="single" w:sz="8" w:space="0" w:color="DDDDDD"/>
              <w:right w:val="single" w:sz="8" w:space="0" w:color="DDDDDD"/>
            </w:tcBorders>
          </w:tcPr>
          <w:p w14:paraId="55CD02F8" w14:textId="77777777" w:rsidR="00E606B1" w:rsidRDefault="00E606B1">
            <w:pPr>
              <w:rPr>
                <w:rFonts w:ascii="Arial" w:eastAsia="Arial" w:hAnsi="Arial" w:cs="Arial"/>
              </w:rPr>
            </w:pPr>
            <w:r>
              <w:rPr>
                <w:rFonts w:ascii="Arial" w:eastAsia="Arial" w:hAnsi="Arial" w:cs="Arial"/>
              </w:rPr>
              <w:t>0</w:t>
            </w:r>
          </w:p>
        </w:tc>
        <w:tc>
          <w:tcPr>
            <w:tcW w:w="2047" w:type="dxa"/>
            <w:tcBorders>
              <w:top w:val="single" w:sz="8" w:space="0" w:color="DDDDDD"/>
              <w:left w:val="single" w:sz="8" w:space="0" w:color="DDDDDD"/>
              <w:bottom w:val="single" w:sz="8" w:space="0" w:color="DDDDDD"/>
              <w:right w:val="single" w:sz="8" w:space="0" w:color="DDDDDD"/>
            </w:tcBorders>
          </w:tcPr>
          <w:p w14:paraId="34F7B624" w14:textId="464F0D2E" w:rsidR="00E606B1" w:rsidRDefault="00E606B1">
            <w:pPr>
              <w:rPr>
                <w:rFonts w:ascii="Arial" w:eastAsia="Arial" w:hAnsi="Arial" w:cs="Arial"/>
              </w:rPr>
            </w:pPr>
            <w:r>
              <w:rPr>
                <w:rFonts w:ascii="Arial" w:eastAsia="Arial" w:hAnsi="Arial" w:cs="Arial"/>
              </w:rPr>
              <w:t>0</w:t>
            </w:r>
          </w:p>
        </w:tc>
      </w:tr>
      <w:tr w:rsidR="00E606B1" w14:paraId="660702BF" w14:textId="77777777" w:rsidTr="00E606B1">
        <w:trPr>
          <w:trHeight w:val="810"/>
          <w:tblHeader/>
        </w:trPr>
        <w:tc>
          <w:tcPr>
            <w:tcW w:w="2863" w:type="dxa"/>
            <w:tcBorders>
              <w:top w:val="single" w:sz="8" w:space="0" w:color="DDDDDD"/>
              <w:left w:val="single" w:sz="8" w:space="0" w:color="DDDDDD"/>
              <w:bottom w:val="single" w:sz="8" w:space="0" w:color="DDDDDD"/>
              <w:right w:val="single" w:sz="8" w:space="0" w:color="DDDDDD"/>
            </w:tcBorders>
          </w:tcPr>
          <w:p w14:paraId="5463142E" w14:textId="77777777" w:rsidR="00E606B1" w:rsidRDefault="00E606B1">
            <w:r>
              <w:rPr>
                <w:rFonts w:ascii="Arial" w:eastAsia="Arial" w:hAnsi="Arial" w:cs="Arial"/>
              </w:rPr>
              <w:t>Slaughterhouses/ Slaughter Points</w:t>
            </w:r>
          </w:p>
        </w:tc>
        <w:tc>
          <w:tcPr>
            <w:tcW w:w="2235" w:type="dxa"/>
            <w:tcBorders>
              <w:top w:val="single" w:sz="8" w:space="0" w:color="DDDDDD"/>
              <w:left w:val="single" w:sz="8" w:space="0" w:color="DDDDDD"/>
              <w:bottom w:val="single" w:sz="8" w:space="0" w:color="DDDDDD"/>
              <w:right w:val="single" w:sz="8" w:space="0" w:color="DDDDDD"/>
            </w:tcBorders>
          </w:tcPr>
          <w:p w14:paraId="780A0971" w14:textId="77777777" w:rsidR="00E606B1" w:rsidRDefault="00E606B1">
            <w:pPr>
              <w:rPr>
                <w:rFonts w:ascii="Arial" w:eastAsia="Arial" w:hAnsi="Arial" w:cs="Arial"/>
              </w:rPr>
            </w:pPr>
            <w:r>
              <w:rPr>
                <w:rFonts w:ascii="Arial" w:eastAsia="Arial" w:hAnsi="Arial" w:cs="Arial"/>
              </w:rPr>
              <w:t>0</w:t>
            </w:r>
          </w:p>
        </w:tc>
        <w:tc>
          <w:tcPr>
            <w:tcW w:w="2047" w:type="dxa"/>
            <w:tcBorders>
              <w:top w:val="single" w:sz="8" w:space="0" w:color="DDDDDD"/>
              <w:left w:val="single" w:sz="8" w:space="0" w:color="DDDDDD"/>
              <w:bottom w:val="single" w:sz="8" w:space="0" w:color="DDDDDD"/>
              <w:right w:val="single" w:sz="8" w:space="0" w:color="DDDDDD"/>
            </w:tcBorders>
          </w:tcPr>
          <w:p w14:paraId="341920FF" w14:textId="61B97646" w:rsidR="00E606B1" w:rsidRDefault="00E606B1">
            <w:pPr>
              <w:rPr>
                <w:rFonts w:ascii="Arial" w:eastAsia="Arial" w:hAnsi="Arial" w:cs="Arial"/>
              </w:rPr>
            </w:pPr>
            <w:r>
              <w:rPr>
                <w:rFonts w:ascii="Arial" w:eastAsia="Arial" w:hAnsi="Arial" w:cs="Arial"/>
              </w:rPr>
              <w:t>0</w:t>
            </w:r>
          </w:p>
        </w:tc>
      </w:tr>
      <w:tr w:rsidR="00E606B1" w14:paraId="0C114CC2" w14:textId="77777777" w:rsidTr="00E606B1">
        <w:trPr>
          <w:trHeight w:val="855"/>
          <w:tblHeader/>
        </w:trPr>
        <w:tc>
          <w:tcPr>
            <w:tcW w:w="2863" w:type="dxa"/>
            <w:tcBorders>
              <w:top w:val="single" w:sz="8" w:space="0" w:color="DDDDDD"/>
              <w:left w:val="single" w:sz="8" w:space="0" w:color="DDDDDD"/>
              <w:bottom w:val="single" w:sz="8" w:space="0" w:color="DDDDDD"/>
              <w:right w:val="single" w:sz="8" w:space="0" w:color="DDDDDD"/>
            </w:tcBorders>
          </w:tcPr>
          <w:p w14:paraId="3601588A" w14:textId="77777777" w:rsidR="00E606B1" w:rsidRDefault="00E606B1">
            <w:r>
              <w:rPr>
                <w:rFonts w:ascii="Arial" w:eastAsia="Arial" w:hAnsi="Arial" w:cs="Arial"/>
              </w:rPr>
              <w:t>Meat/Fish Markets</w:t>
            </w:r>
          </w:p>
        </w:tc>
        <w:tc>
          <w:tcPr>
            <w:tcW w:w="2235" w:type="dxa"/>
            <w:tcBorders>
              <w:top w:val="single" w:sz="8" w:space="0" w:color="DDDDDD"/>
              <w:left w:val="single" w:sz="8" w:space="0" w:color="DDDDDD"/>
              <w:bottom w:val="single" w:sz="8" w:space="0" w:color="DDDDDD"/>
              <w:right w:val="single" w:sz="8" w:space="0" w:color="DDDDDD"/>
            </w:tcBorders>
          </w:tcPr>
          <w:p w14:paraId="6CAE8956" w14:textId="77777777" w:rsidR="00E606B1" w:rsidRDefault="00E606B1">
            <w:pPr>
              <w:rPr>
                <w:rFonts w:ascii="Arial" w:eastAsia="Arial" w:hAnsi="Arial" w:cs="Arial"/>
              </w:rPr>
            </w:pPr>
            <w:r>
              <w:rPr>
                <w:rFonts w:ascii="Arial" w:eastAsia="Arial" w:hAnsi="Arial" w:cs="Arial"/>
              </w:rPr>
              <w:t>1</w:t>
            </w:r>
          </w:p>
        </w:tc>
        <w:tc>
          <w:tcPr>
            <w:tcW w:w="2047" w:type="dxa"/>
            <w:tcBorders>
              <w:top w:val="single" w:sz="8" w:space="0" w:color="DDDDDD"/>
              <w:left w:val="single" w:sz="8" w:space="0" w:color="DDDDDD"/>
              <w:bottom w:val="single" w:sz="8" w:space="0" w:color="DDDDDD"/>
              <w:right w:val="single" w:sz="8" w:space="0" w:color="DDDDDD"/>
            </w:tcBorders>
          </w:tcPr>
          <w:p w14:paraId="7ED794F6" w14:textId="342E1ABF" w:rsidR="00E606B1" w:rsidRDefault="00E606B1">
            <w:pPr>
              <w:rPr>
                <w:rFonts w:ascii="Arial" w:eastAsia="Arial" w:hAnsi="Arial" w:cs="Arial"/>
              </w:rPr>
            </w:pPr>
            <w:r>
              <w:rPr>
                <w:rFonts w:ascii="Arial" w:eastAsia="Arial" w:hAnsi="Arial" w:cs="Arial"/>
              </w:rPr>
              <w:t>10</w:t>
            </w:r>
          </w:p>
        </w:tc>
      </w:tr>
      <w:tr w:rsidR="00E606B1" w14:paraId="512B8FD0" w14:textId="77777777" w:rsidTr="00E606B1">
        <w:trPr>
          <w:trHeight w:val="855"/>
          <w:tblHeader/>
        </w:trPr>
        <w:tc>
          <w:tcPr>
            <w:tcW w:w="2863" w:type="dxa"/>
            <w:tcBorders>
              <w:top w:val="single" w:sz="8" w:space="0" w:color="DDDDDD"/>
              <w:left w:val="single" w:sz="8" w:space="0" w:color="DDDDDD"/>
              <w:bottom w:val="single" w:sz="8" w:space="0" w:color="DDDDDD"/>
              <w:right w:val="single" w:sz="8" w:space="0" w:color="DDDDDD"/>
            </w:tcBorders>
          </w:tcPr>
          <w:p w14:paraId="0EBA6ADF" w14:textId="77777777" w:rsidR="00E606B1" w:rsidRDefault="00E606B1" w:rsidP="007A487C">
            <w:r>
              <w:rPr>
                <w:rFonts w:ascii="Arial" w:eastAsia="Arial" w:hAnsi="Arial" w:cs="Arial"/>
              </w:rPr>
              <w:t>Live Bird Sale Points</w:t>
            </w:r>
          </w:p>
        </w:tc>
        <w:tc>
          <w:tcPr>
            <w:tcW w:w="2235" w:type="dxa"/>
            <w:tcBorders>
              <w:top w:val="single" w:sz="8" w:space="0" w:color="DDDDDD"/>
              <w:left w:val="single" w:sz="8" w:space="0" w:color="DDDDDD"/>
              <w:bottom w:val="single" w:sz="8" w:space="0" w:color="DDDDDD"/>
              <w:right w:val="single" w:sz="8" w:space="0" w:color="DDDDDD"/>
            </w:tcBorders>
          </w:tcPr>
          <w:p w14:paraId="20A2AFED" w14:textId="074A568B" w:rsidR="00E606B1" w:rsidRDefault="00E606B1" w:rsidP="007A487C">
            <w:pPr>
              <w:rPr>
                <w:rFonts w:ascii="Arial" w:eastAsia="Arial" w:hAnsi="Arial" w:cs="Arial"/>
              </w:rPr>
            </w:pPr>
            <w:r>
              <w:rPr>
                <w:rFonts w:ascii="Arial" w:eastAsia="Arial" w:hAnsi="Arial" w:cs="Arial"/>
              </w:rPr>
              <w:t>0</w:t>
            </w:r>
          </w:p>
        </w:tc>
        <w:tc>
          <w:tcPr>
            <w:tcW w:w="2047" w:type="dxa"/>
            <w:tcBorders>
              <w:top w:val="single" w:sz="8" w:space="0" w:color="DDDDDD"/>
              <w:left w:val="single" w:sz="8" w:space="0" w:color="DDDDDD"/>
              <w:bottom w:val="single" w:sz="8" w:space="0" w:color="DDDDDD"/>
              <w:right w:val="single" w:sz="8" w:space="0" w:color="DDDDDD"/>
            </w:tcBorders>
          </w:tcPr>
          <w:p w14:paraId="1C43D272" w14:textId="0D5A5E89" w:rsidR="00E606B1" w:rsidRDefault="00E606B1" w:rsidP="007A487C">
            <w:pPr>
              <w:rPr>
                <w:rFonts w:ascii="Arial" w:eastAsia="Arial" w:hAnsi="Arial" w:cs="Arial"/>
              </w:rPr>
            </w:pPr>
            <w:r>
              <w:rPr>
                <w:rFonts w:ascii="Arial" w:eastAsia="Arial" w:hAnsi="Arial" w:cs="Arial"/>
              </w:rPr>
              <w:t>0</w:t>
            </w:r>
          </w:p>
        </w:tc>
      </w:tr>
      <w:tr w:rsidR="00E606B1" w14:paraId="4232C421" w14:textId="77777777" w:rsidTr="00E606B1">
        <w:trPr>
          <w:trHeight w:val="855"/>
          <w:tblHeader/>
        </w:trPr>
        <w:tc>
          <w:tcPr>
            <w:tcW w:w="2863" w:type="dxa"/>
            <w:tcBorders>
              <w:top w:val="single" w:sz="8" w:space="0" w:color="DDDDDD"/>
              <w:left w:val="single" w:sz="8" w:space="0" w:color="DDDDDD"/>
              <w:bottom w:val="single" w:sz="8" w:space="0" w:color="DDDDDD"/>
              <w:right w:val="single" w:sz="8" w:space="0" w:color="DDDDDD"/>
            </w:tcBorders>
          </w:tcPr>
          <w:p w14:paraId="0F38EDEA" w14:textId="77777777" w:rsidR="00E606B1" w:rsidRDefault="00E606B1" w:rsidP="007A487C">
            <w:r>
              <w:rPr>
                <w:rFonts w:ascii="Arial" w:eastAsia="Arial" w:hAnsi="Arial" w:cs="Arial"/>
              </w:rPr>
              <w:t>Cattle Markets / Weekly Animal Fairs</w:t>
            </w:r>
          </w:p>
        </w:tc>
        <w:tc>
          <w:tcPr>
            <w:tcW w:w="2235" w:type="dxa"/>
            <w:tcBorders>
              <w:top w:val="single" w:sz="8" w:space="0" w:color="DDDDDD"/>
              <w:left w:val="single" w:sz="8" w:space="0" w:color="DDDDDD"/>
              <w:bottom w:val="single" w:sz="8" w:space="0" w:color="DDDDDD"/>
              <w:right w:val="single" w:sz="8" w:space="0" w:color="DDDDDD"/>
            </w:tcBorders>
          </w:tcPr>
          <w:p w14:paraId="160BEB33" w14:textId="77777777" w:rsidR="00E606B1" w:rsidRDefault="00E606B1" w:rsidP="007A487C">
            <w:pPr>
              <w:rPr>
                <w:rFonts w:ascii="Arial" w:eastAsia="Arial" w:hAnsi="Arial" w:cs="Arial"/>
              </w:rPr>
            </w:pPr>
            <w:r>
              <w:rPr>
                <w:rFonts w:ascii="Arial" w:eastAsia="Arial" w:hAnsi="Arial" w:cs="Arial"/>
              </w:rPr>
              <w:t>0</w:t>
            </w:r>
          </w:p>
        </w:tc>
        <w:tc>
          <w:tcPr>
            <w:tcW w:w="2047" w:type="dxa"/>
            <w:tcBorders>
              <w:top w:val="single" w:sz="8" w:space="0" w:color="DDDDDD"/>
              <w:left w:val="single" w:sz="8" w:space="0" w:color="DDDDDD"/>
              <w:bottom w:val="single" w:sz="8" w:space="0" w:color="DDDDDD"/>
              <w:right w:val="single" w:sz="8" w:space="0" w:color="DDDDDD"/>
            </w:tcBorders>
          </w:tcPr>
          <w:p w14:paraId="624AB80D" w14:textId="5EE95AA6" w:rsidR="00E606B1" w:rsidRDefault="00E606B1" w:rsidP="007A487C">
            <w:pPr>
              <w:rPr>
                <w:rFonts w:ascii="Arial" w:eastAsia="Arial" w:hAnsi="Arial" w:cs="Arial"/>
              </w:rPr>
            </w:pPr>
            <w:r>
              <w:rPr>
                <w:rFonts w:ascii="Arial" w:eastAsia="Arial" w:hAnsi="Arial" w:cs="Arial"/>
              </w:rPr>
              <w:t>0</w:t>
            </w:r>
          </w:p>
        </w:tc>
      </w:tr>
      <w:tr w:rsidR="00E606B1" w14:paraId="3CE5F469" w14:textId="77777777" w:rsidTr="00E606B1">
        <w:trPr>
          <w:trHeight w:val="915"/>
          <w:tblHeader/>
        </w:trPr>
        <w:tc>
          <w:tcPr>
            <w:tcW w:w="2863" w:type="dxa"/>
            <w:tcBorders>
              <w:top w:val="single" w:sz="8" w:space="0" w:color="DDDDDD"/>
              <w:left w:val="single" w:sz="8" w:space="0" w:color="DDDDDD"/>
              <w:bottom w:val="single" w:sz="8" w:space="0" w:color="DDDDDD"/>
              <w:right w:val="single" w:sz="8" w:space="0" w:color="DDDDDD"/>
            </w:tcBorders>
          </w:tcPr>
          <w:p w14:paraId="309AF976" w14:textId="77777777" w:rsidR="00E606B1" w:rsidRDefault="00E606B1" w:rsidP="007A487C">
            <w:r>
              <w:rPr>
                <w:rFonts w:ascii="Arial" w:eastAsia="Arial" w:hAnsi="Arial" w:cs="Arial"/>
              </w:rPr>
              <w:t>Pet Shops / Breeders</w:t>
            </w:r>
          </w:p>
        </w:tc>
        <w:tc>
          <w:tcPr>
            <w:tcW w:w="2235" w:type="dxa"/>
            <w:tcBorders>
              <w:top w:val="single" w:sz="8" w:space="0" w:color="DDDDDD"/>
              <w:left w:val="single" w:sz="8" w:space="0" w:color="DDDDDD"/>
              <w:bottom w:val="single" w:sz="8" w:space="0" w:color="DDDDDD"/>
              <w:right w:val="single" w:sz="8" w:space="0" w:color="DDDDDD"/>
            </w:tcBorders>
          </w:tcPr>
          <w:p w14:paraId="4460E4AE" w14:textId="77777777" w:rsidR="00E606B1" w:rsidRDefault="00E606B1" w:rsidP="007A487C">
            <w:pPr>
              <w:rPr>
                <w:rFonts w:ascii="Arial" w:eastAsia="Arial" w:hAnsi="Arial" w:cs="Arial"/>
              </w:rPr>
            </w:pPr>
            <w:r>
              <w:rPr>
                <w:rFonts w:ascii="Arial" w:eastAsia="Arial" w:hAnsi="Arial" w:cs="Arial"/>
              </w:rPr>
              <w:t>0</w:t>
            </w:r>
          </w:p>
        </w:tc>
        <w:tc>
          <w:tcPr>
            <w:tcW w:w="2047" w:type="dxa"/>
            <w:tcBorders>
              <w:top w:val="single" w:sz="8" w:space="0" w:color="DDDDDD"/>
              <w:left w:val="single" w:sz="8" w:space="0" w:color="DDDDDD"/>
              <w:bottom w:val="single" w:sz="8" w:space="0" w:color="DDDDDD"/>
              <w:right w:val="single" w:sz="8" w:space="0" w:color="DDDDDD"/>
            </w:tcBorders>
          </w:tcPr>
          <w:p w14:paraId="5431C59F" w14:textId="39478AF1" w:rsidR="00E606B1" w:rsidRDefault="00E606B1" w:rsidP="007A487C">
            <w:pPr>
              <w:rPr>
                <w:rFonts w:ascii="Arial" w:eastAsia="Arial" w:hAnsi="Arial" w:cs="Arial"/>
              </w:rPr>
            </w:pPr>
            <w:r>
              <w:rPr>
                <w:rFonts w:ascii="Arial" w:eastAsia="Arial" w:hAnsi="Arial" w:cs="Arial"/>
              </w:rPr>
              <w:t>0</w:t>
            </w:r>
          </w:p>
        </w:tc>
      </w:tr>
      <w:tr w:rsidR="00E606B1" w14:paraId="1AD43AC9" w14:textId="77777777" w:rsidTr="00E606B1">
        <w:trPr>
          <w:trHeight w:val="915"/>
          <w:tblHeader/>
        </w:trPr>
        <w:tc>
          <w:tcPr>
            <w:tcW w:w="2863" w:type="dxa"/>
            <w:tcBorders>
              <w:top w:val="single" w:sz="8" w:space="0" w:color="DDDDDD"/>
              <w:left w:val="single" w:sz="8" w:space="0" w:color="DDDDDD"/>
              <w:bottom w:val="single" w:sz="8" w:space="0" w:color="DDDDDD"/>
              <w:right w:val="single" w:sz="8" w:space="0" w:color="DDDDDD"/>
            </w:tcBorders>
          </w:tcPr>
          <w:p w14:paraId="5CDE4539" w14:textId="77777777" w:rsidR="00E606B1" w:rsidRDefault="00E606B1" w:rsidP="007A487C">
            <w:r>
              <w:rPr>
                <w:rFonts w:ascii="Arial" w:eastAsia="Arial" w:hAnsi="Arial" w:cs="Arial"/>
              </w:rPr>
              <w:t>Animal Shelters / Pet Homes</w:t>
            </w:r>
          </w:p>
        </w:tc>
        <w:tc>
          <w:tcPr>
            <w:tcW w:w="2235" w:type="dxa"/>
            <w:tcBorders>
              <w:top w:val="single" w:sz="8" w:space="0" w:color="DDDDDD"/>
              <w:left w:val="single" w:sz="8" w:space="0" w:color="DDDDDD"/>
              <w:bottom w:val="single" w:sz="8" w:space="0" w:color="DDDDDD"/>
              <w:right w:val="single" w:sz="8" w:space="0" w:color="DDDDDD"/>
            </w:tcBorders>
          </w:tcPr>
          <w:p w14:paraId="561276D2" w14:textId="77777777" w:rsidR="00E606B1" w:rsidRDefault="00E606B1" w:rsidP="007A487C">
            <w:pPr>
              <w:rPr>
                <w:rFonts w:ascii="Arial" w:eastAsia="Arial" w:hAnsi="Arial" w:cs="Arial"/>
              </w:rPr>
            </w:pPr>
            <w:r>
              <w:rPr>
                <w:rFonts w:ascii="Arial" w:eastAsia="Arial" w:hAnsi="Arial" w:cs="Arial"/>
              </w:rPr>
              <w:t>0</w:t>
            </w:r>
          </w:p>
        </w:tc>
        <w:tc>
          <w:tcPr>
            <w:tcW w:w="2047" w:type="dxa"/>
            <w:tcBorders>
              <w:top w:val="single" w:sz="8" w:space="0" w:color="DDDDDD"/>
              <w:left w:val="single" w:sz="8" w:space="0" w:color="DDDDDD"/>
              <w:bottom w:val="single" w:sz="8" w:space="0" w:color="DDDDDD"/>
              <w:right w:val="single" w:sz="8" w:space="0" w:color="DDDDDD"/>
            </w:tcBorders>
          </w:tcPr>
          <w:p w14:paraId="1D652B56" w14:textId="08AA03F7" w:rsidR="00E606B1" w:rsidRDefault="00E606B1" w:rsidP="007A487C">
            <w:pPr>
              <w:rPr>
                <w:rFonts w:ascii="Arial" w:eastAsia="Arial" w:hAnsi="Arial" w:cs="Arial"/>
              </w:rPr>
            </w:pPr>
            <w:r>
              <w:rPr>
                <w:rFonts w:ascii="Arial" w:eastAsia="Arial" w:hAnsi="Arial" w:cs="Arial"/>
              </w:rPr>
              <w:t>0</w:t>
            </w:r>
          </w:p>
        </w:tc>
      </w:tr>
      <w:tr w:rsidR="00E606B1" w14:paraId="12AC140A" w14:textId="77777777" w:rsidTr="00E606B1">
        <w:trPr>
          <w:trHeight w:val="915"/>
          <w:tblHeader/>
        </w:trPr>
        <w:tc>
          <w:tcPr>
            <w:tcW w:w="2863" w:type="dxa"/>
            <w:tcBorders>
              <w:top w:val="single" w:sz="8" w:space="0" w:color="DDDDDD"/>
              <w:left w:val="single" w:sz="8" w:space="0" w:color="DDDDDD"/>
              <w:bottom w:val="single" w:sz="8" w:space="0" w:color="DDDDDD"/>
              <w:right w:val="single" w:sz="8" w:space="0" w:color="DDDDDD"/>
            </w:tcBorders>
          </w:tcPr>
          <w:p w14:paraId="5ADFE744" w14:textId="77777777" w:rsidR="00E606B1" w:rsidRDefault="00E606B1" w:rsidP="007A487C">
            <w:r>
              <w:rPr>
                <w:rFonts w:ascii="Arial" w:eastAsia="Arial" w:hAnsi="Arial" w:cs="Arial"/>
              </w:rPr>
              <w:t>Waste Disposal Sites near Animal Units</w:t>
            </w:r>
          </w:p>
        </w:tc>
        <w:tc>
          <w:tcPr>
            <w:tcW w:w="2235" w:type="dxa"/>
            <w:tcBorders>
              <w:top w:val="single" w:sz="8" w:space="0" w:color="DDDDDD"/>
              <w:left w:val="single" w:sz="8" w:space="0" w:color="DDDDDD"/>
              <w:bottom w:val="single" w:sz="8" w:space="0" w:color="DDDDDD"/>
              <w:right w:val="single" w:sz="8" w:space="0" w:color="DDDDDD"/>
            </w:tcBorders>
          </w:tcPr>
          <w:p w14:paraId="5AB80906" w14:textId="77777777" w:rsidR="00E606B1" w:rsidRDefault="00E606B1" w:rsidP="007A487C">
            <w:pPr>
              <w:rPr>
                <w:rFonts w:ascii="Arial" w:eastAsia="Arial" w:hAnsi="Arial" w:cs="Arial"/>
              </w:rPr>
            </w:pPr>
            <w:r>
              <w:rPr>
                <w:rFonts w:ascii="Arial" w:eastAsia="Arial" w:hAnsi="Arial" w:cs="Arial"/>
              </w:rPr>
              <w:t>0</w:t>
            </w:r>
          </w:p>
        </w:tc>
        <w:tc>
          <w:tcPr>
            <w:tcW w:w="2047" w:type="dxa"/>
            <w:tcBorders>
              <w:top w:val="single" w:sz="8" w:space="0" w:color="DDDDDD"/>
              <w:left w:val="single" w:sz="8" w:space="0" w:color="DDDDDD"/>
              <w:bottom w:val="single" w:sz="8" w:space="0" w:color="DDDDDD"/>
              <w:right w:val="single" w:sz="8" w:space="0" w:color="DDDDDD"/>
            </w:tcBorders>
          </w:tcPr>
          <w:p w14:paraId="613F058B" w14:textId="7D66C7FC" w:rsidR="00E606B1" w:rsidRDefault="00E606B1" w:rsidP="007A487C">
            <w:pPr>
              <w:rPr>
                <w:rFonts w:ascii="Arial" w:eastAsia="Arial" w:hAnsi="Arial" w:cs="Arial"/>
              </w:rPr>
            </w:pPr>
            <w:r>
              <w:rPr>
                <w:rFonts w:ascii="Arial" w:eastAsia="Arial" w:hAnsi="Arial" w:cs="Arial"/>
              </w:rPr>
              <w:t>0</w:t>
            </w:r>
          </w:p>
        </w:tc>
      </w:tr>
    </w:tbl>
    <w:p w14:paraId="6E896E1D" w14:textId="77777777" w:rsidR="00C923D8" w:rsidRDefault="009B6B2F">
      <w:pPr>
        <w:pStyle w:val="Heading2"/>
        <w:numPr>
          <w:ilvl w:val="1"/>
          <w:numId w:val="1"/>
        </w:numPr>
        <w:tabs>
          <w:tab w:val="left" w:pos="0"/>
        </w:tabs>
      </w:pPr>
      <w:bookmarkStart w:id="46" w:name="_telbdmsiuhpg" w:colFirst="0" w:colLast="0"/>
      <w:bookmarkEnd w:id="46"/>
      <w:r>
        <w:t>Environmental Risk Mapping</w:t>
      </w:r>
    </w:p>
    <w:p w14:paraId="29524E5D" w14:textId="77777777" w:rsidR="00C923D8" w:rsidRDefault="009B6B2F">
      <w:pPr>
        <w:spacing w:before="240" w:after="240" w:line="240" w:lineRule="auto"/>
      </w:pPr>
      <w:r>
        <w:t xml:space="preserve">Environmental risk mapping identifies monsoon/flood hotspots for vector-borne </w:t>
      </w:r>
      <w:r>
        <w:lastRenderedPageBreak/>
        <w:t>(dengue, chikungunya), water-borne (leptospirosis, diarrhoea), and zoonotic diseases in Kerala's wetlands. Systematic surveillance supports early warnings, targeted interventions, and Panchayat pandemic preparedness.</w:t>
      </w:r>
    </w:p>
    <w:tbl>
      <w:tblPr>
        <w:tblStyle w:val="af7"/>
        <w:tblW w:w="9435"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2655"/>
        <w:gridCol w:w="1380"/>
        <w:gridCol w:w="1710"/>
        <w:gridCol w:w="1845"/>
        <w:gridCol w:w="1845"/>
      </w:tblGrid>
      <w:tr w:rsidR="00C923D8" w14:paraId="426C1C21" w14:textId="77777777">
        <w:trPr>
          <w:trHeight w:val="825"/>
          <w:tblHeader/>
        </w:trPr>
        <w:tc>
          <w:tcPr>
            <w:tcW w:w="2655" w:type="dxa"/>
            <w:tcBorders>
              <w:top w:val="single" w:sz="8" w:space="0" w:color="DDDDDD"/>
              <w:left w:val="single" w:sz="8" w:space="0" w:color="DDDDDD"/>
              <w:bottom w:val="single" w:sz="8" w:space="0" w:color="DDDDDD"/>
              <w:right w:val="single" w:sz="8" w:space="0" w:color="DDDDDD"/>
            </w:tcBorders>
            <w:shd w:val="clear" w:color="auto" w:fill="F2F2F2"/>
          </w:tcPr>
          <w:p w14:paraId="55951B21" w14:textId="77777777" w:rsidR="00C923D8" w:rsidRDefault="009B6B2F">
            <w:r>
              <w:rPr>
                <w:rFonts w:ascii="Arial" w:eastAsia="Arial" w:hAnsi="Arial" w:cs="Arial"/>
                <w:b/>
                <w:bCs/>
              </w:rPr>
              <w:t>Risk Factor</w:t>
            </w:r>
          </w:p>
        </w:tc>
        <w:tc>
          <w:tcPr>
            <w:tcW w:w="1380" w:type="dxa"/>
            <w:tcBorders>
              <w:top w:val="single" w:sz="8" w:space="0" w:color="DDDDDD"/>
              <w:left w:val="single" w:sz="8" w:space="0" w:color="DDDDDD"/>
              <w:bottom w:val="single" w:sz="8" w:space="0" w:color="DDDDDD"/>
              <w:right w:val="single" w:sz="8" w:space="0" w:color="DDDDDD"/>
            </w:tcBorders>
            <w:shd w:val="clear" w:color="auto" w:fill="F2F2F2"/>
          </w:tcPr>
          <w:p w14:paraId="543E968E" w14:textId="77777777" w:rsidR="00C923D8" w:rsidRDefault="009B6B2F">
            <w:r>
              <w:rPr>
                <w:rFonts w:ascii="Arial" w:eastAsia="Arial" w:hAnsi="Arial" w:cs="Arial"/>
                <w:b/>
                <w:bCs/>
              </w:rPr>
              <w:t>Presence (Yes/No)</w:t>
            </w:r>
          </w:p>
        </w:tc>
        <w:tc>
          <w:tcPr>
            <w:tcW w:w="1710" w:type="dxa"/>
            <w:tcBorders>
              <w:top w:val="single" w:sz="8" w:space="0" w:color="DDDDDD"/>
              <w:left w:val="single" w:sz="8" w:space="0" w:color="DDDDDD"/>
              <w:bottom w:val="single" w:sz="8" w:space="0" w:color="DDDDDD"/>
              <w:right w:val="single" w:sz="8" w:space="0" w:color="DDDDDD"/>
            </w:tcBorders>
            <w:shd w:val="clear" w:color="auto" w:fill="F2F2F2"/>
          </w:tcPr>
          <w:p w14:paraId="0022B010" w14:textId="77777777" w:rsidR="00C923D8" w:rsidRDefault="009B6B2F">
            <w:pPr>
              <w:jc w:val="center"/>
            </w:pPr>
            <w:r>
              <w:rPr>
                <w:rFonts w:ascii="Arial" w:eastAsia="Arial" w:hAnsi="Arial" w:cs="Arial"/>
                <w:b/>
                <w:bCs/>
              </w:rPr>
              <w:t>High-Risk Wards</w:t>
            </w:r>
          </w:p>
        </w:tc>
        <w:tc>
          <w:tcPr>
            <w:tcW w:w="1845" w:type="dxa"/>
            <w:tcBorders>
              <w:top w:val="single" w:sz="8" w:space="0" w:color="DDDDDD"/>
              <w:left w:val="single" w:sz="8" w:space="0" w:color="DDDDDD"/>
              <w:bottom w:val="single" w:sz="8" w:space="0" w:color="DDDDDD"/>
              <w:right w:val="single" w:sz="8" w:space="0" w:color="DDDDDD"/>
            </w:tcBorders>
            <w:shd w:val="clear" w:color="auto" w:fill="F2F2F2"/>
          </w:tcPr>
          <w:p w14:paraId="4DC90D8F" w14:textId="77777777" w:rsidR="00C923D8" w:rsidRDefault="009B6B2F">
            <w:pPr>
              <w:jc w:val="center"/>
            </w:pPr>
            <w:r>
              <w:rPr>
                <w:rFonts w:ascii="Arial" w:eastAsia="Arial" w:hAnsi="Arial" w:cs="Arial"/>
                <w:b/>
                <w:bCs/>
              </w:rPr>
              <w:t>Key Locations</w:t>
            </w:r>
          </w:p>
        </w:tc>
        <w:tc>
          <w:tcPr>
            <w:tcW w:w="1845" w:type="dxa"/>
            <w:tcBorders>
              <w:top w:val="single" w:sz="8" w:space="0" w:color="DDDDDD"/>
              <w:left w:val="single" w:sz="8" w:space="0" w:color="DDDDDD"/>
              <w:bottom w:val="single" w:sz="8" w:space="0" w:color="DDDDDD"/>
              <w:right w:val="single" w:sz="8" w:space="0" w:color="DDDDDD"/>
            </w:tcBorders>
            <w:shd w:val="clear" w:color="auto" w:fill="F2F2F2"/>
          </w:tcPr>
          <w:p w14:paraId="351A062F" w14:textId="77777777" w:rsidR="00C923D8" w:rsidRDefault="009B6B2F">
            <w:pPr>
              <w:jc w:val="center"/>
            </w:pPr>
            <w:r>
              <w:rPr>
                <w:b/>
                <w:bCs/>
                <w:sz w:val="21"/>
                <w:szCs w:val="21"/>
              </w:rPr>
              <w:t>Risk Level (High/Med/Low)</w:t>
            </w:r>
          </w:p>
        </w:tc>
      </w:tr>
      <w:tr w:rsidR="00C923D8" w14:paraId="548FBDFC" w14:textId="77777777">
        <w:trPr>
          <w:trHeight w:val="821"/>
          <w:tblHeader/>
        </w:trPr>
        <w:tc>
          <w:tcPr>
            <w:tcW w:w="2655" w:type="dxa"/>
            <w:tcBorders>
              <w:top w:val="single" w:sz="8" w:space="0" w:color="DDDDDD"/>
              <w:left w:val="single" w:sz="8" w:space="0" w:color="DDDDDD"/>
              <w:bottom w:val="single" w:sz="8" w:space="0" w:color="DDDDDD"/>
              <w:right w:val="single" w:sz="8" w:space="0" w:color="DDDDDD"/>
            </w:tcBorders>
          </w:tcPr>
          <w:p w14:paraId="487FFCC6" w14:textId="77777777" w:rsidR="00C923D8" w:rsidRDefault="009B6B2F">
            <w:pPr>
              <w:jc w:val="left"/>
            </w:pPr>
            <w:r>
              <w:rPr>
                <w:rFonts w:ascii="Arial" w:eastAsia="Arial" w:hAnsi="Arial" w:cs="Arial"/>
                <w:sz w:val="22"/>
                <w:szCs w:val="22"/>
              </w:rPr>
              <w:t>Flood-prone areas</w:t>
            </w:r>
          </w:p>
        </w:tc>
        <w:tc>
          <w:tcPr>
            <w:tcW w:w="1380" w:type="dxa"/>
            <w:tcBorders>
              <w:top w:val="single" w:sz="8" w:space="0" w:color="DDDDDD"/>
              <w:left w:val="single" w:sz="8" w:space="0" w:color="DDDDDD"/>
              <w:bottom w:val="single" w:sz="8" w:space="0" w:color="DDDDDD"/>
              <w:right w:val="single" w:sz="8" w:space="0" w:color="DDDDDD"/>
            </w:tcBorders>
          </w:tcPr>
          <w:p w14:paraId="71110926" w14:textId="77777777" w:rsidR="00C923D8" w:rsidRDefault="009B6B2F">
            <w:pPr>
              <w:rPr>
                <w:rFonts w:ascii="Arial" w:eastAsia="Arial" w:hAnsi="Arial" w:cs="Arial"/>
              </w:rPr>
            </w:pPr>
            <w:r>
              <w:rPr>
                <w:rFonts w:ascii="Arial" w:eastAsia="Arial" w:hAnsi="Arial" w:cs="Arial"/>
              </w:rPr>
              <w:t>YES</w:t>
            </w:r>
          </w:p>
        </w:tc>
        <w:tc>
          <w:tcPr>
            <w:tcW w:w="1710" w:type="dxa"/>
            <w:tcBorders>
              <w:top w:val="single" w:sz="8" w:space="0" w:color="DDDDDD"/>
              <w:left w:val="single" w:sz="8" w:space="0" w:color="DDDDDD"/>
              <w:bottom w:val="single" w:sz="8" w:space="0" w:color="DDDDDD"/>
              <w:right w:val="single" w:sz="8" w:space="0" w:color="DDDDDD"/>
            </w:tcBorders>
          </w:tcPr>
          <w:p w14:paraId="3598F31D" w14:textId="77777777" w:rsidR="00C923D8" w:rsidRDefault="009B6B2F">
            <w:pPr>
              <w:rPr>
                <w:rFonts w:ascii="Arial" w:eastAsia="Arial" w:hAnsi="Arial" w:cs="Arial"/>
              </w:rPr>
            </w:pPr>
            <w:r>
              <w:rPr>
                <w:rFonts w:ascii="Arial" w:eastAsia="Arial" w:hAnsi="Arial" w:cs="Arial"/>
              </w:rPr>
              <w:t>2,3,4,5,6,7,8,9,10,11,12,13,14</w:t>
            </w:r>
          </w:p>
        </w:tc>
        <w:tc>
          <w:tcPr>
            <w:tcW w:w="1845" w:type="dxa"/>
            <w:tcBorders>
              <w:top w:val="single" w:sz="8" w:space="0" w:color="DDDDDD"/>
              <w:left w:val="single" w:sz="8" w:space="0" w:color="DDDDDD"/>
              <w:bottom w:val="single" w:sz="8" w:space="0" w:color="DDDDDD"/>
              <w:right w:val="single" w:sz="8" w:space="0" w:color="DDDDDD"/>
            </w:tcBorders>
          </w:tcPr>
          <w:p w14:paraId="47B36033" w14:textId="77777777" w:rsidR="00C923D8" w:rsidRDefault="00C923D8">
            <w:pPr>
              <w:rPr>
                <w:rFonts w:ascii="Arial" w:eastAsia="Arial" w:hAnsi="Arial" w:cs="Arial"/>
              </w:rPr>
            </w:pPr>
          </w:p>
        </w:tc>
        <w:tc>
          <w:tcPr>
            <w:tcW w:w="1845" w:type="dxa"/>
            <w:tcBorders>
              <w:top w:val="single" w:sz="8" w:space="0" w:color="DDDDDD"/>
              <w:left w:val="single" w:sz="8" w:space="0" w:color="DDDDDD"/>
              <w:bottom w:val="single" w:sz="8" w:space="0" w:color="DDDDDD"/>
              <w:right w:val="single" w:sz="8" w:space="0" w:color="DDDDDD"/>
            </w:tcBorders>
          </w:tcPr>
          <w:p w14:paraId="477E5500" w14:textId="77777777" w:rsidR="00C923D8" w:rsidRDefault="009B6B2F">
            <w:pPr>
              <w:rPr>
                <w:rFonts w:ascii="Arial" w:eastAsia="Arial" w:hAnsi="Arial" w:cs="Arial"/>
              </w:rPr>
            </w:pPr>
            <w:r>
              <w:rPr>
                <w:rFonts w:ascii="Arial" w:eastAsia="Arial" w:hAnsi="Arial" w:cs="Arial"/>
              </w:rPr>
              <w:t>LOW</w:t>
            </w:r>
          </w:p>
        </w:tc>
      </w:tr>
      <w:tr w:rsidR="00C923D8" w14:paraId="4CC57DBB" w14:textId="77777777">
        <w:trPr>
          <w:trHeight w:val="821"/>
          <w:tblHeader/>
        </w:trPr>
        <w:tc>
          <w:tcPr>
            <w:tcW w:w="2655" w:type="dxa"/>
            <w:tcBorders>
              <w:top w:val="single" w:sz="8" w:space="0" w:color="DDDDDD"/>
              <w:left w:val="single" w:sz="8" w:space="0" w:color="DDDDDD"/>
              <w:bottom w:val="single" w:sz="8" w:space="0" w:color="DDDDDD"/>
              <w:right w:val="single" w:sz="8" w:space="0" w:color="DDDDDD"/>
            </w:tcBorders>
          </w:tcPr>
          <w:p w14:paraId="29785659" w14:textId="77777777" w:rsidR="00C923D8" w:rsidRDefault="009B6B2F">
            <w:pPr>
              <w:jc w:val="left"/>
            </w:pPr>
            <w:r>
              <w:rPr>
                <w:rFonts w:ascii="Arial" w:eastAsia="Arial" w:hAnsi="Arial" w:cs="Arial"/>
                <w:sz w:val="22"/>
                <w:szCs w:val="22"/>
              </w:rPr>
              <w:t>Water bodies/wetlands</w:t>
            </w:r>
          </w:p>
        </w:tc>
        <w:tc>
          <w:tcPr>
            <w:tcW w:w="1380" w:type="dxa"/>
            <w:tcBorders>
              <w:top w:val="single" w:sz="8" w:space="0" w:color="DDDDDD"/>
              <w:left w:val="single" w:sz="8" w:space="0" w:color="DDDDDD"/>
              <w:bottom w:val="single" w:sz="8" w:space="0" w:color="DDDDDD"/>
              <w:right w:val="single" w:sz="8" w:space="0" w:color="DDDDDD"/>
            </w:tcBorders>
          </w:tcPr>
          <w:p w14:paraId="08955A18" w14:textId="77777777" w:rsidR="00C923D8" w:rsidRDefault="009B6B2F">
            <w:pPr>
              <w:rPr>
                <w:rFonts w:ascii="Arial" w:eastAsia="Arial" w:hAnsi="Arial" w:cs="Arial"/>
              </w:rPr>
            </w:pPr>
            <w:r>
              <w:rPr>
                <w:rFonts w:ascii="Arial" w:eastAsia="Arial" w:hAnsi="Arial" w:cs="Arial"/>
              </w:rPr>
              <w:t>YES</w:t>
            </w:r>
          </w:p>
        </w:tc>
        <w:tc>
          <w:tcPr>
            <w:tcW w:w="1710" w:type="dxa"/>
            <w:tcBorders>
              <w:top w:val="single" w:sz="8" w:space="0" w:color="DDDDDD"/>
              <w:left w:val="single" w:sz="8" w:space="0" w:color="DDDDDD"/>
              <w:bottom w:val="single" w:sz="8" w:space="0" w:color="DDDDDD"/>
              <w:right w:val="single" w:sz="8" w:space="0" w:color="DDDDDD"/>
            </w:tcBorders>
          </w:tcPr>
          <w:p w14:paraId="64AE0250" w14:textId="77777777" w:rsidR="00C923D8" w:rsidRDefault="009B6B2F">
            <w:pPr>
              <w:rPr>
                <w:rFonts w:ascii="Arial" w:eastAsia="Arial" w:hAnsi="Arial" w:cs="Arial"/>
              </w:rPr>
            </w:pPr>
            <w:r>
              <w:rPr>
                <w:rFonts w:ascii="Arial" w:eastAsia="Arial" w:hAnsi="Arial" w:cs="Arial"/>
              </w:rPr>
              <w:t>1,14,15,12,10</w:t>
            </w:r>
          </w:p>
        </w:tc>
        <w:tc>
          <w:tcPr>
            <w:tcW w:w="1845" w:type="dxa"/>
            <w:tcBorders>
              <w:top w:val="single" w:sz="8" w:space="0" w:color="DDDDDD"/>
              <w:left w:val="single" w:sz="8" w:space="0" w:color="DDDDDD"/>
              <w:bottom w:val="single" w:sz="8" w:space="0" w:color="DDDDDD"/>
              <w:right w:val="single" w:sz="8" w:space="0" w:color="DDDDDD"/>
            </w:tcBorders>
          </w:tcPr>
          <w:p w14:paraId="029BAEBA" w14:textId="77777777" w:rsidR="00C923D8" w:rsidRDefault="00C923D8">
            <w:pPr>
              <w:rPr>
                <w:rFonts w:ascii="Arial" w:eastAsia="Arial" w:hAnsi="Arial" w:cs="Arial"/>
              </w:rPr>
            </w:pPr>
          </w:p>
        </w:tc>
        <w:tc>
          <w:tcPr>
            <w:tcW w:w="1845" w:type="dxa"/>
            <w:tcBorders>
              <w:top w:val="single" w:sz="8" w:space="0" w:color="DDDDDD"/>
              <w:left w:val="single" w:sz="8" w:space="0" w:color="DDDDDD"/>
              <w:bottom w:val="single" w:sz="8" w:space="0" w:color="DDDDDD"/>
              <w:right w:val="single" w:sz="8" w:space="0" w:color="DDDDDD"/>
            </w:tcBorders>
          </w:tcPr>
          <w:p w14:paraId="298ACC1F" w14:textId="77777777" w:rsidR="00C923D8" w:rsidRDefault="009B6B2F">
            <w:pPr>
              <w:rPr>
                <w:rFonts w:ascii="Arial" w:eastAsia="Arial" w:hAnsi="Arial" w:cs="Arial"/>
              </w:rPr>
            </w:pPr>
            <w:r>
              <w:rPr>
                <w:rFonts w:ascii="Arial" w:eastAsia="Arial" w:hAnsi="Arial" w:cs="Arial"/>
              </w:rPr>
              <w:t>MEDIUM</w:t>
            </w:r>
          </w:p>
        </w:tc>
      </w:tr>
      <w:tr w:rsidR="00036A1F" w14:paraId="60880D54" w14:textId="77777777">
        <w:trPr>
          <w:trHeight w:val="821"/>
          <w:tblHeader/>
        </w:trPr>
        <w:tc>
          <w:tcPr>
            <w:tcW w:w="2655" w:type="dxa"/>
            <w:tcBorders>
              <w:top w:val="single" w:sz="8" w:space="0" w:color="DDDDDD"/>
              <w:left w:val="single" w:sz="8" w:space="0" w:color="DDDDDD"/>
              <w:bottom w:val="single" w:sz="8" w:space="0" w:color="DDDDDD"/>
              <w:right w:val="single" w:sz="8" w:space="0" w:color="DDDDDD"/>
            </w:tcBorders>
          </w:tcPr>
          <w:p w14:paraId="4F754FD1" w14:textId="77777777" w:rsidR="00036A1F" w:rsidRDefault="00036A1F" w:rsidP="00036A1F">
            <w:pPr>
              <w:jc w:val="left"/>
            </w:pPr>
            <w:r>
              <w:rPr>
                <w:rFonts w:ascii="Arial" w:eastAsia="Arial" w:hAnsi="Arial" w:cs="Arial"/>
                <w:sz w:val="22"/>
                <w:szCs w:val="22"/>
              </w:rPr>
              <w:t>Solid waste accumulation</w:t>
            </w:r>
          </w:p>
        </w:tc>
        <w:tc>
          <w:tcPr>
            <w:tcW w:w="1380" w:type="dxa"/>
            <w:tcBorders>
              <w:top w:val="single" w:sz="8" w:space="0" w:color="DDDDDD"/>
              <w:left w:val="single" w:sz="8" w:space="0" w:color="DDDDDD"/>
              <w:bottom w:val="single" w:sz="8" w:space="0" w:color="DDDDDD"/>
              <w:right w:val="single" w:sz="8" w:space="0" w:color="DDDDDD"/>
            </w:tcBorders>
          </w:tcPr>
          <w:p w14:paraId="6283D971" w14:textId="77777777" w:rsidR="00036A1F" w:rsidRDefault="00036A1F" w:rsidP="00036A1F">
            <w:pPr>
              <w:rPr>
                <w:rFonts w:ascii="Arial" w:eastAsia="Arial" w:hAnsi="Arial" w:cs="Arial"/>
              </w:rPr>
            </w:pPr>
            <w:r>
              <w:rPr>
                <w:rFonts w:ascii="Arial" w:eastAsia="Arial" w:hAnsi="Arial" w:cs="Arial"/>
              </w:rPr>
              <w:t>NIL</w:t>
            </w:r>
          </w:p>
        </w:tc>
        <w:tc>
          <w:tcPr>
            <w:tcW w:w="1710" w:type="dxa"/>
            <w:tcBorders>
              <w:top w:val="single" w:sz="8" w:space="0" w:color="DDDDDD"/>
              <w:left w:val="single" w:sz="8" w:space="0" w:color="DDDDDD"/>
              <w:bottom w:val="single" w:sz="8" w:space="0" w:color="DDDDDD"/>
              <w:right w:val="single" w:sz="8" w:space="0" w:color="DDDDDD"/>
            </w:tcBorders>
          </w:tcPr>
          <w:p w14:paraId="7739C00E" w14:textId="71AFCF08"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7D89CA86" w14:textId="6A945DD8"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2A2B772F" w14:textId="0EC8EDA1" w:rsidR="00036A1F" w:rsidRDefault="00036A1F" w:rsidP="00036A1F">
            <w:pPr>
              <w:rPr>
                <w:rFonts w:ascii="Arial" w:eastAsia="Arial" w:hAnsi="Arial" w:cs="Arial"/>
              </w:rPr>
            </w:pPr>
            <w:r w:rsidRPr="007D510C">
              <w:rPr>
                <w:rFonts w:ascii="Arial" w:eastAsia="Arial" w:hAnsi="Arial" w:cs="Arial"/>
              </w:rPr>
              <w:t>NIL</w:t>
            </w:r>
          </w:p>
        </w:tc>
      </w:tr>
      <w:tr w:rsidR="00036A1F" w14:paraId="03841FCC" w14:textId="77777777">
        <w:trPr>
          <w:trHeight w:val="821"/>
          <w:tblHeader/>
        </w:trPr>
        <w:tc>
          <w:tcPr>
            <w:tcW w:w="2655" w:type="dxa"/>
            <w:tcBorders>
              <w:top w:val="single" w:sz="8" w:space="0" w:color="DDDDDD"/>
              <w:left w:val="single" w:sz="8" w:space="0" w:color="DDDDDD"/>
              <w:bottom w:val="single" w:sz="8" w:space="0" w:color="DDDDDD"/>
              <w:right w:val="single" w:sz="8" w:space="0" w:color="DDDDDD"/>
            </w:tcBorders>
          </w:tcPr>
          <w:p w14:paraId="5E7445C0" w14:textId="77777777" w:rsidR="00036A1F" w:rsidRDefault="00036A1F" w:rsidP="00036A1F">
            <w:pPr>
              <w:jc w:val="left"/>
            </w:pPr>
            <w:r>
              <w:rPr>
                <w:rFonts w:ascii="Arial" w:eastAsia="Arial" w:hAnsi="Arial" w:cs="Arial"/>
                <w:sz w:val="22"/>
                <w:szCs w:val="22"/>
              </w:rPr>
              <w:t>Animal waste disposal issues</w:t>
            </w:r>
          </w:p>
        </w:tc>
        <w:tc>
          <w:tcPr>
            <w:tcW w:w="1380" w:type="dxa"/>
            <w:tcBorders>
              <w:top w:val="single" w:sz="8" w:space="0" w:color="DDDDDD"/>
              <w:left w:val="single" w:sz="8" w:space="0" w:color="DDDDDD"/>
              <w:bottom w:val="single" w:sz="8" w:space="0" w:color="DDDDDD"/>
              <w:right w:val="single" w:sz="8" w:space="0" w:color="DDDDDD"/>
            </w:tcBorders>
          </w:tcPr>
          <w:p w14:paraId="2DA4C8B8" w14:textId="77777777" w:rsidR="00036A1F" w:rsidRDefault="00036A1F" w:rsidP="00036A1F">
            <w:pPr>
              <w:rPr>
                <w:rFonts w:ascii="Arial" w:eastAsia="Arial" w:hAnsi="Arial" w:cs="Arial"/>
              </w:rPr>
            </w:pPr>
            <w:r>
              <w:rPr>
                <w:rFonts w:ascii="Arial" w:eastAsia="Arial" w:hAnsi="Arial" w:cs="Arial"/>
              </w:rPr>
              <w:t>NIL</w:t>
            </w:r>
          </w:p>
        </w:tc>
        <w:tc>
          <w:tcPr>
            <w:tcW w:w="1710" w:type="dxa"/>
            <w:tcBorders>
              <w:top w:val="single" w:sz="8" w:space="0" w:color="DDDDDD"/>
              <w:left w:val="single" w:sz="8" w:space="0" w:color="DDDDDD"/>
              <w:bottom w:val="single" w:sz="8" w:space="0" w:color="DDDDDD"/>
              <w:right w:val="single" w:sz="8" w:space="0" w:color="DDDDDD"/>
            </w:tcBorders>
          </w:tcPr>
          <w:p w14:paraId="25B4F8E3" w14:textId="00A6503C"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2ABCDF3A" w14:textId="58E12366"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2ACC87D7" w14:textId="4D50E912" w:rsidR="00036A1F" w:rsidRDefault="00036A1F" w:rsidP="00036A1F">
            <w:pPr>
              <w:rPr>
                <w:rFonts w:ascii="Arial" w:eastAsia="Arial" w:hAnsi="Arial" w:cs="Arial"/>
              </w:rPr>
            </w:pPr>
            <w:r w:rsidRPr="007D510C">
              <w:rPr>
                <w:rFonts w:ascii="Arial" w:eastAsia="Arial" w:hAnsi="Arial" w:cs="Arial"/>
              </w:rPr>
              <w:t>NIL</w:t>
            </w:r>
          </w:p>
        </w:tc>
      </w:tr>
      <w:tr w:rsidR="00036A1F" w14:paraId="055951F4" w14:textId="77777777">
        <w:trPr>
          <w:trHeight w:val="821"/>
          <w:tblHeader/>
        </w:trPr>
        <w:tc>
          <w:tcPr>
            <w:tcW w:w="2655" w:type="dxa"/>
            <w:tcBorders>
              <w:top w:val="single" w:sz="8" w:space="0" w:color="DDDDDD"/>
              <w:left w:val="single" w:sz="8" w:space="0" w:color="DDDDDD"/>
              <w:bottom w:val="single" w:sz="8" w:space="0" w:color="DDDDDD"/>
              <w:right w:val="single" w:sz="8" w:space="0" w:color="DDDDDD"/>
            </w:tcBorders>
          </w:tcPr>
          <w:p w14:paraId="7EC47CAB" w14:textId="77777777" w:rsidR="00036A1F" w:rsidRDefault="00036A1F" w:rsidP="00036A1F">
            <w:pPr>
              <w:jc w:val="left"/>
            </w:pPr>
            <w:r>
              <w:rPr>
                <w:rFonts w:ascii="Arial" w:eastAsia="Arial" w:hAnsi="Arial" w:cs="Arial"/>
                <w:sz w:val="22"/>
                <w:szCs w:val="22"/>
              </w:rPr>
              <w:t>Rodent infestation zones</w:t>
            </w:r>
          </w:p>
        </w:tc>
        <w:tc>
          <w:tcPr>
            <w:tcW w:w="1380" w:type="dxa"/>
            <w:tcBorders>
              <w:top w:val="single" w:sz="8" w:space="0" w:color="DDDDDD"/>
              <w:left w:val="single" w:sz="8" w:space="0" w:color="DDDDDD"/>
              <w:bottom w:val="single" w:sz="8" w:space="0" w:color="DDDDDD"/>
              <w:right w:val="single" w:sz="8" w:space="0" w:color="DDDDDD"/>
            </w:tcBorders>
          </w:tcPr>
          <w:p w14:paraId="52EFA8BA" w14:textId="77777777" w:rsidR="00036A1F" w:rsidRDefault="00036A1F" w:rsidP="00036A1F">
            <w:pPr>
              <w:rPr>
                <w:rFonts w:ascii="Arial" w:eastAsia="Arial" w:hAnsi="Arial" w:cs="Arial"/>
              </w:rPr>
            </w:pPr>
            <w:r>
              <w:rPr>
                <w:rFonts w:ascii="Arial" w:eastAsia="Arial" w:hAnsi="Arial" w:cs="Arial"/>
              </w:rPr>
              <w:t>NIL</w:t>
            </w:r>
          </w:p>
        </w:tc>
        <w:tc>
          <w:tcPr>
            <w:tcW w:w="1710" w:type="dxa"/>
            <w:tcBorders>
              <w:top w:val="single" w:sz="8" w:space="0" w:color="DDDDDD"/>
              <w:left w:val="single" w:sz="8" w:space="0" w:color="DDDDDD"/>
              <w:bottom w:val="single" w:sz="8" w:space="0" w:color="DDDDDD"/>
              <w:right w:val="single" w:sz="8" w:space="0" w:color="DDDDDD"/>
            </w:tcBorders>
          </w:tcPr>
          <w:p w14:paraId="4F28C41B" w14:textId="0760B7B0"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69F82629" w14:textId="5017EA87"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6FDCD160" w14:textId="340A2F22" w:rsidR="00036A1F" w:rsidRDefault="00036A1F" w:rsidP="00036A1F">
            <w:pPr>
              <w:rPr>
                <w:rFonts w:ascii="Arial" w:eastAsia="Arial" w:hAnsi="Arial" w:cs="Arial"/>
              </w:rPr>
            </w:pPr>
            <w:r w:rsidRPr="007D510C">
              <w:rPr>
                <w:rFonts w:ascii="Arial" w:eastAsia="Arial" w:hAnsi="Arial" w:cs="Arial"/>
              </w:rPr>
              <w:t>NIL</w:t>
            </w:r>
          </w:p>
        </w:tc>
      </w:tr>
      <w:tr w:rsidR="00036A1F" w14:paraId="5206DE22" w14:textId="77777777">
        <w:trPr>
          <w:trHeight w:val="821"/>
          <w:tblHeader/>
        </w:trPr>
        <w:tc>
          <w:tcPr>
            <w:tcW w:w="2655" w:type="dxa"/>
            <w:tcBorders>
              <w:top w:val="single" w:sz="8" w:space="0" w:color="DDDDDD"/>
              <w:left w:val="single" w:sz="8" w:space="0" w:color="DDDDDD"/>
              <w:bottom w:val="single" w:sz="8" w:space="0" w:color="DDDDDD"/>
              <w:right w:val="single" w:sz="8" w:space="0" w:color="DDDDDD"/>
            </w:tcBorders>
          </w:tcPr>
          <w:p w14:paraId="4EA9BDB4" w14:textId="77777777" w:rsidR="00036A1F" w:rsidRDefault="00036A1F" w:rsidP="00036A1F">
            <w:pPr>
              <w:jc w:val="left"/>
            </w:pPr>
            <w:r>
              <w:rPr>
                <w:rFonts w:ascii="Arial" w:eastAsia="Arial" w:hAnsi="Arial" w:cs="Arial"/>
                <w:sz w:val="22"/>
                <w:szCs w:val="22"/>
              </w:rPr>
              <w:t>Industrial effluent discharge</w:t>
            </w:r>
          </w:p>
        </w:tc>
        <w:tc>
          <w:tcPr>
            <w:tcW w:w="1380" w:type="dxa"/>
            <w:tcBorders>
              <w:top w:val="single" w:sz="8" w:space="0" w:color="DDDDDD"/>
              <w:left w:val="single" w:sz="8" w:space="0" w:color="DDDDDD"/>
              <w:bottom w:val="single" w:sz="8" w:space="0" w:color="DDDDDD"/>
              <w:right w:val="single" w:sz="8" w:space="0" w:color="DDDDDD"/>
            </w:tcBorders>
          </w:tcPr>
          <w:p w14:paraId="60DF87D8" w14:textId="77777777" w:rsidR="00036A1F" w:rsidRDefault="00036A1F" w:rsidP="00036A1F">
            <w:pPr>
              <w:rPr>
                <w:rFonts w:ascii="Arial" w:eastAsia="Arial" w:hAnsi="Arial" w:cs="Arial"/>
              </w:rPr>
            </w:pPr>
            <w:r>
              <w:rPr>
                <w:rFonts w:ascii="Arial" w:eastAsia="Arial" w:hAnsi="Arial" w:cs="Arial"/>
              </w:rPr>
              <w:t>NIL</w:t>
            </w:r>
          </w:p>
        </w:tc>
        <w:tc>
          <w:tcPr>
            <w:tcW w:w="1710" w:type="dxa"/>
            <w:tcBorders>
              <w:top w:val="single" w:sz="8" w:space="0" w:color="DDDDDD"/>
              <w:left w:val="single" w:sz="8" w:space="0" w:color="DDDDDD"/>
              <w:bottom w:val="single" w:sz="8" w:space="0" w:color="DDDDDD"/>
              <w:right w:val="single" w:sz="8" w:space="0" w:color="DDDDDD"/>
            </w:tcBorders>
          </w:tcPr>
          <w:p w14:paraId="7A6B410F" w14:textId="24737CA9"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7FABC33F" w14:textId="408D1B27"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7B6E502E" w14:textId="05BEEBCB" w:rsidR="00036A1F" w:rsidRDefault="00036A1F" w:rsidP="00036A1F">
            <w:pPr>
              <w:rPr>
                <w:sz w:val="21"/>
                <w:szCs w:val="21"/>
              </w:rPr>
            </w:pPr>
            <w:r w:rsidRPr="007D510C">
              <w:rPr>
                <w:rFonts w:ascii="Arial" w:eastAsia="Arial" w:hAnsi="Arial" w:cs="Arial"/>
              </w:rPr>
              <w:t>NIL</w:t>
            </w:r>
          </w:p>
        </w:tc>
      </w:tr>
      <w:tr w:rsidR="00036A1F" w14:paraId="316BC775" w14:textId="77777777">
        <w:trPr>
          <w:trHeight w:val="821"/>
          <w:tblHeader/>
        </w:trPr>
        <w:tc>
          <w:tcPr>
            <w:tcW w:w="2655" w:type="dxa"/>
            <w:tcBorders>
              <w:top w:val="single" w:sz="8" w:space="0" w:color="DDDDDD"/>
              <w:left w:val="single" w:sz="8" w:space="0" w:color="DDDDDD"/>
              <w:bottom w:val="single" w:sz="8" w:space="0" w:color="DDDDDD"/>
              <w:right w:val="single" w:sz="8" w:space="0" w:color="DDDDDD"/>
            </w:tcBorders>
          </w:tcPr>
          <w:p w14:paraId="6C84AE11" w14:textId="77777777" w:rsidR="00036A1F" w:rsidRDefault="00036A1F" w:rsidP="00036A1F">
            <w:pPr>
              <w:jc w:val="left"/>
            </w:pPr>
            <w:r>
              <w:rPr>
                <w:rFonts w:ascii="Arial" w:eastAsia="Arial" w:hAnsi="Arial" w:cs="Arial"/>
                <w:sz w:val="22"/>
                <w:szCs w:val="22"/>
              </w:rPr>
              <w:t>Construction sites / abandoned buildings</w:t>
            </w:r>
          </w:p>
        </w:tc>
        <w:tc>
          <w:tcPr>
            <w:tcW w:w="1380" w:type="dxa"/>
            <w:tcBorders>
              <w:top w:val="single" w:sz="8" w:space="0" w:color="DDDDDD"/>
              <w:left w:val="single" w:sz="8" w:space="0" w:color="DDDDDD"/>
              <w:bottom w:val="single" w:sz="8" w:space="0" w:color="DDDDDD"/>
              <w:right w:val="single" w:sz="8" w:space="0" w:color="DDDDDD"/>
            </w:tcBorders>
          </w:tcPr>
          <w:p w14:paraId="3916BBB6" w14:textId="77777777" w:rsidR="00036A1F" w:rsidRDefault="00036A1F" w:rsidP="00036A1F">
            <w:pPr>
              <w:rPr>
                <w:rFonts w:ascii="Arial" w:eastAsia="Arial" w:hAnsi="Arial" w:cs="Arial"/>
              </w:rPr>
            </w:pPr>
            <w:r>
              <w:rPr>
                <w:rFonts w:ascii="Arial" w:eastAsia="Arial" w:hAnsi="Arial" w:cs="Arial"/>
              </w:rPr>
              <w:t>NIL</w:t>
            </w:r>
          </w:p>
        </w:tc>
        <w:tc>
          <w:tcPr>
            <w:tcW w:w="1710" w:type="dxa"/>
            <w:tcBorders>
              <w:top w:val="single" w:sz="8" w:space="0" w:color="DDDDDD"/>
              <w:left w:val="single" w:sz="8" w:space="0" w:color="DDDDDD"/>
              <w:bottom w:val="single" w:sz="8" w:space="0" w:color="DDDDDD"/>
              <w:right w:val="single" w:sz="8" w:space="0" w:color="DDDDDD"/>
            </w:tcBorders>
          </w:tcPr>
          <w:p w14:paraId="382C0092" w14:textId="7D821454"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0B1EB783" w14:textId="00578668" w:rsidR="00036A1F" w:rsidRDefault="00036A1F" w:rsidP="00036A1F">
            <w:pPr>
              <w:rPr>
                <w:sz w:val="21"/>
                <w:szCs w:val="21"/>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3472C13B" w14:textId="08688651" w:rsidR="00036A1F" w:rsidRDefault="00036A1F" w:rsidP="00036A1F">
            <w:pPr>
              <w:rPr>
                <w:sz w:val="21"/>
                <w:szCs w:val="21"/>
              </w:rPr>
            </w:pPr>
            <w:r w:rsidRPr="007D510C">
              <w:rPr>
                <w:rFonts w:ascii="Arial" w:eastAsia="Arial" w:hAnsi="Arial" w:cs="Arial"/>
              </w:rPr>
              <w:t>NIL</w:t>
            </w:r>
          </w:p>
        </w:tc>
      </w:tr>
      <w:tr w:rsidR="00036A1F" w14:paraId="48F0BF1A" w14:textId="77777777">
        <w:trPr>
          <w:trHeight w:val="821"/>
          <w:tblHeader/>
        </w:trPr>
        <w:tc>
          <w:tcPr>
            <w:tcW w:w="2655" w:type="dxa"/>
            <w:tcBorders>
              <w:top w:val="single" w:sz="8" w:space="0" w:color="DDDDDD"/>
              <w:left w:val="single" w:sz="8" w:space="0" w:color="DDDDDD"/>
              <w:bottom w:val="single" w:sz="8" w:space="0" w:color="DDDDDD"/>
              <w:right w:val="single" w:sz="8" w:space="0" w:color="DDDDDD"/>
            </w:tcBorders>
          </w:tcPr>
          <w:p w14:paraId="0ECF90E0" w14:textId="77777777" w:rsidR="00036A1F" w:rsidRDefault="00036A1F" w:rsidP="00036A1F">
            <w:pPr>
              <w:jc w:val="left"/>
            </w:pPr>
            <w:r>
              <w:rPr>
                <w:rFonts w:ascii="Arial" w:eastAsia="Arial" w:hAnsi="Arial" w:cs="Arial"/>
                <w:sz w:val="22"/>
                <w:szCs w:val="22"/>
              </w:rPr>
              <w:t>Poor drainage/blocked canals</w:t>
            </w:r>
          </w:p>
        </w:tc>
        <w:tc>
          <w:tcPr>
            <w:tcW w:w="1380" w:type="dxa"/>
            <w:tcBorders>
              <w:top w:val="single" w:sz="8" w:space="0" w:color="DDDDDD"/>
              <w:left w:val="single" w:sz="8" w:space="0" w:color="DDDDDD"/>
              <w:bottom w:val="single" w:sz="8" w:space="0" w:color="DDDDDD"/>
              <w:right w:val="single" w:sz="8" w:space="0" w:color="DDDDDD"/>
            </w:tcBorders>
          </w:tcPr>
          <w:p w14:paraId="4BF58BC9" w14:textId="77777777" w:rsidR="00036A1F" w:rsidRDefault="00036A1F" w:rsidP="00036A1F">
            <w:pPr>
              <w:rPr>
                <w:rFonts w:ascii="Arial" w:eastAsia="Arial" w:hAnsi="Arial" w:cs="Arial"/>
              </w:rPr>
            </w:pPr>
            <w:r>
              <w:rPr>
                <w:rFonts w:ascii="Arial" w:eastAsia="Arial" w:hAnsi="Arial" w:cs="Arial"/>
              </w:rPr>
              <w:t>NIL</w:t>
            </w:r>
          </w:p>
        </w:tc>
        <w:tc>
          <w:tcPr>
            <w:tcW w:w="1710" w:type="dxa"/>
            <w:tcBorders>
              <w:top w:val="single" w:sz="8" w:space="0" w:color="DDDDDD"/>
              <w:left w:val="single" w:sz="8" w:space="0" w:color="DDDDDD"/>
              <w:bottom w:val="single" w:sz="8" w:space="0" w:color="DDDDDD"/>
              <w:right w:val="single" w:sz="8" w:space="0" w:color="DDDDDD"/>
            </w:tcBorders>
          </w:tcPr>
          <w:p w14:paraId="26007084" w14:textId="0252D42A"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79E95144" w14:textId="38CBF216" w:rsidR="00036A1F" w:rsidRDefault="00036A1F" w:rsidP="00036A1F">
            <w:pPr>
              <w:rPr>
                <w:sz w:val="21"/>
                <w:szCs w:val="21"/>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06DF8B54" w14:textId="2CF5946A" w:rsidR="00036A1F" w:rsidRDefault="00036A1F" w:rsidP="00036A1F">
            <w:pPr>
              <w:rPr>
                <w:sz w:val="21"/>
                <w:szCs w:val="21"/>
              </w:rPr>
            </w:pPr>
            <w:r w:rsidRPr="007D510C">
              <w:rPr>
                <w:rFonts w:ascii="Arial" w:eastAsia="Arial" w:hAnsi="Arial" w:cs="Arial"/>
              </w:rPr>
              <w:t>NIL</w:t>
            </w:r>
          </w:p>
        </w:tc>
      </w:tr>
      <w:tr w:rsidR="00036A1F" w14:paraId="4BE7F4A9" w14:textId="77777777">
        <w:trPr>
          <w:trHeight w:val="821"/>
          <w:tblHeader/>
        </w:trPr>
        <w:tc>
          <w:tcPr>
            <w:tcW w:w="2655" w:type="dxa"/>
            <w:tcBorders>
              <w:top w:val="single" w:sz="8" w:space="0" w:color="DDDDDD"/>
              <w:left w:val="single" w:sz="8" w:space="0" w:color="DDDDDD"/>
              <w:bottom w:val="single" w:sz="8" w:space="0" w:color="DDDDDD"/>
              <w:right w:val="single" w:sz="8" w:space="0" w:color="DDDDDD"/>
            </w:tcBorders>
          </w:tcPr>
          <w:p w14:paraId="56E01B04" w14:textId="77777777" w:rsidR="00036A1F" w:rsidRDefault="00036A1F" w:rsidP="00036A1F">
            <w:pPr>
              <w:jc w:val="left"/>
            </w:pPr>
            <w:r>
              <w:rPr>
                <w:rFonts w:ascii="Arial" w:eastAsia="Arial" w:hAnsi="Arial" w:cs="Arial"/>
                <w:sz w:val="22"/>
                <w:szCs w:val="22"/>
              </w:rPr>
              <w:t>Drinking water source contamination risk</w:t>
            </w:r>
          </w:p>
        </w:tc>
        <w:tc>
          <w:tcPr>
            <w:tcW w:w="1380" w:type="dxa"/>
            <w:tcBorders>
              <w:top w:val="single" w:sz="8" w:space="0" w:color="DDDDDD"/>
              <w:left w:val="single" w:sz="8" w:space="0" w:color="DDDDDD"/>
              <w:bottom w:val="single" w:sz="8" w:space="0" w:color="DDDDDD"/>
              <w:right w:val="single" w:sz="8" w:space="0" w:color="DDDDDD"/>
            </w:tcBorders>
          </w:tcPr>
          <w:p w14:paraId="6E7948BC" w14:textId="77777777" w:rsidR="00036A1F" w:rsidRDefault="00036A1F" w:rsidP="00036A1F">
            <w:pPr>
              <w:rPr>
                <w:rFonts w:ascii="Arial" w:eastAsia="Arial" w:hAnsi="Arial" w:cs="Arial"/>
              </w:rPr>
            </w:pPr>
            <w:r>
              <w:rPr>
                <w:rFonts w:ascii="Arial" w:eastAsia="Arial" w:hAnsi="Arial" w:cs="Arial"/>
              </w:rPr>
              <w:t>NIL</w:t>
            </w:r>
          </w:p>
        </w:tc>
        <w:tc>
          <w:tcPr>
            <w:tcW w:w="1710" w:type="dxa"/>
            <w:tcBorders>
              <w:top w:val="single" w:sz="8" w:space="0" w:color="DDDDDD"/>
              <w:left w:val="single" w:sz="8" w:space="0" w:color="DDDDDD"/>
              <w:bottom w:val="single" w:sz="8" w:space="0" w:color="DDDDDD"/>
              <w:right w:val="single" w:sz="8" w:space="0" w:color="DDDDDD"/>
            </w:tcBorders>
          </w:tcPr>
          <w:p w14:paraId="3DE83DCC" w14:textId="3EA211DF" w:rsidR="00036A1F" w:rsidRDefault="00036A1F" w:rsidP="00036A1F">
            <w:pPr>
              <w:rPr>
                <w:rFonts w:ascii="Arial" w:eastAsia="Arial" w:hAnsi="Arial" w:cs="Arial"/>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11978B5C" w14:textId="03131994" w:rsidR="00036A1F" w:rsidRDefault="00036A1F" w:rsidP="00036A1F">
            <w:pPr>
              <w:rPr>
                <w:sz w:val="21"/>
                <w:szCs w:val="21"/>
              </w:rPr>
            </w:pPr>
            <w:r w:rsidRPr="007D510C">
              <w:rPr>
                <w:rFonts w:ascii="Arial" w:eastAsia="Arial" w:hAnsi="Arial" w:cs="Arial"/>
              </w:rPr>
              <w:t>NIL</w:t>
            </w:r>
          </w:p>
        </w:tc>
        <w:tc>
          <w:tcPr>
            <w:tcW w:w="1845" w:type="dxa"/>
            <w:tcBorders>
              <w:top w:val="single" w:sz="8" w:space="0" w:color="DDDDDD"/>
              <w:left w:val="single" w:sz="8" w:space="0" w:color="DDDDDD"/>
              <w:bottom w:val="single" w:sz="8" w:space="0" w:color="DDDDDD"/>
              <w:right w:val="single" w:sz="8" w:space="0" w:color="DDDDDD"/>
            </w:tcBorders>
          </w:tcPr>
          <w:p w14:paraId="7DCA1080" w14:textId="644B68D1" w:rsidR="00036A1F" w:rsidRDefault="00036A1F" w:rsidP="00036A1F">
            <w:pPr>
              <w:rPr>
                <w:sz w:val="21"/>
                <w:szCs w:val="21"/>
              </w:rPr>
            </w:pPr>
            <w:r w:rsidRPr="007D510C">
              <w:rPr>
                <w:rFonts w:ascii="Arial" w:eastAsia="Arial" w:hAnsi="Arial" w:cs="Arial"/>
              </w:rPr>
              <w:t>NIL</w:t>
            </w:r>
          </w:p>
        </w:tc>
      </w:tr>
    </w:tbl>
    <w:p w14:paraId="1CA1E278" w14:textId="52E55D2B" w:rsidR="00C923D8" w:rsidRDefault="009B6B2F">
      <w:pPr>
        <w:spacing w:before="240" w:after="240" w:line="240" w:lineRule="auto"/>
      </w:pPr>
      <w:r w:rsidRPr="00E606B1">
        <w:t xml:space="preserve">Wards especially those adjacent to [Insert River/canal/backwater], are highly vulnerable to seasonal flooding, increasing the risk of leptospirosis, diarrheal diseases, and skin infections. Solid and animal waste accumulation in [Insert location] further elevates zoonotic and occupational risks, while wetlands, poor drainage, and construction sites </w:t>
      </w:r>
      <w:r w:rsidRPr="00E606B1">
        <w:lastRenderedPageBreak/>
        <w:t>act as mosquito breeding hotspots, necessitating intensified source reduction, larvicidal measures, and targeted fogging during</w:t>
      </w:r>
      <w:r w:rsidR="000F1CE6">
        <w:t xml:space="preserve"> premonsoon</w:t>
      </w:r>
      <w:r w:rsidRPr="00E606B1">
        <w:t>, with active</w:t>
      </w:r>
      <w:r>
        <w:t xml:space="preserve"> community participation.</w:t>
      </w:r>
    </w:p>
    <w:p w14:paraId="0979DEBA" w14:textId="77777777" w:rsidR="00C923D8" w:rsidRDefault="009B6B2F">
      <w:pPr>
        <w:pStyle w:val="Heading2"/>
        <w:numPr>
          <w:ilvl w:val="1"/>
          <w:numId w:val="1"/>
        </w:numPr>
        <w:tabs>
          <w:tab w:val="left" w:pos="0"/>
        </w:tabs>
        <w:spacing w:before="240" w:after="240"/>
      </w:pPr>
      <w:bookmarkStart w:id="47" w:name="_of0rxs6eawu" w:colFirst="0" w:colLast="0"/>
      <w:bookmarkEnd w:id="47"/>
      <w:r>
        <w:t>Disease Seasonality Mapping</w:t>
      </w:r>
    </w:p>
    <w:p w14:paraId="236243D6" w14:textId="77777777" w:rsidR="00C923D8" w:rsidRDefault="009B6B2F">
      <w:pPr>
        <w:spacing w:before="240" w:after="240" w:line="240" w:lineRule="auto"/>
      </w:pPr>
      <w:r>
        <w:t>In zoonotic, vector-borne, and water-borne diseases, disease seasonality mapping identifies time- and environment-driven trends for targeted prevention, early warnings, and anticipatory surveillance. Variations in Alappuzha are caused by wetlands, floods, monsoon rains, animal migration, and migrating birds. By incorporating this into Panchayat surveillance, pandemic preparedness and quick reaction are increased.</w:t>
      </w:r>
    </w:p>
    <w:tbl>
      <w:tblPr>
        <w:tblStyle w:val="af8"/>
        <w:tblW w:w="7964"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2654"/>
        <w:gridCol w:w="1770"/>
        <w:gridCol w:w="1770"/>
        <w:gridCol w:w="1770"/>
      </w:tblGrid>
      <w:tr w:rsidR="00AC2008" w14:paraId="5DAC70A8" w14:textId="77777777" w:rsidTr="00AC2008">
        <w:trPr>
          <w:trHeight w:val="825"/>
          <w:tblHeader/>
        </w:trPr>
        <w:tc>
          <w:tcPr>
            <w:tcW w:w="2654" w:type="dxa"/>
            <w:tcBorders>
              <w:top w:val="single" w:sz="8" w:space="0" w:color="DDDDDD"/>
              <w:left w:val="single" w:sz="8" w:space="0" w:color="DDDDDD"/>
              <w:bottom w:val="single" w:sz="8" w:space="0" w:color="DDDDDD"/>
              <w:right w:val="single" w:sz="8" w:space="0" w:color="DDDDDD"/>
            </w:tcBorders>
            <w:shd w:val="clear" w:color="auto" w:fill="F2F2F2"/>
          </w:tcPr>
          <w:p w14:paraId="0BD14069" w14:textId="77777777" w:rsidR="00AC2008" w:rsidRDefault="00AC2008">
            <w:r>
              <w:rPr>
                <w:rFonts w:ascii="Arial" w:eastAsia="Arial" w:hAnsi="Arial" w:cs="Arial"/>
                <w:b/>
                <w:bCs/>
              </w:rPr>
              <w:t>Disease</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Pr>
          <w:p w14:paraId="75A0C38C" w14:textId="77777777" w:rsidR="00AC2008" w:rsidRDefault="00AC2008">
            <w:pPr>
              <w:jc w:val="center"/>
            </w:pPr>
            <w:r>
              <w:rPr>
                <w:rFonts w:ascii="Arial" w:eastAsia="Arial" w:hAnsi="Arial" w:cs="Arial"/>
                <w:b/>
                <w:bCs/>
              </w:rPr>
              <w:t>Peak Risk Season</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Pr>
          <w:p w14:paraId="337AD609" w14:textId="77777777" w:rsidR="00AC2008" w:rsidRDefault="00AC2008">
            <w:pPr>
              <w:jc w:val="center"/>
            </w:pPr>
            <w:r>
              <w:rPr>
                <w:rFonts w:ascii="Arial" w:eastAsia="Arial" w:hAnsi="Arial" w:cs="Arial"/>
                <w:b/>
                <w:bCs/>
              </w:rPr>
              <w:t>Key Drivers</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Pr>
          <w:p w14:paraId="0A71DAA2" w14:textId="77777777" w:rsidR="00AC2008" w:rsidRDefault="00AC2008">
            <w:pPr>
              <w:jc w:val="center"/>
            </w:pPr>
            <w:r>
              <w:rPr>
                <w:rFonts w:ascii="Arial" w:eastAsia="Arial" w:hAnsi="Arial" w:cs="Arial"/>
                <w:b/>
                <w:bCs/>
              </w:rPr>
              <w:t>High-Risk Locations</w:t>
            </w:r>
          </w:p>
        </w:tc>
      </w:tr>
      <w:tr w:rsidR="00AC2008" w14:paraId="4D01BBAF" w14:textId="77777777" w:rsidTr="00AC2008">
        <w:trPr>
          <w:trHeight w:val="821"/>
          <w:tblHeader/>
        </w:trPr>
        <w:tc>
          <w:tcPr>
            <w:tcW w:w="2654" w:type="dxa"/>
            <w:tcBorders>
              <w:top w:val="single" w:sz="8" w:space="0" w:color="DDDDDD"/>
              <w:left w:val="single" w:sz="8" w:space="0" w:color="DDDDDD"/>
              <w:bottom w:val="single" w:sz="8" w:space="0" w:color="DDDDDD"/>
              <w:right w:val="single" w:sz="8" w:space="0" w:color="DDDDDD"/>
            </w:tcBorders>
          </w:tcPr>
          <w:p w14:paraId="3B6AD451" w14:textId="77777777" w:rsidR="00AC2008" w:rsidRDefault="00AC2008">
            <w:pPr>
              <w:jc w:val="left"/>
            </w:pPr>
            <w:r>
              <w:rPr>
                <w:rFonts w:ascii="Arial" w:eastAsia="Arial" w:hAnsi="Arial" w:cs="Arial"/>
              </w:rPr>
              <w:t>Avian Influenza</w:t>
            </w:r>
          </w:p>
        </w:tc>
        <w:tc>
          <w:tcPr>
            <w:tcW w:w="1770" w:type="dxa"/>
            <w:tcBorders>
              <w:top w:val="single" w:sz="8" w:space="0" w:color="DDDDDD"/>
              <w:left w:val="single" w:sz="8" w:space="0" w:color="DDDDDD"/>
              <w:bottom w:val="single" w:sz="8" w:space="0" w:color="DDDDDD"/>
              <w:right w:val="single" w:sz="8" w:space="0" w:color="DDDDDD"/>
            </w:tcBorders>
          </w:tcPr>
          <w:p w14:paraId="0C6007DD" w14:textId="77777777" w:rsidR="00AC2008" w:rsidRDefault="00AC2008">
            <w:pPr>
              <w:jc w:val="center"/>
              <w:rPr>
                <w:rFonts w:ascii="Arial" w:eastAsia="Arial" w:hAnsi="Arial" w:cs="Arial"/>
              </w:rPr>
            </w:pPr>
            <w:r>
              <w:rPr>
                <w:rFonts w:ascii="Arial" w:eastAsia="Arial" w:hAnsi="Arial" w:cs="Arial"/>
              </w:rPr>
              <w:t>DECEMBER,JANUARY</w:t>
            </w:r>
          </w:p>
        </w:tc>
        <w:tc>
          <w:tcPr>
            <w:tcW w:w="1770" w:type="dxa"/>
            <w:tcBorders>
              <w:top w:val="single" w:sz="8" w:space="0" w:color="DDDDDD"/>
              <w:left w:val="single" w:sz="8" w:space="0" w:color="DDDDDD"/>
              <w:bottom w:val="single" w:sz="8" w:space="0" w:color="DDDDDD"/>
              <w:right w:val="single" w:sz="8" w:space="0" w:color="DDDDDD"/>
            </w:tcBorders>
          </w:tcPr>
          <w:p w14:paraId="5B1A53FE" w14:textId="117A9E32" w:rsidR="00AC2008" w:rsidRDefault="0066428B">
            <w:pPr>
              <w:jc w:val="center"/>
              <w:rPr>
                <w:rFonts w:ascii="Arial" w:eastAsia="Arial" w:hAnsi="Arial" w:cs="Arial"/>
              </w:rPr>
            </w:pPr>
            <w:r>
              <w:rPr>
                <w:rFonts w:ascii="Arial" w:eastAsia="Arial" w:hAnsi="Arial" w:cs="Arial"/>
              </w:rPr>
              <w:t xml:space="preserve">Farmers </w:t>
            </w:r>
          </w:p>
        </w:tc>
        <w:tc>
          <w:tcPr>
            <w:tcW w:w="1770" w:type="dxa"/>
            <w:tcBorders>
              <w:top w:val="single" w:sz="8" w:space="0" w:color="DDDDDD"/>
              <w:left w:val="single" w:sz="8" w:space="0" w:color="DDDDDD"/>
              <w:bottom w:val="single" w:sz="8" w:space="0" w:color="DDDDDD"/>
              <w:right w:val="single" w:sz="8" w:space="0" w:color="DDDDDD"/>
            </w:tcBorders>
          </w:tcPr>
          <w:p w14:paraId="1C1525A5" w14:textId="44341EEA" w:rsidR="00AC2008" w:rsidRDefault="00AC2008">
            <w:pPr>
              <w:jc w:val="center"/>
              <w:rPr>
                <w:rFonts w:ascii="Arial" w:eastAsia="Arial" w:hAnsi="Arial" w:cs="Arial"/>
              </w:rPr>
            </w:pPr>
            <w:r>
              <w:rPr>
                <w:rFonts w:ascii="Arial" w:eastAsia="Arial" w:hAnsi="Arial" w:cs="Arial"/>
              </w:rPr>
              <w:t>0</w:t>
            </w:r>
          </w:p>
        </w:tc>
      </w:tr>
      <w:tr w:rsidR="00AC2008" w14:paraId="2FA4372D" w14:textId="77777777" w:rsidTr="00AC2008">
        <w:trPr>
          <w:trHeight w:val="821"/>
          <w:tblHeader/>
        </w:trPr>
        <w:tc>
          <w:tcPr>
            <w:tcW w:w="2654" w:type="dxa"/>
            <w:tcBorders>
              <w:top w:val="single" w:sz="8" w:space="0" w:color="DDDDDD"/>
              <w:left w:val="single" w:sz="8" w:space="0" w:color="DDDDDD"/>
              <w:bottom w:val="single" w:sz="8" w:space="0" w:color="DDDDDD"/>
              <w:right w:val="single" w:sz="8" w:space="0" w:color="DDDDDD"/>
            </w:tcBorders>
          </w:tcPr>
          <w:p w14:paraId="568A10CC" w14:textId="77777777" w:rsidR="00AC2008" w:rsidRDefault="00AC2008">
            <w:pPr>
              <w:jc w:val="left"/>
            </w:pPr>
            <w:r>
              <w:rPr>
                <w:rFonts w:ascii="Arial" w:eastAsia="Arial" w:hAnsi="Arial" w:cs="Arial"/>
              </w:rPr>
              <w:t>Leptospirosis</w:t>
            </w:r>
          </w:p>
        </w:tc>
        <w:tc>
          <w:tcPr>
            <w:tcW w:w="1770" w:type="dxa"/>
            <w:tcBorders>
              <w:top w:val="single" w:sz="8" w:space="0" w:color="DDDDDD"/>
              <w:left w:val="single" w:sz="8" w:space="0" w:color="DDDDDD"/>
              <w:bottom w:val="single" w:sz="8" w:space="0" w:color="DDDDDD"/>
              <w:right w:val="single" w:sz="8" w:space="0" w:color="DDDDDD"/>
            </w:tcBorders>
          </w:tcPr>
          <w:p w14:paraId="09B3555A" w14:textId="77777777" w:rsidR="00AC2008" w:rsidRDefault="00AC2008">
            <w:pPr>
              <w:jc w:val="center"/>
              <w:rPr>
                <w:rFonts w:ascii="Arial" w:eastAsia="Arial" w:hAnsi="Arial" w:cs="Arial"/>
              </w:rPr>
            </w:pPr>
            <w:r>
              <w:rPr>
                <w:rFonts w:ascii="Arial" w:eastAsia="Arial" w:hAnsi="Arial" w:cs="Arial"/>
              </w:rPr>
              <w:t>MARCH,APRIL,MAY,JUNE,JULY</w:t>
            </w:r>
          </w:p>
        </w:tc>
        <w:tc>
          <w:tcPr>
            <w:tcW w:w="1770" w:type="dxa"/>
            <w:tcBorders>
              <w:top w:val="single" w:sz="8" w:space="0" w:color="DDDDDD"/>
              <w:left w:val="single" w:sz="8" w:space="0" w:color="DDDDDD"/>
              <w:bottom w:val="single" w:sz="8" w:space="0" w:color="DDDDDD"/>
              <w:right w:val="single" w:sz="8" w:space="0" w:color="DDDDDD"/>
            </w:tcBorders>
          </w:tcPr>
          <w:p w14:paraId="3FDE1F1C" w14:textId="77777777" w:rsidR="00AC2008" w:rsidRDefault="00AC2008">
            <w:pPr>
              <w:jc w:val="center"/>
              <w:rPr>
                <w:rFonts w:ascii="Arial" w:eastAsia="Arial" w:hAnsi="Arial" w:cs="Arial"/>
              </w:rPr>
            </w:pPr>
            <w:r>
              <w:rPr>
                <w:rFonts w:ascii="Arial" w:eastAsia="Arial" w:hAnsi="Arial" w:cs="Arial"/>
              </w:rPr>
              <w:t>NREGS, OTHER WORKERS ,CHILDREN ETC..</w:t>
            </w:r>
          </w:p>
        </w:tc>
        <w:tc>
          <w:tcPr>
            <w:tcW w:w="1770" w:type="dxa"/>
            <w:tcBorders>
              <w:top w:val="single" w:sz="8" w:space="0" w:color="DDDDDD"/>
              <w:left w:val="single" w:sz="8" w:space="0" w:color="DDDDDD"/>
              <w:bottom w:val="single" w:sz="8" w:space="0" w:color="DDDDDD"/>
              <w:right w:val="single" w:sz="8" w:space="0" w:color="DDDDDD"/>
            </w:tcBorders>
          </w:tcPr>
          <w:p w14:paraId="475C3E9A" w14:textId="353E43B7" w:rsidR="00AC2008" w:rsidRDefault="00AC2008">
            <w:pPr>
              <w:jc w:val="left"/>
              <w:rPr>
                <w:rFonts w:ascii="Arial" w:eastAsia="Arial" w:hAnsi="Arial" w:cs="Arial"/>
              </w:rPr>
            </w:pPr>
            <w:r>
              <w:rPr>
                <w:rFonts w:ascii="Arial" w:eastAsia="Arial" w:hAnsi="Arial" w:cs="Arial"/>
              </w:rPr>
              <w:t>0</w:t>
            </w:r>
          </w:p>
        </w:tc>
      </w:tr>
      <w:tr w:rsidR="00AC2008" w14:paraId="2F556796" w14:textId="77777777" w:rsidTr="00AC2008">
        <w:trPr>
          <w:trHeight w:val="821"/>
          <w:tblHeader/>
        </w:trPr>
        <w:tc>
          <w:tcPr>
            <w:tcW w:w="2654" w:type="dxa"/>
            <w:tcBorders>
              <w:top w:val="single" w:sz="8" w:space="0" w:color="DDDDDD"/>
              <w:left w:val="single" w:sz="8" w:space="0" w:color="DDDDDD"/>
              <w:bottom w:val="single" w:sz="8" w:space="0" w:color="DDDDDD"/>
              <w:right w:val="single" w:sz="8" w:space="0" w:color="DDDDDD"/>
            </w:tcBorders>
          </w:tcPr>
          <w:p w14:paraId="49E58241" w14:textId="77777777" w:rsidR="00AC2008" w:rsidRDefault="00AC2008">
            <w:pPr>
              <w:jc w:val="left"/>
            </w:pPr>
            <w:r>
              <w:rPr>
                <w:rFonts w:ascii="Arial" w:eastAsia="Arial" w:hAnsi="Arial" w:cs="Arial"/>
              </w:rPr>
              <w:t>Dengue/Chikungunya</w:t>
            </w:r>
          </w:p>
        </w:tc>
        <w:tc>
          <w:tcPr>
            <w:tcW w:w="1770" w:type="dxa"/>
            <w:tcBorders>
              <w:top w:val="single" w:sz="8" w:space="0" w:color="DDDDDD"/>
              <w:left w:val="single" w:sz="8" w:space="0" w:color="DDDDDD"/>
              <w:bottom w:val="single" w:sz="8" w:space="0" w:color="DDDDDD"/>
              <w:right w:val="single" w:sz="8" w:space="0" w:color="DDDDDD"/>
            </w:tcBorders>
          </w:tcPr>
          <w:p w14:paraId="04C2C757" w14:textId="77777777" w:rsidR="00AC2008" w:rsidRDefault="00AC2008">
            <w:pPr>
              <w:jc w:val="center"/>
              <w:rPr>
                <w:rFonts w:ascii="Arial" w:eastAsia="Arial" w:hAnsi="Arial" w:cs="Arial"/>
              </w:rPr>
            </w:pPr>
            <w:r>
              <w:rPr>
                <w:rFonts w:ascii="Arial" w:eastAsia="Arial" w:hAnsi="Arial" w:cs="Arial"/>
              </w:rPr>
              <w:t>JULY,AUGUST,SEPTEMBER</w:t>
            </w:r>
          </w:p>
        </w:tc>
        <w:tc>
          <w:tcPr>
            <w:tcW w:w="1770" w:type="dxa"/>
            <w:tcBorders>
              <w:top w:val="single" w:sz="8" w:space="0" w:color="DDDDDD"/>
              <w:left w:val="single" w:sz="8" w:space="0" w:color="DDDDDD"/>
              <w:bottom w:val="single" w:sz="8" w:space="0" w:color="DDDDDD"/>
              <w:right w:val="single" w:sz="8" w:space="0" w:color="DDDDDD"/>
            </w:tcBorders>
          </w:tcPr>
          <w:p w14:paraId="3F661246" w14:textId="45FEA349" w:rsidR="00AC2008" w:rsidRDefault="0051201D">
            <w:pPr>
              <w:jc w:val="center"/>
              <w:rPr>
                <w:rFonts w:ascii="Arial" w:eastAsia="Arial" w:hAnsi="Arial" w:cs="Arial"/>
              </w:rPr>
            </w:pPr>
            <w:r>
              <w:rPr>
                <w:rFonts w:ascii="Arial" w:eastAsia="Arial" w:hAnsi="Arial" w:cs="Arial"/>
              </w:rPr>
              <w:t xml:space="preserve">Males </w:t>
            </w:r>
          </w:p>
        </w:tc>
        <w:tc>
          <w:tcPr>
            <w:tcW w:w="1770" w:type="dxa"/>
            <w:tcBorders>
              <w:top w:val="single" w:sz="8" w:space="0" w:color="DDDDDD"/>
              <w:left w:val="single" w:sz="8" w:space="0" w:color="DDDDDD"/>
              <w:bottom w:val="single" w:sz="8" w:space="0" w:color="DDDDDD"/>
              <w:right w:val="single" w:sz="8" w:space="0" w:color="DDDDDD"/>
            </w:tcBorders>
          </w:tcPr>
          <w:p w14:paraId="49D7CDB6" w14:textId="35D8FD5F" w:rsidR="00AC2008" w:rsidRDefault="0051201D">
            <w:pPr>
              <w:jc w:val="center"/>
              <w:rPr>
                <w:rFonts w:ascii="Arial" w:eastAsia="Arial" w:hAnsi="Arial" w:cs="Arial"/>
              </w:rPr>
            </w:pPr>
            <w:r>
              <w:rPr>
                <w:rFonts w:ascii="Arial" w:eastAsia="Arial" w:hAnsi="Arial" w:cs="Arial"/>
              </w:rPr>
              <w:t>5 wards</w:t>
            </w:r>
          </w:p>
        </w:tc>
      </w:tr>
      <w:tr w:rsidR="00AC2008" w14:paraId="60C0FFFD" w14:textId="77777777" w:rsidTr="00AC2008">
        <w:trPr>
          <w:trHeight w:val="821"/>
          <w:tblHeader/>
        </w:trPr>
        <w:tc>
          <w:tcPr>
            <w:tcW w:w="2654" w:type="dxa"/>
            <w:tcBorders>
              <w:top w:val="single" w:sz="8" w:space="0" w:color="DDDDDD"/>
              <w:left w:val="single" w:sz="8" w:space="0" w:color="DDDDDD"/>
              <w:bottom w:val="single" w:sz="8" w:space="0" w:color="DDDDDD"/>
              <w:right w:val="single" w:sz="8" w:space="0" w:color="DDDDDD"/>
            </w:tcBorders>
          </w:tcPr>
          <w:p w14:paraId="7A73C506" w14:textId="77777777" w:rsidR="00AC2008" w:rsidRDefault="00AC2008">
            <w:pPr>
              <w:jc w:val="left"/>
            </w:pPr>
            <w:r>
              <w:rPr>
                <w:rFonts w:ascii="Arial" w:eastAsia="Arial" w:hAnsi="Arial" w:cs="Arial"/>
              </w:rPr>
              <w:t>Acute Diarrheal Diseases</w:t>
            </w:r>
          </w:p>
        </w:tc>
        <w:tc>
          <w:tcPr>
            <w:tcW w:w="1770" w:type="dxa"/>
            <w:tcBorders>
              <w:top w:val="single" w:sz="8" w:space="0" w:color="DDDDDD"/>
              <w:left w:val="single" w:sz="8" w:space="0" w:color="DDDDDD"/>
              <w:bottom w:val="single" w:sz="8" w:space="0" w:color="DDDDDD"/>
              <w:right w:val="single" w:sz="8" w:space="0" w:color="DDDDDD"/>
            </w:tcBorders>
          </w:tcPr>
          <w:p w14:paraId="465A67B9" w14:textId="77777777" w:rsidR="00AC2008" w:rsidRDefault="00AC2008">
            <w:pPr>
              <w:jc w:val="center"/>
              <w:rPr>
                <w:rFonts w:ascii="Arial" w:eastAsia="Arial" w:hAnsi="Arial" w:cs="Arial"/>
              </w:rPr>
            </w:pPr>
            <w:r>
              <w:rPr>
                <w:rFonts w:ascii="Arial" w:eastAsia="Arial" w:hAnsi="Arial" w:cs="Arial"/>
              </w:rPr>
              <w:t>FESTIVAL SEASONS &amp; JUNE ,JULY</w:t>
            </w:r>
          </w:p>
        </w:tc>
        <w:tc>
          <w:tcPr>
            <w:tcW w:w="1770" w:type="dxa"/>
            <w:tcBorders>
              <w:top w:val="single" w:sz="8" w:space="0" w:color="DDDDDD"/>
              <w:left w:val="single" w:sz="8" w:space="0" w:color="DDDDDD"/>
              <w:bottom w:val="single" w:sz="8" w:space="0" w:color="DDDDDD"/>
              <w:right w:val="single" w:sz="8" w:space="0" w:color="DDDDDD"/>
            </w:tcBorders>
          </w:tcPr>
          <w:p w14:paraId="1549F775" w14:textId="1ACD0920" w:rsidR="00AC2008" w:rsidRDefault="00974465">
            <w:pPr>
              <w:jc w:val="center"/>
              <w:rPr>
                <w:rFonts w:ascii="Arial" w:eastAsia="Arial" w:hAnsi="Arial" w:cs="Arial"/>
              </w:rPr>
            </w:pPr>
            <w:r>
              <w:rPr>
                <w:rFonts w:ascii="Arial" w:eastAsia="Arial" w:hAnsi="Arial" w:cs="Arial"/>
              </w:rPr>
              <w:t xml:space="preserve">All </w:t>
            </w:r>
          </w:p>
        </w:tc>
        <w:tc>
          <w:tcPr>
            <w:tcW w:w="1770" w:type="dxa"/>
            <w:tcBorders>
              <w:top w:val="single" w:sz="8" w:space="0" w:color="DDDDDD"/>
              <w:left w:val="single" w:sz="8" w:space="0" w:color="DDDDDD"/>
              <w:bottom w:val="single" w:sz="8" w:space="0" w:color="DDDDDD"/>
              <w:right w:val="single" w:sz="8" w:space="0" w:color="DDDDDD"/>
            </w:tcBorders>
          </w:tcPr>
          <w:p w14:paraId="51A6EF69" w14:textId="1771E857" w:rsidR="00AC2008" w:rsidRDefault="00974465">
            <w:pPr>
              <w:jc w:val="center"/>
              <w:rPr>
                <w:rFonts w:ascii="Arial" w:eastAsia="Arial" w:hAnsi="Arial" w:cs="Arial"/>
              </w:rPr>
            </w:pPr>
            <w:r>
              <w:rPr>
                <w:rFonts w:ascii="Arial" w:eastAsia="Arial" w:hAnsi="Arial" w:cs="Arial"/>
              </w:rPr>
              <w:t>All wards</w:t>
            </w:r>
          </w:p>
        </w:tc>
      </w:tr>
      <w:tr w:rsidR="00AC2008" w14:paraId="4E0C36B3" w14:textId="77777777" w:rsidTr="00AC2008">
        <w:trPr>
          <w:trHeight w:val="821"/>
          <w:tblHeader/>
        </w:trPr>
        <w:tc>
          <w:tcPr>
            <w:tcW w:w="2654" w:type="dxa"/>
            <w:tcBorders>
              <w:top w:val="single" w:sz="8" w:space="0" w:color="DDDDDD"/>
              <w:left w:val="single" w:sz="8" w:space="0" w:color="DDDDDD"/>
              <w:bottom w:val="single" w:sz="8" w:space="0" w:color="DDDDDD"/>
              <w:right w:val="single" w:sz="8" w:space="0" w:color="DDDDDD"/>
            </w:tcBorders>
          </w:tcPr>
          <w:p w14:paraId="67298205" w14:textId="77777777" w:rsidR="00AC2008" w:rsidRDefault="00AC2008">
            <w:pPr>
              <w:jc w:val="left"/>
            </w:pPr>
            <w:r>
              <w:rPr>
                <w:rFonts w:ascii="Arial" w:eastAsia="Arial" w:hAnsi="Arial" w:cs="Arial"/>
              </w:rPr>
              <w:t>Rabies</w:t>
            </w:r>
          </w:p>
        </w:tc>
        <w:tc>
          <w:tcPr>
            <w:tcW w:w="1770" w:type="dxa"/>
            <w:tcBorders>
              <w:top w:val="single" w:sz="8" w:space="0" w:color="DDDDDD"/>
              <w:left w:val="single" w:sz="8" w:space="0" w:color="DDDDDD"/>
              <w:bottom w:val="single" w:sz="8" w:space="0" w:color="DDDDDD"/>
              <w:right w:val="single" w:sz="8" w:space="0" w:color="DDDDDD"/>
            </w:tcBorders>
          </w:tcPr>
          <w:p w14:paraId="3E6DF659" w14:textId="2E080869" w:rsidR="00AC2008" w:rsidRDefault="0066428B">
            <w:pPr>
              <w:jc w:val="center"/>
              <w:rPr>
                <w:rFonts w:ascii="Arial" w:eastAsia="Arial" w:hAnsi="Arial" w:cs="Arial"/>
              </w:rPr>
            </w:pPr>
            <w:r>
              <w:rPr>
                <w:rFonts w:ascii="Arial" w:eastAsia="Arial" w:hAnsi="Arial" w:cs="Arial"/>
              </w:rPr>
              <w:t>All time</w:t>
            </w:r>
          </w:p>
        </w:tc>
        <w:tc>
          <w:tcPr>
            <w:tcW w:w="1770" w:type="dxa"/>
            <w:tcBorders>
              <w:top w:val="single" w:sz="8" w:space="0" w:color="DDDDDD"/>
              <w:left w:val="single" w:sz="8" w:space="0" w:color="DDDDDD"/>
              <w:bottom w:val="single" w:sz="8" w:space="0" w:color="DDDDDD"/>
              <w:right w:val="single" w:sz="8" w:space="0" w:color="DDDDDD"/>
            </w:tcBorders>
          </w:tcPr>
          <w:p w14:paraId="1B9089D4" w14:textId="772FF7C0" w:rsidR="00AC2008" w:rsidRDefault="00974465">
            <w:pPr>
              <w:jc w:val="center"/>
              <w:rPr>
                <w:rFonts w:ascii="Arial" w:eastAsia="Arial" w:hAnsi="Arial" w:cs="Arial"/>
              </w:rPr>
            </w:pPr>
            <w:r>
              <w:rPr>
                <w:rFonts w:ascii="Arial" w:eastAsia="Arial" w:hAnsi="Arial" w:cs="Arial"/>
              </w:rPr>
              <w:t xml:space="preserve">All </w:t>
            </w:r>
          </w:p>
        </w:tc>
        <w:tc>
          <w:tcPr>
            <w:tcW w:w="1770" w:type="dxa"/>
            <w:tcBorders>
              <w:top w:val="single" w:sz="8" w:space="0" w:color="DDDDDD"/>
              <w:left w:val="single" w:sz="8" w:space="0" w:color="DDDDDD"/>
              <w:bottom w:val="single" w:sz="8" w:space="0" w:color="DDDDDD"/>
              <w:right w:val="single" w:sz="8" w:space="0" w:color="DDDDDD"/>
            </w:tcBorders>
          </w:tcPr>
          <w:p w14:paraId="13044729" w14:textId="709AAD14" w:rsidR="00AC2008" w:rsidRDefault="00974465">
            <w:pPr>
              <w:jc w:val="center"/>
              <w:rPr>
                <w:rFonts w:ascii="Arial" w:eastAsia="Arial" w:hAnsi="Arial" w:cs="Arial"/>
              </w:rPr>
            </w:pPr>
            <w:r>
              <w:rPr>
                <w:rFonts w:ascii="Arial" w:eastAsia="Arial" w:hAnsi="Arial" w:cs="Arial"/>
              </w:rPr>
              <w:t>15 wards</w:t>
            </w:r>
          </w:p>
        </w:tc>
      </w:tr>
      <w:tr w:rsidR="00AC2008" w14:paraId="4F7BF67A" w14:textId="77777777" w:rsidTr="00AC2008">
        <w:trPr>
          <w:trHeight w:val="821"/>
          <w:tblHeader/>
        </w:trPr>
        <w:tc>
          <w:tcPr>
            <w:tcW w:w="2654" w:type="dxa"/>
            <w:tcBorders>
              <w:top w:val="single" w:sz="8" w:space="0" w:color="DDDDDD"/>
              <w:left w:val="single" w:sz="8" w:space="0" w:color="DDDDDD"/>
              <w:bottom w:val="single" w:sz="8" w:space="0" w:color="DDDDDD"/>
              <w:right w:val="single" w:sz="8" w:space="0" w:color="DDDDDD"/>
            </w:tcBorders>
          </w:tcPr>
          <w:p w14:paraId="459B4938" w14:textId="77777777" w:rsidR="00AC2008" w:rsidRDefault="00AC2008" w:rsidP="006D35F9">
            <w:pPr>
              <w:jc w:val="left"/>
            </w:pPr>
            <w:r>
              <w:rPr>
                <w:rFonts w:ascii="Arial" w:eastAsia="Arial" w:hAnsi="Arial" w:cs="Arial"/>
              </w:rPr>
              <w:t>Anthrax (rare)</w:t>
            </w:r>
          </w:p>
        </w:tc>
        <w:tc>
          <w:tcPr>
            <w:tcW w:w="1770" w:type="dxa"/>
            <w:tcBorders>
              <w:top w:val="single" w:sz="8" w:space="0" w:color="DDDDDD"/>
              <w:left w:val="single" w:sz="8" w:space="0" w:color="DDDDDD"/>
              <w:bottom w:val="single" w:sz="8" w:space="0" w:color="DDDDDD"/>
              <w:right w:val="single" w:sz="8" w:space="0" w:color="DDDDDD"/>
            </w:tcBorders>
          </w:tcPr>
          <w:p w14:paraId="7154BB2A" w14:textId="77777777" w:rsidR="00AC2008" w:rsidRDefault="00AC2008" w:rsidP="006D35F9">
            <w:pPr>
              <w:jc w:val="center"/>
              <w:rPr>
                <w:rFonts w:ascii="Arial" w:eastAsia="Arial" w:hAnsi="Arial" w:cs="Arial"/>
              </w:rPr>
            </w:pPr>
            <w:r>
              <w:rPr>
                <w:rFonts w:ascii="Arial" w:eastAsia="Arial" w:hAnsi="Arial" w:cs="Arial"/>
              </w:rPr>
              <w:t>NIL</w:t>
            </w:r>
          </w:p>
        </w:tc>
        <w:tc>
          <w:tcPr>
            <w:tcW w:w="1770" w:type="dxa"/>
            <w:tcBorders>
              <w:top w:val="single" w:sz="8" w:space="0" w:color="DDDDDD"/>
              <w:left w:val="single" w:sz="8" w:space="0" w:color="DDDDDD"/>
              <w:bottom w:val="single" w:sz="8" w:space="0" w:color="DDDDDD"/>
              <w:right w:val="single" w:sz="8" w:space="0" w:color="DDDDDD"/>
            </w:tcBorders>
          </w:tcPr>
          <w:p w14:paraId="5A9D2195" w14:textId="17118AF7" w:rsidR="00AC2008" w:rsidRDefault="00AC2008" w:rsidP="006D35F9">
            <w:pPr>
              <w:jc w:val="center"/>
              <w:rPr>
                <w:rFonts w:ascii="Arial" w:eastAsia="Arial" w:hAnsi="Arial" w:cs="Arial"/>
              </w:rPr>
            </w:pPr>
            <w:r w:rsidRPr="0091167F">
              <w:rPr>
                <w:rFonts w:ascii="Arial" w:eastAsia="Arial" w:hAnsi="Arial" w:cs="Arial"/>
              </w:rPr>
              <w:t>NIL</w:t>
            </w:r>
          </w:p>
        </w:tc>
        <w:tc>
          <w:tcPr>
            <w:tcW w:w="1770" w:type="dxa"/>
            <w:tcBorders>
              <w:top w:val="single" w:sz="8" w:space="0" w:color="DDDDDD"/>
              <w:left w:val="single" w:sz="8" w:space="0" w:color="DDDDDD"/>
              <w:bottom w:val="single" w:sz="8" w:space="0" w:color="DDDDDD"/>
              <w:right w:val="single" w:sz="8" w:space="0" w:color="DDDDDD"/>
            </w:tcBorders>
          </w:tcPr>
          <w:p w14:paraId="591E3D8D" w14:textId="170CEDD0" w:rsidR="00AC2008" w:rsidRDefault="00AC2008" w:rsidP="006D35F9">
            <w:pPr>
              <w:jc w:val="center"/>
              <w:rPr>
                <w:rFonts w:ascii="Arial" w:eastAsia="Arial" w:hAnsi="Arial" w:cs="Arial"/>
              </w:rPr>
            </w:pPr>
            <w:r w:rsidRPr="0091167F">
              <w:rPr>
                <w:rFonts w:ascii="Arial" w:eastAsia="Arial" w:hAnsi="Arial" w:cs="Arial"/>
              </w:rPr>
              <w:t>NIL</w:t>
            </w:r>
          </w:p>
        </w:tc>
      </w:tr>
    </w:tbl>
    <w:p w14:paraId="61AB84CE" w14:textId="77777777" w:rsidR="00C923D8" w:rsidRDefault="00C923D8">
      <w:pPr>
        <w:pStyle w:val="Heading2"/>
        <w:numPr>
          <w:ilvl w:val="1"/>
          <w:numId w:val="1"/>
        </w:numPr>
        <w:tabs>
          <w:tab w:val="left" w:pos="0"/>
        </w:tabs>
        <w:spacing w:before="240" w:after="240"/>
      </w:pPr>
      <w:bookmarkStart w:id="48" w:name="_3zl90teev5ln" w:colFirst="0" w:colLast="0"/>
      <w:bookmarkEnd w:id="48"/>
    </w:p>
    <w:p w14:paraId="0C12AE8D" w14:textId="77777777" w:rsidR="00C923D8" w:rsidRDefault="00C923D8">
      <w:pPr>
        <w:pStyle w:val="Heading2"/>
        <w:numPr>
          <w:ilvl w:val="1"/>
          <w:numId w:val="1"/>
        </w:numPr>
        <w:tabs>
          <w:tab w:val="left" w:pos="0"/>
        </w:tabs>
        <w:spacing w:before="240" w:after="240"/>
      </w:pPr>
      <w:bookmarkStart w:id="49" w:name="_mibyn6nh451y" w:colFirst="0" w:colLast="0"/>
      <w:bookmarkEnd w:id="49"/>
    </w:p>
    <w:p w14:paraId="43BF1749" w14:textId="77777777" w:rsidR="00C923D8" w:rsidRDefault="00C923D8">
      <w:pPr>
        <w:pStyle w:val="Heading2"/>
        <w:numPr>
          <w:ilvl w:val="1"/>
          <w:numId w:val="1"/>
        </w:numPr>
        <w:tabs>
          <w:tab w:val="left" w:pos="0"/>
        </w:tabs>
        <w:spacing w:before="240" w:after="240"/>
      </w:pPr>
      <w:bookmarkStart w:id="50" w:name="_48n5fxe8knn" w:colFirst="0" w:colLast="0"/>
      <w:bookmarkEnd w:id="50"/>
    </w:p>
    <w:p w14:paraId="14ED30FA" w14:textId="77777777" w:rsidR="00C923D8" w:rsidRDefault="00C923D8">
      <w:pPr>
        <w:pStyle w:val="Heading2"/>
        <w:numPr>
          <w:ilvl w:val="1"/>
          <w:numId w:val="1"/>
        </w:numPr>
        <w:tabs>
          <w:tab w:val="left" w:pos="0"/>
        </w:tabs>
        <w:spacing w:before="240" w:after="240"/>
      </w:pPr>
      <w:bookmarkStart w:id="51" w:name="_h3zhwxd1s31q" w:colFirst="0" w:colLast="0"/>
      <w:bookmarkEnd w:id="51"/>
    </w:p>
    <w:p w14:paraId="6A7C980C" w14:textId="77777777" w:rsidR="00C923D8" w:rsidRDefault="00C923D8">
      <w:pPr>
        <w:pStyle w:val="Heading2"/>
        <w:numPr>
          <w:ilvl w:val="1"/>
          <w:numId w:val="1"/>
        </w:numPr>
        <w:tabs>
          <w:tab w:val="left" w:pos="0"/>
        </w:tabs>
        <w:spacing w:before="240" w:after="240"/>
      </w:pPr>
      <w:bookmarkStart w:id="52" w:name="_yhu519s1rm61" w:colFirst="0" w:colLast="0"/>
      <w:bookmarkEnd w:id="52"/>
    </w:p>
    <w:p w14:paraId="48E1EB29" w14:textId="77777777" w:rsidR="00C923D8" w:rsidRDefault="009B6B2F">
      <w:pPr>
        <w:pStyle w:val="Heading2"/>
        <w:numPr>
          <w:ilvl w:val="1"/>
          <w:numId w:val="1"/>
        </w:numPr>
        <w:tabs>
          <w:tab w:val="left" w:pos="0"/>
        </w:tabs>
        <w:spacing w:before="240" w:after="240"/>
      </w:pPr>
      <w:bookmarkStart w:id="53" w:name="_dvu7sze6qskm" w:colFirst="0" w:colLast="0"/>
      <w:bookmarkEnd w:id="53"/>
      <w:r>
        <w:t>Vulnerability Mapping</w:t>
      </w:r>
    </w:p>
    <w:p w14:paraId="1E0765D4" w14:textId="77777777" w:rsidR="00C923D8" w:rsidRDefault="009B6B2F">
      <w:pPr>
        <w:spacing w:before="240" w:after="240" w:line="240" w:lineRule="auto"/>
      </w:pPr>
      <w:r>
        <w:t>Vulnerability mapping pinpoints high-risk populations, occupations, and areas exposed via environment, livelihoods, socio-economics, and poor service access. Paired with environmental/seasonality mapping, it enables risk-based surveillance, targeted actions, and optimal resource use in One Health and pandemic planning.</w:t>
      </w:r>
    </w:p>
    <w:tbl>
      <w:tblPr>
        <w:tblStyle w:val="af9"/>
        <w:tblW w:w="867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90"/>
        <w:gridCol w:w="1304"/>
        <w:gridCol w:w="1320"/>
        <w:gridCol w:w="1530"/>
        <w:gridCol w:w="2326"/>
      </w:tblGrid>
      <w:tr w:rsidR="00C923D8" w14:paraId="0621004A" w14:textId="77777777">
        <w:trPr>
          <w:trHeight w:val="805"/>
        </w:trPr>
        <w:tc>
          <w:tcPr>
            <w:tcW w:w="2190" w:type="dxa"/>
            <w:tcBorders>
              <w:top w:val="single" w:sz="8" w:space="0" w:color="000000"/>
              <w:left w:val="single" w:sz="8" w:space="0" w:color="000000"/>
              <w:bottom w:val="single" w:sz="8" w:space="0" w:color="000000"/>
              <w:right w:val="single" w:sz="8" w:space="0" w:color="000000"/>
            </w:tcBorders>
          </w:tcPr>
          <w:p w14:paraId="1CDA3901" w14:textId="77777777" w:rsidR="00C923D8" w:rsidRDefault="009B6B2F">
            <w:pPr>
              <w:spacing w:before="240"/>
              <w:jc w:val="center"/>
            </w:pPr>
            <w:r>
              <w:rPr>
                <w:b/>
                <w:bCs/>
              </w:rPr>
              <w:t>Vulnerability Factor</w:t>
            </w:r>
          </w:p>
        </w:tc>
        <w:tc>
          <w:tcPr>
            <w:tcW w:w="1304" w:type="dxa"/>
            <w:tcBorders>
              <w:top w:val="single" w:sz="8" w:space="0" w:color="000000"/>
              <w:bottom w:val="single" w:sz="8" w:space="0" w:color="000000"/>
              <w:right w:val="single" w:sz="8" w:space="0" w:color="000000"/>
            </w:tcBorders>
          </w:tcPr>
          <w:p w14:paraId="7AC99DAC" w14:textId="77777777" w:rsidR="00C923D8" w:rsidRDefault="009B6B2F">
            <w:pPr>
              <w:spacing w:before="240"/>
              <w:jc w:val="center"/>
            </w:pPr>
            <w:r>
              <w:rPr>
                <w:b/>
                <w:bCs/>
              </w:rPr>
              <w:t>Presence (Y/N)</w:t>
            </w:r>
          </w:p>
        </w:tc>
        <w:tc>
          <w:tcPr>
            <w:tcW w:w="1320" w:type="dxa"/>
            <w:tcBorders>
              <w:top w:val="single" w:sz="8" w:space="0" w:color="000000"/>
              <w:bottom w:val="single" w:sz="8" w:space="0" w:color="000000"/>
              <w:right w:val="single" w:sz="8" w:space="0" w:color="000000"/>
            </w:tcBorders>
          </w:tcPr>
          <w:p w14:paraId="23B2C62C" w14:textId="77777777" w:rsidR="00C923D8" w:rsidRDefault="009B6B2F">
            <w:pPr>
              <w:spacing w:before="240"/>
              <w:jc w:val="center"/>
            </w:pPr>
            <w:r>
              <w:rPr>
                <w:b/>
                <w:bCs/>
              </w:rPr>
              <w:t>High-Risk Wards</w:t>
            </w:r>
          </w:p>
        </w:tc>
        <w:tc>
          <w:tcPr>
            <w:tcW w:w="1530" w:type="dxa"/>
            <w:tcBorders>
              <w:top w:val="single" w:sz="8" w:space="0" w:color="000000"/>
              <w:bottom w:val="single" w:sz="8" w:space="0" w:color="000000"/>
              <w:right w:val="single" w:sz="8" w:space="0" w:color="000000"/>
            </w:tcBorders>
          </w:tcPr>
          <w:p w14:paraId="1C695509" w14:textId="77777777" w:rsidR="00C923D8" w:rsidRDefault="009B6B2F">
            <w:pPr>
              <w:spacing w:before="240"/>
              <w:jc w:val="center"/>
            </w:pPr>
            <w:r>
              <w:rPr>
                <w:b/>
                <w:bCs/>
              </w:rPr>
              <w:t>Key Groups / Locations</w:t>
            </w:r>
          </w:p>
        </w:tc>
        <w:tc>
          <w:tcPr>
            <w:tcW w:w="2326" w:type="dxa"/>
            <w:tcBorders>
              <w:top w:val="single" w:sz="8" w:space="0" w:color="000000"/>
              <w:bottom w:val="single" w:sz="8" w:space="0" w:color="000000"/>
              <w:right w:val="single" w:sz="8" w:space="0" w:color="000000"/>
            </w:tcBorders>
          </w:tcPr>
          <w:p w14:paraId="0FF005F3" w14:textId="77777777" w:rsidR="00C923D8" w:rsidRDefault="009B6B2F">
            <w:pPr>
              <w:spacing w:before="240"/>
              <w:jc w:val="center"/>
            </w:pPr>
            <w:r>
              <w:rPr>
                <w:b/>
                <w:bCs/>
              </w:rPr>
              <w:t>Risk Level</w:t>
            </w:r>
          </w:p>
        </w:tc>
      </w:tr>
      <w:tr w:rsidR="00C923D8" w14:paraId="5E43CD3C" w14:textId="77777777">
        <w:trPr>
          <w:trHeight w:val="919"/>
        </w:trPr>
        <w:tc>
          <w:tcPr>
            <w:tcW w:w="2190" w:type="dxa"/>
            <w:tcBorders>
              <w:left w:val="single" w:sz="8" w:space="0" w:color="000000"/>
              <w:bottom w:val="single" w:sz="8" w:space="0" w:color="000000"/>
              <w:right w:val="single" w:sz="8" w:space="0" w:color="000000"/>
            </w:tcBorders>
          </w:tcPr>
          <w:p w14:paraId="3B14D586" w14:textId="77777777" w:rsidR="00C923D8" w:rsidRDefault="009B6B2F">
            <w:pPr>
              <w:spacing w:before="240"/>
              <w:jc w:val="left"/>
            </w:pPr>
            <w:r>
              <w:t>Flood-prone households</w:t>
            </w:r>
          </w:p>
        </w:tc>
        <w:tc>
          <w:tcPr>
            <w:tcW w:w="1304" w:type="dxa"/>
            <w:tcBorders>
              <w:bottom w:val="single" w:sz="8" w:space="0" w:color="000000"/>
              <w:right w:val="single" w:sz="8" w:space="0" w:color="000000"/>
            </w:tcBorders>
          </w:tcPr>
          <w:p w14:paraId="295049D3" w14:textId="77777777" w:rsidR="00C923D8" w:rsidRDefault="009B6B2F">
            <w:pPr>
              <w:spacing w:before="240"/>
            </w:pPr>
            <w:r>
              <w:t xml:space="preserve"> YES</w:t>
            </w:r>
          </w:p>
        </w:tc>
        <w:tc>
          <w:tcPr>
            <w:tcW w:w="1320" w:type="dxa"/>
            <w:tcBorders>
              <w:top w:val="single" w:sz="8" w:space="0" w:color="DDDDDD"/>
              <w:left w:val="single" w:sz="8" w:space="0" w:color="DDDDDD"/>
              <w:bottom w:val="single" w:sz="8" w:space="0" w:color="DDDDDD"/>
              <w:right w:val="single" w:sz="8" w:space="0" w:color="DDDDDD"/>
            </w:tcBorders>
          </w:tcPr>
          <w:p w14:paraId="082CFCD2" w14:textId="77777777" w:rsidR="00C923D8" w:rsidRDefault="009B6B2F">
            <w:pPr>
              <w:rPr>
                <w:rFonts w:ascii="Arial" w:eastAsia="Arial" w:hAnsi="Arial" w:cs="Arial"/>
              </w:rPr>
            </w:pPr>
            <w:r>
              <w:rPr>
                <w:rFonts w:ascii="Arial" w:eastAsia="Arial" w:hAnsi="Arial" w:cs="Arial"/>
              </w:rPr>
              <w:t>2,3,4,5,6,7,8,9,10,11,12,13,14</w:t>
            </w:r>
          </w:p>
        </w:tc>
        <w:tc>
          <w:tcPr>
            <w:tcW w:w="1530" w:type="dxa"/>
            <w:tcBorders>
              <w:bottom w:val="single" w:sz="8" w:space="0" w:color="000000"/>
              <w:right w:val="single" w:sz="8" w:space="0" w:color="000000"/>
            </w:tcBorders>
          </w:tcPr>
          <w:p w14:paraId="40EBBD9C" w14:textId="77777777" w:rsidR="00C923D8" w:rsidRDefault="009B6B2F">
            <w:pPr>
              <w:spacing w:before="240"/>
            </w:pPr>
            <w:r>
              <w:t xml:space="preserve"> </w:t>
            </w:r>
          </w:p>
        </w:tc>
        <w:tc>
          <w:tcPr>
            <w:tcW w:w="2326" w:type="dxa"/>
            <w:tcBorders>
              <w:bottom w:val="single" w:sz="8" w:space="0" w:color="000000"/>
              <w:right w:val="single" w:sz="8" w:space="0" w:color="000000"/>
            </w:tcBorders>
          </w:tcPr>
          <w:p w14:paraId="2ED5E1CA" w14:textId="77777777" w:rsidR="00C923D8" w:rsidRDefault="009B6B2F">
            <w:pPr>
              <w:spacing w:before="240"/>
            </w:pPr>
            <w:r>
              <w:t xml:space="preserve"> LOW</w:t>
            </w:r>
          </w:p>
        </w:tc>
      </w:tr>
      <w:tr w:rsidR="00AF47AB" w14:paraId="30C8BAEC" w14:textId="77777777">
        <w:trPr>
          <w:trHeight w:val="548"/>
        </w:trPr>
        <w:tc>
          <w:tcPr>
            <w:tcW w:w="2190" w:type="dxa"/>
            <w:tcBorders>
              <w:left w:val="single" w:sz="8" w:space="0" w:color="000000"/>
              <w:bottom w:val="single" w:sz="8" w:space="0" w:color="000000"/>
              <w:right w:val="single" w:sz="8" w:space="0" w:color="000000"/>
            </w:tcBorders>
          </w:tcPr>
          <w:p w14:paraId="6A25623E" w14:textId="77777777" w:rsidR="00AF47AB" w:rsidRDefault="00AF47AB" w:rsidP="00AF47AB">
            <w:pPr>
              <w:spacing w:before="240"/>
              <w:jc w:val="left"/>
            </w:pPr>
            <w:r>
              <w:t>Wetland-adjacent communities</w:t>
            </w:r>
          </w:p>
        </w:tc>
        <w:tc>
          <w:tcPr>
            <w:tcW w:w="1304" w:type="dxa"/>
            <w:tcBorders>
              <w:bottom w:val="single" w:sz="8" w:space="0" w:color="000000"/>
              <w:right w:val="single" w:sz="8" w:space="0" w:color="000000"/>
            </w:tcBorders>
          </w:tcPr>
          <w:p w14:paraId="3736D07F" w14:textId="77777777" w:rsidR="00AF47AB" w:rsidRDefault="00AF47AB" w:rsidP="00AF47AB">
            <w:pPr>
              <w:spacing w:before="240"/>
            </w:pPr>
            <w:r>
              <w:t xml:space="preserve"> NIL</w:t>
            </w:r>
          </w:p>
        </w:tc>
        <w:tc>
          <w:tcPr>
            <w:tcW w:w="1320" w:type="dxa"/>
            <w:tcBorders>
              <w:bottom w:val="single" w:sz="8" w:space="0" w:color="000000"/>
              <w:right w:val="single" w:sz="8" w:space="0" w:color="000000"/>
            </w:tcBorders>
          </w:tcPr>
          <w:p w14:paraId="4CE96829" w14:textId="75A24A7F" w:rsidR="00AF47AB" w:rsidRDefault="00AF47AB" w:rsidP="00AF47AB">
            <w:pPr>
              <w:spacing w:before="240"/>
            </w:pPr>
            <w:r w:rsidRPr="00B837A6">
              <w:t>0</w:t>
            </w:r>
          </w:p>
        </w:tc>
        <w:tc>
          <w:tcPr>
            <w:tcW w:w="1530" w:type="dxa"/>
            <w:tcBorders>
              <w:bottom w:val="single" w:sz="8" w:space="0" w:color="000000"/>
              <w:right w:val="single" w:sz="8" w:space="0" w:color="000000"/>
            </w:tcBorders>
          </w:tcPr>
          <w:p w14:paraId="314DC66F" w14:textId="0FD780F4" w:rsidR="00AF47AB" w:rsidRDefault="00AF47AB" w:rsidP="00AF47AB">
            <w:pPr>
              <w:spacing w:before="240"/>
            </w:pPr>
            <w:r w:rsidRPr="00B837A6">
              <w:t>0</w:t>
            </w:r>
          </w:p>
        </w:tc>
        <w:tc>
          <w:tcPr>
            <w:tcW w:w="2326" w:type="dxa"/>
            <w:tcBorders>
              <w:bottom w:val="single" w:sz="8" w:space="0" w:color="000000"/>
              <w:right w:val="single" w:sz="8" w:space="0" w:color="000000"/>
            </w:tcBorders>
          </w:tcPr>
          <w:p w14:paraId="0FC26C7D" w14:textId="77777777" w:rsidR="00AF47AB" w:rsidRDefault="00AF47AB" w:rsidP="00AF47AB">
            <w:pPr>
              <w:spacing w:before="240"/>
            </w:pPr>
            <w:r>
              <w:t xml:space="preserve"> LOW</w:t>
            </w:r>
          </w:p>
        </w:tc>
      </w:tr>
      <w:tr w:rsidR="00AF47AB" w14:paraId="098BC979" w14:textId="77777777">
        <w:trPr>
          <w:trHeight w:val="600"/>
        </w:trPr>
        <w:tc>
          <w:tcPr>
            <w:tcW w:w="2190" w:type="dxa"/>
            <w:tcBorders>
              <w:left w:val="single" w:sz="8" w:space="0" w:color="000000"/>
              <w:bottom w:val="single" w:sz="8" w:space="0" w:color="000000"/>
              <w:right w:val="single" w:sz="8" w:space="0" w:color="000000"/>
            </w:tcBorders>
          </w:tcPr>
          <w:p w14:paraId="1FB7BC77" w14:textId="77777777" w:rsidR="00AF47AB" w:rsidRDefault="00AF47AB" w:rsidP="00AF47AB">
            <w:pPr>
              <w:spacing w:before="240"/>
              <w:jc w:val="left"/>
            </w:pPr>
            <w:r>
              <w:t>Backyard poultry / duck rearing households</w:t>
            </w:r>
          </w:p>
        </w:tc>
        <w:tc>
          <w:tcPr>
            <w:tcW w:w="1304" w:type="dxa"/>
            <w:tcBorders>
              <w:bottom w:val="single" w:sz="8" w:space="0" w:color="000000"/>
              <w:right w:val="single" w:sz="8" w:space="0" w:color="000000"/>
            </w:tcBorders>
          </w:tcPr>
          <w:p w14:paraId="66C5D4B4" w14:textId="77777777" w:rsidR="00AF47AB" w:rsidRDefault="00AF47AB" w:rsidP="00AF47AB">
            <w:pPr>
              <w:spacing w:before="240"/>
            </w:pPr>
            <w:r>
              <w:t xml:space="preserve"> NIL</w:t>
            </w:r>
          </w:p>
        </w:tc>
        <w:tc>
          <w:tcPr>
            <w:tcW w:w="1320" w:type="dxa"/>
            <w:tcBorders>
              <w:bottom w:val="single" w:sz="8" w:space="0" w:color="000000"/>
              <w:right w:val="single" w:sz="8" w:space="0" w:color="000000"/>
            </w:tcBorders>
          </w:tcPr>
          <w:p w14:paraId="4E7DF56D" w14:textId="17FE1452" w:rsidR="00AF47AB" w:rsidRDefault="00AF47AB" w:rsidP="00AF47AB">
            <w:pPr>
              <w:spacing w:before="240"/>
            </w:pPr>
            <w:r w:rsidRPr="00B837A6">
              <w:t>0</w:t>
            </w:r>
          </w:p>
        </w:tc>
        <w:tc>
          <w:tcPr>
            <w:tcW w:w="1530" w:type="dxa"/>
            <w:tcBorders>
              <w:bottom w:val="single" w:sz="8" w:space="0" w:color="000000"/>
              <w:right w:val="single" w:sz="8" w:space="0" w:color="000000"/>
            </w:tcBorders>
          </w:tcPr>
          <w:p w14:paraId="513D2FFD" w14:textId="5851E715" w:rsidR="00AF47AB" w:rsidRDefault="00AF47AB" w:rsidP="00AF47AB">
            <w:pPr>
              <w:spacing w:before="240"/>
            </w:pPr>
            <w:r w:rsidRPr="00B837A6">
              <w:t>0</w:t>
            </w:r>
          </w:p>
        </w:tc>
        <w:tc>
          <w:tcPr>
            <w:tcW w:w="2326" w:type="dxa"/>
            <w:tcBorders>
              <w:bottom w:val="single" w:sz="8" w:space="0" w:color="000000"/>
              <w:right w:val="single" w:sz="8" w:space="0" w:color="000000"/>
            </w:tcBorders>
          </w:tcPr>
          <w:p w14:paraId="3366CB23" w14:textId="77777777" w:rsidR="00AF47AB" w:rsidRDefault="00AF47AB" w:rsidP="00AF47AB">
            <w:pPr>
              <w:spacing w:before="240"/>
            </w:pPr>
            <w:r>
              <w:t xml:space="preserve"> LOW</w:t>
            </w:r>
          </w:p>
        </w:tc>
      </w:tr>
      <w:tr w:rsidR="00AF47AB" w14:paraId="7B275812" w14:textId="77777777">
        <w:trPr>
          <w:trHeight w:val="915"/>
        </w:trPr>
        <w:tc>
          <w:tcPr>
            <w:tcW w:w="2190" w:type="dxa"/>
            <w:tcBorders>
              <w:left w:val="single" w:sz="8" w:space="0" w:color="000000"/>
              <w:bottom w:val="single" w:sz="8" w:space="0" w:color="000000"/>
              <w:right w:val="single" w:sz="8" w:space="0" w:color="000000"/>
            </w:tcBorders>
          </w:tcPr>
          <w:p w14:paraId="52BCCC92" w14:textId="77777777" w:rsidR="00AF47AB" w:rsidRDefault="00AF47AB" w:rsidP="00AF47AB">
            <w:pPr>
              <w:spacing w:before="240"/>
              <w:jc w:val="left"/>
            </w:pPr>
            <w:r>
              <w:t>Livestock-rearing households</w:t>
            </w:r>
          </w:p>
        </w:tc>
        <w:tc>
          <w:tcPr>
            <w:tcW w:w="1304" w:type="dxa"/>
            <w:tcBorders>
              <w:bottom w:val="single" w:sz="8" w:space="0" w:color="000000"/>
              <w:right w:val="single" w:sz="8" w:space="0" w:color="000000"/>
            </w:tcBorders>
          </w:tcPr>
          <w:p w14:paraId="3000DDEC" w14:textId="77777777" w:rsidR="00AF47AB" w:rsidRDefault="00AF47AB" w:rsidP="00AF47AB">
            <w:pPr>
              <w:spacing w:before="240"/>
            </w:pPr>
            <w:r>
              <w:t xml:space="preserve"> NIL</w:t>
            </w:r>
          </w:p>
        </w:tc>
        <w:tc>
          <w:tcPr>
            <w:tcW w:w="1320" w:type="dxa"/>
            <w:tcBorders>
              <w:bottom w:val="single" w:sz="8" w:space="0" w:color="000000"/>
              <w:right w:val="single" w:sz="8" w:space="0" w:color="000000"/>
            </w:tcBorders>
          </w:tcPr>
          <w:p w14:paraId="2C4E7B41" w14:textId="02170711" w:rsidR="00AF47AB" w:rsidRDefault="00AF47AB" w:rsidP="00AF47AB">
            <w:pPr>
              <w:spacing w:before="240"/>
            </w:pPr>
            <w:r w:rsidRPr="00B837A6">
              <w:t>0</w:t>
            </w:r>
          </w:p>
        </w:tc>
        <w:tc>
          <w:tcPr>
            <w:tcW w:w="1530" w:type="dxa"/>
            <w:tcBorders>
              <w:bottom w:val="single" w:sz="8" w:space="0" w:color="000000"/>
              <w:right w:val="single" w:sz="8" w:space="0" w:color="000000"/>
            </w:tcBorders>
          </w:tcPr>
          <w:p w14:paraId="59DB4241" w14:textId="7B7BEE6A" w:rsidR="00AF47AB" w:rsidRDefault="00AF47AB" w:rsidP="00AF47AB">
            <w:pPr>
              <w:spacing w:before="240"/>
            </w:pPr>
            <w:r w:rsidRPr="00B837A6">
              <w:t>0</w:t>
            </w:r>
          </w:p>
        </w:tc>
        <w:tc>
          <w:tcPr>
            <w:tcW w:w="2326" w:type="dxa"/>
            <w:tcBorders>
              <w:bottom w:val="single" w:sz="8" w:space="0" w:color="000000"/>
              <w:right w:val="single" w:sz="8" w:space="0" w:color="000000"/>
            </w:tcBorders>
          </w:tcPr>
          <w:p w14:paraId="4B89A90E" w14:textId="77777777" w:rsidR="00AF47AB" w:rsidRDefault="00AF47AB" w:rsidP="00AF47AB">
            <w:pPr>
              <w:spacing w:before="240"/>
            </w:pPr>
            <w:r>
              <w:t xml:space="preserve"> LOW</w:t>
            </w:r>
          </w:p>
        </w:tc>
      </w:tr>
      <w:tr w:rsidR="00AF47AB" w14:paraId="2A65AEB3" w14:textId="77777777">
        <w:trPr>
          <w:trHeight w:val="1050"/>
        </w:trPr>
        <w:tc>
          <w:tcPr>
            <w:tcW w:w="2190" w:type="dxa"/>
            <w:tcBorders>
              <w:left w:val="single" w:sz="8" w:space="0" w:color="000000"/>
              <w:bottom w:val="single" w:sz="8" w:space="0" w:color="000000"/>
              <w:right w:val="single" w:sz="8" w:space="0" w:color="000000"/>
            </w:tcBorders>
          </w:tcPr>
          <w:p w14:paraId="2F6AB083" w14:textId="77777777" w:rsidR="00AF47AB" w:rsidRDefault="00AF47AB" w:rsidP="00AF47AB">
            <w:pPr>
              <w:spacing w:before="240"/>
              <w:jc w:val="left"/>
            </w:pPr>
            <w:r>
              <w:t>Slaughterhouse &amp; meat market workers</w:t>
            </w:r>
          </w:p>
        </w:tc>
        <w:tc>
          <w:tcPr>
            <w:tcW w:w="1304" w:type="dxa"/>
            <w:tcBorders>
              <w:bottom w:val="single" w:sz="8" w:space="0" w:color="000000"/>
              <w:right w:val="single" w:sz="8" w:space="0" w:color="000000"/>
            </w:tcBorders>
          </w:tcPr>
          <w:p w14:paraId="2B0262BD" w14:textId="77777777" w:rsidR="00AF47AB" w:rsidRDefault="00AF47AB" w:rsidP="00AF47AB">
            <w:pPr>
              <w:spacing w:before="240"/>
            </w:pPr>
            <w:r>
              <w:t xml:space="preserve"> nil</w:t>
            </w:r>
          </w:p>
        </w:tc>
        <w:tc>
          <w:tcPr>
            <w:tcW w:w="1320" w:type="dxa"/>
            <w:tcBorders>
              <w:bottom w:val="single" w:sz="8" w:space="0" w:color="000000"/>
              <w:right w:val="single" w:sz="8" w:space="0" w:color="000000"/>
            </w:tcBorders>
          </w:tcPr>
          <w:p w14:paraId="1592BBA3" w14:textId="0F18880E" w:rsidR="00AF47AB" w:rsidRDefault="00AF47AB" w:rsidP="00AF47AB">
            <w:pPr>
              <w:spacing w:before="240"/>
            </w:pPr>
            <w:r w:rsidRPr="00B837A6">
              <w:t>0</w:t>
            </w:r>
          </w:p>
        </w:tc>
        <w:tc>
          <w:tcPr>
            <w:tcW w:w="1530" w:type="dxa"/>
            <w:tcBorders>
              <w:bottom w:val="single" w:sz="8" w:space="0" w:color="000000"/>
              <w:right w:val="single" w:sz="8" w:space="0" w:color="000000"/>
            </w:tcBorders>
          </w:tcPr>
          <w:p w14:paraId="393520ED" w14:textId="41812386" w:rsidR="00AF47AB" w:rsidRDefault="00AF47AB" w:rsidP="00AF47AB">
            <w:pPr>
              <w:spacing w:before="240"/>
            </w:pPr>
            <w:r w:rsidRPr="00B837A6">
              <w:t>0</w:t>
            </w:r>
          </w:p>
        </w:tc>
        <w:tc>
          <w:tcPr>
            <w:tcW w:w="2326" w:type="dxa"/>
            <w:tcBorders>
              <w:bottom w:val="single" w:sz="8" w:space="0" w:color="000000"/>
              <w:right w:val="single" w:sz="8" w:space="0" w:color="000000"/>
            </w:tcBorders>
          </w:tcPr>
          <w:p w14:paraId="463CED3A" w14:textId="77777777" w:rsidR="00AF47AB" w:rsidRDefault="00AF47AB" w:rsidP="00AF47AB">
            <w:pPr>
              <w:spacing w:before="240"/>
            </w:pPr>
            <w:r>
              <w:t xml:space="preserve"> LOW</w:t>
            </w:r>
          </w:p>
        </w:tc>
      </w:tr>
      <w:tr w:rsidR="00AF47AB" w14:paraId="74A9501C" w14:textId="77777777">
        <w:trPr>
          <w:trHeight w:val="781"/>
        </w:trPr>
        <w:tc>
          <w:tcPr>
            <w:tcW w:w="2190" w:type="dxa"/>
            <w:tcBorders>
              <w:left w:val="single" w:sz="8" w:space="0" w:color="000000"/>
              <w:bottom w:val="single" w:sz="8" w:space="0" w:color="000000"/>
              <w:right w:val="single" w:sz="8" w:space="0" w:color="000000"/>
            </w:tcBorders>
          </w:tcPr>
          <w:p w14:paraId="19EBE0B2" w14:textId="77777777" w:rsidR="00AF47AB" w:rsidRDefault="00AF47AB" w:rsidP="00AF47AB">
            <w:pPr>
              <w:spacing w:before="240"/>
              <w:jc w:val="left"/>
            </w:pPr>
            <w:r>
              <w:t>Fisherfolk &amp; fish market workers</w:t>
            </w:r>
          </w:p>
        </w:tc>
        <w:tc>
          <w:tcPr>
            <w:tcW w:w="1304" w:type="dxa"/>
            <w:tcBorders>
              <w:bottom w:val="single" w:sz="8" w:space="0" w:color="000000"/>
              <w:right w:val="single" w:sz="8" w:space="0" w:color="000000"/>
            </w:tcBorders>
          </w:tcPr>
          <w:p w14:paraId="0917D413" w14:textId="77777777" w:rsidR="00AF47AB" w:rsidRDefault="00AF47AB" w:rsidP="00AF47AB">
            <w:pPr>
              <w:spacing w:before="240"/>
            </w:pPr>
            <w:r>
              <w:t xml:space="preserve"> YES</w:t>
            </w:r>
          </w:p>
        </w:tc>
        <w:tc>
          <w:tcPr>
            <w:tcW w:w="1320" w:type="dxa"/>
            <w:tcBorders>
              <w:bottom w:val="single" w:sz="8" w:space="0" w:color="000000"/>
              <w:right w:val="single" w:sz="8" w:space="0" w:color="000000"/>
            </w:tcBorders>
          </w:tcPr>
          <w:p w14:paraId="722F9459" w14:textId="35262709" w:rsidR="00AF47AB" w:rsidRDefault="00AF47AB" w:rsidP="00AF47AB">
            <w:pPr>
              <w:spacing w:before="240"/>
            </w:pPr>
          </w:p>
        </w:tc>
        <w:tc>
          <w:tcPr>
            <w:tcW w:w="1530" w:type="dxa"/>
            <w:tcBorders>
              <w:bottom w:val="single" w:sz="8" w:space="0" w:color="000000"/>
              <w:right w:val="single" w:sz="8" w:space="0" w:color="000000"/>
            </w:tcBorders>
          </w:tcPr>
          <w:p w14:paraId="265B040F" w14:textId="13B447B5" w:rsidR="00AF47AB" w:rsidRDefault="00AF47AB" w:rsidP="00AF47AB">
            <w:pPr>
              <w:spacing w:before="240"/>
            </w:pPr>
          </w:p>
        </w:tc>
        <w:tc>
          <w:tcPr>
            <w:tcW w:w="2326" w:type="dxa"/>
            <w:tcBorders>
              <w:bottom w:val="single" w:sz="8" w:space="0" w:color="000000"/>
              <w:right w:val="single" w:sz="8" w:space="0" w:color="000000"/>
            </w:tcBorders>
          </w:tcPr>
          <w:p w14:paraId="0CB77251" w14:textId="77777777" w:rsidR="00AF47AB" w:rsidRDefault="00AF47AB" w:rsidP="00AF47AB">
            <w:pPr>
              <w:spacing w:before="240"/>
            </w:pPr>
            <w:r>
              <w:t xml:space="preserve"> LOW</w:t>
            </w:r>
          </w:p>
        </w:tc>
      </w:tr>
      <w:tr w:rsidR="00AF47AB" w14:paraId="012E4588" w14:textId="77777777">
        <w:trPr>
          <w:trHeight w:val="514"/>
        </w:trPr>
        <w:tc>
          <w:tcPr>
            <w:tcW w:w="2190" w:type="dxa"/>
            <w:tcBorders>
              <w:left w:val="single" w:sz="8" w:space="0" w:color="000000"/>
              <w:bottom w:val="single" w:sz="8" w:space="0" w:color="000000"/>
              <w:right w:val="single" w:sz="8" w:space="0" w:color="000000"/>
            </w:tcBorders>
          </w:tcPr>
          <w:p w14:paraId="1E733557" w14:textId="77777777" w:rsidR="00AF47AB" w:rsidRDefault="00AF47AB" w:rsidP="00AF47AB">
            <w:pPr>
              <w:spacing w:before="240"/>
              <w:jc w:val="left"/>
            </w:pPr>
            <w:r>
              <w:t>Sanitation workers</w:t>
            </w:r>
          </w:p>
        </w:tc>
        <w:tc>
          <w:tcPr>
            <w:tcW w:w="1304" w:type="dxa"/>
            <w:tcBorders>
              <w:bottom w:val="single" w:sz="8" w:space="0" w:color="000000"/>
              <w:right w:val="single" w:sz="8" w:space="0" w:color="000000"/>
            </w:tcBorders>
          </w:tcPr>
          <w:p w14:paraId="44D20520" w14:textId="77777777" w:rsidR="00AF47AB" w:rsidRDefault="00AF47AB" w:rsidP="00AF47AB">
            <w:pPr>
              <w:spacing w:before="240"/>
            </w:pPr>
            <w:r>
              <w:t xml:space="preserve"> YES</w:t>
            </w:r>
          </w:p>
        </w:tc>
        <w:tc>
          <w:tcPr>
            <w:tcW w:w="1320" w:type="dxa"/>
            <w:tcBorders>
              <w:bottom w:val="single" w:sz="8" w:space="0" w:color="000000"/>
              <w:right w:val="single" w:sz="8" w:space="0" w:color="000000"/>
            </w:tcBorders>
          </w:tcPr>
          <w:p w14:paraId="481B7125" w14:textId="4ED6AFC7" w:rsidR="00AF47AB" w:rsidRDefault="00AF47AB" w:rsidP="00AF47AB">
            <w:pPr>
              <w:spacing w:before="240"/>
            </w:pPr>
            <w:r w:rsidRPr="00B837A6">
              <w:t>0</w:t>
            </w:r>
          </w:p>
        </w:tc>
        <w:tc>
          <w:tcPr>
            <w:tcW w:w="1530" w:type="dxa"/>
            <w:tcBorders>
              <w:bottom w:val="single" w:sz="8" w:space="0" w:color="000000"/>
              <w:right w:val="single" w:sz="8" w:space="0" w:color="000000"/>
            </w:tcBorders>
          </w:tcPr>
          <w:p w14:paraId="5FD06E15" w14:textId="5439C686" w:rsidR="00AF47AB" w:rsidRDefault="00AF47AB" w:rsidP="00AF47AB">
            <w:pPr>
              <w:spacing w:before="240"/>
            </w:pPr>
            <w:r>
              <w:t>All wards</w:t>
            </w:r>
          </w:p>
        </w:tc>
        <w:tc>
          <w:tcPr>
            <w:tcW w:w="2326" w:type="dxa"/>
            <w:tcBorders>
              <w:bottom w:val="single" w:sz="8" w:space="0" w:color="000000"/>
              <w:right w:val="single" w:sz="8" w:space="0" w:color="000000"/>
            </w:tcBorders>
          </w:tcPr>
          <w:p w14:paraId="5A1C0D12" w14:textId="77777777" w:rsidR="00AF47AB" w:rsidRDefault="00AF47AB" w:rsidP="00AF47AB">
            <w:pPr>
              <w:spacing w:before="240"/>
            </w:pPr>
            <w:r>
              <w:t xml:space="preserve"> LOW</w:t>
            </w:r>
          </w:p>
        </w:tc>
      </w:tr>
      <w:tr w:rsidR="00AF47AB" w14:paraId="162777F2" w14:textId="77777777">
        <w:trPr>
          <w:trHeight w:val="765"/>
        </w:trPr>
        <w:tc>
          <w:tcPr>
            <w:tcW w:w="2190" w:type="dxa"/>
            <w:tcBorders>
              <w:left w:val="single" w:sz="8" w:space="0" w:color="000000"/>
              <w:bottom w:val="single" w:sz="8" w:space="0" w:color="000000"/>
              <w:right w:val="single" w:sz="8" w:space="0" w:color="000000"/>
            </w:tcBorders>
          </w:tcPr>
          <w:p w14:paraId="672E2BA6" w14:textId="77777777" w:rsidR="00AF47AB" w:rsidRDefault="00AF47AB" w:rsidP="00AF47AB">
            <w:pPr>
              <w:spacing w:before="240"/>
              <w:jc w:val="left"/>
            </w:pPr>
            <w:r>
              <w:lastRenderedPageBreak/>
              <w:t>Daily wage / migrant workers</w:t>
            </w:r>
          </w:p>
        </w:tc>
        <w:tc>
          <w:tcPr>
            <w:tcW w:w="1304" w:type="dxa"/>
            <w:tcBorders>
              <w:bottom w:val="single" w:sz="8" w:space="0" w:color="000000"/>
              <w:right w:val="single" w:sz="8" w:space="0" w:color="000000"/>
            </w:tcBorders>
          </w:tcPr>
          <w:p w14:paraId="714D76D0" w14:textId="77777777" w:rsidR="00AF47AB" w:rsidRDefault="00AF47AB" w:rsidP="00AF47AB">
            <w:pPr>
              <w:spacing w:before="240"/>
            </w:pPr>
            <w:r>
              <w:t xml:space="preserve"> YES</w:t>
            </w:r>
          </w:p>
        </w:tc>
        <w:tc>
          <w:tcPr>
            <w:tcW w:w="1320" w:type="dxa"/>
            <w:tcBorders>
              <w:bottom w:val="single" w:sz="8" w:space="0" w:color="000000"/>
              <w:right w:val="single" w:sz="8" w:space="0" w:color="000000"/>
            </w:tcBorders>
          </w:tcPr>
          <w:p w14:paraId="43D40A5D" w14:textId="44DCF889" w:rsidR="00AF47AB" w:rsidRDefault="00AF47AB" w:rsidP="00AF47AB">
            <w:pPr>
              <w:spacing w:before="240"/>
            </w:pPr>
            <w:r w:rsidRPr="00B837A6">
              <w:t>0</w:t>
            </w:r>
          </w:p>
        </w:tc>
        <w:tc>
          <w:tcPr>
            <w:tcW w:w="1530" w:type="dxa"/>
            <w:tcBorders>
              <w:bottom w:val="single" w:sz="8" w:space="0" w:color="000000"/>
              <w:right w:val="single" w:sz="8" w:space="0" w:color="000000"/>
            </w:tcBorders>
          </w:tcPr>
          <w:p w14:paraId="389E74EB" w14:textId="7AA95E65" w:rsidR="00AF47AB" w:rsidRDefault="008950CF" w:rsidP="00AF47AB">
            <w:pPr>
              <w:spacing w:before="240"/>
            </w:pPr>
            <w:r>
              <w:t>All wards</w:t>
            </w:r>
          </w:p>
        </w:tc>
        <w:tc>
          <w:tcPr>
            <w:tcW w:w="2326" w:type="dxa"/>
            <w:tcBorders>
              <w:bottom w:val="single" w:sz="8" w:space="0" w:color="000000"/>
              <w:right w:val="single" w:sz="8" w:space="0" w:color="000000"/>
            </w:tcBorders>
          </w:tcPr>
          <w:p w14:paraId="31F81AC3" w14:textId="77777777" w:rsidR="00AF47AB" w:rsidRDefault="00AF47AB" w:rsidP="00AF47AB">
            <w:pPr>
              <w:spacing w:before="240"/>
            </w:pPr>
            <w:r>
              <w:t xml:space="preserve"> LOW</w:t>
            </w:r>
          </w:p>
        </w:tc>
      </w:tr>
      <w:tr w:rsidR="00AF47AB" w14:paraId="0A8BBF7E" w14:textId="77777777">
        <w:trPr>
          <w:trHeight w:val="915"/>
        </w:trPr>
        <w:tc>
          <w:tcPr>
            <w:tcW w:w="2190" w:type="dxa"/>
            <w:tcBorders>
              <w:left w:val="single" w:sz="8" w:space="0" w:color="000000"/>
              <w:bottom w:val="single" w:sz="8" w:space="0" w:color="000000"/>
              <w:right w:val="single" w:sz="8" w:space="0" w:color="000000"/>
            </w:tcBorders>
          </w:tcPr>
          <w:p w14:paraId="03312EDF" w14:textId="77777777" w:rsidR="00AF47AB" w:rsidRDefault="00AF47AB" w:rsidP="00AF47AB">
            <w:pPr>
              <w:spacing w:before="240"/>
              <w:jc w:val="left"/>
            </w:pPr>
            <w:r>
              <w:t>Elderly &amp; chronically ill populations</w:t>
            </w:r>
          </w:p>
        </w:tc>
        <w:tc>
          <w:tcPr>
            <w:tcW w:w="1304" w:type="dxa"/>
            <w:tcBorders>
              <w:bottom w:val="single" w:sz="8" w:space="0" w:color="000000"/>
              <w:right w:val="single" w:sz="8" w:space="0" w:color="000000"/>
            </w:tcBorders>
          </w:tcPr>
          <w:p w14:paraId="10DFDE15" w14:textId="77777777" w:rsidR="00AF47AB" w:rsidRDefault="00AF47AB" w:rsidP="00AF47AB">
            <w:pPr>
              <w:spacing w:before="240"/>
            </w:pPr>
            <w:r>
              <w:t xml:space="preserve"> YES</w:t>
            </w:r>
          </w:p>
        </w:tc>
        <w:tc>
          <w:tcPr>
            <w:tcW w:w="1320" w:type="dxa"/>
            <w:tcBorders>
              <w:bottom w:val="single" w:sz="8" w:space="0" w:color="000000"/>
              <w:right w:val="single" w:sz="8" w:space="0" w:color="000000"/>
            </w:tcBorders>
          </w:tcPr>
          <w:p w14:paraId="77578087" w14:textId="24A92538" w:rsidR="00AF47AB" w:rsidRDefault="00AF47AB" w:rsidP="00AF47AB">
            <w:pPr>
              <w:spacing w:before="240"/>
            </w:pPr>
            <w:r w:rsidRPr="00B837A6">
              <w:t>0</w:t>
            </w:r>
          </w:p>
        </w:tc>
        <w:tc>
          <w:tcPr>
            <w:tcW w:w="1530" w:type="dxa"/>
            <w:tcBorders>
              <w:bottom w:val="single" w:sz="8" w:space="0" w:color="000000"/>
              <w:right w:val="single" w:sz="8" w:space="0" w:color="000000"/>
            </w:tcBorders>
          </w:tcPr>
          <w:p w14:paraId="72EAB506" w14:textId="214E06DD" w:rsidR="00AF47AB" w:rsidRDefault="00AF47AB" w:rsidP="00AF47AB">
            <w:pPr>
              <w:spacing w:before="240"/>
            </w:pPr>
            <w:r w:rsidRPr="00B837A6">
              <w:t>0</w:t>
            </w:r>
          </w:p>
        </w:tc>
        <w:tc>
          <w:tcPr>
            <w:tcW w:w="2326" w:type="dxa"/>
            <w:tcBorders>
              <w:bottom w:val="single" w:sz="8" w:space="0" w:color="000000"/>
              <w:right w:val="single" w:sz="8" w:space="0" w:color="000000"/>
            </w:tcBorders>
          </w:tcPr>
          <w:p w14:paraId="312F9C4B" w14:textId="77777777" w:rsidR="00AF47AB" w:rsidRDefault="00AF47AB" w:rsidP="00AF47AB">
            <w:pPr>
              <w:spacing w:before="240"/>
            </w:pPr>
            <w:r>
              <w:t xml:space="preserve"> LOW</w:t>
            </w:r>
          </w:p>
        </w:tc>
      </w:tr>
      <w:tr w:rsidR="00AF47AB" w14:paraId="1087CDDB" w14:textId="77777777">
        <w:trPr>
          <w:trHeight w:val="586"/>
        </w:trPr>
        <w:tc>
          <w:tcPr>
            <w:tcW w:w="2190" w:type="dxa"/>
            <w:tcBorders>
              <w:left w:val="single" w:sz="8" w:space="0" w:color="000000"/>
              <w:bottom w:val="single" w:sz="8" w:space="0" w:color="000000"/>
              <w:right w:val="single" w:sz="8" w:space="0" w:color="000000"/>
            </w:tcBorders>
          </w:tcPr>
          <w:p w14:paraId="2E3DFAE0" w14:textId="77777777" w:rsidR="00AF47AB" w:rsidRDefault="00AF47AB" w:rsidP="00AF47AB">
            <w:pPr>
              <w:spacing w:before="240"/>
              <w:jc w:val="left"/>
            </w:pPr>
            <w:r>
              <w:t>Pregnant Women</w:t>
            </w:r>
          </w:p>
        </w:tc>
        <w:tc>
          <w:tcPr>
            <w:tcW w:w="1304" w:type="dxa"/>
            <w:tcBorders>
              <w:bottom w:val="single" w:sz="8" w:space="0" w:color="000000"/>
              <w:right w:val="single" w:sz="8" w:space="0" w:color="000000"/>
            </w:tcBorders>
          </w:tcPr>
          <w:p w14:paraId="1ACE1C66" w14:textId="77777777" w:rsidR="00AF47AB" w:rsidRDefault="00AF47AB" w:rsidP="00AF47AB">
            <w:pPr>
              <w:spacing w:before="240"/>
            </w:pPr>
            <w:r>
              <w:t xml:space="preserve"> YES</w:t>
            </w:r>
          </w:p>
        </w:tc>
        <w:tc>
          <w:tcPr>
            <w:tcW w:w="1320" w:type="dxa"/>
            <w:tcBorders>
              <w:bottom w:val="single" w:sz="8" w:space="0" w:color="000000"/>
              <w:right w:val="single" w:sz="8" w:space="0" w:color="000000"/>
            </w:tcBorders>
          </w:tcPr>
          <w:p w14:paraId="7024314B" w14:textId="5BFEFCAD" w:rsidR="00AF47AB" w:rsidRDefault="00AF47AB" w:rsidP="00AF47AB">
            <w:pPr>
              <w:spacing w:before="240"/>
            </w:pPr>
            <w:r w:rsidRPr="00B837A6">
              <w:t>0</w:t>
            </w:r>
          </w:p>
        </w:tc>
        <w:tc>
          <w:tcPr>
            <w:tcW w:w="1530" w:type="dxa"/>
            <w:tcBorders>
              <w:bottom w:val="single" w:sz="8" w:space="0" w:color="000000"/>
              <w:right w:val="single" w:sz="8" w:space="0" w:color="000000"/>
            </w:tcBorders>
          </w:tcPr>
          <w:p w14:paraId="37840BF3" w14:textId="0312872E" w:rsidR="00AF47AB" w:rsidRDefault="00AF47AB" w:rsidP="00AF47AB">
            <w:pPr>
              <w:spacing w:before="240"/>
            </w:pPr>
            <w:r w:rsidRPr="00B837A6">
              <w:t>0</w:t>
            </w:r>
          </w:p>
        </w:tc>
        <w:tc>
          <w:tcPr>
            <w:tcW w:w="2326" w:type="dxa"/>
            <w:tcBorders>
              <w:bottom w:val="single" w:sz="8" w:space="0" w:color="000000"/>
              <w:right w:val="single" w:sz="8" w:space="0" w:color="000000"/>
            </w:tcBorders>
          </w:tcPr>
          <w:p w14:paraId="5FCB2CF0" w14:textId="77777777" w:rsidR="00AF47AB" w:rsidRDefault="00AF47AB" w:rsidP="00AF47AB">
            <w:pPr>
              <w:spacing w:before="240"/>
            </w:pPr>
            <w:r>
              <w:t xml:space="preserve"> LOW</w:t>
            </w:r>
          </w:p>
        </w:tc>
      </w:tr>
      <w:tr w:rsidR="00AF47AB" w14:paraId="70796984" w14:textId="77777777">
        <w:trPr>
          <w:trHeight w:val="915"/>
        </w:trPr>
        <w:tc>
          <w:tcPr>
            <w:tcW w:w="2190" w:type="dxa"/>
            <w:tcBorders>
              <w:left w:val="single" w:sz="8" w:space="0" w:color="000000"/>
              <w:bottom w:val="single" w:sz="8" w:space="0" w:color="000000"/>
              <w:right w:val="single" w:sz="8" w:space="0" w:color="000000"/>
            </w:tcBorders>
          </w:tcPr>
          <w:p w14:paraId="44F0F5CB" w14:textId="77777777" w:rsidR="00AF47AB" w:rsidRDefault="00AF47AB" w:rsidP="00AF47AB">
            <w:pPr>
              <w:spacing w:before="240"/>
              <w:jc w:val="left"/>
            </w:pPr>
            <w:r>
              <w:t>Children (schools, Anganwadi’s)</w:t>
            </w:r>
          </w:p>
        </w:tc>
        <w:tc>
          <w:tcPr>
            <w:tcW w:w="1304" w:type="dxa"/>
            <w:tcBorders>
              <w:bottom w:val="single" w:sz="8" w:space="0" w:color="000000"/>
              <w:right w:val="single" w:sz="8" w:space="0" w:color="000000"/>
            </w:tcBorders>
          </w:tcPr>
          <w:p w14:paraId="6B123F2A" w14:textId="77777777" w:rsidR="00AF47AB" w:rsidRDefault="00AF47AB" w:rsidP="00AF47AB">
            <w:pPr>
              <w:spacing w:before="240"/>
            </w:pPr>
            <w:r>
              <w:t xml:space="preserve"> YES</w:t>
            </w:r>
          </w:p>
        </w:tc>
        <w:tc>
          <w:tcPr>
            <w:tcW w:w="1320" w:type="dxa"/>
            <w:tcBorders>
              <w:bottom w:val="single" w:sz="8" w:space="0" w:color="000000"/>
              <w:right w:val="single" w:sz="8" w:space="0" w:color="000000"/>
            </w:tcBorders>
          </w:tcPr>
          <w:p w14:paraId="360E26F8" w14:textId="3D140B3E" w:rsidR="00AF47AB" w:rsidRDefault="00AF47AB" w:rsidP="00AF47AB">
            <w:pPr>
              <w:spacing w:before="240"/>
            </w:pPr>
            <w:r w:rsidRPr="00B837A6">
              <w:t>0</w:t>
            </w:r>
          </w:p>
        </w:tc>
        <w:tc>
          <w:tcPr>
            <w:tcW w:w="1530" w:type="dxa"/>
            <w:tcBorders>
              <w:bottom w:val="single" w:sz="8" w:space="0" w:color="000000"/>
              <w:right w:val="single" w:sz="8" w:space="0" w:color="000000"/>
            </w:tcBorders>
          </w:tcPr>
          <w:p w14:paraId="57F9C38C" w14:textId="2863EC59" w:rsidR="00AF47AB" w:rsidRDefault="00AF47AB" w:rsidP="00AF47AB">
            <w:pPr>
              <w:spacing w:before="240"/>
            </w:pPr>
            <w:r w:rsidRPr="00B837A6">
              <w:t>0</w:t>
            </w:r>
          </w:p>
        </w:tc>
        <w:tc>
          <w:tcPr>
            <w:tcW w:w="2326" w:type="dxa"/>
            <w:tcBorders>
              <w:bottom w:val="single" w:sz="8" w:space="0" w:color="000000"/>
              <w:right w:val="single" w:sz="8" w:space="0" w:color="000000"/>
            </w:tcBorders>
          </w:tcPr>
          <w:p w14:paraId="23CFA854" w14:textId="77777777" w:rsidR="00AF47AB" w:rsidRDefault="00AF47AB" w:rsidP="00AF47AB">
            <w:pPr>
              <w:spacing w:before="240"/>
            </w:pPr>
            <w:r>
              <w:t xml:space="preserve"> LOW</w:t>
            </w:r>
          </w:p>
        </w:tc>
      </w:tr>
      <w:tr w:rsidR="00AF47AB" w14:paraId="36006AD4" w14:textId="77777777">
        <w:trPr>
          <w:trHeight w:val="915"/>
        </w:trPr>
        <w:tc>
          <w:tcPr>
            <w:tcW w:w="2190" w:type="dxa"/>
            <w:tcBorders>
              <w:left w:val="single" w:sz="8" w:space="0" w:color="000000"/>
              <w:bottom w:val="single" w:sz="8" w:space="0" w:color="000000"/>
              <w:right w:val="single" w:sz="8" w:space="0" w:color="000000"/>
            </w:tcBorders>
          </w:tcPr>
          <w:p w14:paraId="7CD1E655" w14:textId="77777777" w:rsidR="00AF47AB" w:rsidRDefault="00AF47AB" w:rsidP="00AF47AB">
            <w:pPr>
              <w:spacing w:before="240"/>
              <w:jc w:val="left"/>
            </w:pPr>
            <w:r>
              <w:t>Limited access to safe water &amp; sanitation</w:t>
            </w:r>
          </w:p>
        </w:tc>
        <w:tc>
          <w:tcPr>
            <w:tcW w:w="1304" w:type="dxa"/>
            <w:tcBorders>
              <w:bottom w:val="single" w:sz="8" w:space="0" w:color="000000"/>
              <w:right w:val="single" w:sz="8" w:space="0" w:color="000000"/>
            </w:tcBorders>
          </w:tcPr>
          <w:p w14:paraId="1B7E54F9" w14:textId="77777777" w:rsidR="00AF47AB" w:rsidRDefault="00AF47AB" w:rsidP="00AF47AB">
            <w:pPr>
              <w:spacing w:before="240"/>
            </w:pPr>
            <w:r>
              <w:t xml:space="preserve"> </w:t>
            </w:r>
          </w:p>
        </w:tc>
        <w:tc>
          <w:tcPr>
            <w:tcW w:w="1320" w:type="dxa"/>
            <w:tcBorders>
              <w:bottom w:val="single" w:sz="8" w:space="0" w:color="000000"/>
              <w:right w:val="single" w:sz="8" w:space="0" w:color="000000"/>
            </w:tcBorders>
          </w:tcPr>
          <w:p w14:paraId="588EA54E" w14:textId="304584E0" w:rsidR="00AF47AB" w:rsidRDefault="00AF47AB" w:rsidP="00AF47AB">
            <w:pPr>
              <w:spacing w:before="240"/>
            </w:pPr>
            <w:r w:rsidRPr="00B837A6">
              <w:t>0</w:t>
            </w:r>
          </w:p>
        </w:tc>
        <w:tc>
          <w:tcPr>
            <w:tcW w:w="1530" w:type="dxa"/>
            <w:tcBorders>
              <w:bottom w:val="single" w:sz="8" w:space="0" w:color="000000"/>
              <w:right w:val="single" w:sz="8" w:space="0" w:color="000000"/>
            </w:tcBorders>
          </w:tcPr>
          <w:p w14:paraId="73687ACC" w14:textId="64E0373E" w:rsidR="00AF47AB" w:rsidRDefault="00AF47AB" w:rsidP="00AF47AB">
            <w:pPr>
              <w:spacing w:before="240"/>
            </w:pPr>
            <w:r w:rsidRPr="00B837A6">
              <w:t>0</w:t>
            </w:r>
          </w:p>
        </w:tc>
        <w:tc>
          <w:tcPr>
            <w:tcW w:w="2326" w:type="dxa"/>
            <w:tcBorders>
              <w:bottom w:val="single" w:sz="8" w:space="0" w:color="000000"/>
              <w:right w:val="single" w:sz="8" w:space="0" w:color="000000"/>
            </w:tcBorders>
          </w:tcPr>
          <w:p w14:paraId="0A3BDFAB" w14:textId="77777777" w:rsidR="00AF47AB" w:rsidRDefault="00AF47AB" w:rsidP="00AF47AB">
            <w:pPr>
              <w:spacing w:before="240"/>
            </w:pPr>
            <w:r>
              <w:t xml:space="preserve"> LOW</w:t>
            </w:r>
          </w:p>
        </w:tc>
      </w:tr>
    </w:tbl>
    <w:p w14:paraId="490F1A56" w14:textId="77777777" w:rsidR="00C923D8" w:rsidRDefault="00C923D8">
      <w:pPr>
        <w:sectPr w:rsidR="00C923D8">
          <w:headerReference w:type="default" r:id="rId28"/>
          <w:footerReference w:type="default" r:id="rId29"/>
          <w:pgSz w:w="11906" w:h="16838"/>
          <w:pgMar w:top="1440" w:right="1274" w:bottom="1440" w:left="1440" w:header="708" w:footer="708" w:gutter="0"/>
          <w:cols w:space="720"/>
        </w:sectPr>
      </w:pPr>
    </w:p>
    <w:p w14:paraId="63722E7B" w14:textId="77777777" w:rsidR="00C923D8" w:rsidRDefault="009B6B2F">
      <w:pPr>
        <w:pStyle w:val="Heading1"/>
        <w:numPr>
          <w:ilvl w:val="0"/>
          <w:numId w:val="1"/>
        </w:numPr>
        <w:tabs>
          <w:tab w:val="left" w:pos="0"/>
        </w:tabs>
        <w:jc w:val="center"/>
      </w:pPr>
      <w:bookmarkStart w:id="54" w:name="_bzpf3418ycig" w:colFirst="0" w:colLast="0"/>
      <w:bookmarkEnd w:id="54"/>
      <w:r>
        <w:lastRenderedPageBreak/>
        <w:t xml:space="preserve">  </w:t>
      </w:r>
      <w:r>
        <w:rPr>
          <w:color w:val="000000"/>
        </w:rPr>
        <w:t>EPIDEMIOLOGICAL TRENDS (2021–2025)</w:t>
      </w:r>
    </w:p>
    <w:p w14:paraId="2E6E0B56" w14:textId="77777777" w:rsidR="00C923D8" w:rsidRDefault="00C923D8"/>
    <w:p w14:paraId="4EB5B63C" w14:textId="77777777" w:rsidR="00C923D8" w:rsidRDefault="009B6B2F">
      <w:r>
        <w:t>Disease surveillance is the systematic collection, analysis, and interpretation of health data for planning, implementation, and evaluation of public health practice. This section presents the disease surveillance profile of the LSGI based on routine reporting systems and outbreak investigations to identify priority diseases, seasonal patterns, and emerging public health threats.</w:t>
      </w:r>
    </w:p>
    <w:p w14:paraId="2C1D0D64" w14:textId="77777777" w:rsidR="00C923D8" w:rsidRDefault="00C923D8"/>
    <w:p w14:paraId="719776E3" w14:textId="77777777" w:rsidR="00C923D8" w:rsidRDefault="009B6B2F">
      <w:pPr>
        <w:pStyle w:val="Heading2"/>
        <w:numPr>
          <w:ilvl w:val="1"/>
          <w:numId w:val="1"/>
        </w:numPr>
        <w:tabs>
          <w:tab w:val="left" w:pos="0"/>
        </w:tabs>
      </w:pPr>
      <w:bookmarkStart w:id="55" w:name="_2v7j1g86lt5d" w:colFirst="0" w:colLast="0"/>
      <w:bookmarkEnd w:id="55"/>
      <w:r>
        <w:t>Disease Burden among human beings(Last 5 Years)</w:t>
      </w:r>
    </w:p>
    <w:p w14:paraId="5AB8E031" w14:textId="77777777" w:rsidR="00C923D8" w:rsidRDefault="009B6B2F">
      <w:r>
        <w:t>Analysis of disease-wise data for the last five years helps identify persistent public health problems, emerging diseases, and changes in disease burden. This information supports prioritization of prevention, preparedness, and response activities at the Panchayat level.</w:t>
      </w:r>
    </w:p>
    <w:p w14:paraId="017DB037" w14:textId="77777777" w:rsidR="00C923D8" w:rsidRDefault="00C923D8"/>
    <w:tbl>
      <w:tblPr>
        <w:tblStyle w:val="afa"/>
        <w:tblW w:w="9945"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1710"/>
        <w:gridCol w:w="1081"/>
        <w:gridCol w:w="1080"/>
        <w:gridCol w:w="1080"/>
        <w:gridCol w:w="1080"/>
        <w:gridCol w:w="1080"/>
        <w:gridCol w:w="1080"/>
        <w:gridCol w:w="1754"/>
      </w:tblGrid>
      <w:tr w:rsidR="00C923D8" w14:paraId="2DA88B5B" w14:textId="77777777">
        <w:trPr>
          <w:trHeight w:val="1665"/>
        </w:trPr>
        <w:tc>
          <w:tcPr>
            <w:tcW w:w="1710" w:type="dxa"/>
            <w:tcBorders>
              <w:top w:val="single" w:sz="8" w:space="0" w:color="DDDDDD"/>
              <w:left w:val="single" w:sz="8" w:space="0" w:color="DDDDDD"/>
              <w:bottom w:val="single" w:sz="8" w:space="0" w:color="DDDDDD"/>
              <w:right w:val="single" w:sz="8" w:space="0" w:color="DDDDDD"/>
            </w:tcBorders>
            <w:shd w:val="clear" w:color="auto" w:fill="F2F2F2"/>
          </w:tcPr>
          <w:p w14:paraId="4DDDDD7C" w14:textId="77777777" w:rsidR="00C923D8" w:rsidRDefault="009B6B2F">
            <w:r>
              <w:rPr>
                <w:rFonts w:ascii="Arial" w:eastAsia="Arial" w:hAnsi="Arial" w:cs="Arial"/>
                <w:b/>
                <w:bCs/>
              </w:rPr>
              <w:t>Disease</w:t>
            </w:r>
          </w:p>
        </w:tc>
        <w:tc>
          <w:tcPr>
            <w:tcW w:w="1081" w:type="dxa"/>
            <w:tcBorders>
              <w:top w:val="single" w:sz="8" w:space="0" w:color="DDDDDD"/>
              <w:left w:val="single" w:sz="8" w:space="0" w:color="DDDDDD"/>
              <w:bottom w:val="single" w:sz="8" w:space="0" w:color="DDDDDD"/>
              <w:right w:val="single" w:sz="8" w:space="0" w:color="DDDDDD"/>
            </w:tcBorders>
            <w:shd w:val="clear" w:color="auto" w:fill="F2F2F2"/>
          </w:tcPr>
          <w:p w14:paraId="5386BE08" w14:textId="77777777" w:rsidR="00C923D8" w:rsidRDefault="009B6B2F">
            <w:r>
              <w:rPr>
                <w:rFonts w:ascii="Arial" w:eastAsia="Arial" w:hAnsi="Arial" w:cs="Arial"/>
                <w:b/>
                <w:bCs/>
              </w:rPr>
              <w:t>2021</w:t>
            </w:r>
          </w:p>
        </w:tc>
        <w:tc>
          <w:tcPr>
            <w:tcW w:w="1080" w:type="dxa"/>
            <w:tcBorders>
              <w:top w:val="single" w:sz="8" w:space="0" w:color="DDDDDD"/>
              <w:left w:val="single" w:sz="8" w:space="0" w:color="DDDDDD"/>
              <w:bottom w:val="single" w:sz="8" w:space="0" w:color="DDDDDD"/>
              <w:right w:val="single" w:sz="8" w:space="0" w:color="DDDDDD"/>
            </w:tcBorders>
            <w:shd w:val="clear" w:color="auto" w:fill="F2F2F2"/>
          </w:tcPr>
          <w:p w14:paraId="733511FE" w14:textId="77777777" w:rsidR="00C923D8" w:rsidRDefault="009B6B2F">
            <w:r>
              <w:rPr>
                <w:rFonts w:ascii="Arial" w:eastAsia="Arial" w:hAnsi="Arial" w:cs="Arial"/>
                <w:b/>
                <w:bCs/>
              </w:rPr>
              <w:t>2022</w:t>
            </w:r>
          </w:p>
        </w:tc>
        <w:tc>
          <w:tcPr>
            <w:tcW w:w="1080" w:type="dxa"/>
            <w:tcBorders>
              <w:top w:val="single" w:sz="8" w:space="0" w:color="DDDDDD"/>
              <w:left w:val="single" w:sz="8" w:space="0" w:color="DDDDDD"/>
              <w:bottom w:val="single" w:sz="8" w:space="0" w:color="DDDDDD"/>
              <w:right w:val="single" w:sz="8" w:space="0" w:color="DDDDDD"/>
            </w:tcBorders>
            <w:shd w:val="clear" w:color="auto" w:fill="F2F2F2"/>
          </w:tcPr>
          <w:p w14:paraId="56003C5A" w14:textId="77777777" w:rsidR="00C923D8" w:rsidRDefault="009B6B2F">
            <w:r>
              <w:rPr>
                <w:rFonts w:ascii="Arial" w:eastAsia="Arial" w:hAnsi="Arial" w:cs="Arial"/>
                <w:b/>
                <w:bCs/>
              </w:rPr>
              <w:t>2023</w:t>
            </w:r>
          </w:p>
        </w:tc>
        <w:tc>
          <w:tcPr>
            <w:tcW w:w="1080" w:type="dxa"/>
            <w:tcBorders>
              <w:top w:val="single" w:sz="8" w:space="0" w:color="DDDDDD"/>
              <w:left w:val="single" w:sz="8" w:space="0" w:color="DDDDDD"/>
              <w:bottom w:val="single" w:sz="8" w:space="0" w:color="DDDDDD"/>
              <w:right w:val="single" w:sz="8" w:space="0" w:color="DDDDDD"/>
            </w:tcBorders>
            <w:shd w:val="clear" w:color="auto" w:fill="F2F2F2"/>
          </w:tcPr>
          <w:p w14:paraId="621824EE" w14:textId="77777777" w:rsidR="00C923D8" w:rsidRDefault="009B6B2F">
            <w:r>
              <w:rPr>
                <w:rFonts w:ascii="Arial" w:eastAsia="Arial" w:hAnsi="Arial" w:cs="Arial"/>
                <w:b/>
                <w:bCs/>
              </w:rPr>
              <w:t>2024</w:t>
            </w:r>
          </w:p>
        </w:tc>
        <w:tc>
          <w:tcPr>
            <w:tcW w:w="1080" w:type="dxa"/>
            <w:tcBorders>
              <w:top w:val="single" w:sz="8" w:space="0" w:color="DDDDDD"/>
              <w:left w:val="single" w:sz="8" w:space="0" w:color="DDDDDD"/>
              <w:bottom w:val="single" w:sz="8" w:space="0" w:color="DDDDDD"/>
              <w:right w:val="single" w:sz="8" w:space="0" w:color="DDDDDD"/>
            </w:tcBorders>
            <w:shd w:val="clear" w:color="auto" w:fill="F2F2F2"/>
          </w:tcPr>
          <w:p w14:paraId="534DAF4D" w14:textId="77777777" w:rsidR="00C923D8" w:rsidRDefault="009B6B2F">
            <w:r>
              <w:rPr>
                <w:rFonts w:ascii="Arial" w:eastAsia="Arial" w:hAnsi="Arial" w:cs="Arial"/>
                <w:b/>
                <w:bCs/>
              </w:rPr>
              <w:t>2025</w:t>
            </w:r>
          </w:p>
        </w:tc>
        <w:tc>
          <w:tcPr>
            <w:tcW w:w="1080" w:type="dxa"/>
            <w:tcBorders>
              <w:top w:val="single" w:sz="8" w:space="0" w:color="DDDDDD"/>
              <w:left w:val="single" w:sz="8" w:space="0" w:color="DDDDDD"/>
              <w:bottom w:val="single" w:sz="8" w:space="0" w:color="DDDDDD"/>
              <w:right w:val="single" w:sz="8" w:space="0" w:color="DDDDDD"/>
            </w:tcBorders>
            <w:shd w:val="clear" w:color="auto" w:fill="F2F2F2"/>
          </w:tcPr>
          <w:p w14:paraId="664B0BF0" w14:textId="77777777" w:rsidR="00C923D8" w:rsidRDefault="009B6B2F">
            <w:r>
              <w:rPr>
                <w:rFonts w:ascii="Arial" w:eastAsia="Arial" w:hAnsi="Arial" w:cs="Arial"/>
                <w:b/>
                <w:bCs/>
              </w:rPr>
              <w:t>5-Year Total</w:t>
            </w:r>
          </w:p>
        </w:tc>
        <w:tc>
          <w:tcPr>
            <w:tcW w:w="1754" w:type="dxa"/>
            <w:tcBorders>
              <w:top w:val="single" w:sz="8" w:space="0" w:color="DDDDDD"/>
              <w:left w:val="single" w:sz="8" w:space="0" w:color="DDDDDD"/>
              <w:bottom w:val="single" w:sz="8" w:space="0" w:color="DDDDDD"/>
              <w:right w:val="single" w:sz="8" w:space="0" w:color="DDDDDD"/>
            </w:tcBorders>
            <w:shd w:val="clear" w:color="auto" w:fill="F2F2F2"/>
          </w:tcPr>
          <w:p w14:paraId="6815F6C3" w14:textId="77777777" w:rsidR="00C923D8" w:rsidRDefault="009B6B2F">
            <w:r>
              <w:rPr>
                <w:rFonts w:ascii="Arial" w:eastAsia="Arial" w:hAnsi="Arial" w:cs="Arial"/>
                <w:b/>
                <w:bCs/>
              </w:rPr>
              <w:t>Trend (Increasing/Stable/Decreasing)</w:t>
            </w:r>
          </w:p>
        </w:tc>
      </w:tr>
      <w:tr w:rsidR="00C923D8" w14:paraId="7887DA40"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35F6E6D8" w14:textId="77777777" w:rsidR="00C923D8" w:rsidRDefault="009B6B2F">
            <w:r>
              <w:rPr>
                <w:rFonts w:ascii="Arial" w:eastAsia="Arial" w:hAnsi="Arial" w:cs="Arial"/>
              </w:rPr>
              <w:t>Dengue</w:t>
            </w:r>
          </w:p>
        </w:tc>
        <w:tc>
          <w:tcPr>
            <w:tcW w:w="1081" w:type="dxa"/>
            <w:tcBorders>
              <w:top w:val="single" w:sz="8" w:space="0" w:color="DDDDDD"/>
              <w:left w:val="single" w:sz="8" w:space="0" w:color="DDDDDD"/>
              <w:bottom w:val="single" w:sz="8" w:space="0" w:color="DDDDDD"/>
              <w:right w:val="single" w:sz="8" w:space="0" w:color="DDDDDD"/>
            </w:tcBorders>
          </w:tcPr>
          <w:p w14:paraId="5C02BC91" w14:textId="77777777" w:rsidR="00C923D8" w:rsidRDefault="009B6B2F">
            <w:pPr>
              <w:rPr>
                <w:rFonts w:ascii="Arial" w:eastAsia="Arial" w:hAnsi="Arial" w:cs="Arial"/>
              </w:rPr>
            </w:pPr>
            <w:r>
              <w:rPr>
                <w:rFonts w:ascii="Arial" w:eastAsia="Arial" w:hAnsi="Arial" w:cs="Arial"/>
              </w:rPr>
              <w:t>1</w:t>
            </w:r>
          </w:p>
        </w:tc>
        <w:tc>
          <w:tcPr>
            <w:tcW w:w="1080" w:type="dxa"/>
            <w:tcBorders>
              <w:top w:val="single" w:sz="8" w:space="0" w:color="DDDDDD"/>
              <w:left w:val="single" w:sz="8" w:space="0" w:color="DDDDDD"/>
              <w:bottom w:val="single" w:sz="8" w:space="0" w:color="DDDDDD"/>
              <w:right w:val="single" w:sz="8" w:space="0" w:color="DDDDDD"/>
            </w:tcBorders>
          </w:tcPr>
          <w:p w14:paraId="7008E72E" w14:textId="77777777" w:rsidR="00C923D8" w:rsidRDefault="009B6B2F">
            <w:pPr>
              <w:rPr>
                <w:rFonts w:ascii="Arial" w:eastAsia="Arial" w:hAnsi="Arial" w:cs="Arial"/>
              </w:rPr>
            </w:pPr>
            <w:r>
              <w:rPr>
                <w:rFonts w:ascii="Arial" w:eastAsia="Arial" w:hAnsi="Arial" w:cs="Arial"/>
              </w:rPr>
              <w:t>3</w:t>
            </w:r>
          </w:p>
        </w:tc>
        <w:tc>
          <w:tcPr>
            <w:tcW w:w="1080" w:type="dxa"/>
            <w:tcBorders>
              <w:top w:val="single" w:sz="8" w:space="0" w:color="DDDDDD"/>
              <w:left w:val="single" w:sz="8" w:space="0" w:color="DDDDDD"/>
              <w:bottom w:val="single" w:sz="8" w:space="0" w:color="DDDDDD"/>
              <w:right w:val="single" w:sz="8" w:space="0" w:color="DDDDDD"/>
            </w:tcBorders>
          </w:tcPr>
          <w:p w14:paraId="2099CE1E" w14:textId="77777777" w:rsidR="00C923D8" w:rsidRDefault="009B6B2F">
            <w:r>
              <w:rPr>
                <w:rFonts w:ascii="Arial" w:eastAsia="Arial" w:hAnsi="Arial" w:cs="Arial"/>
              </w:rPr>
              <w:t>11</w:t>
            </w:r>
          </w:p>
        </w:tc>
        <w:tc>
          <w:tcPr>
            <w:tcW w:w="1080" w:type="dxa"/>
            <w:tcBorders>
              <w:top w:val="single" w:sz="8" w:space="0" w:color="DDDDDD"/>
              <w:left w:val="single" w:sz="8" w:space="0" w:color="DDDDDD"/>
              <w:bottom w:val="single" w:sz="8" w:space="0" w:color="DDDDDD"/>
              <w:right w:val="single" w:sz="8" w:space="0" w:color="DDDDDD"/>
            </w:tcBorders>
          </w:tcPr>
          <w:p w14:paraId="478518DC" w14:textId="77777777" w:rsidR="00C923D8" w:rsidRDefault="009B6B2F">
            <w:r>
              <w:rPr>
                <w:rFonts w:ascii="Arial" w:eastAsia="Arial" w:hAnsi="Arial" w:cs="Arial"/>
              </w:rPr>
              <w:t>10</w:t>
            </w:r>
          </w:p>
        </w:tc>
        <w:tc>
          <w:tcPr>
            <w:tcW w:w="1080" w:type="dxa"/>
            <w:tcBorders>
              <w:top w:val="single" w:sz="8" w:space="0" w:color="DDDDDD"/>
              <w:left w:val="single" w:sz="8" w:space="0" w:color="DDDDDD"/>
              <w:bottom w:val="single" w:sz="8" w:space="0" w:color="DDDDDD"/>
              <w:right w:val="single" w:sz="8" w:space="0" w:color="DDDDDD"/>
            </w:tcBorders>
          </w:tcPr>
          <w:p w14:paraId="58178018" w14:textId="77777777" w:rsidR="00C923D8" w:rsidRDefault="009B6B2F">
            <w:r>
              <w:rPr>
                <w:rFonts w:ascii="Arial" w:eastAsia="Arial" w:hAnsi="Arial" w:cs="Arial"/>
              </w:rPr>
              <w:t>2</w:t>
            </w:r>
          </w:p>
        </w:tc>
        <w:tc>
          <w:tcPr>
            <w:tcW w:w="1080" w:type="dxa"/>
            <w:tcBorders>
              <w:top w:val="single" w:sz="8" w:space="0" w:color="DDDDDD"/>
              <w:left w:val="single" w:sz="8" w:space="0" w:color="DDDDDD"/>
              <w:bottom w:val="single" w:sz="8" w:space="0" w:color="DDDDDD"/>
              <w:right w:val="single" w:sz="8" w:space="0" w:color="DDDDDD"/>
            </w:tcBorders>
          </w:tcPr>
          <w:p w14:paraId="189A0033" w14:textId="77777777" w:rsidR="00C923D8" w:rsidRDefault="009B6B2F">
            <w:pPr>
              <w:rPr>
                <w:rFonts w:ascii="Arial" w:eastAsia="Arial" w:hAnsi="Arial" w:cs="Arial"/>
              </w:rPr>
            </w:pPr>
            <w:r>
              <w:rPr>
                <w:rFonts w:ascii="Arial" w:eastAsia="Arial" w:hAnsi="Arial" w:cs="Arial"/>
              </w:rPr>
              <w:t>27</w:t>
            </w:r>
          </w:p>
        </w:tc>
        <w:tc>
          <w:tcPr>
            <w:tcW w:w="1754" w:type="dxa"/>
            <w:tcBorders>
              <w:top w:val="single" w:sz="8" w:space="0" w:color="DDDDDD"/>
              <w:left w:val="single" w:sz="8" w:space="0" w:color="DDDDDD"/>
              <w:bottom w:val="single" w:sz="8" w:space="0" w:color="DDDDDD"/>
              <w:right w:val="single" w:sz="8" w:space="0" w:color="DDDDDD"/>
            </w:tcBorders>
          </w:tcPr>
          <w:p w14:paraId="67065215" w14:textId="77777777" w:rsidR="00C923D8" w:rsidRDefault="009B6B2F">
            <w:pPr>
              <w:rPr>
                <w:rFonts w:ascii="Arial" w:eastAsia="Arial" w:hAnsi="Arial" w:cs="Arial"/>
              </w:rPr>
            </w:pPr>
            <w:r>
              <w:rPr>
                <w:rFonts w:ascii="Arial" w:eastAsia="Arial" w:hAnsi="Arial" w:cs="Arial"/>
              </w:rPr>
              <w:t>Decreasing</w:t>
            </w:r>
          </w:p>
        </w:tc>
      </w:tr>
      <w:tr w:rsidR="00C923D8" w14:paraId="06EBA281"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0ECCB54D" w14:textId="77777777" w:rsidR="00C923D8" w:rsidRDefault="009B6B2F">
            <w:r>
              <w:rPr>
                <w:rFonts w:ascii="Arial" w:eastAsia="Arial" w:hAnsi="Arial" w:cs="Arial"/>
              </w:rPr>
              <w:t>Leptospirosis</w:t>
            </w:r>
          </w:p>
        </w:tc>
        <w:tc>
          <w:tcPr>
            <w:tcW w:w="1081" w:type="dxa"/>
            <w:tcBorders>
              <w:top w:val="single" w:sz="8" w:space="0" w:color="DDDDDD"/>
              <w:left w:val="single" w:sz="8" w:space="0" w:color="DDDDDD"/>
              <w:bottom w:val="single" w:sz="8" w:space="0" w:color="DDDDDD"/>
              <w:right w:val="single" w:sz="8" w:space="0" w:color="DDDDDD"/>
            </w:tcBorders>
          </w:tcPr>
          <w:p w14:paraId="5E53FBC0" w14:textId="77777777" w:rsidR="00C923D8" w:rsidRDefault="009B6B2F">
            <w:pPr>
              <w:rPr>
                <w:rFonts w:ascii="Arial" w:eastAsia="Arial" w:hAnsi="Arial" w:cs="Arial"/>
              </w:rPr>
            </w:pPr>
            <w:r>
              <w:rPr>
                <w:rFonts w:ascii="Arial" w:eastAsia="Arial" w:hAnsi="Arial" w:cs="Arial"/>
              </w:rPr>
              <w:t>1</w:t>
            </w:r>
          </w:p>
        </w:tc>
        <w:tc>
          <w:tcPr>
            <w:tcW w:w="1080" w:type="dxa"/>
            <w:tcBorders>
              <w:top w:val="single" w:sz="8" w:space="0" w:color="DDDDDD"/>
              <w:left w:val="single" w:sz="8" w:space="0" w:color="DDDDDD"/>
              <w:bottom w:val="single" w:sz="8" w:space="0" w:color="DDDDDD"/>
              <w:right w:val="single" w:sz="8" w:space="0" w:color="DDDDDD"/>
            </w:tcBorders>
          </w:tcPr>
          <w:p w14:paraId="56EDD81B"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D885819" w14:textId="77777777" w:rsidR="00C923D8" w:rsidRDefault="009B6B2F">
            <w:pPr>
              <w:rPr>
                <w:rFonts w:ascii="Arial" w:eastAsia="Arial" w:hAnsi="Arial" w:cs="Arial"/>
              </w:rPr>
            </w:pPr>
            <w:r>
              <w:rPr>
                <w:rFonts w:ascii="Arial" w:eastAsia="Arial" w:hAnsi="Arial" w:cs="Arial"/>
              </w:rPr>
              <w:t>1</w:t>
            </w:r>
          </w:p>
        </w:tc>
        <w:tc>
          <w:tcPr>
            <w:tcW w:w="1080" w:type="dxa"/>
            <w:tcBorders>
              <w:top w:val="single" w:sz="8" w:space="0" w:color="DDDDDD"/>
              <w:left w:val="single" w:sz="8" w:space="0" w:color="DDDDDD"/>
              <w:bottom w:val="single" w:sz="8" w:space="0" w:color="DDDDDD"/>
              <w:right w:val="single" w:sz="8" w:space="0" w:color="DDDDDD"/>
            </w:tcBorders>
          </w:tcPr>
          <w:p w14:paraId="72A8C48B"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4F89064D"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56C390E9" w14:textId="77777777" w:rsidR="00C923D8" w:rsidRDefault="009B6B2F">
            <w:pPr>
              <w:rPr>
                <w:rFonts w:ascii="Arial" w:eastAsia="Arial" w:hAnsi="Arial" w:cs="Arial"/>
              </w:rPr>
            </w:pPr>
            <w:r>
              <w:rPr>
                <w:rFonts w:ascii="Arial" w:eastAsia="Arial" w:hAnsi="Arial" w:cs="Arial"/>
              </w:rPr>
              <w:t>2</w:t>
            </w:r>
          </w:p>
        </w:tc>
        <w:tc>
          <w:tcPr>
            <w:tcW w:w="1754" w:type="dxa"/>
            <w:tcBorders>
              <w:top w:val="single" w:sz="8" w:space="0" w:color="DDDDDD"/>
              <w:left w:val="single" w:sz="8" w:space="0" w:color="DDDDDD"/>
              <w:bottom w:val="single" w:sz="8" w:space="0" w:color="DDDDDD"/>
              <w:right w:val="single" w:sz="8" w:space="0" w:color="DDDDDD"/>
            </w:tcBorders>
          </w:tcPr>
          <w:p w14:paraId="279B2BCA" w14:textId="77777777" w:rsidR="00C923D8" w:rsidRDefault="009B6B2F">
            <w:pPr>
              <w:rPr>
                <w:rFonts w:ascii="Arial" w:eastAsia="Arial" w:hAnsi="Arial" w:cs="Arial"/>
              </w:rPr>
            </w:pPr>
            <w:r>
              <w:rPr>
                <w:rFonts w:ascii="Arial" w:eastAsia="Arial" w:hAnsi="Arial" w:cs="Arial"/>
              </w:rPr>
              <w:t xml:space="preserve">Stable </w:t>
            </w:r>
          </w:p>
        </w:tc>
      </w:tr>
      <w:tr w:rsidR="00C923D8" w14:paraId="4D7E0C7E"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18C5D23B" w14:textId="77777777" w:rsidR="00C923D8" w:rsidRDefault="009B6B2F">
            <w:r>
              <w:rPr>
                <w:rFonts w:ascii="Arial" w:eastAsia="Arial" w:hAnsi="Arial" w:cs="Arial"/>
              </w:rPr>
              <w:t>Hepatitis A</w:t>
            </w:r>
          </w:p>
        </w:tc>
        <w:tc>
          <w:tcPr>
            <w:tcW w:w="1081" w:type="dxa"/>
            <w:tcBorders>
              <w:top w:val="single" w:sz="8" w:space="0" w:color="DDDDDD"/>
              <w:left w:val="single" w:sz="8" w:space="0" w:color="DDDDDD"/>
              <w:bottom w:val="single" w:sz="8" w:space="0" w:color="DDDDDD"/>
              <w:right w:val="single" w:sz="8" w:space="0" w:color="DDDDDD"/>
            </w:tcBorders>
          </w:tcPr>
          <w:p w14:paraId="781EF114"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56138FB0"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477C43DB"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0543F823"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1B930672" w14:textId="77777777" w:rsidR="00C923D8" w:rsidRDefault="009B6B2F">
            <w:pPr>
              <w:rPr>
                <w:rFonts w:ascii="Arial" w:eastAsia="Arial" w:hAnsi="Arial" w:cs="Arial"/>
              </w:rPr>
            </w:pPr>
            <w:r>
              <w:rPr>
                <w:rFonts w:ascii="Arial" w:eastAsia="Arial" w:hAnsi="Arial" w:cs="Arial"/>
              </w:rPr>
              <w:t>1</w:t>
            </w:r>
          </w:p>
        </w:tc>
        <w:tc>
          <w:tcPr>
            <w:tcW w:w="1080" w:type="dxa"/>
            <w:tcBorders>
              <w:top w:val="single" w:sz="8" w:space="0" w:color="DDDDDD"/>
              <w:left w:val="single" w:sz="8" w:space="0" w:color="DDDDDD"/>
              <w:bottom w:val="single" w:sz="8" w:space="0" w:color="DDDDDD"/>
              <w:right w:val="single" w:sz="8" w:space="0" w:color="DDDDDD"/>
            </w:tcBorders>
          </w:tcPr>
          <w:p w14:paraId="726B11F0" w14:textId="77777777" w:rsidR="00C923D8" w:rsidRDefault="009B6B2F">
            <w:pPr>
              <w:rPr>
                <w:rFonts w:ascii="Arial" w:eastAsia="Arial" w:hAnsi="Arial" w:cs="Arial"/>
              </w:rPr>
            </w:pPr>
            <w:r>
              <w:rPr>
                <w:rFonts w:ascii="Arial" w:eastAsia="Arial" w:hAnsi="Arial" w:cs="Arial"/>
              </w:rPr>
              <w:t>1</w:t>
            </w:r>
          </w:p>
        </w:tc>
        <w:tc>
          <w:tcPr>
            <w:tcW w:w="1754" w:type="dxa"/>
            <w:tcBorders>
              <w:top w:val="single" w:sz="8" w:space="0" w:color="DDDDDD"/>
              <w:left w:val="single" w:sz="8" w:space="0" w:color="DDDDDD"/>
              <w:bottom w:val="single" w:sz="8" w:space="0" w:color="DDDDDD"/>
              <w:right w:val="single" w:sz="8" w:space="0" w:color="DDDDDD"/>
            </w:tcBorders>
          </w:tcPr>
          <w:p w14:paraId="109C0BD1" w14:textId="77777777" w:rsidR="00C923D8" w:rsidRDefault="009B6B2F">
            <w:pPr>
              <w:rPr>
                <w:rFonts w:ascii="Arial" w:eastAsia="Arial" w:hAnsi="Arial" w:cs="Arial"/>
              </w:rPr>
            </w:pPr>
            <w:r>
              <w:rPr>
                <w:rFonts w:ascii="Arial" w:eastAsia="Arial" w:hAnsi="Arial" w:cs="Arial"/>
              </w:rPr>
              <w:t xml:space="preserve">Stable </w:t>
            </w:r>
          </w:p>
        </w:tc>
      </w:tr>
      <w:tr w:rsidR="00C923D8" w14:paraId="5FC28669"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77B2271F" w14:textId="77777777" w:rsidR="00C923D8" w:rsidRDefault="009B6B2F">
            <w:r>
              <w:rPr>
                <w:rFonts w:ascii="Arial" w:eastAsia="Arial" w:hAnsi="Arial" w:cs="Arial"/>
              </w:rPr>
              <w:t>Malaria</w:t>
            </w:r>
          </w:p>
        </w:tc>
        <w:tc>
          <w:tcPr>
            <w:tcW w:w="1081" w:type="dxa"/>
            <w:tcBorders>
              <w:top w:val="single" w:sz="8" w:space="0" w:color="DDDDDD"/>
              <w:left w:val="single" w:sz="8" w:space="0" w:color="DDDDDD"/>
              <w:bottom w:val="single" w:sz="8" w:space="0" w:color="DDDDDD"/>
              <w:right w:val="single" w:sz="8" w:space="0" w:color="DDDDDD"/>
            </w:tcBorders>
          </w:tcPr>
          <w:p w14:paraId="0893B8F1"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62A9F96" w14:textId="77777777" w:rsidR="00C923D8" w:rsidRDefault="009B6B2F">
            <w:pPr>
              <w:rPr>
                <w:rFonts w:ascii="Arial" w:eastAsia="Arial" w:hAnsi="Arial" w:cs="Arial"/>
              </w:rPr>
            </w:pPr>
            <w:r>
              <w:rPr>
                <w:rFonts w:ascii="Arial" w:eastAsia="Arial" w:hAnsi="Arial" w:cs="Arial"/>
              </w:rPr>
              <w:t>1</w:t>
            </w:r>
          </w:p>
        </w:tc>
        <w:tc>
          <w:tcPr>
            <w:tcW w:w="1080" w:type="dxa"/>
            <w:tcBorders>
              <w:top w:val="single" w:sz="8" w:space="0" w:color="DDDDDD"/>
              <w:left w:val="single" w:sz="8" w:space="0" w:color="DDDDDD"/>
              <w:bottom w:val="single" w:sz="8" w:space="0" w:color="DDDDDD"/>
              <w:right w:val="single" w:sz="8" w:space="0" w:color="DDDDDD"/>
            </w:tcBorders>
          </w:tcPr>
          <w:p w14:paraId="4C391382"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44AE5025"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6E458730"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C601DEA" w14:textId="77777777" w:rsidR="00C923D8" w:rsidRDefault="009B6B2F">
            <w:pPr>
              <w:rPr>
                <w:rFonts w:ascii="Arial" w:eastAsia="Arial" w:hAnsi="Arial" w:cs="Arial"/>
              </w:rPr>
            </w:pPr>
            <w:r>
              <w:rPr>
                <w:rFonts w:ascii="Arial" w:eastAsia="Arial" w:hAnsi="Arial" w:cs="Arial"/>
              </w:rPr>
              <w:t>1</w:t>
            </w:r>
          </w:p>
        </w:tc>
        <w:tc>
          <w:tcPr>
            <w:tcW w:w="1754" w:type="dxa"/>
            <w:tcBorders>
              <w:top w:val="single" w:sz="8" w:space="0" w:color="DDDDDD"/>
              <w:left w:val="single" w:sz="8" w:space="0" w:color="DDDDDD"/>
              <w:bottom w:val="single" w:sz="8" w:space="0" w:color="DDDDDD"/>
              <w:right w:val="single" w:sz="8" w:space="0" w:color="DDDDDD"/>
            </w:tcBorders>
          </w:tcPr>
          <w:p w14:paraId="0E68A65A" w14:textId="77777777" w:rsidR="00C923D8" w:rsidRDefault="009B6B2F">
            <w:pPr>
              <w:rPr>
                <w:rFonts w:ascii="Arial" w:eastAsia="Arial" w:hAnsi="Arial" w:cs="Arial"/>
              </w:rPr>
            </w:pPr>
            <w:r>
              <w:rPr>
                <w:rFonts w:ascii="Arial" w:eastAsia="Arial" w:hAnsi="Arial" w:cs="Arial"/>
              </w:rPr>
              <w:t>Stable</w:t>
            </w:r>
          </w:p>
        </w:tc>
      </w:tr>
      <w:tr w:rsidR="00C923D8" w14:paraId="3D227245"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44AB616E" w14:textId="77777777" w:rsidR="00C923D8" w:rsidRDefault="009B6B2F">
            <w:r>
              <w:rPr>
                <w:rFonts w:ascii="Arial" w:eastAsia="Arial" w:hAnsi="Arial" w:cs="Arial"/>
              </w:rPr>
              <w:t>Scrub Typhus</w:t>
            </w:r>
          </w:p>
        </w:tc>
        <w:tc>
          <w:tcPr>
            <w:tcW w:w="1081" w:type="dxa"/>
            <w:tcBorders>
              <w:top w:val="single" w:sz="8" w:space="0" w:color="DDDDDD"/>
              <w:left w:val="single" w:sz="8" w:space="0" w:color="DDDDDD"/>
              <w:bottom w:val="single" w:sz="8" w:space="0" w:color="DDDDDD"/>
              <w:right w:val="single" w:sz="8" w:space="0" w:color="DDDDDD"/>
            </w:tcBorders>
          </w:tcPr>
          <w:p w14:paraId="7DC59964"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09A88C4"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637D8F5B"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62F19330"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68A87F50"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32908F7" w14:textId="77777777" w:rsidR="00C923D8" w:rsidRDefault="009B6B2F">
            <w:pPr>
              <w:rPr>
                <w:rFonts w:ascii="Arial" w:eastAsia="Arial" w:hAnsi="Arial" w:cs="Arial"/>
              </w:rPr>
            </w:pPr>
            <w:r>
              <w:rPr>
                <w:rFonts w:ascii="Arial" w:eastAsia="Arial" w:hAnsi="Arial" w:cs="Arial"/>
              </w:rPr>
              <w:t>0</w:t>
            </w:r>
          </w:p>
        </w:tc>
        <w:tc>
          <w:tcPr>
            <w:tcW w:w="1754" w:type="dxa"/>
            <w:tcBorders>
              <w:top w:val="single" w:sz="8" w:space="0" w:color="DDDDDD"/>
              <w:left w:val="single" w:sz="8" w:space="0" w:color="DDDDDD"/>
              <w:bottom w:val="single" w:sz="8" w:space="0" w:color="DDDDDD"/>
              <w:right w:val="single" w:sz="8" w:space="0" w:color="DDDDDD"/>
            </w:tcBorders>
          </w:tcPr>
          <w:p w14:paraId="7849AA98" w14:textId="77777777" w:rsidR="00C923D8" w:rsidRDefault="009B6B2F">
            <w:pPr>
              <w:rPr>
                <w:rFonts w:ascii="Arial" w:eastAsia="Arial" w:hAnsi="Arial" w:cs="Arial"/>
              </w:rPr>
            </w:pPr>
            <w:r>
              <w:rPr>
                <w:rFonts w:ascii="Arial" w:eastAsia="Arial" w:hAnsi="Arial" w:cs="Arial"/>
              </w:rPr>
              <w:t xml:space="preserve">Stable </w:t>
            </w:r>
          </w:p>
        </w:tc>
      </w:tr>
      <w:tr w:rsidR="00C923D8" w14:paraId="70195BB0"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6D868E04" w14:textId="77777777" w:rsidR="00C923D8" w:rsidRDefault="009B6B2F">
            <w:r>
              <w:rPr>
                <w:rFonts w:ascii="Arial" w:eastAsia="Arial" w:hAnsi="Arial" w:cs="Arial"/>
              </w:rPr>
              <w:t>Typhoid</w:t>
            </w:r>
          </w:p>
        </w:tc>
        <w:tc>
          <w:tcPr>
            <w:tcW w:w="1081" w:type="dxa"/>
            <w:tcBorders>
              <w:top w:val="single" w:sz="8" w:space="0" w:color="DDDDDD"/>
              <w:left w:val="single" w:sz="8" w:space="0" w:color="DDDDDD"/>
              <w:bottom w:val="single" w:sz="8" w:space="0" w:color="DDDDDD"/>
              <w:right w:val="single" w:sz="8" w:space="0" w:color="DDDDDD"/>
            </w:tcBorders>
          </w:tcPr>
          <w:p w14:paraId="5E031E32"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38AA4FFD"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8CB5EFE"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D083E6B"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304F6A5C"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1B01CF1" w14:textId="77777777" w:rsidR="00C923D8" w:rsidRDefault="009B6B2F">
            <w:pPr>
              <w:rPr>
                <w:rFonts w:ascii="Arial" w:eastAsia="Arial" w:hAnsi="Arial" w:cs="Arial"/>
              </w:rPr>
            </w:pPr>
            <w:r>
              <w:rPr>
                <w:rFonts w:ascii="Arial" w:eastAsia="Arial" w:hAnsi="Arial" w:cs="Arial"/>
              </w:rPr>
              <w:t>0</w:t>
            </w:r>
          </w:p>
        </w:tc>
        <w:tc>
          <w:tcPr>
            <w:tcW w:w="1754" w:type="dxa"/>
            <w:tcBorders>
              <w:top w:val="single" w:sz="8" w:space="0" w:color="DDDDDD"/>
              <w:left w:val="single" w:sz="8" w:space="0" w:color="DDDDDD"/>
              <w:bottom w:val="single" w:sz="8" w:space="0" w:color="DDDDDD"/>
              <w:right w:val="single" w:sz="8" w:space="0" w:color="DDDDDD"/>
            </w:tcBorders>
          </w:tcPr>
          <w:p w14:paraId="0C533B5F" w14:textId="77777777" w:rsidR="00C923D8" w:rsidRDefault="009B6B2F">
            <w:pPr>
              <w:rPr>
                <w:rFonts w:ascii="Arial" w:eastAsia="Arial" w:hAnsi="Arial" w:cs="Arial"/>
              </w:rPr>
            </w:pPr>
            <w:r>
              <w:rPr>
                <w:rFonts w:ascii="Arial" w:eastAsia="Arial" w:hAnsi="Arial" w:cs="Arial"/>
              </w:rPr>
              <w:t xml:space="preserve">Stable </w:t>
            </w:r>
          </w:p>
        </w:tc>
      </w:tr>
      <w:tr w:rsidR="00C923D8" w14:paraId="264F6032"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17DF6746" w14:textId="77777777" w:rsidR="00C923D8" w:rsidRDefault="009B6B2F">
            <w:r>
              <w:rPr>
                <w:rFonts w:ascii="Arial" w:eastAsia="Arial" w:hAnsi="Arial" w:cs="Arial"/>
              </w:rPr>
              <w:t>H1N1</w:t>
            </w:r>
          </w:p>
        </w:tc>
        <w:tc>
          <w:tcPr>
            <w:tcW w:w="1081" w:type="dxa"/>
            <w:tcBorders>
              <w:top w:val="single" w:sz="8" w:space="0" w:color="DDDDDD"/>
              <w:left w:val="single" w:sz="8" w:space="0" w:color="DDDDDD"/>
              <w:bottom w:val="single" w:sz="8" w:space="0" w:color="DDDDDD"/>
              <w:right w:val="single" w:sz="8" w:space="0" w:color="DDDDDD"/>
            </w:tcBorders>
          </w:tcPr>
          <w:p w14:paraId="7089B77A"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6E50B55C"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94A75F2"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89B9191"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32C3A8B"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02CEE2A8" w14:textId="77777777" w:rsidR="00C923D8" w:rsidRDefault="009B6B2F">
            <w:pPr>
              <w:rPr>
                <w:rFonts w:ascii="Arial" w:eastAsia="Arial" w:hAnsi="Arial" w:cs="Arial"/>
              </w:rPr>
            </w:pPr>
            <w:r>
              <w:rPr>
                <w:rFonts w:ascii="Arial" w:eastAsia="Arial" w:hAnsi="Arial" w:cs="Arial"/>
              </w:rPr>
              <w:t>0</w:t>
            </w:r>
          </w:p>
        </w:tc>
        <w:tc>
          <w:tcPr>
            <w:tcW w:w="1754" w:type="dxa"/>
            <w:tcBorders>
              <w:top w:val="single" w:sz="8" w:space="0" w:color="DDDDDD"/>
              <w:left w:val="single" w:sz="8" w:space="0" w:color="DDDDDD"/>
              <w:bottom w:val="single" w:sz="8" w:space="0" w:color="DDDDDD"/>
              <w:right w:val="single" w:sz="8" w:space="0" w:color="DDDDDD"/>
            </w:tcBorders>
          </w:tcPr>
          <w:p w14:paraId="55D9F9C2" w14:textId="77777777" w:rsidR="00C923D8" w:rsidRDefault="009B6B2F">
            <w:pPr>
              <w:rPr>
                <w:rFonts w:ascii="Arial" w:eastAsia="Arial" w:hAnsi="Arial" w:cs="Arial"/>
              </w:rPr>
            </w:pPr>
            <w:r>
              <w:rPr>
                <w:rFonts w:ascii="Arial" w:eastAsia="Arial" w:hAnsi="Arial" w:cs="Arial"/>
              </w:rPr>
              <w:t xml:space="preserve">Stable </w:t>
            </w:r>
          </w:p>
        </w:tc>
      </w:tr>
      <w:tr w:rsidR="00C923D8" w14:paraId="566A8A07"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4E2A2B0A" w14:textId="77777777" w:rsidR="00C923D8" w:rsidRDefault="009B6B2F">
            <w:r>
              <w:rPr>
                <w:rFonts w:ascii="Arial" w:eastAsia="Arial" w:hAnsi="Arial" w:cs="Arial"/>
              </w:rPr>
              <w:lastRenderedPageBreak/>
              <w:t>H3N2</w:t>
            </w:r>
          </w:p>
        </w:tc>
        <w:tc>
          <w:tcPr>
            <w:tcW w:w="1081" w:type="dxa"/>
            <w:tcBorders>
              <w:top w:val="single" w:sz="8" w:space="0" w:color="DDDDDD"/>
              <w:left w:val="single" w:sz="8" w:space="0" w:color="DDDDDD"/>
              <w:bottom w:val="single" w:sz="8" w:space="0" w:color="DDDDDD"/>
              <w:right w:val="single" w:sz="8" w:space="0" w:color="DDDDDD"/>
            </w:tcBorders>
          </w:tcPr>
          <w:p w14:paraId="42C20669"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87CB393"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5301E88A"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0B42E3AE"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025531E"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52F2759F" w14:textId="77777777" w:rsidR="00C923D8" w:rsidRDefault="009B6B2F">
            <w:pPr>
              <w:rPr>
                <w:rFonts w:ascii="Arial" w:eastAsia="Arial" w:hAnsi="Arial" w:cs="Arial"/>
              </w:rPr>
            </w:pPr>
            <w:r>
              <w:rPr>
                <w:rFonts w:ascii="Arial" w:eastAsia="Arial" w:hAnsi="Arial" w:cs="Arial"/>
              </w:rPr>
              <w:t>0</w:t>
            </w:r>
          </w:p>
        </w:tc>
        <w:tc>
          <w:tcPr>
            <w:tcW w:w="1754" w:type="dxa"/>
            <w:tcBorders>
              <w:top w:val="single" w:sz="8" w:space="0" w:color="DDDDDD"/>
              <w:left w:val="single" w:sz="8" w:space="0" w:color="DDDDDD"/>
              <w:bottom w:val="single" w:sz="8" w:space="0" w:color="DDDDDD"/>
              <w:right w:val="single" w:sz="8" w:space="0" w:color="DDDDDD"/>
            </w:tcBorders>
          </w:tcPr>
          <w:p w14:paraId="3A9738CB" w14:textId="77777777" w:rsidR="00C923D8" w:rsidRDefault="009B6B2F">
            <w:pPr>
              <w:rPr>
                <w:rFonts w:ascii="Arial" w:eastAsia="Arial" w:hAnsi="Arial" w:cs="Arial"/>
              </w:rPr>
            </w:pPr>
            <w:r>
              <w:rPr>
                <w:rFonts w:ascii="Arial" w:eastAsia="Arial" w:hAnsi="Arial" w:cs="Arial"/>
              </w:rPr>
              <w:t xml:space="preserve">Stable </w:t>
            </w:r>
          </w:p>
        </w:tc>
      </w:tr>
      <w:tr w:rsidR="00C923D8" w14:paraId="42FF21BE"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503E16EB" w14:textId="77777777" w:rsidR="00C923D8" w:rsidRDefault="009B6B2F">
            <w:r>
              <w:rPr>
                <w:rFonts w:ascii="Arial" w:eastAsia="Arial" w:hAnsi="Arial" w:cs="Arial"/>
              </w:rPr>
              <w:t>ADD</w:t>
            </w:r>
          </w:p>
        </w:tc>
        <w:tc>
          <w:tcPr>
            <w:tcW w:w="1081" w:type="dxa"/>
            <w:tcBorders>
              <w:top w:val="single" w:sz="8" w:space="0" w:color="DDDDDD"/>
              <w:left w:val="single" w:sz="8" w:space="0" w:color="DDDDDD"/>
              <w:bottom w:val="single" w:sz="8" w:space="0" w:color="DDDDDD"/>
              <w:right w:val="single" w:sz="8" w:space="0" w:color="DDDDDD"/>
            </w:tcBorders>
          </w:tcPr>
          <w:p w14:paraId="7902102E" w14:textId="77777777" w:rsidR="00C923D8" w:rsidRDefault="009B6B2F">
            <w:pPr>
              <w:rPr>
                <w:rFonts w:ascii="Arial" w:eastAsia="Arial" w:hAnsi="Arial" w:cs="Arial"/>
              </w:rPr>
            </w:pPr>
            <w:r>
              <w:rPr>
                <w:rFonts w:ascii="Arial" w:eastAsia="Arial" w:hAnsi="Arial" w:cs="Arial"/>
              </w:rPr>
              <w:t>48</w:t>
            </w:r>
          </w:p>
        </w:tc>
        <w:tc>
          <w:tcPr>
            <w:tcW w:w="1080" w:type="dxa"/>
            <w:tcBorders>
              <w:top w:val="single" w:sz="8" w:space="0" w:color="DDDDDD"/>
              <w:left w:val="single" w:sz="8" w:space="0" w:color="DDDDDD"/>
              <w:bottom w:val="single" w:sz="8" w:space="0" w:color="DDDDDD"/>
              <w:right w:val="single" w:sz="8" w:space="0" w:color="DDDDDD"/>
            </w:tcBorders>
          </w:tcPr>
          <w:p w14:paraId="5F33BA9B" w14:textId="77777777" w:rsidR="00C923D8" w:rsidRDefault="009B6B2F">
            <w:pPr>
              <w:rPr>
                <w:rFonts w:ascii="Arial" w:eastAsia="Arial" w:hAnsi="Arial" w:cs="Arial"/>
              </w:rPr>
            </w:pPr>
            <w:r>
              <w:rPr>
                <w:rFonts w:ascii="Arial" w:eastAsia="Arial" w:hAnsi="Arial" w:cs="Arial"/>
              </w:rPr>
              <w:t>87</w:t>
            </w:r>
          </w:p>
        </w:tc>
        <w:tc>
          <w:tcPr>
            <w:tcW w:w="1080" w:type="dxa"/>
            <w:tcBorders>
              <w:top w:val="single" w:sz="8" w:space="0" w:color="DDDDDD"/>
              <w:left w:val="single" w:sz="8" w:space="0" w:color="DDDDDD"/>
              <w:bottom w:val="single" w:sz="8" w:space="0" w:color="DDDDDD"/>
              <w:right w:val="single" w:sz="8" w:space="0" w:color="DDDDDD"/>
            </w:tcBorders>
          </w:tcPr>
          <w:p w14:paraId="5E8ABCED" w14:textId="77777777" w:rsidR="00C923D8" w:rsidRDefault="009B6B2F">
            <w:pPr>
              <w:rPr>
                <w:rFonts w:ascii="Arial" w:eastAsia="Arial" w:hAnsi="Arial" w:cs="Arial"/>
              </w:rPr>
            </w:pPr>
            <w:r>
              <w:rPr>
                <w:rFonts w:ascii="Arial" w:eastAsia="Arial" w:hAnsi="Arial" w:cs="Arial"/>
              </w:rPr>
              <w:t>22</w:t>
            </w:r>
          </w:p>
        </w:tc>
        <w:tc>
          <w:tcPr>
            <w:tcW w:w="1080" w:type="dxa"/>
            <w:tcBorders>
              <w:top w:val="single" w:sz="8" w:space="0" w:color="DDDDDD"/>
              <w:left w:val="single" w:sz="8" w:space="0" w:color="DDDDDD"/>
              <w:bottom w:val="single" w:sz="8" w:space="0" w:color="DDDDDD"/>
              <w:right w:val="single" w:sz="8" w:space="0" w:color="DDDDDD"/>
            </w:tcBorders>
          </w:tcPr>
          <w:p w14:paraId="0B7EAA2A" w14:textId="77777777" w:rsidR="00C923D8" w:rsidRDefault="009B6B2F">
            <w:pPr>
              <w:rPr>
                <w:rFonts w:ascii="Arial" w:eastAsia="Arial" w:hAnsi="Arial" w:cs="Arial"/>
              </w:rPr>
            </w:pPr>
            <w:r>
              <w:rPr>
                <w:rFonts w:ascii="Arial" w:eastAsia="Arial" w:hAnsi="Arial" w:cs="Arial"/>
              </w:rPr>
              <w:t>36</w:t>
            </w:r>
          </w:p>
        </w:tc>
        <w:tc>
          <w:tcPr>
            <w:tcW w:w="1080" w:type="dxa"/>
            <w:tcBorders>
              <w:top w:val="single" w:sz="8" w:space="0" w:color="DDDDDD"/>
              <w:left w:val="single" w:sz="8" w:space="0" w:color="DDDDDD"/>
              <w:bottom w:val="single" w:sz="8" w:space="0" w:color="DDDDDD"/>
              <w:right w:val="single" w:sz="8" w:space="0" w:color="DDDDDD"/>
            </w:tcBorders>
          </w:tcPr>
          <w:p w14:paraId="1552CD79" w14:textId="77777777" w:rsidR="00C923D8" w:rsidRDefault="009B6B2F">
            <w:pPr>
              <w:rPr>
                <w:rFonts w:ascii="Arial" w:eastAsia="Arial" w:hAnsi="Arial" w:cs="Arial"/>
              </w:rPr>
            </w:pPr>
            <w:r>
              <w:rPr>
                <w:rFonts w:ascii="Arial" w:eastAsia="Arial" w:hAnsi="Arial" w:cs="Arial"/>
              </w:rPr>
              <w:t>98</w:t>
            </w:r>
          </w:p>
        </w:tc>
        <w:tc>
          <w:tcPr>
            <w:tcW w:w="1080" w:type="dxa"/>
            <w:tcBorders>
              <w:top w:val="single" w:sz="8" w:space="0" w:color="DDDDDD"/>
              <w:left w:val="single" w:sz="8" w:space="0" w:color="DDDDDD"/>
              <w:bottom w:val="single" w:sz="8" w:space="0" w:color="DDDDDD"/>
              <w:right w:val="single" w:sz="8" w:space="0" w:color="DDDDDD"/>
            </w:tcBorders>
          </w:tcPr>
          <w:p w14:paraId="24A167FC" w14:textId="77777777" w:rsidR="00C923D8" w:rsidRDefault="009B6B2F">
            <w:pPr>
              <w:rPr>
                <w:rFonts w:ascii="Arial" w:eastAsia="Arial" w:hAnsi="Arial" w:cs="Arial"/>
              </w:rPr>
            </w:pPr>
            <w:r>
              <w:rPr>
                <w:rFonts w:ascii="Arial" w:eastAsia="Arial" w:hAnsi="Arial" w:cs="Arial"/>
              </w:rPr>
              <w:t>291</w:t>
            </w:r>
          </w:p>
        </w:tc>
        <w:tc>
          <w:tcPr>
            <w:tcW w:w="1754" w:type="dxa"/>
            <w:tcBorders>
              <w:top w:val="single" w:sz="8" w:space="0" w:color="DDDDDD"/>
              <w:left w:val="single" w:sz="8" w:space="0" w:color="DDDDDD"/>
              <w:bottom w:val="single" w:sz="8" w:space="0" w:color="DDDDDD"/>
              <w:right w:val="single" w:sz="8" w:space="0" w:color="DDDDDD"/>
            </w:tcBorders>
          </w:tcPr>
          <w:p w14:paraId="5F1EFDE5" w14:textId="77777777" w:rsidR="00C923D8" w:rsidRDefault="009B6B2F">
            <w:pPr>
              <w:rPr>
                <w:rFonts w:ascii="Arial" w:eastAsia="Arial" w:hAnsi="Arial" w:cs="Arial"/>
              </w:rPr>
            </w:pPr>
            <w:r>
              <w:rPr>
                <w:rFonts w:ascii="Arial" w:eastAsia="Arial" w:hAnsi="Arial" w:cs="Arial"/>
              </w:rPr>
              <w:t>Increasing</w:t>
            </w:r>
          </w:p>
        </w:tc>
      </w:tr>
      <w:tr w:rsidR="00C923D8" w14:paraId="285357C9"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50BE50E9" w14:textId="77777777" w:rsidR="00C923D8" w:rsidRDefault="009B6B2F">
            <w:r>
              <w:rPr>
                <w:rFonts w:ascii="Arial" w:eastAsia="Arial" w:hAnsi="Arial" w:cs="Arial"/>
              </w:rPr>
              <w:t>Mumps</w:t>
            </w:r>
          </w:p>
        </w:tc>
        <w:tc>
          <w:tcPr>
            <w:tcW w:w="1081" w:type="dxa"/>
            <w:tcBorders>
              <w:top w:val="single" w:sz="8" w:space="0" w:color="DDDDDD"/>
              <w:left w:val="single" w:sz="8" w:space="0" w:color="DDDDDD"/>
              <w:bottom w:val="single" w:sz="8" w:space="0" w:color="DDDDDD"/>
              <w:right w:val="single" w:sz="8" w:space="0" w:color="DDDDDD"/>
            </w:tcBorders>
          </w:tcPr>
          <w:p w14:paraId="3032E126"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AF434DD"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59CD5C1"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1CC1344B"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3AFFD95E" w14:textId="77777777" w:rsidR="00C923D8" w:rsidRDefault="009B6B2F">
            <w:pPr>
              <w:rPr>
                <w:rFonts w:ascii="Arial" w:eastAsia="Arial" w:hAnsi="Arial" w:cs="Arial"/>
              </w:rPr>
            </w:pPr>
            <w:r>
              <w:rPr>
                <w:rFonts w:ascii="Arial" w:eastAsia="Arial" w:hAnsi="Arial" w:cs="Arial"/>
              </w:rPr>
              <w:t>15</w:t>
            </w:r>
          </w:p>
        </w:tc>
        <w:tc>
          <w:tcPr>
            <w:tcW w:w="1080" w:type="dxa"/>
            <w:tcBorders>
              <w:top w:val="single" w:sz="8" w:space="0" w:color="DDDDDD"/>
              <w:left w:val="single" w:sz="8" w:space="0" w:color="DDDDDD"/>
              <w:bottom w:val="single" w:sz="8" w:space="0" w:color="DDDDDD"/>
              <w:right w:val="single" w:sz="8" w:space="0" w:color="DDDDDD"/>
            </w:tcBorders>
          </w:tcPr>
          <w:p w14:paraId="0442C6DD" w14:textId="77777777" w:rsidR="00C923D8" w:rsidRDefault="009B6B2F">
            <w:pPr>
              <w:rPr>
                <w:rFonts w:ascii="Arial" w:eastAsia="Arial" w:hAnsi="Arial" w:cs="Arial"/>
              </w:rPr>
            </w:pPr>
            <w:r>
              <w:rPr>
                <w:rFonts w:ascii="Arial" w:eastAsia="Arial" w:hAnsi="Arial" w:cs="Arial"/>
              </w:rPr>
              <w:t>15</w:t>
            </w:r>
          </w:p>
        </w:tc>
        <w:tc>
          <w:tcPr>
            <w:tcW w:w="1754" w:type="dxa"/>
            <w:tcBorders>
              <w:top w:val="single" w:sz="8" w:space="0" w:color="DDDDDD"/>
              <w:left w:val="single" w:sz="8" w:space="0" w:color="DDDDDD"/>
              <w:bottom w:val="single" w:sz="8" w:space="0" w:color="DDDDDD"/>
              <w:right w:val="single" w:sz="8" w:space="0" w:color="DDDDDD"/>
            </w:tcBorders>
          </w:tcPr>
          <w:p w14:paraId="10D3CC5A" w14:textId="204A4516" w:rsidR="00C923D8" w:rsidRDefault="00DE2538">
            <w:pPr>
              <w:rPr>
                <w:rFonts w:ascii="Arial" w:eastAsia="Arial" w:hAnsi="Arial" w:cs="Arial"/>
              </w:rPr>
            </w:pPr>
            <w:r>
              <w:rPr>
                <w:rFonts w:ascii="Arial" w:eastAsia="Arial" w:hAnsi="Arial" w:cs="Arial"/>
              </w:rPr>
              <w:t>Increasing</w:t>
            </w:r>
          </w:p>
        </w:tc>
      </w:tr>
      <w:tr w:rsidR="00C923D8" w14:paraId="0563B6D6"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205B919D" w14:textId="77777777" w:rsidR="00C923D8" w:rsidRDefault="009B6B2F">
            <w:r>
              <w:rPr>
                <w:rFonts w:ascii="Arial" w:eastAsia="Arial" w:hAnsi="Arial" w:cs="Arial"/>
              </w:rPr>
              <w:t>Measles</w:t>
            </w:r>
          </w:p>
        </w:tc>
        <w:tc>
          <w:tcPr>
            <w:tcW w:w="1081" w:type="dxa"/>
            <w:tcBorders>
              <w:top w:val="single" w:sz="8" w:space="0" w:color="DDDDDD"/>
              <w:left w:val="single" w:sz="8" w:space="0" w:color="DDDDDD"/>
              <w:bottom w:val="single" w:sz="8" w:space="0" w:color="DDDDDD"/>
              <w:right w:val="single" w:sz="8" w:space="0" w:color="DDDDDD"/>
            </w:tcBorders>
          </w:tcPr>
          <w:p w14:paraId="73EDF478"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0AC8A7E4"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4EDD98E3"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63F2C1C"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608BFA5F"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511044C" w14:textId="77777777" w:rsidR="00C923D8" w:rsidRDefault="009B6B2F">
            <w:pPr>
              <w:rPr>
                <w:rFonts w:ascii="Arial" w:eastAsia="Arial" w:hAnsi="Arial" w:cs="Arial"/>
              </w:rPr>
            </w:pPr>
            <w:r>
              <w:rPr>
                <w:rFonts w:ascii="Arial" w:eastAsia="Arial" w:hAnsi="Arial" w:cs="Arial"/>
              </w:rPr>
              <w:t>0</w:t>
            </w:r>
          </w:p>
        </w:tc>
        <w:tc>
          <w:tcPr>
            <w:tcW w:w="1754" w:type="dxa"/>
            <w:tcBorders>
              <w:top w:val="single" w:sz="8" w:space="0" w:color="DDDDDD"/>
              <w:left w:val="single" w:sz="8" w:space="0" w:color="DDDDDD"/>
              <w:bottom w:val="single" w:sz="8" w:space="0" w:color="DDDDDD"/>
              <w:right w:val="single" w:sz="8" w:space="0" w:color="DDDDDD"/>
            </w:tcBorders>
          </w:tcPr>
          <w:p w14:paraId="28DEC621" w14:textId="77777777" w:rsidR="00C923D8" w:rsidRDefault="009B6B2F">
            <w:pPr>
              <w:rPr>
                <w:rFonts w:ascii="Arial" w:eastAsia="Arial" w:hAnsi="Arial" w:cs="Arial"/>
              </w:rPr>
            </w:pPr>
            <w:r>
              <w:rPr>
                <w:rFonts w:ascii="Arial" w:eastAsia="Arial" w:hAnsi="Arial" w:cs="Arial"/>
              </w:rPr>
              <w:t xml:space="preserve">Stable </w:t>
            </w:r>
          </w:p>
        </w:tc>
      </w:tr>
      <w:tr w:rsidR="00C923D8" w14:paraId="018DB56B"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5D69D0DC" w14:textId="77777777" w:rsidR="00C923D8" w:rsidRDefault="009B6B2F">
            <w:r>
              <w:rPr>
                <w:rFonts w:ascii="Arial" w:eastAsia="Arial" w:hAnsi="Arial" w:cs="Arial"/>
              </w:rPr>
              <w:t>Hepatitis B</w:t>
            </w:r>
          </w:p>
        </w:tc>
        <w:tc>
          <w:tcPr>
            <w:tcW w:w="1081" w:type="dxa"/>
            <w:tcBorders>
              <w:top w:val="single" w:sz="8" w:space="0" w:color="DDDDDD"/>
              <w:left w:val="single" w:sz="8" w:space="0" w:color="DDDDDD"/>
              <w:bottom w:val="single" w:sz="8" w:space="0" w:color="DDDDDD"/>
              <w:right w:val="single" w:sz="8" w:space="0" w:color="DDDDDD"/>
            </w:tcBorders>
          </w:tcPr>
          <w:p w14:paraId="3F7E6CB3"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01CF4A1"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1E1AA05"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69443A16"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97547A3"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34A3CC4" w14:textId="77777777" w:rsidR="00C923D8" w:rsidRDefault="009B6B2F">
            <w:pPr>
              <w:rPr>
                <w:rFonts w:ascii="Arial" w:eastAsia="Arial" w:hAnsi="Arial" w:cs="Arial"/>
              </w:rPr>
            </w:pPr>
            <w:r>
              <w:rPr>
                <w:rFonts w:ascii="Arial" w:eastAsia="Arial" w:hAnsi="Arial" w:cs="Arial"/>
              </w:rPr>
              <w:t>0</w:t>
            </w:r>
          </w:p>
        </w:tc>
        <w:tc>
          <w:tcPr>
            <w:tcW w:w="1754" w:type="dxa"/>
            <w:tcBorders>
              <w:top w:val="single" w:sz="8" w:space="0" w:color="DDDDDD"/>
              <w:left w:val="single" w:sz="8" w:space="0" w:color="DDDDDD"/>
              <w:bottom w:val="single" w:sz="8" w:space="0" w:color="DDDDDD"/>
              <w:right w:val="single" w:sz="8" w:space="0" w:color="DDDDDD"/>
            </w:tcBorders>
          </w:tcPr>
          <w:p w14:paraId="7209EB1D" w14:textId="77777777" w:rsidR="00C923D8" w:rsidRDefault="009B6B2F">
            <w:pPr>
              <w:rPr>
                <w:rFonts w:ascii="Arial" w:eastAsia="Arial" w:hAnsi="Arial" w:cs="Arial"/>
              </w:rPr>
            </w:pPr>
            <w:r>
              <w:rPr>
                <w:rFonts w:ascii="Arial" w:eastAsia="Arial" w:hAnsi="Arial" w:cs="Arial"/>
              </w:rPr>
              <w:t xml:space="preserve">Stable </w:t>
            </w:r>
          </w:p>
        </w:tc>
      </w:tr>
      <w:tr w:rsidR="00C923D8" w14:paraId="55EC24C4"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34758358" w14:textId="77777777" w:rsidR="00C923D8" w:rsidRDefault="009B6B2F">
            <w:r>
              <w:rPr>
                <w:rFonts w:ascii="Arial" w:eastAsia="Arial" w:hAnsi="Arial" w:cs="Arial"/>
              </w:rPr>
              <w:t>Hepatitis C</w:t>
            </w:r>
          </w:p>
        </w:tc>
        <w:tc>
          <w:tcPr>
            <w:tcW w:w="1081" w:type="dxa"/>
            <w:tcBorders>
              <w:top w:val="single" w:sz="8" w:space="0" w:color="DDDDDD"/>
              <w:left w:val="single" w:sz="8" w:space="0" w:color="DDDDDD"/>
              <w:bottom w:val="single" w:sz="8" w:space="0" w:color="DDDDDD"/>
              <w:right w:val="single" w:sz="8" w:space="0" w:color="DDDDDD"/>
            </w:tcBorders>
          </w:tcPr>
          <w:p w14:paraId="1B3C86A9"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C06CF81"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2C5382B6"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1ACA3F22"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5BE4CBF9"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371FA60" w14:textId="77777777" w:rsidR="00C923D8" w:rsidRDefault="009B6B2F">
            <w:pPr>
              <w:rPr>
                <w:rFonts w:ascii="Arial" w:eastAsia="Arial" w:hAnsi="Arial" w:cs="Arial"/>
              </w:rPr>
            </w:pPr>
            <w:r>
              <w:rPr>
                <w:rFonts w:ascii="Arial" w:eastAsia="Arial" w:hAnsi="Arial" w:cs="Arial"/>
              </w:rPr>
              <w:t>0</w:t>
            </w:r>
          </w:p>
        </w:tc>
        <w:tc>
          <w:tcPr>
            <w:tcW w:w="1754" w:type="dxa"/>
            <w:tcBorders>
              <w:top w:val="single" w:sz="8" w:space="0" w:color="DDDDDD"/>
              <w:left w:val="single" w:sz="8" w:space="0" w:color="DDDDDD"/>
              <w:bottom w:val="single" w:sz="8" w:space="0" w:color="DDDDDD"/>
              <w:right w:val="single" w:sz="8" w:space="0" w:color="DDDDDD"/>
            </w:tcBorders>
          </w:tcPr>
          <w:p w14:paraId="769F3CCB" w14:textId="77777777" w:rsidR="00C923D8" w:rsidRDefault="009B6B2F">
            <w:pPr>
              <w:rPr>
                <w:rFonts w:ascii="Arial" w:eastAsia="Arial" w:hAnsi="Arial" w:cs="Arial"/>
              </w:rPr>
            </w:pPr>
            <w:r>
              <w:rPr>
                <w:rFonts w:ascii="Arial" w:eastAsia="Arial" w:hAnsi="Arial" w:cs="Arial"/>
              </w:rPr>
              <w:t xml:space="preserve">Stable </w:t>
            </w:r>
          </w:p>
        </w:tc>
      </w:tr>
      <w:tr w:rsidR="00C923D8" w14:paraId="1C3BAAA0"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5F4B5821" w14:textId="77777777" w:rsidR="00C923D8" w:rsidRDefault="009B6B2F">
            <w:r>
              <w:rPr>
                <w:rFonts w:ascii="Arial" w:eastAsia="Arial" w:hAnsi="Arial" w:cs="Arial"/>
              </w:rPr>
              <w:t>Tuberculosis</w:t>
            </w:r>
          </w:p>
        </w:tc>
        <w:tc>
          <w:tcPr>
            <w:tcW w:w="1081" w:type="dxa"/>
            <w:tcBorders>
              <w:top w:val="single" w:sz="8" w:space="0" w:color="DDDDDD"/>
              <w:left w:val="single" w:sz="8" w:space="0" w:color="DDDDDD"/>
              <w:bottom w:val="single" w:sz="8" w:space="0" w:color="DDDDDD"/>
              <w:right w:val="single" w:sz="8" w:space="0" w:color="DDDDDD"/>
            </w:tcBorders>
          </w:tcPr>
          <w:p w14:paraId="6880DD87" w14:textId="77777777" w:rsidR="00C923D8" w:rsidRDefault="009B6B2F">
            <w:pPr>
              <w:rPr>
                <w:rFonts w:ascii="Arial" w:eastAsia="Arial" w:hAnsi="Arial" w:cs="Arial"/>
              </w:rPr>
            </w:pPr>
            <w:r>
              <w:rPr>
                <w:rFonts w:ascii="Arial" w:eastAsia="Arial" w:hAnsi="Arial" w:cs="Arial"/>
              </w:rPr>
              <w:t>3</w:t>
            </w:r>
          </w:p>
        </w:tc>
        <w:tc>
          <w:tcPr>
            <w:tcW w:w="1080" w:type="dxa"/>
            <w:tcBorders>
              <w:top w:val="single" w:sz="8" w:space="0" w:color="DDDDDD"/>
              <w:left w:val="single" w:sz="8" w:space="0" w:color="DDDDDD"/>
              <w:bottom w:val="single" w:sz="8" w:space="0" w:color="DDDDDD"/>
              <w:right w:val="single" w:sz="8" w:space="0" w:color="DDDDDD"/>
            </w:tcBorders>
          </w:tcPr>
          <w:p w14:paraId="32BF6154" w14:textId="77777777" w:rsidR="00C923D8" w:rsidRDefault="009B6B2F">
            <w:pPr>
              <w:rPr>
                <w:rFonts w:ascii="Arial" w:eastAsia="Arial" w:hAnsi="Arial" w:cs="Arial"/>
              </w:rPr>
            </w:pPr>
            <w:r>
              <w:rPr>
                <w:rFonts w:ascii="Arial" w:eastAsia="Arial" w:hAnsi="Arial" w:cs="Arial"/>
              </w:rPr>
              <w:t>5</w:t>
            </w:r>
          </w:p>
        </w:tc>
        <w:tc>
          <w:tcPr>
            <w:tcW w:w="1080" w:type="dxa"/>
            <w:tcBorders>
              <w:top w:val="single" w:sz="8" w:space="0" w:color="DDDDDD"/>
              <w:left w:val="single" w:sz="8" w:space="0" w:color="DDDDDD"/>
              <w:bottom w:val="single" w:sz="8" w:space="0" w:color="DDDDDD"/>
              <w:right w:val="single" w:sz="8" w:space="0" w:color="DDDDDD"/>
            </w:tcBorders>
          </w:tcPr>
          <w:p w14:paraId="7305B2D2" w14:textId="77777777" w:rsidR="00C923D8" w:rsidRDefault="009B6B2F">
            <w:pPr>
              <w:rPr>
                <w:rFonts w:ascii="Arial" w:eastAsia="Arial" w:hAnsi="Arial" w:cs="Arial"/>
              </w:rPr>
            </w:pPr>
            <w:r>
              <w:rPr>
                <w:rFonts w:ascii="Arial" w:eastAsia="Arial" w:hAnsi="Arial" w:cs="Arial"/>
              </w:rPr>
              <w:t>6</w:t>
            </w:r>
          </w:p>
        </w:tc>
        <w:tc>
          <w:tcPr>
            <w:tcW w:w="1080" w:type="dxa"/>
            <w:tcBorders>
              <w:top w:val="single" w:sz="8" w:space="0" w:color="DDDDDD"/>
              <w:left w:val="single" w:sz="8" w:space="0" w:color="DDDDDD"/>
              <w:bottom w:val="single" w:sz="8" w:space="0" w:color="DDDDDD"/>
              <w:right w:val="single" w:sz="8" w:space="0" w:color="DDDDDD"/>
            </w:tcBorders>
          </w:tcPr>
          <w:p w14:paraId="3CAA244A" w14:textId="77777777" w:rsidR="00C923D8" w:rsidRDefault="009B6B2F">
            <w:pPr>
              <w:rPr>
                <w:rFonts w:ascii="Arial" w:eastAsia="Arial" w:hAnsi="Arial" w:cs="Arial"/>
              </w:rPr>
            </w:pPr>
            <w:r>
              <w:rPr>
                <w:rFonts w:ascii="Arial" w:eastAsia="Arial" w:hAnsi="Arial" w:cs="Arial"/>
              </w:rPr>
              <w:t>8</w:t>
            </w:r>
          </w:p>
        </w:tc>
        <w:tc>
          <w:tcPr>
            <w:tcW w:w="1080" w:type="dxa"/>
            <w:tcBorders>
              <w:top w:val="single" w:sz="8" w:space="0" w:color="DDDDDD"/>
              <w:left w:val="single" w:sz="8" w:space="0" w:color="DDDDDD"/>
              <w:bottom w:val="single" w:sz="8" w:space="0" w:color="DDDDDD"/>
              <w:right w:val="single" w:sz="8" w:space="0" w:color="DDDDDD"/>
            </w:tcBorders>
          </w:tcPr>
          <w:p w14:paraId="663F0A6A" w14:textId="77777777" w:rsidR="00C923D8" w:rsidRDefault="009B6B2F">
            <w:pPr>
              <w:rPr>
                <w:rFonts w:ascii="Arial" w:eastAsia="Arial" w:hAnsi="Arial" w:cs="Arial"/>
              </w:rPr>
            </w:pPr>
            <w:r>
              <w:rPr>
                <w:rFonts w:ascii="Arial" w:eastAsia="Arial" w:hAnsi="Arial" w:cs="Arial"/>
              </w:rPr>
              <w:t>12</w:t>
            </w:r>
          </w:p>
        </w:tc>
        <w:tc>
          <w:tcPr>
            <w:tcW w:w="1080" w:type="dxa"/>
            <w:tcBorders>
              <w:top w:val="single" w:sz="8" w:space="0" w:color="DDDDDD"/>
              <w:left w:val="single" w:sz="8" w:space="0" w:color="DDDDDD"/>
              <w:bottom w:val="single" w:sz="8" w:space="0" w:color="DDDDDD"/>
              <w:right w:val="single" w:sz="8" w:space="0" w:color="DDDDDD"/>
            </w:tcBorders>
          </w:tcPr>
          <w:p w14:paraId="1B7F750D" w14:textId="77777777" w:rsidR="00C923D8" w:rsidRDefault="009B6B2F">
            <w:pPr>
              <w:rPr>
                <w:rFonts w:ascii="Arial" w:eastAsia="Arial" w:hAnsi="Arial" w:cs="Arial"/>
              </w:rPr>
            </w:pPr>
            <w:r>
              <w:rPr>
                <w:rFonts w:ascii="Arial" w:eastAsia="Arial" w:hAnsi="Arial" w:cs="Arial"/>
              </w:rPr>
              <w:t>34</w:t>
            </w:r>
          </w:p>
        </w:tc>
        <w:tc>
          <w:tcPr>
            <w:tcW w:w="1754" w:type="dxa"/>
            <w:tcBorders>
              <w:top w:val="single" w:sz="8" w:space="0" w:color="DDDDDD"/>
              <w:left w:val="single" w:sz="8" w:space="0" w:color="DDDDDD"/>
              <w:bottom w:val="single" w:sz="8" w:space="0" w:color="DDDDDD"/>
              <w:right w:val="single" w:sz="8" w:space="0" w:color="DDDDDD"/>
            </w:tcBorders>
          </w:tcPr>
          <w:p w14:paraId="03BA46D2" w14:textId="5C491A22" w:rsidR="00C923D8" w:rsidRDefault="00DE2538">
            <w:pPr>
              <w:rPr>
                <w:rFonts w:ascii="Arial" w:eastAsia="Arial" w:hAnsi="Arial" w:cs="Arial"/>
              </w:rPr>
            </w:pPr>
            <w:r>
              <w:rPr>
                <w:rFonts w:ascii="Arial" w:eastAsia="Arial" w:hAnsi="Arial" w:cs="Arial"/>
              </w:rPr>
              <w:t>Increasing</w:t>
            </w:r>
          </w:p>
        </w:tc>
      </w:tr>
      <w:tr w:rsidR="00C923D8" w14:paraId="3985C341" w14:textId="77777777">
        <w:trPr>
          <w:trHeight w:val="585"/>
        </w:trPr>
        <w:tc>
          <w:tcPr>
            <w:tcW w:w="1710" w:type="dxa"/>
            <w:tcBorders>
              <w:top w:val="single" w:sz="8" w:space="0" w:color="DDDDDD"/>
              <w:left w:val="single" w:sz="8" w:space="0" w:color="DDDDDD"/>
              <w:bottom w:val="single" w:sz="8" w:space="0" w:color="DDDDDD"/>
              <w:right w:val="single" w:sz="8" w:space="0" w:color="DDDDDD"/>
            </w:tcBorders>
          </w:tcPr>
          <w:p w14:paraId="380D88C7" w14:textId="77777777" w:rsidR="00C923D8" w:rsidRDefault="009B6B2F">
            <w:r>
              <w:rPr>
                <w:rFonts w:ascii="Arial" w:eastAsia="Arial" w:hAnsi="Arial" w:cs="Arial"/>
              </w:rPr>
              <w:t>Leprosy</w:t>
            </w:r>
          </w:p>
        </w:tc>
        <w:tc>
          <w:tcPr>
            <w:tcW w:w="1081" w:type="dxa"/>
            <w:tcBorders>
              <w:top w:val="single" w:sz="8" w:space="0" w:color="DDDDDD"/>
              <w:left w:val="single" w:sz="8" w:space="0" w:color="DDDDDD"/>
              <w:bottom w:val="single" w:sz="8" w:space="0" w:color="DDDDDD"/>
              <w:right w:val="single" w:sz="8" w:space="0" w:color="DDDDDD"/>
            </w:tcBorders>
          </w:tcPr>
          <w:p w14:paraId="7A450D29"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4616DA0D"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75B7FDCF" w14:textId="77777777" w:rsidR="00C923D8" w:rsidRDefault="009B6B2F">
            <w:pPr>
              <w:rPr>
                <w:rFonts w:ascii="Arial" w:eastAsia="Arial" w:hAnsi="Arial" w:cs="Arial"/>
              </w:rPr>
            </w:pPr>
            <w:r>
              <w:rPr>
                <w:rFonts w:ascii="Arial" w:eastAsia="Arial" w:hAnsi="Arial" w:cs="Arial"/>
              </w:rPr>
              <w:t>1</w:t>
            </w:r>
          </w:p>
        </w:tc>
        <w:tc>
          <w:tcPr>
            <w:tcW w:w="1080" w:type="dxa"/>
            <w:tcBorders>
              <w:top w:val="single" w:sz="8" w:space="0" w:color="DDDDDD"/>
              <w:left w:val="single" w:sz="8" w:space="0" w:color="DDDDDD"/>
              <w:bottom w:val="single" w:sz="8" w:space="0" w:color="DDDDDD"/>
              <w:right w:val="single" w:sz="8" w:space="0" w:color="DDDDDD"/>
            </w:tcBorders>
          </w:tcPr>
          <w:p w14:paraId="2E90ED47"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08EB9909" w14:textId="77777777" w:rsidR="00C923D8" w:rsidRDefault="009B6B2F">
            <w:pPr>
              <w:rPr>
                <w:rFonts w:ascii="Arial" w:eastAsia="Arial" w:hAnsi="Arial" w:cs="Arial"/>
              </w:rPr>
            </w:pPr>
            <w:r>
              <w:rPr>
                <w:rFonts w:ascii="Arial" w:eastAsia="Arial" w:hAnsi="Arial" w:cs="Arial"/>
              </w:rPr>
              <w:t>0</w:t>
            </w:r>
          </w:p>
        </w:tc>
        <w:tc>
          <w:tcPr>
            <w:tcW w:w="1080" w:type="dxa"/>
            <w:tcBorders>
              <w:top w:val="single" w:sz="8" w:space="0" w:color="DDDDDD"/>
              <w:left w:val="single" w:sz="8" w:space="0" w:color="DDDDDD"/>
              <w:bottom w:val="single" w:sz="8" w:space="0" w:color="DDDDDD"/>
              <w:right w:val="single" w:sz="8" w:space="0" w:color="DDDDDD"/>
            </w:tcBorders>
          </w:tcPr>
          <w:p w14:paraId="515A9262" w14:textId="77777777" w:rsidR="00C923D8" w:rsidRDefault="009B6B2F">
            <w:pPr>
              <w:rPr>
                <w:rFonts w:ascii="Arial" w:eastAsia="Arial" w:hAnsi="Arial" w:cs="Arial"/>
              </w:rPr>
            </w:pPr>
            <w:r>
              <w:rPr>
                <w:rFonts w:ascii="Arial" w:eastAsia="Arial" w:hAnsi="Arial" w:cs="Arial"/>
              </w:rPr>
              <w:t>0</w:t>
            </w:r>
          </w:p>
        </w:tc>
        <w:tc>
          <w:tcPr>
            <w:tcW w:w="1754" w:type="dxa"/>
            <w:tcBorders>
              <w:top w:val="single" w:sz="8" w:space="0" w:color="DDDDDD"/>
              <w:left w:val="single" w:sz="8" w:space="0" w:color="DDDDDD"/>
              <w:bottom w:val="single" w:sz="8" w:space="0" w:color="DDDDDD"/>
              <w:right w:val="single" w:sz="8" w:space="0" w:color="DDDDDD"/>
            </w:tcBorders>
          </w:tcPr>
          <w:p w14:paraId="1AAEA893" w14:textId="77777777" w:rsidR="00C923D8" w:rsidRDefault="009B6B2F">
            <w:pPr>
              <w:rPr>
                <w:rFonts w:ascii="Arial" w:eastAsia="Arial" w:hAnsi="Arial" w:cs="Arial"/>
              </w:rPr>
            </w:pPr>
            <w:r>
              <w:rPr>
                <w:rFonts w:ascii="Arial" w:eastAsia="Arial" w:hAnsi="Arial" w:cs="Arial"/>
              </w:rPr>
              <w:t xml:space="preserve">stable </w:t>
            </w:r>
          </w:p>
        </w:tc>
      </w:tr>
    </w:tbl>
    <w:p w14:paraId="43B56086" w14:textId="77777777" w:rsidR="00C923D8" w:rsidRDefault="00C923D8"/>
    <w:p w14:paraId="2044BA5E" w14:textId="65F8AE3F" w:rsidR="00C923D8" w:rsidRPr="008950CF" w:rsidRDefault="009B6B2F">
      <w:r w:rsidRPr="008950CF">
        <w:t xml:space="preserve">Based on the data from the last five years, Mumps  remains the most frequent endemic challenge for Devikulanagra . On average, we cases annually, primarily during </w:t>
      </w:r>
      <w:r w:rsidR="008C0605">
        <w:t>mainly monsoon</w:t>
      </w:r>
      <w:r w:rsidRPr="008950CF">
        <w:t xml:space="preserve"> Disease and New Threats</w:t>
      </w:r>
    </w:p>
    <w:p w14:paraId="07AE58C8" w14:textId="77777777" w:rsidR="00C923D8" w:rsidRDefault="00C923D8">
      <w:pPr>
        <w:pStyle w:val="Heading2"/>
        <w:numPr>
          <w:ilvl w:val="1"/>
          <w:numId w:val="1"/>
        </w:numPr>
        <w:tabs>
          <w:tab w:val="left" w:pos="0"/>
        </w:tabs>
      </w:pPr>
      <w:bookmarkStart w:id="56" w:name="_916moipx720k" w:colFirst="0" w:colLast="0"/>
      <w:bookmarkEnd w:id="56"/>
    </w:p>
    <w:p w14:paraId="46909FB6" w14:textId="77777777" w:rsidR="00C923D8" w:rsidRDefault="00C923D8">
      <w:pPr>
        <w:pStyle w:val="Heading2"/>
        <w:numPr>
          <w:ilvl w:val="1"/>
          <w:numId w:val="1"/>
        </w:numPr>
        <w:tabs>
          <w:tab w:val="left" w:pos="0"/>
        </w:tabs>
      </w:pPr>
      <w:bookmarkStart w:id="57" w:name="_zbd38u1uqoyf" w:colFirst="0" w:colLast="0"/>
      <w:bookmarkEnd w:id="57"/>
    </w:p>
    <w:p w14:paraId="354BE5A8" w14:textId="37D39E7A" w:rsidR="00C923D8" w:rsidRDefault="0087170E">
      <w:pPr>
        <w:pStyle w:val="Heading2"/>
        <w:numPr>
          <w:ilvl w:val="1"/>
          <w:numId w:val="1"/>
        </w:numPr>
        <w:tabs>
          <w:tab w:val="left" w:pos="0"/>
        </w:tabs>
      </w:pPr>
      <w:bookmarkStart w:id="58" w:name="_oejkqp80c078" w:colFirst="0" w:colLast="0"/>
      <w:bookmarkEnd w:id="58"/>
      <w:r w:rsidRPr="0087170E">
        <w:rPr>
          <w:noProof/>
        </w:rPr>
        <w:drawing>
          <wp:inline distT="0" distB="0" distL="0" distR="0" wp14:anchorId="4C738CBB" wp14:editId="318B1041">
            <wp:extent cx="5836920" cy="2014220"/>
            <wp:effectExtent l="0" t="0" r="0" b="5080"/>
            <wp:docPr id="73766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1249" name=""/>
                    <pic:cNvPicPr/>
                  </pic:nvPicPr>
                  <pic:blipFill>
                    <a:blip r:embed="rId30"/>
                    <a:stretch>
                      <a:fillRect/>
                    </a:stretch>
                  </pic:blipFill>
                  <pic:spPr>
                    <a:xfrm>
                      <a:off x="0" y="0"/>
                      <a:ext cx="5836920" cy="2014220"/>
                    </a:xfrm>
                    <a:prstGeom prst="rect">
                      <a:avLst/>
                    </a:prstGeom>
                  </pic:spPr>
                </pic:pic>
              </a:graphicData>
            </a:graphic>
          </wp:inline>
        </w:drawing>
      </w:r>
    </w:p>
    <w:p w14:paraId="3BB61E05" w14:textId="77777777" w:rsidR="00C923D8" w:rsidRDefault="00C923D8">
      <w:pPr>
        <w:pStyle w:val="Heading2"/>
        <w:numPr>
          <w:ilvl w:val="1"/>
          <w:numId w:val="1"/>
        </w:numPr>
        <w:tabs>
          <w:tab w:val="left" w:pos="0"/>
        </w:tabs>
      </w:pPr>
      <w:bookmarkStart w:id="59" w:name="_87aztjti15wm" w:colFirst="0" w:colLast="0"/>
      <w:bookmarkEnd w:id="59"/>
    </w:p>
    <w:p w14:paraId="54AA844D" w14:textId="77777777" w:rsidR="00C923D8" w:rsidRDefault="00C923D8">
      <w:pPr>
        <w:pStyle w:val="Heading2"/>
        <w:numPr>
          <w:ilvl w:val="1"/>
          <w:numId w:val="1"/>
        </w:numPr>
        <w:tabs>
          <w:tab w:val="left" w:pos="0"/>
        </w:tabs>
      </w:pPr>
      <w:bookmarkStart w:id="60" w:name="_fzw7fvt5tn4b" w:colFirst="0" w:colLast="0"/>
      <w:bookmarkEnd w:id="60"/>
    </w:p>
    <w:p w14:paraId="2CA259B0" w14:textId="77777777" w:rsidR="00C923D8" w:rsidRDefault="00C923D8">
      <w:pPr>
        <w:pStyle w:val="Heading2"/>
        <w:numPr>
          <w:ilvl w:val="1"/>
          <w:numId w:val="1"/>
        </w:numPr>
        <w:tabs>
          <w:tab w:val="left" w:pos="0"/>
        </w:tabs>
      </w:pPr>
      <w:bookmarkStart w:id="61" w:name="_7jmhs75man2s" w:colFirst="0" w:colLast="0"/>
      <w:bookmarkEnd w:id="61"/>
    </w:p>
    <w:p w14:paraId="6B577500" w14:textId="10418A65" w:rsidR="00C923D8" w:rsidRDefault="009B6B2F" w:rsidP="008C0605">
      <w:pPr>
        <w:pStyle w:val="Heading2"/>
        <w:tabs>
          <w:tab w:val="left" w:pos="0"/>
        </w:tabs>
        <w:ind w:left="2160"/>
      </w:pPr>
      <w:bookmarkStart w:id="62" w:name="_p0dkzvt9ah0o" w:colFirst="0" w:colLast="0"/>
      <w:bookmarkEnd w:id="62"/>
      <w:r>
        <w:br w:type="page"/>
      </w:r>
    </w:p>
    <w:p w14:paraId="011F7141" w14:textId="77777777" w:rsidR="00C923D8" w:rsidRDefault="00C923D8">
      <w:bookmarkStart w:id="63" w:name="_lpug5l7wrz7j" w:colFirst="0" w:colLast="0"/>
      <w:bookmarkEnd w:id="63"/>
    </w:p>
    <w:p w14:paraId="2E4878C5" w14:textId="77777777" w:rsidR="00C923D8" w:rsidRDefault="009B6B2F">
      <w:pPr>
        <w:pStyle w:val="Heading3"/>
        <w:numPr>
          <w:ilvl w:val="2"/>
          <w:numId w:val="1"/>
        </w:numPr>
        <w:tabs>
          <w:tab w:val="left" w:pos="0"/>
        </w:tabs>
      </w:pPr>
      <w:bookmarkStart w:id="64" w:name="_l1xrhmcbej3q" w:colFirst="0" w:colLast="0"/>
      <w:bookmarkEnd w:id="64"/>
      <w:r>
        <w:rPr>
          <w:b/>
          <w:bCs/>
          <w:sz w:val="26"/>
          <w:szCs w:val="26"/>
        </w:rPr>
        <w:t>DENGUE</w:t>
      </w:r>
    </w:p>
    <w:p w14:paraId="2D4DF336" w14:textId="77777777" w:rsidR="00C923D8" w:rsidRDefault="009B6B2F">
      <w:r>
        <w:t>Dengue is a major seasonal vector-borne disease strongly associated with rainfall, water stagnation, and increased mosquito breeding during the monsoon period.</w:t>
      </w:r>
    </w:p>
    <w:p w14:paraId="22783533" w14:textId="77777777" w:rsidR="00C923D8" w:rsidRDefault="00C923D8"/>
    <w:p w14:paraId="789DA7CC" w14:textId="511C9FA5" w:rsidR="00C923D8" w:rsidRDefault="009B6B2F">
      <w:r>
        <w:t>Peak: July–September</w:t>
      </w:r>
      <w:r>
        <w:rPr>
          <w:b/>
          <w:bCs/>
        </w:rPr>
        <w:t xml:space="preserve"> </w:t>
      </w:r>
    </w:p>
    <w:p w14:paraId="533B437E" w14:textId="77777777" w:rsidR="00C923D8" w:rsidRDefault="009B6B2F">
      <w:pPr>
        <w:jc w:val="center"/>
      </w:pPr>
      <w:r>
        <w:rPr>
          <w:noProof/>
        </w:rPr>
        <w:drawing>
          <wp:inline distT="0" distB="0" distL="0" distR="0" wp14:anchorId="064DD96F" wp14:editId="739B1E22">
            <wp:extent cx="4239203" cy="2619280"/>
            <wp:effectExtent l="0" t="0" r="0" b="0"/>
            <wp:docPr id="9" name="image11.png" descr="Points scored"/>
            <wp:cNvGraphicFramePr/>
            <a:graphic xmlns:a="http://schemas.openxmlformats.org/drawingml/2006/main">
              <a:graphicData uri="http://schemas.openxmlformats.org/drawingml/2006/picture">
                <pic:pic xmlns:pic="http://schemas.openxmlformats.org/drawingml/2006/picture">
                  <pic:nvPicPr>
                    <pic:cNvPr id="0" name="image11.png" descr="Points scored"/>
                    <pic:cNvPicPr preferRelativeResize="0"/>
                  </pic:nvPicPr>
                  <pic:blipFill>
                    <a:blip r:embed="rId31"/>
                    <a:srcRect/>
                    <a:stretch>
                      <a:fillRect/>
                    </a:stretch>
                  </pic:blipFill>
                  <pic:spPr>
                    <a:xfrm>
                      <a:off x="0" y="0"/>
                      <a:ext cx="4239203" cy="2619280"/>
                    </a:xfrm>
                    <a:prstGeom prst="rect">
                      <a:avLst/>
                    </a:prstGeom>
                    <a:ln/>
                  </pic:spPr>
                </pic:pic>
              </a:graphicData>
            </a:graphic>
          </wp:inline>
        </w:drawing>
      </w:r>
    </w:p>
    <w:p w14:paraId="23991D1B" w14:textId="77777777" w:rsidR="00C923D8" w:rsidRDefault="00C923D8">
      <w:pPr>
        <w:jc w:val="center"/>
      </w:pPr>
    </w:p>
    <w:p w14:paraId="43FE509A" w14:textId="77777777" w:rsidR="00C923D8" w:rsidRDefault="009B6B2F">
      <w:pPr>
        <w:pStyle w:val="Heading3"/>
        <w:numPr>
          <w:ilvl w:val="2"/>
          <w:numId w:val="1"/>
        </w:numPr>
        <w:tabs>
          <w:tab w:val="left" w:pos="0"/>
        </w:tabs>
        <w:jc w:val="center"/>
      </w:pPr>
      <w:bookmarkStart w:id="65" w:name="_df6hkrd83g9f" w:colFirst="0" w:colLast="0"/>
      <w:bookmarkEnd w:id="65"/>
      <w:r>
        <w:lastRenderedPageBreak/>
        <w:br w:type="page"/>
      </w:r>
    </w:p>
    <w:p w14:paraId="0E66FBD7" w14:textId="77777777" w:rsidR="00C923D8" w:rsidRDefault="009B6B2F">
      <w:pPr>
        <w:pStyle w:val="Heading3"/>
        <w:numPr>
          <w:ilvl w:val="2"/>
          <w:numId w:val="1"/>
        </w:numPr>
        <w:tabs>
          <w:tab w:val="left" w:pos="0"/>
        </w:tabs>
        <w:jc w:val="center"/>
      </w:pPr>
      <w:bookmarkStart w:id="66" w:name="_2hpas4kodt0n" w:colFirst="0" w:colLast="0"/>
      <w:bookmarkEnd w:id="66"/>
      <w:r>
        <w:lastRenderedPageBreak/>
        <w:t>Dengue – Ward-wise Yearly Distribution (2021–2025)</w:t>
      </w:r>
    </w:p>
    <w:p w14:paraId="1FD81D0E" w14:textId="77777777" w:rsidR="00C923D8" w:rsidRDefault="00C923D8">
      <w:pPr>
        <w:jc w:val="center"/>
      </w:pPr>
    </w:p>
    <w:tbl>
      <w:tblPr>
        <w:tblStyle w:val="afc"/>
        <w:tblW w:w="8985" w:type="dxa"/>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56"/>
        <w:gridCol w:w="771"/>
        <w:gridCol w:w="983"/>
        <w:gridCol w:w="1470"/>
        <w:gridCol w:w="1260"/>
        <w:gridCol w:w="1185"/>
        <w:gridCol w:w="1080"/>
        <w:gridCol w:w="1080"/>
      </w:tblGrid>
      <w:tr w:rsidR="00C923D8" w14:paraId="024FB886" w14:textId="77777777">
        <w:trPr>
          <w:trHeight w:val="712"/>
        </w:trPr>
        <w:tc>
          <w:tcPr>
            <w:tcW w:w="1155" w:type="dxa"/>
            <w:vMerge w:val="restart"/>
            <w:tcBorders>
              <w:top w:val="single" w:sz="8" w:space="0" w:color="000000"/>
              <w:left w:val="single" w:sz="8" w:space="0" w:color="000000"/>
              <w:bottom w:val="single" w:sz="8" w:space="0" w:color="000000"/>
              <w:right w:val="single" w:sz="8" w:space="0" w:color="000000"/>
            </w:tcBorders>
          </w:tcPr>
          <w:p w14:paraId="40DF7389" w14:textId="77777777" w:rsidR="00C923D8" w:rsidRDefault="009B6B2F">
            <w:pPr>
              <w:jc w:val="center"/>
            </w:pPr>
            <w:r>
              <w:rPr>
                <w:b/>
                <w:bCs/>
              </w:rPr>
              <w:t>Ward</w:t>
            </w:r>
          </w:p>
        </w:tc>
        <w:tc>
          <w:tcPr>
            <w:tcW w:w="771" w:type="dxa"/>
            <w:vMerge w:val="restart"/>
            <w:tcBorders>
              <w:top w:val="single" w:sz="8" w:space="0" w:color="000000"/>
              <w:left w:val="single" w:sz="8" w:space="0" w:color="000000"/>
              <w:bottom w:val="single" w:sz="8" w:space="0" w:color="000000"/>
              <w:right w:val="single" w:sz="8" w:space="0" w:color="000000"/>
            </w:tcBorders>
          </w:tcPr>
          <w:p w14:paraId="57601341" w14:textId="77777777" w:rsidR="00C923D8" w:rsidRDefault="00C923D8">
            <w:pPr>
              <w:jc w:val="center"/>
              <w:rPr>
                <w:b/>
                <w:bCs/>
              </w:rPr>
            </w:pPr>
          </w:p>
        </w:tc>
        <w:tc>
          <w:tcPr>
            <w:tcW w:w="7058" w:type="dxa"/>
            <w:gridSpan w:val="6"/>
            <w:tcBorders>
              <w:top w:val="single" w:sz="8" w:space="0" w:color="000000"/>
              <w:left w:val="single" w:sz="8" w:space="0" w:color="000000"/>
              <w:bottom w:val="single" w:sz="8" w:space="0" w:color="000000"/>
              <w:right w:val="single" w:sz="8" w:space="0" w:color="000000"/>
            </w:tcBorders>
          </w:tcPr>
          <w:p w14:paraId="1BCF7F34" w14:textId="77777777" w:rsidR="00C923D8" w:rsidRDefault="009B6B2F">
            <w:pPr>
              <w:jc w:val="center"/>
            </w:pPr>
            <w:r>
              <w:rPr>
                <w:b/>
                <w:bCs/>
              </w:rPr>
              <w:t>Dengue – Ward-wise Yearly Distribution</w:t>
            </w:r>
          </w:p>
        </w:tc>
      </w:tr>
      <w:tr w:rsidR="00C923D8" w14:paraId="632B0543" w14:textId="77777777">
        <w:trPr>
          <w:trHeight w:val="712"/>
        </w:trPr>
        <w:tc>
          <w:tcPr>
            <w:tcW w:w="1155" w:type="dxa"/>
            <w:vMerge/>
            <w:tcBorders>
              <w:top w:val="single" w:sz="8" w:space="0" w:color="000000"/>
              <w:left w:val="single" w:sz="8" w:space="0" w:color="000000"/>
              <w:bottom w:val="single" w:sz="8" w:space="0" w:color="000000"/>
              <w:right w:val="single" w:sz="8" w:space="0" w:color="000000"/>
            </w:tcBorders>
          </w:tcPr>
          <w:p w14:paraId="47669CDC" w14:textId="77777777" w:rsidR="00C923D8" w:rsidRDefault="00C923D8">
            <w:pPr>
              <w:pBdr>
                <w:top w:val="nil"/>
                <w:left w:val="nil"/>
                <w:bottom w:val="nil"/>
                <w:right w:val="nil"/>
                <w:between w:val="nil"/>
              </w:pBdr>
              <w:jc w:val="left"/>
            </w:pPr>
          </w:p>
        </w:tc>
        <w:tc>
          <w:tcPr>
            <w:tcW w:w="771" w:type="dxa"/>
            <w:vMerge/>
            <w:tcBorders>
              <w:top w:val="single" w:sz="8" w:space="0" w:color="000000"/>
              <w:left w:val="single" w:sz="8" w:space="0" w:color="000000"/>
              <w:bottom w:val="single" w:sz="8" w:space="0" w:color="000000"/>
              <w:right w:val="single" w:sz="8" w:space="0" w:color="000000"/>
            </w:tcBorders>
          </w:tcPr>
          <w:p w14:paraId="469C75E5" w14:textId="77777777" w:rsidR="00C923D8" w:rsidRDefault="00C923D8">
            <w:pPr>
              <w:pBdr>
                <w:top w:val="nil"/>
                <w:left w:val="nil"/>
                <w:bottom w:val="nil"/>
                <w:right w:val="nil"/>
                <w:between w:val="nil"/>
              </w:pBdr>
              <w:jc w:val="left"/>
            </w:pPr>
          </w:p>
        </w:tc>
        <w:tc>
          <w:tcPr>
            <w:tcW w:w="983" w:type="dxa"/>
            <w:tcBorders>
              <w:top w:val="single" w:sz="8" w:space="0" w:color="000000"/>
              <w:left w:val="single" w:sz="8" w:space="0" w:color="000000"/>
              <w:bottom w:val="single" w:sz="8" w:space="0" w:color="000000"/>
              <w:right w:val="single" w:sz="8" w:space="0" w:color="000000"/>
            </w:tcBorders>
          </w:tcPr>
          <w:p w14:paraId="7B63B817" w14:textId="77777777" w:rsidR="00C923D8" w:rsidRDefault="009B6B2F">
            <w:pPr>
              <w:jc w:val="center"/>
            </w:pPr>
            <w:r>
              <w:rPr>
                <w:b/>
                <w:bCs/>
              </w:rPr>
              <w:t>2021</w:t>
            </w:r>
          </w:p>
        </w:tc>
        <w:tc>
          <w:tcPr>
            <w:tcW w:w="1470" w:type="dxa"/>
            <w:tcBorders>
              <w:top w:val="single" w:sz="8" w:space="0" w:color="000000"/>
              <w:left w:val="single" w:sz="8" w:space="0" w:color="000000"/>
              <w:bottom w:val="single" w:sz="8" w:space="0" w:color="000000"/>
              <w:right w:val="single" w:sz="8" w:space="0" w:color="000000"/>
            </w:tcBorders>
          </w:tcPr>
          <w:p w14:paraId="3B9A4BC2" w14:textId="77777777" w:rsidR="00C923D8" w:rsidRDefault="009B6B2F">
            <w:pPr>
              <w:jc w:val="center"/>
            </w:pPr>
            <w:r>
              <w:rPr>
                <w:b/>
                <w:bCs/>
              </w:rPr>
              <w:t>2022</w:t>
            </w:r>
          </w:p>
        </w:tc>
        <w:tc>
          <w:tcPr>
            <w:tcW w:w="1260" w:type="dxa"/>
            <w:tcBorders>
              <w:top w:val="single" w:sz="8" w:space="0" w:color="000000"/>
              <w:left w:val="single" w:sz="8" w:space="0" w:color="000000"/>
              <w:bottom w:val="single" w:sz="8" w:space="0" w:color="000000"/>
              <w:right w:val="single" w:sz="8" w:space="0" w:color="000000"/>
            </w:tcBorders>
          </w:tcPr>
          <w:p w14:paraId="29591FA1" w14:textId="77777777" w:rsidR="00C923D8" w:rsidRDefault="009B6B2F">
            <w:pPr>
              <w:jc w:val="center"/>
            </w:pPr>
            <w:r>
              <w:rPr>
                <w:b/>
                <w:bCs/>
              </w:rPr>
              <w:t>2023</w:t>
            </w:r>
          </w:p>
        </w:tc>
        <w:tc>
          <w:tcPr>
            <w:tcW w:w="1185" w:type="dxa"/>
            <w:tcBorders>
              <w:top w:val="single" w:sz="8" w:space="0" w:color="000000"/>
              <w:left w:val="single" w:sz="8" w:space="0" w:color="000000"/>
              <w:bottom w:val="single" w:sz="8" w:space="0" w:color="000000"/>
              <w:right w:val="single" w:sz="8" w:space="0" w:color="000000"/>
            </w:tcBorders>
          </w:tcPr>
          <w:p w14:paraId="5B1F2845" w14:textId="77777777" w:rsidR="00C923D8" w:rsidRDefault="009B6B2F">
            <w:pPr>
              <w:jc w:val="center"/>
            </w:pPr>
            <w:r>
              <w:rPr>
                <w:b/>
                <w:bCs/>
              </w:rPr>
              <w:t>2024</w:t>
            </w:r>
          </w:p>
        </w:tc>
        <w:tc>
          <w:tcPr>
            <w:tcW w:w="1080" w:type="dxa"/>
            <w:tcBorders>
              <w:top w:val="single" w:sz="8" w:space="0" w:color="000000"/>
              <w:left w:val="single" w:sz="8" w:space="0" w:color="000000"/>
              <w:bottom w:val="single" w:sz="8" w:space="0" w:color="000000"/>
              <w:right w:val="single" w:sz="8" w:space="0" w:color="000000"/>
            </w:tcBorders>
          </w:tcPr>
          <w:p w14:paraId="5558D587" w14:textId="77777777" w:rsidR="00C923D8" w:rsidRDefault="009B6B2F">
            <w:pPr>
              <w:jc w:val="center"/>
            </w:pPr>
            <w:r>
              <w:rPr>
                <w:b/>
                <w:bCs/>
              </w:rPr>
              <w:t>2025</w:t>
            </w:r>
          </w:p>
        </w:tc>
        <w:tc>
          <w:tcPr>
            <w:tcW w:w="1080" w:type="dxa"/>
            <w:tcBorders>
              <w:top w:val="single" w:sz="8" w:space="0" w:color="000000"/>
              <w:left w:val="single" w:sz="8" w:space="0" w:color="000000"/>
              <w:bottom w:val="single" w:sz="8" w:space="0" w:color="000000"/>
              <w:right w:val="single" w:sz="8" w:space="0" w:color="000000"/>
            </w:tcBorders>
          </w:tcPr>
          <w:p w14:paraId="4C047C8D" w14:textId="77777777" w:rsidR="00C923D8" w:rsidRDefault="009B6B2F">
            <w:pPr>
              <w:jc w:val="center"/>
            </w:pPr>
            <w:r>
              <w:rPr>
                <w:b/>
                <w:bCs/>
              </w:rPr>
              <w:t>Total</w:t>
            </w:r>
          </w:p>
        </w:tc>
      </w:tr>
      <w:tr w:rsidR="00C923D8" w14:paraId="73671C13" w14:textId="77777777">
        <w:trPr>
          <w:trHeight w:val="555"/>
        </w:trPr>
        <w:tc>
          <w:tcPr>
            <w:tcW w:w="1155" w:type="dxa"/>
            <w:tcBorders>
              <w:top w:val="single" w:sz="8" w:space="0" w:color="000000"/>
              <w:left w:val="single" w:sz="8" w:space="0" w:color="000000"/>
              <w:bottom w:val="single" w:sz="8" w:space="0" w:color="000000"/>
              <w:right w:val="single" w:sz="8" w:space="0" w:color="000000"/>
            </w:tcBorders>
          </w:tcPr>
          <w:p w14:paraId="0475C598" w14:textId="77777777" w:rsidR="00C923D8" w:rsidRDefault="009B6B2F">
            <w:pPr>
              <w:jc w:val="center"/>
            </w:pPr>
            <w:r>
              <w:t>1</w:t>
            </w:r>
          </w:p>
        </w:tc>
        <w:tc>
          <w:tcPr>
            <w:tcW w:w="771" w:type="dxa"/>
            <w:tcBorders>
              <w:top w:val="single" w:sz="8" w:space="0" w:color="000000"/>
              <w:left w:val="single" w:sz="8" w:space="0" w:color="000000"/>
              <w:bottom w:val="single" w:sz="8" w:space="0" w:color="000000"/>
              <w:right w:val="single" w:sz="8" w:space="0" w:color="000000"/>
            </w:tcBorders>
          </w:tcPr>
          <w:p w14:paraId="3529FB10"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26915A0C"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313851E8"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58AAF910" w14:textId="77777777" w:rsidR="00C923D8" w:rsidRDefault="009B6B2F">
            <w:pPr>
              <w:jc w:val="center"/>
            </w:pPr>
            <w:r>
              <w:t>1</w:t>
            </w:r>
          </w:p>
        </w:tc>
        <w:tc>
          <w:tcPr>
            <w:tcW w:w="1185" w:type="dxa"/>
            <w:tcBorders>
              <w:top w:val="single" w:sz="8" w:space="0" w:color="000000"/>
              <w:left w:val="single" w:sz="8" w:space="0" w:color="000000"/>
              <w:bottom w:val="single" w:sz="8" w:space="0" w:color="000000"/>
              <w:right w:val="single" w:sz="8" w:space="0" w:color="000000"/>
            </w:tcBorders>
          </w:tcPr>
          <w:p w14:paraId="3221B51A" w14:textId="77777777" w:rsidR="00C923D8" w:rsidRDefault="009B6B2F">
            <w:pPr>
              <w:jc w:val="center"/>
            </w:pPr>
            <w:r>
              <w:t>1</w:t>
            </w:r>
          </w:p>
        </w:tc>
        <w:tc>
          <w:tcPr>
            <w:tcW w:w="1080" w:type="dxa"/>
            <w:tcBorders>
              <w:top w:val="single" w:sz="8" w:space="0" w:color="000000"/>
              <w:left w:val="single" w:sz="8" w:space="0" w:color="000000"/>
              <w:bottom w:val="single" w:sz="8" w:space="0" w:color="000000"/>
              <w:right w:val="single" w:sz="8" w:space="0" w:color="000000"/>
            </w:tcBorders>
          </w:tcPr>
          <w:p w14:paraId="522D7B90" w14:textId="77777777" w:rsidR="00C923D8" w:rsidRDefault="009B6B2F">
            <w:pPr>
              <w:jc w:val="center"/>
            </w:pPr>
            <w:r>
              <w:t>1</w:t>
            </w:r>
          </w:p>
        </w:tc>
        <w:tc>
          <w:tcPr>
            <w:tcW w:w="1080" w:type="dxa"/>
            <w:tcBorders>
              <w:top w:val="single" w:sz="8" w:space="0" w:color="000000"/>
              <w:left w:val="single" w:sz="8" w:space="0" w:color="000000"/>
              <w:bottom w:val="single" w:sz="8" w:space="0" w:color="000000"/>
              <w:right w:val="single" w:sz="8" w:space="0" w:color="000000"/>
            </w:tcBorders>
          </w:tcPr>
          <w:p w14:paraId="35EA2A57" w14:textId="77777777" w:rsidR="00C923D8" w:rsidRDefault="009B6B2F">
            <w:pPr>
              <w:jc w:val="center"/>
            </w:pPr>
            <w:r>
              <w:t>3</w:t>
            </w:r>
          </w:p>
        </w:tc>
      </w:tr>
      <w:tr w:rsidR="00C923D8" w14:paraId="254F7B02" w14:textId="77777777">
        <w:trPr>
          <w:trHeight w:val="480"/>
        </w:trPr>
        <w:tc>
          <w:tcPr>
            <w:tcW w:w="1155" w:type="dxa"/>
            <w:tcBorders>
              <w:top w:val="single" w:sz="8" w:space="0" w:color="000000"/>
              <w:left w:val="single" w:sz="8" w:space="0" w:color="000000"/>
              <w:bottom w:val="single" w:sz="8" w:space="0" w:color="000000"/>
              <w:right w:val="single" w:sz="8" w:space="0" w:color="000000"/>
            </w:tcBorders>
          </w:tcPr>
          <w:p w14:paraId="55AD0840" w14:textId="77777777" w:rsidR="00C923D8" w:rsidRDefault="009B6B2F">
            <w:pPr>
              <w:jc w:val="center"/>
            </w:pPr>
            <w:r>
              <w:t>2</w:t>
            </w:r>
          </w:p>
        </w:tc>
        <w:tc>
          <w:tcPr>
            <w:tcW w:w="771" w:type="dxa"/>
            <w:tcBorders>
              <w:top w:val="single" w:sz="8" w:space="0" w:color="000000"/>
              <w:left w:val="single" w:sz="8" w:space="0" w:color="000000"/>
              <w:bottom w:val="single" w:sz="8" w:space="0" w:color="000000"/>
              <w:right w:val="single" w:sz="8" w:space="0" w:color="000000"/>
            </w:tcBorders>
          </w:tcPr>
          <w:p w14:paraId="6A22691F"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4527BD5A"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2097FF89"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0232FC72" w14:textId="77777777" w:rsidR="00C923D8" w:rsidRDefault="009B6B2F">
            <w:pPr>
              <w:jc w:val="center"/>
            </w:pPr>
            <w:r>
              <w:t>0</w:t>
            </w:r>
          </w:p>
        </w:tc>
        <w:tc>
          <w:tcPr>
            <w:tcW w:w="1185" w:type="dxa"/>
            <w:tcBorders>
              <w:top w:val="single" w:sz="8" w:space="0" w:color="000000"/>
              <w:left w:val="single" w:sz="8" w:space="0" w:color="000000"/>
              <w:bottom w:val="single" w:sz="8" w:space="0" w:color="000000"/>
              <w:right w:val="single" w:sz="8" w:space="0" w:color="000000"/>
            </w:tcBorders>
          </w:tcPr>
          <w:p w14:paraId="790B5470"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42B34147"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71DC239F" w14:textId="77777777" w:rsidR="00C923D8" w:rsidRDefault="009B6B2F">
            <w:pPr>
              <w:jc w:val="center"/>
            </w:pPr>
            <w:r>
              <w:t>0</w:t>
            </w:r>
          </w:p>
        </w:tc>
      </w:tr>
      <w:tr w:rsidR="00C923D8" w14:paraId="2F98B0AA" w14:textId="77777777">
        <w:trPr>
          <w:trHeight w:val="495"/>
        </w:trPr>
        <w:tc>
          <w:tcPr>
            <w:tcW w:w="1155" w:type="dxa"/>
            <w:tcBorders>
              <w:top w:val="single" w:sz="8" w:space="0" w:color="000000"/>
              <w:left w:val="single" w:sz="8" w:space="0" w:color="000000"/>
              <w:bottom w:val="single" w:sz="8" w:space="0" w:color="000000"/>
              <w:right w:val="single" w:sz="8" w:space="0" w:color="000000"/>
            </w:tcBorders>
          </w:tcPr>
          <w:p w14:paraId="752EB318" w14:textId="77777777" w:rsidR="00C923D8" w:rsidRDefault="009B6B2F">
            <w:pPr>
              <w:jc w:val="center"/>
            </w:pPr>
            <w:r>
              <w:t>3</w:t>
            </w:r>
          </w:p>
        </w:tc>
        <w:tc>
          <w:tcPr>
            <w:tcW w:w="771" w:type="dxa"/>
            <w:tcBorders>
              <w:top w:val="single" w:sz="8" w:space="0" w:color="000000"/>
              <w:left w:val="single" w:sz="8" w:space="0" w:color="000000"/>
              <w:bottom w:val="single" w:sz="8" w:space="0" w:color="000000"/>
              <w:right w:val="single" w:sz="8" w:space="0" w:color="000000"/>
            </w:tcBorders>
          </w:tcPr>
          <w:p w14:paraId="1B99A8D7"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70EF032A"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1C5951E7" w14:textId="77777777" w:rsidR="00C923D8" w:rsidRDefault="009B6B2F">
            <w:pPr>
              <w:jc w:val="center"/>
            </w:pPr>
            <w:r>
              <w:t>1</w:t>
            </w:r>
          </w:p>
        </w:tc>
        <w:tc>
          <w:tcPr>
            <w:tcW w:w="1260" w:type="dxa"/>
            <w:tcBorders>
              <w:top w:val="single" w:sz="8" w:space="0" w:color="000000"/>
              <w:left w:val="single" w:sz="8" w:space="0" w:color="000000"/>
              <w:bottom w:val="single" w:sz="8" w:space="0" w:color="000000"/>
              <w:right w:val="single" w:sz="8" w:space="0" w:color="000000"/>
            </w:tcBorders>
          </w:tcPr>
          <w:p w14:paraId="29A7D746" w14:textId="77777777" w:rsidR="00C923D8" w:rsidRDefault="009B6B2F">
            <w:pPr>
              <w:jc w:val="center"/>
            </w:pPr>
            <w:r>
              <w:t>2</w:t>
            </w:r>
          </w:p>
        </w:tc>
        <w:tc>
          <w:tcPr>
            <w:tcW w:w="1185" w:type="dxa"/>
            <w:tcBorders>
              <w:top w:val="single" w:sz="8" w:space="0" w:color="000000"/>
              <w:left w:val="single" w:sz="8" w:space="0" w:color="000000"/>
              <w:bottom w:val="single" w:sz="8" w:space="0" w:color="000000"/>
              <w:right w:val="single" w:sz="8" w:space="0" w:color="000000"/>
            </w:tcBorders>
          </w:tcPr>
          <w:p w14:paraId="26FA4F6E" w14:textId="77777777" w:rsidR="00C923D8" w:rsidRDefault="009B6B2F">
            <w:pPr>
              <w:jc w:val="left"/>
            </w:pPr>
            <w:r>
              <w:t xml:space="preserve">        1</w:t>
            </w:r>
          </w:p>
        </w:tc>
        <w:tc>
          <w:tcPr>
            <w:tcW w:w="1080" w:type="dxa"/>
            <w:tcBorders>
              <w:top w:val="single" w:sz="8" w:space="0" w:color="000000"/>
              <w:left w:val="single" w:sz="8" w:space="0" w:color="000000"/>
              <w:bottom w:val="single" w:sz="8" w:space="0" w:color="000000"/>
              <w:right w:val="single" w:sz="8" w:space="0" w:color="000000"/>
            </w:tcBorders>
          </w:tcPr>
          <w:p w14:paraId="6BC5EEDF"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2369DEE5" w14:textId="77777777" w:rsidR="00C923D8" w:rsidRDefault="009B6B2F">
            <w:pPr>
              <w:jc w:val="center"/>
            </w:pPr>
            <w:r>
              <w:t>4</w:t>
            </w:r>
          </w:p>
        </w:tc>
      </w:tr>
      <w:tr w:rsidR="00C923D8" w14:paraId="2E481835" w14:textId="77777777">
        <w:trPr>
          <w:trHeight w:val="510"/>
        </w:trPr>
        <w:tc>
          <w:tcPr>
            <w:tcW w:w="1155" w:type="dxa"/>
            <w:tcBorders>
              <w:top w:val="single" w:sz="8" w:space="0" w:color="000000"/>
              <w:left w:val="single" w:sz="8" w:space="0" w:color="000000"/>
              <w:bottom w:val="single" w:sz="8" w:space="0" w:color="000000"/>
              <w:right w:val="single" w:sz="8" w:space="0" w:color="000000"/>
            </w:tcBorders>
          </w:tcPr>
          <w:p w14:paraId="0FBE2973" w14:textId="77777777" w:rsidR="00C923D8" w:rsidRDefault="009B6B2F">
            <w:pPr>
              <w:jc w:val="center"/>
            </w:pPr>
            <w:r>
              <w:t>4</w:t>
            </w:r>
          </w:p>
        </w:tc>
        <w:tc>
          <w:tcPr>
            <w:tcW w:w="771" w:type="dxa"/>
            <w:tcBorders>
              <w:top w:val="single" w:sz="8" w:space="0" w:color="000000"/>
              <w:left w:val="single" w:sz="8" w:space="0" w:color="000000"/>
              <w:bottom w:val="single" w:sz="8" w:space="0" w:color="000000"/>
              <w:right w:val="single" w:sz="8" w:space="0" w:color="000000"/>
            </w:tcBorders>
          </w:tcPr>
          <w:p w14:paraId="0D48E364"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40483929"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2DC5BED3"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163671D5" w14:textId="77777777" w:rsidR="00C923D8" w:rsidRDefault="009B6B2F">
            <w:pPr>
              <w:jc w:val="center"/>
            </w:pPr>
            <w:r>
              <w:t>1</w:t>
            </w:r>
          </w:p>
        </w:tc>
        <w:tc>
          <w:tcPr>
            <w:tcW w:w="1185" w:type="dxa"/>
            <w:tcBorders>
              <w:top w:val="single" w:sz="8" w:space="0" w:color="000000"/>
              <w:left w:val="single" w:sz="8" w:space="0" w:color="000000"/>
              <w:bottom w:val="single" w:sz="8" w:space="0" w:color="000000"/>
              <w:right w:val="single" w:sz="8" w:space="0" w:color="000000"/>
            </w:tcBorders>
          </w:tcPr>
          <w:p w14:paraId="41B9AF4D" w14:textId="77777777" w:rsidR="00C923D8" w:rsidRDefault="009B6B2F">
            <w:pPr>
              <w:jc w:val="center"/>
            </w:pPr>
            <w:r>
              <w:t>1</w:t>
            </w:r>
          </w:p>
        </w:tc>
        <w:tc>
          <w:tcPr>
            <w:tcW w:w="1080" w:type="dxa"/>
            <w:tcBorders>
              <w:top w:val="single" w:sz="8" w:space="0" w:color="000000"/>
              <w:left w:val="single" w:sz="8" w:space="0" w:color="000000"/>
              <w:bottom w:val="single" w:sz="8" w:space="0" w:color="000000"/>
              <w:right w:val="single" w:sz="8" w:space="0" w:color="000000"/>
            </w:tcBorders>
          </w:tcPr>
          <w:p w14:paraId="0B86FC49"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548931CB" w14:textId="77777777" w:rsidR="00C923D8" w:rsidRDefault="009B6B2F">
            <w:pPr>
              <w:jc w:val="center"/>
            </w:pPr>
            <w:r>
              <w:t>2</w:t>
            </w:r>
          </w:p>
        </w:tc>
      </w:tr>
      <w:tr w:rsidR="00C923D8" w14:paraId="7F15A27A" w14:textId="77777777">
        <w:trPr>
          <w:trHeight w:val="557"/>
        </w:trPr>
        <w:tc>
          <w:tcPr>
            <w:tcW w:w="1155" w:type="dxa"/>
            <w:tcBorders>
              <w:top w:val="single" w:sz="8" w:space="0" w:color="000000"/>
              <w:left w:val="single" w:sz="8" w:space="0" w:color="000000"/>
              <w:bottom w:val="single" w:sz="8" w:space="0" w:color="000000"/>
              <w:right w:val="single" w:sz="8" w:space="0" w:color="000000"/>
            </w:tcBorders>
          </w:tcPr>
          <w:p w14:paraId="1ED56C78" w14:textId="77777777" w:rsidR="00C923D8" w:rsidRDefault="009B6B2F">
            <w:pPr>
              <w:jc w:val="center"/>
            </w:pPr>
            <w:r>
              <w:t>5</w:t>
            </w:r>
          </w:p>
        </w:tc>
        <w:tc>
          <w:tcPr>
            <w:tcW w:w="771" w:type="dxa"/>
            <w:tcBorders>
              <w:top w:val="single" w:sz="8" w:space="0" w:color="000000"/>
              <w:left w:val="single" w:sz="8" w:space="0" w:color="000000"/>
              <w:bottom w:val="single" w:sz="8" w:space="0" w:color="000000"/>
              <w:right w:val="single" w:sz="8" w:space="0" w:color="000000"/>
            </w:tcBorders>
          </w:tcPr>
          <w:p w14:paraId="7CAEE872"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5D1847BC" w14:textId="77777777" w:rsidR="00C923D8" w:rsidRDefault="009B6B2F">
            <w:pPr>
              <w:jc w:val="center"/>
            </w:pPr>
            <w:r>
              <w:t>1</w:t>
            </w:r>
          </w:p>
        </w:tc>
        <w:tc>
          <w:tcPr>
            <w:tcW w:w="1470" w:type="dxa"/>
            <w:tcBorders>
              <w:top w:val="single" w:sz="8" w:space="0" w:color="000000"/>
              <w:left w:val="single" w:sz="8" w:space="0" w:color="000000"/>
              <w:bottom w:val="single" w:sz="8" w:space="0" w:color="000000"/>
              <w:right w:val="single" w:sz="8" w:space="0" w:color="000000"/>
            </w:tcBorders>
          </w:tcPr>
          <w:p w14:paraId="0784EDEA"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11A7CBBB" w14:textId="77777777" w:rsidR="00C923D8" w:rsidRDefault="009B6B2F">
            <w:pPr>
              <w:jc w:val="center"/>
            </w:pPr>
            <w:r>
              <w:t>0</w:t>
            </w:r>
          </w:p>
        </w:tc>
        <w:tc>
          <w:tcPr>
            <w:tcW w:w="1185" w:type="dxa"/>
            <w:tcBorders>
              <w:top w:val="single" w:sz="8" w:space="0" w:color="000000"/>
              <w:left w:val="single" w:sz="8" w:space="0" w:color="000000"/>
              <w:bottom w:val="single" w:sz="8" w:space="0" w:color="000000"/>
              <w:right w:val="single" w:sz="8" w:space="0" w:color="000000"/>
            </w:tcBorders>
          </w:tcPr>
          <w:p w14:paraId="6D3F6E5E"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3579F726"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230B2EF8" w14:textId="77777777" w:rsidR="00C923D8" w:rsidRDefault="009B6B2F">
            <w:pPr>
              <w:jc w:val="center"/>
            </w:pPr>
            <w:r>
              <w:t>1</w:t>
            </w:r>
          </w:p>
        </w:tc>
      </w:tr>
      <w:tr w:rsidR="00C923D8" w14:paraId="1499466F" w14:textId="77777777">
        <w:trPr>
          <w:trHeight w:val="591"/>
        </w:trPr>
        <w:tc>
          <w:tcPr>
            <w:tcW w:w="1155" w:type="dxa"/>
            <w:tcBorders>
              <w:top w:val="single" w:sz="8" w:space="0" w:color="000000"/>
              <w:left w:val="single" w:sz="8" w:space="0" w:color="000000"/>
              <w:bottom w:val="single" w:sz="8" w:space="0" w:color="000000"/>
              <w:right w:val="single" w:sz="8" w:space="0" w:color="000000"/>
            </w:tcBorders>
          </w:tcPr>
          <w:p w14:paraId="7C071FF9" w14:textId="77777777" w:rsidR="00C923D8" w:rsidRDefault="009B6B2F">
            <w:pPr>
              <w:jc w:val="center"/>
            </w:pPr>
            <w:r>
              <w:t>6</w:t>
            </w:r>
          </w:p>
        </w:tc>
        <w:tc>
          <w:tcPr>
            <w:tcW w:w="771" w:type="dxa"/>
            <w:tcBorders>
              <w:top w:val="single" w:sz="8" w:space="0" w:color="000000"/>
              <w:left w:val="single" w:sz="8" w:space="0" w:color="000000"/>
              <w:bottom w:val="single" w:sz="8" w:space="0" w:color="000000"/>
              <w:right w:val="single" w:sz="8" w:space="0" w:color="000000"/>
            </w:tcBorders>
          </w:tcPr>
          <w:p w14:paraId="386284D3"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368E65C0"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0FE23B16"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750187A4" w14:textId="77777777" w:rsidR="00C923D8" w:rsidRDefault="009B6B2F">
            <w:pPr>
              <w:jc w:val="center"/>
            </w:pPr>
            <w:r>
              <w:t>1</w:t>
            </w:r>
          </w:p>
        </w:tc>
        <w:tc>
          <w:tcPr>
            <w:tcW w:w="1185" w:type="dxa"/>
            <w:tcBorders>
              <w:top w:val="single" w:sz="8" w:space="0" w:color="000000"/>
              <w:left w:val="single" w:sz="8" w:space="0" w:color="000000"/>
              <w:bottom w:val="single" w:sz="8" w:space="0" w:color="000000"/>
              <w:right w:val="single" w:sz="8" w:space="0" w:color="000000"/>
            </w:tcBorders>
          </w:tcPr>
          <w:p w14:paraId="56BD97D0" w14:textId="77777777" w:rsidR="00C923D8" w:rsidRDefault="009B6B2F">
            <w:pPr>
              <w:jc w:val="center"/>
            </w:pPr>
            <w:r>
              <w:t>2</w:t>
            </w:r>
          </w:p>
        </w:tc>
        <w:tc>
          <w:tcPr>
            <w:tcW w:w="1080" w:type="dxa"/>
            <w:tcBorders>
              <w:top w:val="single" w:sz="8" w:space="0" w:color="000000"/>
              <w:left w:val="single" w:sz="8" w:space="0" w:color="000000"/>
              <w:bottom w:val="single" w:sz="8" w:space="0" w:color="000000"/>
              <w:right w:val="single" w:sz="8" w:space="0" w:color="000000"/>
            </w:tcBorders>
          </w:tcPr>
          <w:p w14:paraId="4275DC81"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3E9927D1" w14:textId="77777777" w:rsidR="00C923D8" w:rsidRDefault="009B6B2F">
            <w:pPr>
              <w:jc w:val="center"/>
            </w:pPr>
            <w:r>
              <w:t>3</w:t>
            </w:r>
          </w:p>
        </w:tc>
      </w:tr>
      <w:tr w:rsidR="00C923D8" w14:paraId="3762CA1C" w14:textId="77777777">
        <w:trPr>
          <w:trHeight w:val="405"/>
        </w:trPr>
        <w:tc>
          <w:tcPr>
            <w:tcW w:w="1155" w:type="dxa"/>
            <w:tcBorders>
              <w:top w:val="single" w:sz="8" w:space="0" w:color="000000"/>
              <w:left w:val="single" w:sz="8" w:space="0" w:color="000000"/>
              <w:bottom w:val="single" w:sz="8" w:space="0" w:color="000000"/>
              <w:right w:val="single" w:sz="8" w:space="0" w:color="000000"/>
            </w:tcBorders>
          </w:tcPr>
          <w:p w14:paraId="572FCB11" w14:textId="77777777" w:rsidR="00C923D8" w:rsidRDefault="009B6B2F">
            <w:pPr>
              <w:jc w:val="center"/>
            </w:pPr>
            <w:r>
              <w:t>7</w:t>
            </w:r>
          </w:p>
        </w:tc>
        <w:tc>
          <w:tcPr>
            <w:tcW w:w="771" w:type="dxa"/>
            <w:tcBorders>
              <w:top w:val="single" w:sz="8" w:space="0" w:color="000000"/>
              <w:left w:val="single" w:sz="8" w:space="0" w:color="000000"/>
              <w:bottom w:val="single" w:sz="8" w:space="0" w:color="000000"/>
              <w:right w:val="single" w:sz="8" w:space="0" w:color="000000"/>
            </w:tcBorders>
          </w:tcPr>
          <w:p w14:paraId="5F8E3499"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6D84C139"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18F59A46"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212C3EEE" w14:textId="77777777" w:rsidR="00C923D8" w:rsidRDefault="009B6B2F">
            <w:pPr>
              <w:jc w:val="center"/>
            </w:pPr>
            <w:r>
              <w:t>1</w:t>
            </w:r>
          </w:p>
        </w:tc>
        <w:tc>
          <w:tcPr>
            <w:tcW w:w="1185" w:type="dxa"/>
            <w:tcBorders>
              <w:top w:val="single" w:sz="8" w:space="0" w:color="000000"/>
              <w:left w:val="single" w:sz="8" w:space="0" w:color="000000"/>
              <w:bottom w:val="single" w:sz="8" w:space="0" w:color="000000"/>
              <w:right w:val="single" w:sz="8" w:space="0" w:color="000000"/>
            </w:tcBorders>
          </w:tcPr>
          <w:p w14:paraId="3976FF96"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2537F024"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6E0455F7" w14:textId="77777777" w:rsidR="00C923D8" w:rsidRDefault="009B6B2F">
            <w:pPr>
              <w:jc w:val="center"/>
            </w:pPr>
            <w:r>
              <w:t>1</w:t>
            </w:r>
          </w:p>
        </w:tc>
      </w:tr>
      <w:tr w:rsidR="00C923D8" w14:paraId="24DAD8D9" w14:textId="77777777">
        <w:trPr>
          <w:trHeight w:val="270"/>
        </w:trPr>
        <w:tc>
          <w:tcPr>
            <w:tcW w:w="1155" w:type="dxa"/>
            <w:tcBorders>
              <w:top w:val="single" w:sz="8" w:space="0" w:color="000000"/>
              <w:left w:val="single" w:sz="8" w:space="0" w:color="000000"/>
              <w:bottom w:val="single" w:sz="8" w:space="0" w:color="000000"/>
              <w:right w:val="single" w:sz="8" w:space="0" w:color="000000"/>
            </w:tcBorders>
          </w:tcPr>
          <w:p w14:paraId="63F064DE" w14:textId="77777777" w:rsidR="00C923D8" w:rsidRDefault="009B6B2F">
            <w:pPr>
              <w:jc w:val="center"/>
            </w:pPr>
            <w:r>
              <w:t>8</w:t>
            </w:r>
          </w:p>
        </w:tc>
        <w:tc>
          <w:tcPr>
            <w:tcW w:w="771" w:type="dxa"/>
            <w:tcBorders>
              <w:top w:val="single" w:sz="8" w:space="0" w:color="000000"/>
              <w:left w:val="single" w:sz="8" w:space="0" w:color="000000"/>
              <w:bottom w:val="single" w:sz="8" w:space="0" w:color="000000"/>
              <w:right w:val="single" w:sz="8" w:space="0" w:color="000000"/>
            </w:tcBorders>
          </w:tcPr>
          <w:p w14:paraId="185A8A8B"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6481AD91"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5DEC80EB" w14:textId="77777777" w:rsidR="00C923D8" w:rsidRDefault="009B6B2F">
            <w:pPr>
              <w:jc w:val="center"/>
            </w:pPr>
            <w:r>
              <w:t>1</w:t>
            </w:r>
          </w:p>
        </w:tc>
        <w:tc>
          <w:tcPr>
            <w:tcW w:w="1260" w:type="dxa"/>
            <w:tcBorders>
              <w:top w:val="single" w:sz="8" w:space="0" w:color="000000"/>
              <w:left w:val="single" w:sz="8" w:space="0" w:color="000000"/>
              <w:bottom w:val="single" w:sz="8" w:space="0" w:color="000000"/>
              <w:right w:val="single" w:sz="8" w:space="0" w:color="000000"/>
            </w:tcBorders>
          </w:tcPr>
          <w:p w14:paraId="551AB121" w14:textId="77777777" w:rsidR="00C923D8" w:rsidRDefault="009B6B2F">
            <w:pPr>
              <w:jc w:val="center"/>
            </w:pPr>
            <w:r>
              <w:t>0</w:t>
            </w:r>
          </w:p>
        </w:tc>
        <w:tc>
          <w:tcPr>
            <w:tcW w:w="1185" w:type="dxa"/>
            <w:tcBorders>
              <w:top w:val="single" w:sz="8" w:space="0" w:color="000000"/>
              <w:left w:val="single" w:sz="8" w:space="0" w:color="000000"/>
              <w:bottom w:val="single" w:sz="8" w:space="0" w:color="000000"/>
              <w:right w:val="single" w:sz="8" w:space="0" w:color="000000"/>
            </w:tcBorders>
          </w:tcPr>
          <w:p w14:paraId="7C0A1F31"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2B5BA3B2"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75A3B81B" w14:textId="77777777" w:rsidR="00C923D8" w:rsidRDefault="009B6B2F">
            <w:pPr>
              <w:jc w:val="center"/>
            </w:pPr>
            <w:r>
              <w:t>1</w:t>
            </w:r>
          </w:p>
        </w:tc>
      </w:tr>
      <w:tr w:rsidR="00C923D8" w14:paraId="65BA9B14" w14:textId="77777777">
        <w:trPr>
          <w:trHeight w:val="570"/>
        </w:trPr>
        <w:tc>
          <w:tcPr>
            <w:tcW w:w="1155" w:type="dxa"/>
            <w:tcBorders>
              <w:top w:val="single" w:sz="8" w:space="0" w:color="000000"/>
              <w:left w:val="single" w:sz="8" w:space="0" w:color="000000"/>
              <w:bottom w:val="single" w:sz="8" w:space="0" w:color="000000"/>
              <w:right w:val="single" w:sz="8" w:space="0" w:color="000000"/>
            </w:tcBorders>
          </w:tcPr>
          <w:p w14:paraId="7ABDCC2E" w14:textId="77777777" w:rsidR="00C923D8" w:rsidRDefault="009B6B2F">
            <w:pPr>
              <w:jc w:val="center"/>
            </w:pPr>
            <w:r>
              <w:t>9</w:t>
            </w:r>
          </w:p>
        </w:tc>
        <w:tc>
          <w:tcPr>
            <w:tcW w:w="771" w:type="dxa"/>
            <w:tcBorders>
              <w:top w:val="single" w:sz="8" w:space="0" w:color="000000"/>
              <w:left w:val="single" w:sz="8" w:space="0" w:color="000000"/>
              <w:bottom w:val="single" w:sz="8" w:space="0" w:color="000000"/>
              <w:right w:val="single" w:sz="8" w:space="0" w:color="000000"/>
            </w:tcBorders>
          </w:tcPr>
          <w:p w14:paraId="5E4EE843"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14312D61"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3DA6B050"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3EC6D13E" w14:textId="77777777" w:rsidR="00C923D8" w:rsidRDefault="009B6B2F">
            <w:pPr>
              <w:jc w:val="center"/>
            </w:pPr>
            <w:r>
              <w:t>1</w:t>
            </w:r>
          </w:p>
        </w:tc>
        <w:tc>
          <w:tcPr>
            <w:tcW w:w="1185" w:type="dxa"/>
            <w:tcBorders>
              <w:top w:val="single" w:sz="8" w:space="0" w:color="000000"/>
              <w:left w:val="single" w:sz="8" w:space="0" w:color="000000"/>
              <w:bottom w:val="single" w:sz="8" w:space="0" w:color="000000"/>
              <w:right w:val="single" w:sz="8" w:space="0" w:color="000000"/>
            </w:tcBorders>
          </w:tcPr>
          <w:p w14:paraId="6C560BBE" w14:textId="77777777" w:rsidR="00C923D8" w:rsidRDefault="009B6B2F">
            <w:pPr>
              <w:jc w:val="center"/>
            </w:pPr>
            <w:r>
              <w:t>1</w:t>
            </w:r>
          </w:p>
        </w:tc>
        <w:tc>
          <w:tcPr>
            <w:tcW w:w="1080" w:type="dxa"/>
            <w:tcBorders>
              <w:top w:val="single" w:sz="8" w:space="0" w:color="000000"/>
              <w:left w:val="single" w:sz="8" w:space="0" w:color="000000"/>
              <w:bottom w:val="single" w:sz="8" w:space="0" w:color="000000"/>
              <w:right w:val="single" w:sz="8" w:space="0" w:color="000000"/>
            </w:tcBorders>
          </w:tcPr>
          <w:p w14:paraId="3C0D5828"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66FBD22B" w14:textId="77777777" w:rsidR="00C923D8" w:rsidRDefault="009B6B2F">
            <w:pPr>
              <w:jc w:val="center"/>
            </w:pPr>
            <w:r>
              <w:t>2</w:t>
            </w:r>
          </w:p>
        </w:tc>
      </w:tr>
      <w:tr w:rsidR="00C923D8" w14:paraId="6EF126D1" w14:textId="77777777">
        <w:trPr>
          <w:trHeight w:val="690"/>
        </w:trPr>
        <w:tc>
          <w:tcPr>
            <w:tcW w:w="1155" w:type="dxa"/>
            <w:tcBorders>
              <w:top w:val="single" w:sz="8" w:space="0" w:color="000000"/>
              <w:left w:val="single" w:sz="8" w:space="0" w:color="000000"/>
              <w:bottom w:val="single" w:sz="8" w:space="0" w:color="000000"/>
              <w:right w:val="single" w:sz="8" w:space="0" w:color="000000"/>
            </w:tcBorders>
          </w:tcPr>
          <w:p w14:paraId="42DC37D7" w14:textId="77777777" w:rsidR="00C923D8" w:rsidRDefault="009B6B2F">
            <w:pPr>
              <w:jc w:val="center"/>
            </w:pPr>
            <w:r>
              <w:t>10</w:t>
            </w:r>
          </w:p>
        </w:tc>
        <w:tc>
          <w:tcPr>
            <w:tcW w:w="771" w:type="dxa"/>
            <w:tcBorders>
              <w:top w:val="single" w:sz="8" w:space="0" w:color="000000"/>
              <w:left w:val="single" w:sz="8" w:space="0" w:color="000000"/>
              <w:bottom w:val="single" w:sz="8" w:space="0" w:color="000000"/>
              <w:right w:val="single" w:sz="8" w:space="0" w:color="000000"/>
            </w:tcBorders>
          </w:tcPr>
          <w:p w14:paraId="15570A53"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4733D61D"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2AA9E6B6"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5304953B" w14:textId="77777777" w:rsidR="00C923D8" w:rsidRDefault="009B6B2F">
            <w:pPr>
              <w:jc w:val="center"/>
            </w:pPr>
            <w:r>
              <w:t>1</w:t>
            </w:r>
          </w:p>
        </w:tc>
        <w:tc>
          <w:tcPr>
            <w:tcW w:w="1185" w:type="dxa"/>
            <w:tcBorders>
              <w:top w:val="single" w:sz="8" w:space="0" w:color="000000"/>
              <w:left w:val="single" w:sz="8" w:space="0" w:color="000000"/>
              <w:bottom w:val="single" w:sz="8" w:space="0" w:color="000000"/>
              <w:right w:val="single" w:sz="8" w:space="0" w:color="000000"/>
            </w:tcBorders>
          </w:tcPr>
          <w:p w14:paraId="71DDCC5A"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64F58351"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39BBA68C" w14:textId="77777777" w:rsidR="00C923D8" w:rsidRDefault="009B6B2F">
            <w:pPr>
              <w:jc w:val="center"/>
            </w:pPr>
            <w:r>
              <w:t>1</w:t>
            </w:r>
          </w:p>
        </w:tc>
      </w:tr>
      <w:tr w:rsidR="00C923D8" w14:paraId="64B02926" w14:textId="77777777">
        <w:trPr>
          <w:trHeight w:val="690"/>
        </w:trPr>
        <w:tc>
          <w:tcPr>
            <w:tcW w:w="1155" w:type="dxa"/>
            <w:tcBorders>
              <w:top w:val="single" w:sz="8" w:space="0" w:color="000000"/>
              <w:left w:val="single" w:sz="8" w:space="0" w:color="000000"/>
              <w:bottom w:val="single" w:sz="8" w:space="0" w:color="000000"/>
              <w:right w:val="single" w:sz="8" w:space="0" w:color="000000"/>
            </w:tcBorders>
          </w:tcPr>
          <w:p w14:paraId="346B1796" w14:textId="77777777" w:rsidR="00C923D8" w:rsidRDefault="009B6B2F">
            <w:pPr>
              <w:jc w:val="center"/>
            </w:pPr>
            <w:r>
              <w:t>11</w:t>
            </w:r>
          </w:p>
        </w:tc>
        <w:tc>
          <w:tcPr>
            <w:tcW w:w="771" w:type="dxa"/>
            <w:tcBorders>
              <w:top w:val="single" w:sz="8" w:space="0" w:color="000000"/>
              <w:left w:val="single" w:sz="8" w:space="0" w:color="000000"/>
              <w:bottom w:val="single" w:sz="8" w:space="0" w:color="000000"/>
              <w:right w:val="single" w:sz="8" w:space="0" w:color="000000"/>
            </w:tcBorders>
          </w:tcPr>
          <w:p w14:paraId="0B74B27B"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16EFDC1F"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0ADC5706"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420338C7" w14:textId="77777777" w:rsidR="00C923D8" w:rsidRDefault="009B6B2F">
            <w:pPr>
              <w:jc w:val="center"/>
            </w:pPr>
            <w:r>
              <w:t>2</w:t>
            </w:r>
          </w:p>
        </w:tc>
        <w:tc>
          <w:tcPr>
            <w:tcW w:w="1185" w:type="dxa"/>
            <w:tcBorders>
              <w:top w:val="single" w:sz="8" w:space="0" w:color="000000"/>
              <w:left w:val="single" w:sz="8" w:space="0" w:color="000000"/>
              <w:bottom w:val="single" w:sz="8" w:space="0" w:color="000000"/>
              <w:right w:val="single" w:sz="8" w:space="0" w:color="000000"/>
            </w:tcBorders>
          </w:tcPr>
          <w:p w14:paraId="10A5FB98" w14:textId="77777777" w:rsidR="00C923D8" w:rsidRDefault="009B6B2F">
            <w:pPr>
              <w:jc w:val="center"/>
            </w:pPr>
            <w:r>
              <w:t>2</w:t>
            </w:r>
          </w:p>
        </w:tc>
        <w:tc>
          <w:tcPr>
            <w:tcW w:w="1080" w:type="dxa"/>
            <w:tcBorders>
              <w:top w:val="single" w:sz="8" w:space="0" w:color="000000"/>
              <w:left w:val="single" w:sz="8" w:space="0" w:color="000000"/>
              <w:bottom w:val="single" w:sz="8" w:space="0" w:color="000000"/>
              <w:right w:val="single" w:sz="8" w:space="0" w:color="000000"/>
            </w:tcBorders>
          </w:tcPr>
          <w:p w14:paraId="4AB1ACC4"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1D3DBE09" w14:textId="77777777" w:rsidR="00C923D8" w:rsidRDefault="009B6B2F">
            <w:pPr>
              <w:jc w:val="center"/>
            </w:pPr>
            <w:r>
              <w:t>4</w:t>
            </w:r>
          </w:p>
        </w:tc>
      </w:tr>
      <w:tr w:rsidR="00C923D8" w14:paraId="2965B616" w14:textId="77777777">
        <w:trPr>
          <w:trHeight w:val="690"/>
        </w:trPr>
        <w:tc>
          <w:tcPr>
            <w:tcW w:w="1155" w:type="dxa"/>
            <w:tcBorders>
              <w:top w:val="single" w:sz="8" w:space="0" w:color="000000"/>
              <w:left w:val="single" w:sz="8" w:space="0" w:color="000000"/>
              <w:bottom w:val="single" w:sz="8" w:space="0" w:color="000000"/>
              <w:right w:val="single" w:sz="8" w:space="0" w:color="000000"/>
            </w:tcBorders>
          </w:tcPr>
          <w:p w14:paraId="55277464" w14:textId="77777777" w:rsidR="00C923D8" w:rsidRDefault="009B6B2F">
            <w:pPr>
              <w:jc w:val="center"/>
            </w:pPr>
            <w:r>
              <w:t>12</w:t>
            </w:r>
          </w:p>
        </w:tc>
        <w:tc>
          <w:tcPr>
            <w:tcW w:w="771" w:type="dxa"/>
            <w:tcBorders>
              <w:top w:val="single" w:sz="8" w:space="0" w:color="000000"/>
              <w:left w:val="single" w:sz="8" w:space="0" w:color="000000"/>
              <w:bottom w:val="single" w:sz="8" w:space="0" w:color="000000"/>
              <w:right w:val="single" w:sz="8" w:space="0" w:color="000000"/>
            </w:tcBorders>
          </w:tcPr>
          <w:p w14:paraId="65A8F525"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1DD17DF6"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08DA00F7" w14:textId="77777777" w:rsidR="00C923D8" w:rsidRDefault="009B6B2F">
            <w:pPr>
              <w:jc w:val="center"/>
            </w:pPr>
            <w:r>
              <w:t>1</w:t>
            </w:r>
          </w:p>
        </w:tc>
        <w:tc>
          <w:tcPr>
            <w:tcW w:w="1260" w:type="dxa"/>
            <w:tcBorders>
              <w:top w:val="single" w:sz="8" w:space="0" w:color="000000"/>
              <w:left w:val="single" w:sz="8" w:space="0" w:color="000000"/>
              <w:bottom w:val="single" w:sz="8" w:space="0" w:color="000000"/>
              <w:right w:val="single" w:sz="8" w:space="0" w:color="000000"/>
            </w:tcBorders>
          </w:tcPr>
          <w:p w14:paraId="2E63B8DB" w14:textId="77777777" w:rsidR="00C923D8" w:rsidRDefault="009B6B2F">
            <w:pPr>
              <w:jc w:val="center"/>
            </w:pPr>
            <w:r>
              <w:t>0</w:t>
            </w:r>
          </w:p>
        </w:tc>
        <w:tc>
          <w:tcPr>
            <w:tcW w:w="1185" w:type="dxa"/>
            <w:tcBorders>
              <w:top w:val="single" w:sz="8" w:space="0" w:color="000000"/>
              <w:left w:val="single" w:sz="8" w:space="0" w:color="000000"/>
              <w:bottom w:val="single" w:sz="8" w:space="0" w:color="000000"/>
              <w:right w:val="single" w:sz="8" w:space="0" w:color="000000"/>
            </w:tcBorders>
          </w:tcPr>
          <w:p w14:paraId="42B77B15"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13F9A016" w14:textId="77777777" w:rsidR="00C923D8" w:rsidRDefault="009B6B2F">
            <w:pPr>
              <w:jc w:val="center"/>
            </w:pPr>
            <w:r>
              <w:t>1</w:t>
            </w:r>
          </w:p>
        </w:tc>
        <w:tc>
          <w:tcPr>
            <w:tcW w:w="1080" w:type="dxa"/>
            <w:tcBorders>
              <w:top w:val="single" w:sz="8" w:space="0" w:color="000000"/>
              <w:left w:val="single" w:sz="8" w:space="0" w:color="000000"/>
              <w:bottom w:val="single" w:sz="8" w:space="0" w:color="000000"/>
              <w:right w:val="single" w:sz="8" w:space="0" w:color="000000"/>
            </w:tcBorders>
          </w:tcPr>
          <w:p w14:paraId="6A7F1C18" w14:textId="77777777" w:rsidR="00C923D8" w:rsidRDefault="009B6B2F">
            <w:pPr>
              <w:jc w:val="center"/>
            </w:pPr>
            <w:r>
              <w:t>2</w:t>
            </w:r>
          </w:p>
        </w:tc>
      </w:tr>
      <w:tr w:rsidR="00C923D8" w14:paraId="52CC9D5A" w14:textId="77777777">
        <w:trPr>
          <w:trHeight w:val="690"/>
        </w:trPr>
        <w:tc>
          <w:tcPr>
            <w:tcW w:w="1155" w:type="dxa"/>
            <w:tcBorders>
              <w:top w:val="single" w:sz="8" w:space="0" w:color="000000"/>
              <w:left w:val="single" w:sz="8" w:space="0" w:color="000000"/>
              <w:bottom w:val="single" w:sz="8" w:space="0" w:color="000000"/>
              <w:right w:val="single" w:sz="8" w:space="0" w:color="000000"/>
            </w:tcBorders>
          </w:tcPr>
          <w:p w14:paraId="3E073D03" w14:textId="77777777" w:rsidR="00C923D8" w:rsidRDefault="009B6B2F">
            <w:pPr>
              <w:jc w:val="center"/>
            </w:pPr>
            <w:r>
              <w:t>13</w:t>
            </w:r>
          </w:p>
        </w:tc>
        <w:tc>
          <w:tcPr>
            <w:tcW w:w="771" w:type="dxa"/>
            <w:tcBorders>
              <w:top w:val="single" w:sz="8" w:space="0" w:color="000000"/>
              <w:left w:val="single" w:sz="8" w:space="0" w:color="000000"/>
              <w:bottom w:val="single" w:sz="8" w:space="0" w:color="000000"/>
              <w:right w:val="single" w:sz="8" w:space="0" w:color="000000"/>
            </w:tcBorders>
          </w:tcPr>
          <w:p w14:paraId="36BC7FD2"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78806C0F"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71BE744E"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3280D417" w14:textId="77777777" w:rsidR="00C923D8" w:rsidRDefault="009B6B2F">
            <w:pPr>
              <w:jc w:val="center"/>
            </w:pPr>
            <w:r>
              <w:t>0</w:t>
            </w:r>
          </w:p>
        </w:tc>
        <w:tc>
          <w:tcPr>
            <w:tcW w:w="1185" w:type="dxa"/>
            <w:tcBorders>
              <w:top w:val="single" w:sz="8" w:space="0" w:color="000000"/>
              <w:left w:val="single" w:sz="8" w:space="0" w:color="000000"/>
              <w:bottom w:val="single" w:sz="8" w:space="0" w:color="000000"/>
              <w:right w:val="single" w:sz="8" w:space="0" w:color="000000"/>
            </w:tcBorders>
          </w:tcPr>
          <w:p w14:paraId="135544A9" w14:textId="77777777" w:rsidR="00C923D8" w:rsidRDefault="009B6B2F">
            <w:pPr>
              <w:jc w:val="center"/>
            </w:pPr>
            <w:r>
              <w:t>1</w:t>
            </w:r>
          </w:p>
        </w:tc>
        <w:tc>
          <w:tcPr>
            <w:tcW w:w="1080" w:type="dxa"/>
            <w:tcBorders>
              <w:top w:val="single" w:sz="8" w:space="0" w:color="000000"/>
              <w:left w:val="single" w:sz="8" w:space="0" w:color="000000"/>
              <w:bottom w:val="single" w:sz="8" w:space="0" w:color="000000"/>
              <w:right w:val="single" w:sz="8" w:space="0" w:color="000000"/>
            </w:tcBorders>
          </w:tcPr>
          <w:p w14:paraId="4937B3C0"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78F7BAF7" w14:textId="77777777" w:rsidR="00C923D8" w:rsidRDefault="009B6B2F">
            <w:pPr>
              <w:jc w:val="center"/>
            </w:pPr>
            <w:r>
              <w:t>1</w:t>
            </w:r>
          </w:p>
        </w:tc>
      </w:tr>
      <w:tr w:rsidR="00C923D8" w14:paraId="3F4B30E9" w14:textId="77777777">
        <w:trPr>
          <w:trHeight w:val="690"/>
        </w:trPr>
        <w:tc>
          <w:tcPr>
            <w:tcW w:w="1155" w:type="dxa"/>
            <w:tcBorders>
              <w:top w:val="single" w:sz="8" w:space="0" w:color="000000"/>
              <w:left w:val="single" w:sz="8" w:space="0" w:color="000000"/>
              <w:bottom w:val="single" w:sz="8" w:space="0" w:color="000000"/>
              <w:right w:val="single" w:sz="8" w:space="0" w:color="000000"/>
            </w:tcBorders>
          </w:tcPr>
          <w:p w14:paraId="0EBD56D9" w14:textId="77777777" w:rsidR="00C923D8" w:rsidRDefault="009B6B2F">
            <w:pPr>
              <w:jc w:val="center"/>
            </w:pPr>
            <w:r>
              <w:lastRenderedPageBreak/>
              <w:t>14</w:t>
            </w:r>
          </w:p>
        </w:tc>
        <w:tc>
          <w:tcPr>
            <w:tcW w:w="771" w:type="dxa"/>
            <w:tcBorders>
              <w:top w:val="single" w:sz="8" w:space="0" w:color="000000"/>
              <w:left w:val="single" w:sz="8" w:space="0" w:color="000000"/>
              <w:bottom w:val="single" w:sz="8" w:space="0" w:color="000000"/>
              <w:right w:val="single" w:sz="8" w:space="0" w:color="000000"/>
            </w:tcBorders>
          </w:tcPr>
          <w:p w14:paraId="10B96B72"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345BB920"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3DD9C9C1"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671DD5BD" w14:textId="77777777" w:rsidR="00C923D8" w:rsidRDefault="009B6B2F">
            <w:pPr>
              <w:jc w:val="center"/>
            </w:pPr>
            <w:r>
              <w:t>0</w:t>
            </w:r>
          </w:p>
        </w:tc>
        <w:tc>
          <w:tcPr>
            <w:tcW w:w="1185" w:type="dxa"/>
            <w:tcBorders>
              <w:top w:val="single" w:sz="8" w:space="0" w:color="000000"/>
              <w:left w:val="single" w:sz="8" w:space="0" w:color="000000"/>
              <w:bottom w:val="single" w:sz="8" w:space="0" w:color="000000"/>
              <w:right w:val="single" w:sz="8" w:space="0" w:color="000000"/>
            </w:tcBorders>
          </w:tcPr>
          <w:p w14:paraId="7E9DB1B0"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02B69AB6"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3259EFA4" w14:textId="77777777" w:rsidR="00C923D8" w:rsidRDefault="009B6B2F">
            <w:pPr>
              <w:jc w:val="center"/>
            </w:pPr>
            <w:r>
              <w:t>0</w:t>
            </w:r>
          </w:p>
        </w:tc>
      </w:tr>
      <w:tr w:rsidR="00C923D8" w14:paraId="6B3B2ED9" w14:textId="77777777">
        <w:trPr>
          <w:trHeight w:val="690"/>
        </w:trPr>
        <w:tc>
          <w:tcPr>
            <w:tcW w:w="1155" w:type="dxa"/>
            <w:tcBorders>
              <w:top w:val="single" w:sz="8" w:space="0" w:color="000000"/>
              <w:left w:val="single" w:sz="8" w:space="0" w:color="000000"/>
              <w:bottom w:val="single" w:sz="8" w:space="0" w:color="000000"/>
              <w:right w:val="single" w:sz="8" w:space="0" w:color="000000"/>
            </w:tcBorders>
          </w:tcPr>
          <w:p w14:paraId="42A02C51" w14:textId="77777777" w:rsidR="00C923D8" w:rsidRDefault="009B6B2F">
            <w:pPr>
              <w:jc w:val="center"/>
            </w:pPr>
            <w:r>
              <w:t>15</w:t>
            </w:r>
          </w:p>
        </w:tc>
        <w:tc>
          <w:tcPr>
            <w:tcW w:w="771" w:type="dxa"/>
            <w:tcBorders>
              <w:top w:val="single" w:sz="8" w:space="0" w:color="000000"/>
              <w:left w:val="single" w:sz="8" w:space="0" w:color="000000"/>
              <w:bottom w:val="single" w:sz="8" w:space="0" w:color="000000"/>
              <w:right w:val="single" w:sz="8" w:space="0" w:color="000000"/>
            </w:tcBorders>
          </w:tcPr>
          <w:p w14:paraId="15D0F8D1" w14:textId="77777777" w:rsidR="00C923D8" w:rsidRDefault="00C923D8">
            <w:pPr>
              <w:jc w:val="center"/>
            </w:pPr>
          </w:p>
        </w:tc>
        <w:tc>
          <w:tcPr>
            <w:tcW w:w="983" w:type="dxa"/>
            <w:tcBorders>
              <w:top w:val="single" w:sz="8" w:space="0" w:color="000000"/>
              <w:left w:val="single" w:sz="8" w:space="0" w:color="000000"/>
              <w:bottom w:val="single" w:sz="8" w:space="0" w:color="000000"/>
              <w:right w:val="single" w:sz="8" w:space="0" w:color="000000"/>
            </w:tcBorders>
          </w:tcPr>
          <w:p w14:paraId="0CE63828" w14:textId="77777777" w:rsidR="00C923D8" w:rsidRDefault="009B6B2F">
            <w:pPr>
              <w:jc w:val="center"/>
            </w:pPr>
            <w:r>
              <w:t>0</w:t>
            </w:r>
          </w:p>
        </w:tc>
        <w:tc>
          <w:tcPr>
            <w:tcW w:w="1470" w:type="dxa"/>
            <w:tcBorders>
              <w:top w:val="single" w:sz="8" w:space="0" w:color="000000"/>
              <w:left w:val="single" w:sz="8" w:space="0" w:color="000000"/>
              <w:bottom w:val="single" w:sz="8" w:space="0" w:color="000000"/>
              <w:right w:val="single" w:sz="8" w:space="0" w:color="000000"/>
            </w:tcBorders>
          </w:tcPr>
          <w:p w14:paraId="7704FBEB" w14:textId="77777777" w:rsidR="00C923D8" w:rsidRDefault="009B6B2F">
            <w:pPr>
              <w:jc w:val="center"/>
            </w:pPr>
            <w:r>
              <w:t>0</w:t>
            </w:r>
          </w:p>
        </w:tc>
        <w:tc>
          <w:tcPr>
            <w:tcW w:w="1260" w:type="dxa"/>
            <w:tcBorders>
              <w:top w:val="single" w:sz="8" w:space="0" w:color="000000"/>
              <w:left w:val="single" w:sz="8" w:space="0" w:color="000000"/>
              <w:bottom w:val="single" w:sz="8" w:space="0" w:color="000000"/>
              <w:right w:val="single" w:sz="8" w:space="0" w:color="000000"/>
            </w:tcBorders>
          </w:tcPr>
          <w:p w14:paraId="154158B7" w14:textId="77777777" w:rsidR="00C923D8" w:rsidRDefault="009B6B2F">
            <w:pPr>
              <w:jc w:val="left"/>
            </w:pPr>
            <w:r>
              <w:t xml:space="preserve">         1</w:t>
            </w:r>
          </w:p>
        </w:tc>
        <w:tc>
          <w:tcPr>
            <w:tcW w:w="1185" w:type="dxa"/>
            <w:tcBorders>
              <w:top w:val="single" w:sz="8" w:space="0" w:color="000000"/>
              <w:left w:val="single" w:sz="8" w:space="0" w:color="000000"/>
              <w:bottom w:val="single" w:sz="8" w:space="0" w:color="000000"/>
              <w:right w:val="single" w:sz="8" w:space="0" w:color="000000"/>
            </w:tcBorders>
          </w:tcPr>
          <w:p w14:paraId="06F51F27" w14:textId="77777777" w:rsidR="00C923D8" w:rsidRDefault="009B6B2F">
            <w:pPr>
              <w:jc w:val="center"/>
            </w:pPr>
            <w:r>
              <w:t>1</w:t>
            </w:r>
          </w:p>
        </w:tc>
        <w:tc>
          <w:tcPr>
            <w:tcW w:w="1080" w:type="dxa"/>
            <w:tcBorders>
              <w:top w:val="single" w:sz="8" w:space="0" w:color="000000"/>
              <w:left w:val="single" w:sz="8" w:space="0" w:color="000000"/>
              <w:bottom w:val="single" w:sz="8" w:space="0" w:color="000000"/>
              <w:right w:val="single" w:sz="8" w:space="0" w:color="000000"/>
            </w:tcBorders>
          </w:tcPr>
          <w:p w14:paraId="04B8D744" w14:textId="77777777" w:rsidR="00C923D8" w:rsidRDefault="009B6B2F">
            <w:pPr>
              <w:jc w:val="center"/>
            </w:pPr>
            <w:r>
              <w:t>0</w:t>
            </w:r>
          </w:p>
        </w:tc>
        <w:tc>
          <w:tcPr>
            <w:tcW w:w="1080" w:type="dxa"/>
            <w:tcBorders>
              <w:top w:val="single" w:sz="8" w:space="0" w:color="000000"/>
              <w:left w:val="single" w:sz="8" w:space="0" w:color="000000"/>
              <w:bottom w:val="single" w:sz="8" w:space="0" w:color="000000"/>
              <w:right w:val="single" w:sz="8" w:space="0" w:color="000000"/>
            </w:tcBorders>
          </w:tcPr>
          <w:p w14:paraId="4226F2BE" w14:textId="77777777" w:rsidR="00C923D8" w:rsidRDefault="009B6B2F">
            <w:pPr>
              <w:jc w:val="center"/>
            </w:pPr>
            <w:r>
              <w:t>2</w:t>
            </w:r>
          </w:p>
        </w:tc>
      </w:tr>
    </w:tbl>
    <w:p w14:paraId="58813424" w14:textId="77777777" w:rsidR="00C923D8" w:rsidRDefault="00C923D8">
      <w:pPr>
        <w:jc w:val="center"/>
      </w:pPr>
    </w:p>
    <w:p w14:paraId="6FBA25E9" w14:textId="77777777" w:rsidR="00C923D8" w:rsidRDefault="00C923D8">
      <w:pPr>
        <w:jc w:val="center"/>
      </w:pPr>
    </w:p>
    <w:p w14:paraId="534D5DDE" w14:textId="77777777" w:rsidR="00C923D8" w:rsidRDefault="00C923D8">
      <w:pPr>
        <w:jc w:val="center"/>
      </w:pPr>
    </w:p>
    <w:p w14:paraId="5A170229" w14:textId="77777777" w:rsidR="00C923D8" w:rsidRDefault="00C923D8">
      <w:pPr>
        <w:jc w:val="center"/>
      </w:pPr>
    </w:p>
    <w:p w14:paraId="3FBACA0B" w14:textId="77777777" w:rsidR="00C923D8" w:rsidRDefault="00C923D8">
      <w:pPr>
        <w:jc w:val="center"/>
      </w:pPr>
    </w:p>
    <w:p w14:paraId="7BE5D817" w14:textId="77777777" w:rsidR="00C923D8" w:rsidRDefault="00C923D8">
      <w:pPr>
        <w:jc w:val="center"/>
      </w:pPr>
    </w:p>
    <w:p w14:paraId="3B9FF13A" w14:textId="77777777" w:rsidR="00C923D8" w:rsidRDefault="00C923D8">
      <w:pPr>
        <w:jc w:val="center"/>
      </w:pPr>
    </w:p>
    <w:p w14:paraId="01F6161D" w14:textId="77777777" w:rsidR="00C923D8" w:rsidRDefault="00C923D8">
      <w:pPr>
        <w:jc w:val="center"/>
      </w:pPr>
    </w:p>
    <w:p w14:paraId="58BB1A6B" w14:textId="77777777" w:rsidR="00C923D8" w:rsidRDefault="00C923D8">
      <w:pPr>
        <w:jc w:val="center"/>
      </w:pPr>
    </w:p>
    <w:p w14:paraId="1CF16A72" w14:textId="77777777" w:rsidR="00C923D8" w:rsidRDefault="00C923D8">
      <w:pPr>
        <w:jc w:val="center"/>
      </w:pPr>
    </w:p>
    <w:p w14:paraId="748D4D49" w14:textId="77777777" w:rsidR="00C923D8" w:rsidRDefault="00C923D8">
      <w:pPr>
        <w:jc w:val="center"/>
      </w:pPr>
    </w:p>
    <w:p w14:paraId="6BDADA5C" w14:textId="77777777" w:rsidR="00C923D8" w:rsidRDefault="00C923D8">
      <w:pPr>
        <w:jc w:val="center"/>
      </w:pPr>
    </w:p>
    <w:p w14:paraId="45F7EA8A" w14:textId="77777777" w:rsidR="00C923D8" w:rsidRDefault="00C923D8">
      <w:pPr>
        <w:jc w:val="left"/>
      </w:pPr>
    </w:p>
    <w:p w14:paraId="52ED985B" w14:textId="77777777" w:rsidR="00C923D8" w:rsidRDefault="009B6B2F">
      <w:pPr>
        <w:pStyle w:val="Heading3"/>
        <w:numPr>
          <w:ilvl w:val="2"/>
          <w:numId w:val="1"/>
        </w:numPr>
        <w:tabs>
          <w:tab w:val="left" w:pos="0"/>
        </w:tabs>
      </w:pPr>
      <w:bookmarkStart w:id="67" w:name="_85dzeqgejvzp" w:colFirst="0" w:colLast="0"/>
      <w:bookmarkEnd w:id="67"/>
      <w:r>
        <w:rPr>
          <w:b/>
          <w:bCs/>
        </w:rPr>
        <w:t>LEPTOSPIROSIS</w:t>
      </w:r>
    </w:p>
    <w:p w14:paraId="7FFACE4B" w14:textId="77777777" w:rsidR="00C923D8" w:rsidRDefault="009B6B2F">
      <w:r>
        <w:t>Leptospirosis cases are closely linked to monsoon rains, flooding, and occupational exposure, particularly in low-lying and waterlogged areas.</w:t>
      </w:r>
    </w:p>
    <w:p w14:paraId="53C92162" w14:textId="77777777" w:rsidR="00C923D8" w:rsidRDefault="009B6B2F">
      <w:r>
        <w:t>Peak:</w:t>
      </w:r>
    </w:p>
    <w:p w14:paraId="66129C78" w14:textId="77777777" w:rsidR="00C923D8" w:rsidRDefault="00C923D8"/>
    <w:p w14:paraId="730988B3" w14:textId="77777777" w:rsidR="00C923D8" w:rsidRDefault="00C923D8">
      <w:pPr>
        <w:jc w:val="center"/>
      </w:pPr>
    </w:p>
    <w:p w14:paraId="4FCE2473" w14:textId="77777777" w:rsidR="00C923D8" w:rsidRDefault="009B6B2F">
      <w:pPr>
        <w:pStyle w:val="Heading3"/>
        <w:numPr>
          <w:ilvl w:val="2"/>
          <w:numId w:val="1"/>
        </w:numPr>
        <w:tabs>
          <w:tab w:val="left" w:pos="0"/>
        </w:tabs>
        <w:jc w:val="center"/>
      </w:pPr>
      <w:bookmarkStart w:id="68" w:name="_4mhn0gluw71p" w:colFirst="0" w:colLast="0"/>
      <w:bookmarkEnd w:id="68"/>
      <w:r>
        <w:rPr>
          <w:noProof/>
        </w:rPr>
        <w:lastRenderedPageBreak/>
        <w:drawing>
          <wp:inline distT="0" distB="0" distL="0" distR="0" wp14:anchorId="20E00201" wp14:editId="4CB99962">
            <wp:extent cx="5200650" cy="2465705"/>
            <wp:effectExtent l="0" t="0" r="0" b="0"/>
            <wp:docPr id="8" name="image6.png" descr="Points scored"/>
            <wp:cNvGraphicFramePr/>
            <a:graphic xmlns:a="http://schemas.openxmlformats.org/drawingml/2006/main">
              <a:graphicData uri="http://schemas.openxmlformats.org/drawingml/2006/picture">
                <pic:pic xmlns:pic="http://schemas.openxmlformats.org/drawingml/2006/picture">
                  <pic:nvPicPr>
                    <pic:cNvPr id="0" name="image6.png" descr="Points scored"/>
                    <pic:cNvPicPr preferRelativeResize="0"/>
                  </pic:nvPicPr>
                  <pic:blipFill>
                    <a:blip r:embed="rId32"/>
                    <a:srcRect/>
                    <a:stretch>
                      <a:fillRect/>
                    </a:stretch>
                  </pic:blipFill>
                  <pic:spPr>
                    <a:xfrm>
                      <a:off x="0" y="0"/>
                      <a:ext cx="5200650" cy="2465705"/>
                    </a:xfrm>
                    <a:prstGeom prst="rect">
                      <a:avLst/>
                    </a:prstGeom>
                    <a:ln/>
                  </pic:spPr>
                </pic:pic>
              </a:graphicData>
            </a:graphic>
          </wp:inline>
        </w:drawing>
      </w:r>
      <w:r>
        <w:br w:type="page"/>
      </w:r>
    </w:p>
    <w:p w14:paraId="32593F7F" w14:textId="77777777" w:rsidR="00C923D8" w:rsidRDefault="009B6B2F">
      <w:pPr>
        <w:pStyle w:val="Heading3"/>
        <w:numPr>
          <w:ilvl w:val="2"/>
          <w:numId w:val="1"/>
        </w:numPr>
        <w:tabs>
          <w:tab w:val="left" w:pos="0"/>
        </w:tabs>
        <w:jc w:val="center"/>
      </w:pPr>
      <w:bookmarkStart w:id="69" w:name="_6lm0os6znkvg" w:colFirst="0" w:colLast="0"/>
      <w:bookmarkEnd w:id="69"/>
      <w:r>
        <w:lastRenderedPageBreak/>
        <w:t>Leptospirosis – Ward-wise Yearly Distribution (2021–2025)</w:t>
      </w:r>
    </w:p>
    <w:p w14:paraId="24E5BE4F" w14:textId="77777777" w:rsidR="00C923D8" w:rsidRDefault="00C923D8"/>
    <w:tbl>
      <w:tblPr>
        <w:tblStyle w:val="afd"/>
        <w:tblW w:w="837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31"/>
        <w:gridCol w:w="1365"/>
        <w:gridCol w:w="1155"/>
        <w:gridCol w:w="1155"/>
        <w:gridCol w:w="1155"/>
        <w:gridCol w:w="1155"/>
        <w:gridCol w:w="1154"/>
      </w:tblGrid>
      <w:tr w:rsidR="00C923D8" w14:paraId="7D13826F" w14:textId="77777777">
        <w:trPr>
          <w:trHeight w:val="712"/>
        </w:trPr>
        <w:tc>
          <w:tcPr>
            <w:tcW w:w="1231" w:type="dxa"/>
            <w:vMerge w:val="restart"/>
            <w:tcBorders>
              <w:top w:val="single" w:sz="8" w:space="0" w:color="000000"/>
              <w:left w:val="single" w:sz="8" w:space="0" w:color="000000"/>
              <w:bottom w:val="single" w:sz="8" w:space="0" w:color="000000"/>
              <w:right w:val="single" w:sz="8" w:space="0" w:color="000000"/>
            </w:tcBorders>
          </w:tcPr>
          <w:p w14:paraId="1CC2A801" w14:textId="77777777" w:rsidR="00C923D8" w:rsidRDefault="009B6B2F">
            <w:pPr>
              <w:jc w:val="center"/>
            </w:pPr>
            <w:r>
              <w:rPr>
                <w:b/>
                <w:bCs/>
              </w:rPr>
              <w:t>Ward</w:t>
            </w:r>
          </w:p>
        </w:tc>
        <w:tc>
          <w:tcPr>
            <w:tcW w:w="7139" w:type="dxa"/>
            <w:gridSpan w:val="6"/>
            <w:tcBorders>
              <w:top w:val="single" w:sz="8" w:space="0" w:color="000000"/>
              <w:left w:val="single" w:sz="8" w:space="0" w:color="000000"/>
              <w:bottom w:val="single" w:sz="8" w:space="0" w:color="000000"/>
              <w:right w:val="single" w:sz="8" w:space="0" w:color="000000"/>
            </w:tcBorders>
          </w:tcPr>
          <w:p w14:paraId="72B3F6E4" w14:textId="77777777" w:rsidR="00C923D8" w:rsidRDefault="009B6B2F">
            <w:pPr>
              <w:jc w:val="center"/>
            </w:pPr>
            <w:r>
              <w:rPr>
                <w:b/>
                <w:bCs/>
              </w:rPr>
              <w:t>Leptospirosis – Ward-wise Yearly Distribution</w:t>
            </w:r>
          </w:p>
        </w:tc>
      </w:tr>
      <w:tr w:rsidR="00C923D8" w14:paraId="63F73B99" w14:textId="77777777">
        <w:trPr>
          <w:trHeight w:val="712"/>
        </w:trPr>
        <w:tc>
          <w:tcPr>
            <w:tcW w:w="1231" w:type="dxa"/>
            <w:vMerge/>
            <w:tcBorders>
              <w:top w:val="single" w:sz="8" w:space="0" w:color="000000"/>
              <w:left w:val="single" w:sz="8" w:space="0" w:color="000000"/>
              <w:bottom w:val="single" w:sz="8" w:space="0" w:color="000000"/>
              <w:right w:val="single" w:sz="8" w:space="0" w:color="000000"/>
            </w:tcBorders>
          </w:tcPr>
          <w:p w14:paraId="707FD508" w14:textId="77777777" w:rsidR="00C923D8" w:rsidRDefault="00C923D8">
            <w:pPr>
              <w:pBdr>
                <w:top w:val="nil"/>
                <w:left w:val="nil"/>
                <w:bottom w:val="nil"/>
                <w:right w:val="nil"/>
                <w:between w:val="nil"/>
              </w:pBdr>
              <w:jc w:val="left"/>
            </w:pPr>
          </w:p>
        </w:tc>
        <w:tc>
          <w:tcPr>
            <w:tcW w:w="1365" w:type="dxa"/>
            <w:tcBorders>
              <w:top w:val="single" w:sz="8" w:space="0" w:color="000000"/>
              <w:left w:val="single" w:sz="8" w:space="0" w:color="000000"/>
              <w:bottom w:val="single" w:sz="8" w:space="0" w:color="000000"/>
              <w:right w:val="single" w:sz="8" w:space="0" w:color="000000"/>
            </w:tcBorders>
          </w:tcPr>
          <w:p w14:paraId="731C85B8" w14:textId="77777777" w:rsidR="00C923D8" w:rsidRDefault="009B6B2F">
            <w:pPr>
              <w:jc w:val="center"/>
            </w:pPr>
            <w:r>
              <w:rPr>
                <w:b/>
                <w:bCs/>
              </w:rPr>
              <w:t>2021</w:t>
            </w:r>
          </w:p>
        </w:tc>
        <w:tc>
          <w:tcPr>
            <w:tcW w:w="1155" w:type="dxa"/>
            <w:tcBorders>
              <w:top w:val="single" w:sz="8" w:space="0" w:color="000000"/>
              <w:left w:val="single" w:sz="8" w:space="0" w:color="000000"/>
              <w:bottom w:val="single" w:sz="8" w:space="0" w:color="000000"/>
              <w:right w:val="single" w:sz="8" w:space="0" w:color="000000"/>
            </w:tcBorders>
          </w:tcPr>
          <w:p w14:paraId="2842E0C0" w14:textId="77777777" w:rsidR="00C923D8" w:rsidRDefault="009B6B2F">
            <w:pPr>
              <w:jc w:val="center"/>
            </w:pPr>
            <w:r>
              <w:rPr>
                <w:b/>
                <w:bCs/>
              </w:rPr>
              <w:t>2022</w:t>
            </w:r>
          </w:p>
        </w:tc>
        <w:tc>
          <w:tcPr>
            <w:tcW w:w="1155" w:type="dxa"/>
            <w:tcBorders>
              <w:top w:val="single" w:sz="8" w:space="0" w:color="000000"/>
              <w:left w:val="single" w:sz="8" w:space="0" w:color="000000"/>
              <w:bottom w:val="single" w:sz="8" w:space="0" w:color="000000"/>
              <w:right w:val="single" w:sz="8" w:space="0" w:color="000000"/>
            </w:tcBorders>
          </w:tcPr>
          <w:p w14:paraId="28B4F7CC" w14:textId="77777777" w:rsidR="00C923D8" w:rsidRDefault="009B6B2F">
            <w:pPr>
              <w:jc w:val="center"/>
            </w:pPr>
            <w:r>
              <w:rPr>
                <w:b/>
                <w:bCs/>
              </w:rPr>
              <w:t>2023</w:t>
            </w:r>
          </w:p>
        </w:tc>
        <w:tc>
          <w:tcPr>
            <w:tcW w:w="1155" w:type="dxa"/>
            <w:tcBorders>
              <w:top w:val="single" w:sz="8" w:space="0" w:color="000000"/>
              <w:left w:val="single" w:sz="8" w:space="0" w:color="000000"/>
              <w:bottom w:val="single" w:sz="8" w:space="0" w:color="000000"/>
              <w:right w:val="single" w:sz="8" w:space="0" w:color="000000"/>
            </w:tcBorders>
          </w:tcPr>
          <w:p w14:paraId="419322FA" w14:textId="77777777" w:rsidR="00C923D8" w:rsidRDefault="009B6B2F">
            <w:pPr>
              <w:jc w:val="center"/>
            </w:pPr>
            <w:r>
              <w:rPr>
                <w:b/>
                <w:bCs/>
              </w:rPr>
              <w:t>2024</w:t>
            </w:r>
          </w:p>
        </w:tc>
        <w:tc>
          <w:tcPr>
            <w:tcW w:w="1155" w:type="dxa"/>
            <w:tcBorders>
              <w:top w:val="single" w:sz="8" w:space="0" w:color="000000"/>
              <w:left w:val="single" w:sz="8" w:space="0" w:color="000000"/>
              <w:bottom w:val="single" w:sz="8" w:space="0" w:color="000000"/>
              <w:right w:val="single" w:sz="8" w:space="0" w:color="000000"/>
            </w:tcBorders>
          </w:tcPr>
          <w:p w14:paraId="44B1B0CE" w14:textId="77777777" w:rsidR="00C923D8" w:rsidRDefault="009B6B2F">
            <w:pPr>
              <w:jc w:val="center"/>
            </w:pPr>
            <w:r>
              <w:rPr>
                <w:b/>
                <w:bCs/>
              </w:rPr>
              <w:t>2025</w:t>
            </w:r>
          </w:p>
        </w:tc>
        <w:tc>
          <w:tcPr>
            <w:tcW w:w="1154" w:type="dxa"/>
            <w:tcBorders>
              <w:top w:val="single" w:sz="8" w:space="0" w:color="000000"/>
              <w:left w:val="single" w:sz="8" w:space="0" w:color="000000"/>
              <w:bottom w:val="single" w:sz="8" w:space="0" w:color="000000"/>
              <w:right w:val="single" w:sz="8" w:space="0" w:color="000000"/>
            </w:tcBorders>
          </w:tcPr>
          <w:p w14:paraId="6FD89C76" w14:textId="77777777" w:rsidR="00C923D8" w:rsidRDefault="009B6B2F">
            <w:pPr>
              <w:jc w:val="center"/>
            </w:pPr>
            <w:r>
              <w:rPr>
                <w:b/>
                <w:bCs/>
              </w:rPr>
              <w:t>Total</w:t>
            </w:r>
          </w:p>
        </w:tc>
      </w:tr>
      <w:tr w:rsidR="00C923D8" w14:paraId="2D12B0F2" w14:textId="77777777">
        <w:trPr>
          <w:trHeight w:val="555"/>
        </w:trPr>
        <w:tc>
          <w:tcPr>
            <w:tcW w:w="1231" w:type="dxa"/>
            <w:tcBorders>
              <w:top w:val="single" w:sz="8" w:space="0" w:color="000000"/>
              <w:left w:val="single" w:sz="8" w:space="0" w:color="000000"/>
              <w:bottom w:val="single" w:sz="8" w:space="0" w:color="000000"/>
              <w:right w:val="single" w:sz="8" w:space="0" w:color="000000"/>
            </w:tcBorders>
          </w:tcPr>
          <w:p w14:paraId="1EB6499B" w14:textId="77777777" w:rsidR="00C923D8" w:rsidRDefault="009B6B2F">
            <w:pPr>
              <w:jc w:val="center"/>
            </w:pPr>
            <w:r>
              <w:t>1</w:t>
            </w:r>
          </w:p>
        </w:tc>
        <w:tc>
          <w:tcPr>
            <w:tcW w:w="1365" w:type="dxa"/>
            <w:tcBorders>
              <w:top w:val="single" w:sz="8" w:space="0" w:color="000000"/>
              <w:left w:val="single" w:sz="8" w:space="0" w:color="000000"/>
              <w:bottom w:val="single" w:sz="8" w:space="0" w:color="000000"/>
              <w:right w:val="single" w:sz="8" w:space="0" w:color="000000"/>
            </w:tcBorders>
          </w:tcPr>
          <w:p w14:paraId="52327DC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610E7AD"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194DF9F"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7538F5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BAE8F09"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22B24BCD" w14:textId="77777777" w:rsidR="00C923D8" w:rsidRDefault="009B6B2F">
            <w:pPr>
              <w:jc w:val="center"/>
            </w:pPr>
            <w:r>
              <w:t>0</w:t>
            </w:r>
          </w:p>
        </w:tc>
      </w:tr>
      <w:tr w:rsidR="00C923D8" w14:paraId="7F881F12" w14:textId="77777777">
        <w:trPr>
          <w:trHeight w:val="480"/>
        </w:trPr>
        <w:tc>
          <w:tcPr>
            <w:tcW w:w="1231" w:type="dxa"/>
            <w:tcBorders>
              <w:top w:val="single" w:sz="8" w:space="0" w:color="000000"/>
              <w:left w:val="single" w:sz="8" w:space="0" w:color="000000"/>
              <w:bottom w:val="single" w:sz="8" w:space="0" w:color="000000"/>
              <w:right w:val="single" w:sz="8" w:space="0" w:color="000000"/>
            </w:tcBorders>
          </w:tcPr>
          <w:p w14:paraId="411AF39A" w14:textId="77777777" w:rsidR="00C923D8" w:rsidRDefault="009B6B2F">
            <w:pPr>
              <w:jc w:val="center"/>
            </w:pPr>
            <w:r>
              <w:t>2</w:t>
            </w:r>
          </w:p>
        </w:tc>
        <w:tc>
          <w:tcPr>
            <w:tcW w:w="1365" w:type="dxa"/>
            <w:tcBorders>
              <w:top w:val="single" w:sz="8" w:space="0" w:color="000000"/>
              <w:left w:val="single" w:sz="8" w:space="0" w:color="000000"/>
              <w:bottom w:val="single" w:sz="8" w:space="0" w:color="000000"/>
              <w:right w:val="single" w:sz="8" w:space="0" w:color="000000"/>
            </w:tcBorders>
          </w:tcPr>
          <w:p w14:paraId="420043E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F3A7A92"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17CF19B"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14D947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8463656"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289F3A30" w14:textId="77777777" w:rsidR="00C923D8" w:rsidRDefault="009B6B2F">
            <w:pPr>
              <w:jc w:val="center"/>
            </w:pPr>
            <w:r>
              <w:t>0</w:t>
            </w:r>
          </w:p>
        </w:tc>
      </w:tr>
      <w:tr w:rsidR="00C923D8" w14:paraId="7279DBA0" w14:textId="77777777">
        <w:trPr>
          <w:trHeight w:val="495"/>
        </w:trPr>
        <w:tc>
          <w:tcPr>
            <w:tcW w:w="1231" w:type="dxa"/>
            <w:tcBorders>
              <w:top w:val="single" w:sz="8" w:space="0" w:color="000000"/>
              <w:left w:val="single" w:sz="8" w:space="0" w:color="000000"/>
              <w:bottom w:val="single" w:sz="8" w:space="0" w:color="000000"/>
              <w:right w:val="single" w:sz="8" w:space="0" w:color="000000"/>
            </w:tcBorders>
          </w:tcPr>
          <w:p w14:paraId="241CFB5D" w14:textId="77777777" w:rsidR="00C923D8" w:rsidRDefault="009B6B2F">
            <w:pPr>
              <w:jc w:val="center"/>
            </w:pPr>
            <w:r>
              <w:t>3</w:t>
            </w:r>
          </w:p>
        </w:tc>
        <w:tc>
          <w:tcPr>
            <w:tcW w:w="1365" w:type="dxa"/>
            <w:tcBorders>
              <w:top w:val="single" w:sz="8" w:space="0" w:color="000000"/>
              <w:left w:val="single" w:sz="8" w:space="0" w:color="000000"/>
              <w:bottom w:val="single" w:sz="8" w:space="0" w:color="000000"/>
              <w:right w:val="single" w:sz="8" w:space="0" w:color="000000"/>
            </w:tcBorders>
          </w:tcPr>
          <w:p w14:paraId="06E3E226"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F678A98"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23CCB4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15019F9"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9012693"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5C3182F5" w14:textId="77777777" w:rsidR="00C923D8" w:rsidRDefault="009B6B2F">
            <w:pPr>
              <w:jc w:val="center"/>
            </w:pPr>
            <w:r>
              <w:t>0</w:t>
            </w:r>
          </w:p>
        </w:tc>
      </w:tr>
      <w:tr w:rsidR="00C923D8" w14:paraId="27A0797F" w14:textId="77777777">
        <w:trPr>
          <w:trHeight w:val="510"/>
        </w:trPr>
        <w:tc>
          <w:tcPr>
            <w:tcW w:w="1231" w:type="dxa"/>
            <w:tcBorders>
              <w:top w:val="single" w:sz="8" w:space="0" w:color="000000"/>
              <w:left w:val="single" w:sz="8" w:space="0" w:color="000000"/>
              <w:bottom w:val="single" w:sz="8" w:space="0" w:color="000000"/>
              <w:right w:val="single" w:sz="8" w:space="0" w:color="000000"/>
            </w:tcBorders>
          </w:tcPr>
          <w:p w14:paraId="47EB752C" w14:textId="77777777" w:rsidR="00C923D8" w:rsidRDefault="009B6B2F">
            <w:pPr>
              <w:jc w:val="center"/>
            </w:pPr>
            <w:r>
              <w:t>4</w:t>
            </w:r>
          </w:p>
        </w:tc>
        <w:tc>
          <w:tcPr>
            <w:tcW w:w="1365" w:type="dxa"/>
            <w:tcBorders>
              <w:top w:val="single" w:sz="8" w:space="0" w:color="000000"/>
              <w:left w:val="single" w:sz="8" w:space="0" w:color="000000"/>
              <w:bottom w:val="single" w:sz="8" w:space="0" w:color="000000"/>
              <w:right w:val="single" w:sz="8" w:space="0" w:color="000000"/>
            </w:tcBorders>
          </w:tcPr>
          <w:p w14:paraId="2EFAF02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BDADEFA"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6A9177A"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FF68A7F"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02C088D"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0450B79B" w14:textId="77777777" w:rsidR="00C923D8" w:rsidRDefault="009B6B2F">
            <w:pPr>
              <w:jc w:val="center"/>
            </w:pPr>
            <w:r>
              <w:t>0</w:t>
            </w:r>
          </w:p>
        </w:tc>
      </w:tr>
      <w:tr w:rsidR="00C923D8" w14:paraId="30236FC0" w14:textId="77777777">
        <w:trPr>
          <w:trHeight w:val="240"/>
        </w:trPr>
        <w:tc>
          <w:tcPr>
            <w:tcW w:w="1231" w:type="dxa"/>
            <w:tcBorders>
              <w:top w:val="single" w:sz="8" w:space="0" w:color="000000"/>
              <w:left w:val="single" w:sz="8" w:space="0" w:color="000000"/>
              <w:bottom w:val="single" w:sz="8" w:space="0" w:color="000000"/>
              <w:right w:val="single" w:sz="8" w:space="0" w:color="000000"/>
            </w:tcBorders>
          </w:tcPr>
          <w:p w14:paraId="5261BBDA" w14:textId="77777777" w:rsidR="00C923D8" w:rsidRDefault="009B6B2F">
            <w:pPr>
              <w:jc w:val="center"/>
            </w:pPr>
            <w:r>
              <w:t>5</w:t>
            </w:r>
          </w:p>
        </w:tc>
        <w:tc>
          <w:tcPr>
            <w:tcW w:w="1365" w:type="dxa"/>
            <w:tcBorders>
              <w:top w:val="single" w:sz="8" w:space="0" w:color="000000"/>
              <w:left w:val="single" w:sz="8" w:space="0" w:color="000000"/>
              <w:bottom w:val="single" w:sz="8" w:space="0" w:color="000000"/>
              <w:right w:val="single" w:sz="8" w:space="0" w:color="000000"/>
            </w:tcBorders>
          </w:tcPr>
          <w:p w14:paraId="0A707550"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7512CBF"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02E551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C82DB39"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320F652"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12966EC0" w14:textId="77777777" w:rsidR="00C923D8" w:rsidRDefault="009B6B2F">
            <w:pPr>
              <w:jc w:val="center"/>
            </w:pPr>
            <w:r>
              <w:t>0</w:t>
            </w:r>
          </w:p>
        </w:tc>
      </w:tr>
      <w:tr w:rsidR="00C923D8" w14:paraId="7FCE1821" w14:textId="77777777">
        <w:trPr>
          <w:trHeight w:val="345"/>
        </w:trPr>
        <w:tc>
          <w:tcPr>
            <w:tcW w:w="1231" w:type="dxa"/>
            <w:tcBorders>
              <w:top w:val="single" w:sz="8" w:space="0" w:color="000000"/>
              <w:left w:val="single" w:sz="8" w:space="0" w:color="000000"/>
              <w:bottom w:val="single" w:sz="8" w:space="0" w:color="000000"/>
              <w:right w:val="single" w:sz="8" w:space="0" w:color="000000"/>
            </w:tcBorders>
          </w:tcPr>
          <w:p w14:paraId="5A82F4D6" w14:textId="77777777" w:rsidR="00C923D8" w:rsidRDefault="009B6B2F">
            <w:pPr>
              <w:jc w:val="center"/>
            </w:pPr>
            <w:r>
              <w:t>6</w:t>
            </w:r>
          </w:p>
        </w:tc>
        <w:tc>
          <w:tcPr>
            <w:tcW w:w="1365" w:type="dxa"/>
            <w:tcBorders>
              <w:top w:val="single" w:sz="8" w:space="0" w:color="000000"/>
              <w:left w:val="single" w:sz="8" w:space="0" w:color="000000"/>
              <w:bottom w:val="single" w:sz="8" w:space="0" w:color="000000"/>
              <w:right w:val="single" w:sz="8" w:space="0" w:color="000000"/>
            </w:tcBorders>
          </w:tcPr>
          <w:p w14:paraId="6CF798A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1A7E926"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1A856B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21339FE"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6A48FC0"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222BA7B9" w14:textId="77777777" w:rsidR="00C923D8" w:rsidRDefault="009B6B2F">
            <w:pPr>
              <w:jc w:val="center"/>
            </w:pPr>
            <w:r>
              <w:t>0</w:t>
            </w:r>
          </w:p>
        </w:tc>
      </w:tr>
      <w:tr w:rsidR="00C923D8" w14:paraId="262BE285" w14:textId="77777777">
        <w:trPr>
          <w:trHeight w:val="405"/>
        </w:trPr>
        <w:tc>
          <w:tcPr>
            <w:tcW w:w="1231" w:type="dxa"/>
            <w:tcBorders>
              <w:top w:val="single" w:sz="8" w:space="0" w:color="000000"/>
              <w:left w:val="single" w:sz="8" w:space="0" w:color="000000"/>
              <w:bottom w:val="single" w:sz="8" w:space="0" w:color="000000"/>
              <w:right w:val="single" w:sz="8" w:space="0" w:color="000000"/>
            </w:tcBorders>
          </w:tcPr>
          <w:p w14:paraId="2080A579" w14:textId="77777777" w:rsidR="00C923D8" w:rsidRDefault="009B6B2F">
            <w:pPr>
              <w:jc w:val="center"/>
            </w:pPr>
            <w:r>
              <w:t>7</w:t>
            </w:r>
          </w:p>
        </w:tc>
        <w:tc>
          <w:tcPr>
            <w:tcW w:w="1365" w:type="dxa"/>
            <w:tcBorders>
              <w:top w:val="single" w:sz="8" w:space="0" w:color="000000"/>
              <w:left w:val="single" w:sz="8" w:space="0" w:color="000000"/>
              <w:bottom w:val="single" w:sz="8" w:space="0" w:color="000000"/>
              <w:right w:val="single" w:sz="8" w:space="0" w:color="000000"/>
            </w:tcBorders>
          </w:tcPr>
          <w:p w14:paraId="0258D3A0"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4BB4B3D"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04219C9"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2E40E7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20B818F"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4E7629BC" w14:textId="77777777" w:rsidR="00C923D8" w:rsidRDefault="009B6B2F">
            <w:pPr>
              <w:jc w:val="center"/>
            </w:pPr>
            <w:r>
              <w:t>0</w:t>
            </w:r>
          </w:p>
        </w:tc>
      </w:tr>
      <w:tr w:rsidR="00C923D8" w14:paraId="194B8623" w14:textId="77777777">
        <w:trPr>
          <w:trHeight w:val="270"/>
        </w:trPr>
        <w:tc>
          <w:tcPr>
            <w:tcW w:w="1231" w:type="dxa"/>
            <w:tcBorders>
              <w:top w:val="single" w:sz="8" w:space="0" w:color="000000"/>
              <w:left w:val="single" w:sz="8" w:space="0" w:color="000000"/>
              <w:bottom w:val="single" w:sz="8" w:space="0" w:color="000000"/>
              <w:right w:val="single" w:sz="8" w:space="0" w:color="000000"/>
            </w:tcBorders>
          </w:tcPr>
          <w:p w14:paraId="7C9DDE41" w14:textId="77777777" w:rsidR="00C923D8" w:rsidRDefault="009B6B2F">
            <w:pPr>
              <w:jc w:val="center"/>
            </w:pPr>
            <w:r>
              <w:t>8</w:t>
            </w:r>
          </w:p>
        </w:tc>
        <w:tc>
          <w:tcPr>
            <w:tcW w:w="1365" w:type="dxa"/>
            <w:tcBorders>
              <w:top w:val="single" w:sz="8" w:space="0" w:color="000000"/>
              <w:left w:val="single" w:sz="8" w:space="0" w:color="000000"/>
              <w:bottom w:val="single" w:sz="8" w:space="0" w:color="000000"/>
              <w:right w:val="single" w:sz="8" w:space="0" w:color="000000"/>
            </w:tcBorders>
          </w:tcPr>
          <w:p w14:paraId="4F6470ED" w14:textId="77777777" w:rsidR="00C923D8" w:rsidRDefault="009B6B2F">
            <w:pPr>
              <w:jc w:val="center"/>
            </w:pPr>
            <w:r>
              <w:t>1</w:t>
            </w:r>
          </w:p>
        </w:tc>
        <w:tc>
          <w:tcPr>
            <w:tcW w:w="1155" w:type="dxa"/>
            <w:tcBorders>
              <w:top w:val="single" w:sz="8" w:space="0" w:color="000000"/>
              <w:left w:val="single" w:sz="8" w:space="0" w:color="000000"/>
              <w:bottom w:val="single" w:sz="8" w:space="0" w:color="000000"/>
              <w:right w:val="single" w:sz="8" w:space="0" w:color="000000"/>
            </w:tcBorders>
          </w:tcPr>
          <w:p w14:paraId="5B4D241D"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96F5B9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0191DF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E9EBD4E"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0AD144DD" w14:textId="77777777" w:rsidR="00C923D8" w:rsidRDefault="009B6B2F">
            <w:pPr>
              <w:jc w:val="center"/>
            </w:pPr>
            <w:r>
              <w:t>1</w:t>
            </w:r>
          </w:p>
        </w:tc>
      </w:tr>
      <w:tr w:rsidR="00C923D8" w14:paraId="1D22A082" w14:textId="77777777">
        <w:trPr>
          <w:trHeight w:val="450"/>
        </w:trPr>
        <w:tc>
          <w:tcPr>
            <w:tcW w:w="1231" w:type="dxa"/>
            <w:tcBorders>
              <w:top w:val="single" w:sz="8" w:space="0" w:color="000000"/>
              <w:left w:val="single" w:sz="8" w:space="0" w:color="000000"/>
              <w:bottom w:val="single" w:sz="8" w:space="0" w:color="000000"/>
              <w:right w:val="single" w:sz="8" w:space="0" w:color="000000"/>
            </w:tcBorders>
          </w:tcPr>
          <w:p w14:paraId="0165BADF" w14:textId="77777777" w:rsidR="00C923D8" w:rsidRDefault="009B6B2F">
            <w:pPr>
              <w:jc w:val="center"/>
            </w:pPr>
            <w:r>
              <w:t>9</w:t>
            </w:r>
          </w:p>
        </w:tc>
        <w:tc>
          <w:tcPr>
            <w:tcW w:w="1365" w:type="dxa"/>
            <w:tcBorders>
              <w:top w:val="single" w:sz="8" w:space="0" w:color="000000"/>
              <w:left w:val="single" w:sz="8" w:space="0" w:color="000000"/>
              <w:bottom w:val="single" w:sz="8" w:space="0" w:color="000000"/>
              <w:right w:val="single" w:sz="8" w:space="0" w:color="000000"/>
            </w:tcBorders>
          </w:tcPr>
          <w:p w14:paraId="36BE9B6F"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95DC16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CD2383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7C31948"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2AD9255"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47D3A30A" w14:textId="77777777" w:rsidR="00C923D8" w:rsidRDefault="009B6B2F">
            <w:pPr>
              <w:jc w:val="center"/>
            </w:pPr>
            <w:r>
              <w:t>0</w:t>
            </w:r>
          </w:p>
        </w:tc>
      </w:tr>
      <w:tr w:rsidR="00C923D8" w14:paraId="2966D169" w14:textId="77777777">
        <w:trPr>
          <w:trHeight w:val="270"/>
        </w:trPr>
        <w:tc>
          <w:tcPr>
            <w:tcW w:w="1231" w:type="dxa"/>
            <w:tcBorders>
              <w:top w:val="single" w:sz="8" w:space="0" w:color="000000"/>
              <w:left w:val="single" w:sz="8" w:space="0" w:color="000000"/>
              <w:bottom w:val="single" w:sz="8" w:space="0" w:color="000000"/>
              <w:right w:val="single" w:sz="8" w:space="0" w:color="000000"/>
            </w:tcBorders>
          </w:tcPr>
          <w:p w14:paraId="547467F4" w14:textId="77777777" w:rsidR="00C923D8" w:rsidRDefault="009B6B2F">
            <w:pPr>
              <w:jc w:val="center"/>
            </w:pPr>
            <w:r>
              <w:t>10</w:t>
            </w:r>
          </w:p>
        </w:tc>
        <w:tc>
          <w:tcPr>
            <w:tcW w:w="1365" w:type="dxa"/>
            <w:tcBorders>
              <w:top w:val="single" w:sz="8" w:space="0" w:color="000000"/>
              <w:left w:val="single" w:sz="8" w:space="0" w:color="000000"/>
              <w:bottom w:val="single" w:sz="8" w:space="0" w:color="000000"/>
              <w:right w:val="single" w:sz="8" w:space="0" w:color="000000"/>
            </w:tcBorders>
          </w:tcPr>
          <w:p w14:paraId="10C4D57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A3EA15A"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FC0F972"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92E7F0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7CB151D"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44F5EBE0" w14:textId="77777777" w:rsidR="00C923D8" w:rsidRDefault="009B6B2F">
            <w:pPr>
              <w:jc w:val="center"/>
            </w:pPr>
            <w:r>
              <w:t>0</w:t>
            </w:r>
          </w:p>
        </w:tc>
      </w:tr>
      <w:tr w:rsidR="00C923D8" w14:paraId="4E8FD5CF" w14:textId="77777777">
        <w:trPr>
          <w:trHeight w:val="270"/>
        </w:trPr>
        <w:tc>
          <w:tcPr>
            <w:tcW w:w="1231" w:type="dxa"/>
            <w:tcBorders>
              <w:top w:val="single" w:sz="8" w:space="0" w:color="000000"/>
              <w:left w:val="single" w:sz="8" w:space="0" w:color="000000"/>
              <w:bottom w:val="single" w:sz="8" w:space="0" w:color="000000"/>
              <w:right w:val="single" w:sz="8" w:space="0" w:color="000000"/>
            </w:tcBorders>
          </w:tcPr>
          <w:p w14:paraId="687C653C" w14:textId="77777777" w:rsidR="00C923D8" w:rsidRDefault="009B6B2F">
            <w:pPr>
              <w:jc w:val="center"/>
            </w:pPr>
            <w:r>
              <w:t>11</w:t>
            </w:r>
          </w:p>
        </w:tc>
        <w:tc>
          <w:tcPr>
            <w:tcW w:w="1365" w:type="dxa"/>
            <w:tcBorders>
              <w:top w:val="single" w:sz="8" w:space="0" w:color="000000"/>
              <w:left w:val="single" w:sz="8" w:space="0" w:color="000000"/>
              <w:bottom w:val="single" w:sz="8" w:space="0" w:color="000000"/>
              <w:right w:val="single" w:sz="8" w:space="0" w:color="000000"/>
            </w:tcBorders>
          </w:tcPr>
          <w:p w14:paraId="0744A29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F1D3A23"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F4C4A06"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CC0A50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5876651"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766CFF6C" w14:textId="77777777" w:rsidR="00C923D8" w:rsidRDefault="009B6B2F">
            <w:pPr>
              <w:jc w:val="center"/>
            </w:pPr>
            <w:r>
              <w:t>0</w:t>
            </w:r>
          </w:p>
        </w:tc>
      </w:tr>
      <w:tr w:rsidR="00C923D8" w14:paraId="008E842A" w14:textId="77777777">
        <w:trPr>
          <w:trHeight w:val="270"/>
        </w:trPr>
        <w:tc>
          <w:tcPr>
            <w:tcW w:w="1231" w:type="dxa"/>
            <w:tcBorders>
              <w:top w:val="single" w:sz="8" w:space="0" w:color="000000"/>
              <w:left w:val="single" w:sz="8" w:space="0" w:color="000000"/>
              <w:bottom w:val="single" w:sz="8" w:space="0" w:color="000000"/>
              <w:right w:val="single" w:sz="8" w:space="0" w:color="000000"/>
            </w:tcBorders>
          </w:tcPr>
          <w:p w14:paraId="7F0A3E89" w14:textId="77777777" w:rsidR="00C923D8" w:rsidRDefault="009B6B2F">
            <w:pPr>
              <w:jc w:val="center"/>
            </w:pPr>
            <w:r>
              <w:t>12</w:t>
            </w:r>
          </w:p>
        </w:tc>
        <w:tc>
          <w:tcPr>
            <w:tcW w:w="1365" w:type="dxa"/>
            <w:tcBorders>
              <w:top w:val="single" w:sz="8" w:space="0" w:color="000000"/>
              <w:left w:val="single" w:sz="8" w:space="0" w:color="000000"/>
              <w:bottom w:val="single" w:sz="8" w:space="0" w:color="000000"/>
              <w:right w:val="single" w:sz="8" w:space="0" w:color="000000"/>
            </w:tcBorders>
          </w:tcPr>
          <w:p w14:paraId="470E13E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21DF11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1B5C77B"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5B29D4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048138A"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18228D2C" w14:textId="77777777" w:rsidR="00C923D8" w:rsidRDefault="009B6B2F">
            <w:pPr>
              <w:jc w:val="center"/>
            </w:pPr>
            <w:r>
              <w:t>0</w:t>
            </w:r>
          </w:p>
        </w:tc>
      </w:tr>
      <w:tr w:rsidR="00C923D8" w14:paraId="52EC8E04" w14:textId="77777777">
        <w:trPr>
          <w:trHeight w:val="270"/>
        </w:trPr>
        <w:tc>
          <w:tcPr>
            <w:tcW w:w="1231" w:type="dxa"/>
            <w:tcBorders>
              <w:top w:val="single" w:sz="8" w:space="0" w:color="000000"/>
              <w:left w:val="single" w:sz="8" w:space="0" w:color="000000"/>
              <w:bottom w:val="single" w:sz="8" w:space="0" w:color="000000"/>
              <w:right w:val="single" w:sz="8" w:space="0" w:color="000000"/>
            </w:tcBorders>
          </w:tcPr>
          <w:p w14:paraId="7670F50E" w14:textId="77777777" w:rsidR="00C923D8" w:rsidRDefault="009B6B2F">
            <w:pPr>
              <w:jc w:val="center"/>
            </w:pPr>
            <w:r>
              <w:t>13</w:t>
            </w:r>
          </w:p>
        </w:tc>
        <w:tc>
          <w:tcPr>
            <w:tcW w:w="1365" w:type="dxa"/>
            <w:tcBorders>
              <w:top w:val="single" w:sz="8" w:space="0" w:color="000000"/>
              <w:left w:val="single" w:sz="8" w:space="0" w:color="000000"/>
              <w:bottom w:val="single" w:sz="8" w:space="0" w:color="000000"/>
              <w:right w:val="single" w:sz="8" w:space="0" w:color="000000"/>
            </w:tcBorders>
          </w:tcPr>
          <w:p w14:paraId="667603F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882CCB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CF41B8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BD04FAD"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18D6694"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58A52796" w14:textId="77777777" w:rsidR="00C923D8" w:rsidRDefault="009B6B2F">
            <w:pPr>
              <w:jc w:val="center"/>
            </w:pPr>
            <w:r>
              <w:t>0</w:t>
            </w:r>
          </w:p>
        </w:tc>
      </w:tr>
      <w:tr w:rsidR="00C923D8" w14:paraId="56E38141" w14:textId="77777777">
        <w:trPr>
          <w:trHeight w:val="270"/>
        </w:trPr>
        <w:tc>
          <w:tcPr>
            <w:tcW w:w="1231" w:type="dxa"/>
            <w:tcBorders>
              <w:top w:val="single" w:sz="8" w:space="0" w:color="000000"/>
              <w:left w:val="single" w:sz="8" w:space="0" w:color="000000"/>
              <w:bottom w:val="single" w:sz="8" w:space="0" w:color="000000"/>
              <w:right w:val="single" w:sz="8" w:space="0" w:color="000000"/>
            </w:tcBorders>
          </w:tcPr>
          <w:p w14:paraId="58111834" w14:textId="77777777" w:rsidR="00C923D8" w:rsidRDefault="009B6B2F">
            <w:pPr>
              <w:jc w:val="center"/>
            </w:pPr>
            <w:r>
              <w:t>14</w:t>
            </w:r>
          </w:p>
        </w:tc>
        <w:tc>
          <w:tcPr>
            <w:tcW w:w="1365" w:type="dxa"/>
            <w:tcBorders>
              <w:top w:val="single" w:sz="8" w:space="0" w:color="000000"/>
              <w:left w:val="single" w:sz="8" w:space="0" w:color="000000"/>
              <w:bottom w:val="single" w:sz="8" w:space="0" w:color="000000"/>
              <w:right w:val="single" w:sz="8" w:space="0" w:color="000000"/>
            </w:tcBorders>
          </w:tcPr>
          <w:p w14:paraId="22DA5A2F"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DC2880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AE85A6B" w14:textId="77777777" w:rsidR="00C923D8" w:rsidRDefault="009B6B2F">
            <w:pPr>
              <w:jc w:val="center"/>
            </w:pPr>
            <w:r>
              <w:t>1</w:t>
            </w:r>
          </w:p>
        </w:tc>
        <w:tc>
          <w:tcPr>
            <w:tcW w:w="1155" w:type="dxa"/>
            <w:tcBorders>
              <w:top w:val="single" w:sz="8" w:space="0" w:color="000000"/>
              <w:left w:val="single" w:sz="8" w:space="0" w:color="000000"/>
              <w:bottom w:val="single" w:sz="8" w:space="0" w:color="000000"/>
              <w:right w:val="single" w:sz="8" w:space="0" w:color="000000"/>
            </w:tcBorders>
          </w:tcPr>
          <w:p w14:paraId="5EE17C5B"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B6CA5D3"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62223F4E" w14:textId="77777777" w:rsidR="00C923D8" w:rsidRDefault="009B6B2F">
            <w:pPr>
              <w:jc w:val="center"/>
            </w:pPr>
            <w:r>
              <w:t>1</w:t>
            </w:r>
          </w:p>
        </w:tc>
      </w:tr>
      <w:tr w:rsidR="00C923D8" w14:paraId="16C2A458" w14:textId="77777777">
        <w:trPr>
          <w:trHeight w:val="270"/>
        </w:trPr>
        <w:tc>
          <w:tcPr>
            <w:tcW w:w="1231" w:type="dxa"/>
            <w:tcBorders>
              <w:top w:val="single" w:sz="8" w:space="0" w:color="000000"/>
              <w:left w:val="single" w:sz="8" w:space="0" w:color="000000"/>
              <w:bottom w:val="single" w:sz="8" w:space="0" w:color="000000"/>
              <w:right w:val="single" w:sz="8" w:space="0" w:color="000000"/>
            </w:tcBorders>
          </w:tcPr>
          <w:p w14:paraId="70E2865C" w14:textId="77777777" w:rsidR="00C923D8" w:rsidRDefault="009B6B2F">
            <w:pPr>
              <w:jc w:val="center"/>
            </w:pPr>
            <w:r>
              <w:t>15</w:t>
            </w:r>
          </w:p>
        </w:tc>
        <w:tc>
          <w:tcPr>
            <w:tcW w:w="1365" w:type="dxa"/>
            <w:tcBorders>
              <w:top w:val="single" w:sz="8" w:space="0" w:color="000000"/>
              <w:left w:val="single" w:sz="8" w:space="0" w:color="000000"/>
              <w:bottom w:val="single" w:sz="8" w:space="0" w:color="000000"/>
              <w:right w:val="single" w:sz="8" w:space="0" w:color="000000"/>
            </w:tcBorders>
          </w:tcPr>
          <w:p w14:paraId="3D4958E7"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1E47BE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571E232"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CFF887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223BB4F"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0FD5C3BB" w14:textId="77777777" w:rsidR="00C923D8" w:rsidRDefault="009B6B2F">
            <w:pPr>
              <w:jc w:val="center"/>
            </w:pPr>
            <w:r>
              <w:t>0</w:t>
            </w:r>
          </w:p>
        </w:tc>
      </w:tr>
    </w:tbl>
    <w:p w14:paraId="44277B6A" w14:textId="77777777" w:rsidR="00C923D8" w:rsidRDefault="00C923D8">
      <w:pPr>
        <w:pStyle w:val="Heading3"/>
        <w:numPr>
          <w:ilvl w:val="2"/>
          <w:numId w:val="1"/>
        </w:numPr>
        <w:tabs>
          <w:tab w:val="left" w:pos="0"/>
        </w:tabs>
      </w:pPr>
      <w:bookmarkStart w:id="70" w:name="_e07z857itcoy" w:colFirst="0" w:colLast="0"/>
      <w:bookmarkEnd w:id="70"/>
    </w:p>
    <w:p w14:paraId="39B67B3B" w14:textId="77777777" w:rsidR="00C923D8" w:rsidRDefault="00C923D8">
      <w:pPr>
        <w:pStyle w:val="Heading3"/>
        <w:numPr>
          <w:ilvl w:val="2"/>
          <w:numId w:val="1"/>
        </w:numPr>
        <w:tabs>
          <w:tab w:val="left" w:pos="0"/>
        </w:tabs>
      </w:pPr>
      <w:bookmarkStart w:id="71" w:name="_hru7ww41kv7v" w:colFirst="0" w:colLast="0"/>
      <w:bookmarkEnd w:id="71"/>
    </w:p>
    <w:p w14:paraId="28A26B97" w14:textId="77777777" w:rsidR="00C923D8" w:rsidRDefault="00C923D8">
      <w:pPr>
        <w:pStyle w:val="Heading3"/>
        <w:numPr>
          <w:ilvl w:val="2"/>
          <w:numId w:val="1"/>
        </w:numPr>
        <w:tabs>
          <w:tab w:val="left" w:pos="0"/>
        </w:tabs>
      </w:pPr>
      <w:bookmarkStart w:id="72" w:name="_b5rgmp8htw7q" w:colFirst="0" w:colLast="0"/>
      <w:bookmarkEnd w:id="72"/>
    </w:p>
    <w:p w14:paraId="7A063B92" w14:textId="77777777" w:rsidR="00C923D8" w:rsidRDefault="00C923D8">
      <w:pPr>
        <w:pStyle w:val="Heading3"/>
        <w:numPr>
          <w:ilvl w:val="2"/>
          <w:numId w:val="1"/>
        </w:numPr>
        <w:tabs>
          <w:tab w:val="left" w:pos="0"/>
        </w:tabs>
      </w:pPr>
      <w:bookmarkStart w:id="73" w:name="_ea5jvsbfvyft" w:colFirst="0" w:colLast="0"/>
      <w:bookmarkEnd w:id="73"/>
    </w:p>
    <w:p w14:paraId="5C284753" w14:textId="77777777" w:rsidR="00C923D8" w:rsidRDefault="00C923D8">
      <w:pPr>
        <w:pStyle w:val="Heading3"/>
        <w:numPr>
          <w:ilvl w:val="2"/>
          <w:numId w:val="1"/>
        </w:numPr>
        <w:tabs>
          <w:tab w:val="left" w:pos="0"/>
        </w:tabs>
      </w:pPr>
      <w:bookmarkStart w:id="74" w:name="_q7rm2u8ma255" w:colFirst="0" w:colLast="0"/>
      <w:bookmarkEnd w:id="74"/>
    </w:p>
    <w:p w14:paraId="10451B97" w14:textId="77777777" w:rsidR="00C923D8" w:rsidRDefault="009B6B2F">
      <w:pPr>
        <w:pStyle w:val="Heading3"/>
        <w:numPr>
          <w:ilvl w:val="2"/>
          <w:numId w:val="1"/>
        </w:numPr>
        <w:tabs>
          <w:tab w:val="left" w:pos="0"/>
        </w:tabs>
      </w:pPr>
      <w:bookmarkStart w:id="75" w:name="_u0p1zj9rhp2a" w:colFirst="0" w:colLast="0"/>
      <w:bookmarkEnd w:id="75"/>
      <w:r>
        <w:rPr>
          <w:b/>
          <w:bCs/>
        </w:rPr>
        <w:t>VIRAL HEPATITIS - A</w:t>
      </w:r>
    </w:p>
    <w:p w14:paraId="46401A91" w14:textId="77777777" w:rsidR="00C923D8" w:rsidRDefault="009B6B2F">
      <w:r>
        <w:t>Hepatitis A cases are commonly associated with unsafe drinking water, food contamination, and breakdowns in sanitation, often presenting as clusters or outbreaks.</w:t>
      </w:r>
    </w:p>
    <w:p w14:paraId="2447F4AF" w14:textId="77777777" w:rsidR="00C923D8" w:rsidRDefault="009B6B2F">
      <w:r>
        <w:t>Peak:</w:t>
      </w:r>
    </w:p>
    <w:p w14:paraId="7782A667" w14:textId="77777777" w:rsidR="00C923D8" w:rsidRDefault="009B6B2F">
      <w:pPr>
        <w:jc w:val="center"/>
      </w:pPr>
      <w:r>
        <w:rPr>
          <w:noProof/>
        </w:rPr>
        <w:drawing>
          <wp:inline distT="0" distB="0" distL="0" distR="0" wp14:anchorId="073E2736" wp14:editId="7672F797">
            <wp:extent cx="5010785" cy="3098800"/>
            <wp:effectExtent l="0" t="0" r="0" b="0"/>
            <wp:docPr id="11" name="image5.png" descr="Chart"/>
            <wp:cNvGraphicFramePr/>
            <a:graphic xmlns:a="http://schemas.openxmlformats.org/drawingml/2006/main">
              <a:graphicData uri="http://schemas.openxmlformats.org/drawingml/2006/picture">
                <pic:pic xmlns:pic="http://schemas.openxmlformats.org/drawingml/2006/picture">
                  <pic:nvPicPr>
                    <pic:cNvPr id="0" name="image5.png" descr="Chart"/>
                    <pic:cNvPicPr preferRelativeResize="0"/>
                  </pic:nvPicPr>
                  <pic:blipFill>
                    <a:blip r:embed="rId33"/>
                    <a:srcRect/>
                    <a:stretch>
                      <a:fillRect/>
                    </a:stretch>
                  </pic:blipFill>
                  <pic:spPr>
                    <a:xfrm>
                      <a:off x="0" y="0"/>
                      <a:ext cx="5010785" cy="3098800"/>
                    </a:xfrm>
                    <a:prstGeom prst="rect">
                      <a:avLst/>
                    </a:prstGeom>
                    <a:ln/>
                  </pic:spPr>
                </pic:pic>
              </a:graphicData>
            </a:graphic>
          </wp:inline>
        </w:drawing>
      </w:r>
    </w:p>
    <w:p w14:paraId="6A36AC89" w14:textId="77777777" w:rsidR="00C923D8" w:rsidRDefault="009B6B2F">
      <w:pPr>
        <w:jc w:val="left"/>
      </w:pPr>
      <w:r>
        <w:br w:type="page"/>
      </w:r>
    </w:p>
    <w:p w14:paraId="4E85EBFF" w14:textId="77777777" w:rsidR="00C923D8" w:rsidRDefault="009B6B2F">
      <w:pPr>
        <w:pStyle w:val="Heading3"/>
        <w:numPr>
          <w:ilvl w:val="2"/>
          <w:numId w:val="1"/>
        </w:numPr>
        <w:tabs>
          <w:tab w:val="left" w:pos="0"/>
        </w:tabs>
        <w:jc w:val="center"/>
      </w:pPr>
      <w:bookmarkStart w:id="76" w:name="_538dx4ijinfu" w:colFirst="0" w:colLast="0"/>
      <w:bookmarkEnd w:id="76"/>
      <w:r>
        <w:lastRenderedPageBreak/>
        <w:t>Hepatitis A – Ward-wise Yearly Distribution (2021–2025)</w:t>
      </w:r>
    </w:p>
    <w:p w14:paraId="02BB6284" w14:textId="77777777" w:rsidR="00C923D8" w:rsidRDefault="00C923D8">
      <w:pPr>
        <w:jc w:val="left"/>
      </w:pPr>
    </w:p>
    <w:tbl>
      <w:tblPr>
        <w:tblStyle w:val="afe"/>
        <w:tblW w:w="837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31"/>
        <w:gridCol w:w="1365"/>
        <w:gridCol w:w="1155"/>
        <w:gridCol w:w="1155"/>
        <w:gridCol w:w="1155"/>
        <w:gridCol w:w="1155"/>
        <w:gridCol w:w="1154"/>
      </w:tblGrid>
      <w:tr w:rsidR="00C923D8" w14:paraId="31E99CE9" w14:textId="77777777">
        <w:trPr>
          <w:trHeight w:val="712"/>
        </w:trPr>
        <w:tc>
          <w:tcPr>
            <w:tcW w:w="1231" w:type="dxa"/>
            <w:vMerge w:val="restart"/>
            <w:tcBorders>
              <w:top w:val="single" w:sz="8" w:space="0" w:color="000000"/>
              <w:left w:val="single" w:sz="8" w:space="0" w:color="000000"/>
              <w:bottom w:val="single" w:sz="8" w:space="0" w:color="000000"/>
              <w:right w:val="single" w:sz="8" w:space="0" w:color="000000"/>
            </w:tcBorders>
          </w:tcPr>
          <w:p w14:paraId="69BF235D" w14:textId="77777777" w:rsidR="00C923D8" w:rsidRDefault="009B6B2F">
            <w:pPr>
              <w:jc w:val="center"/>
            </w:pPr>
            <w:r>
              <w:rPr>
                <w:b/>
                <w:bCs/>
              </w:rPr>
              <w:t>Ward</w:t>
            </w:r>
          </w:p>
        </w:tc>
        <w:tc>
          <w:tcPr>
            <w:tcW w:w="7139" w:type="dxa"/>
            <w:gridSpan w:val="6"/>
            <w:tcBorders>
              <w:top w:val="single" w:sz="8" w:space="0" w:color="000000"/>
              <w:left w:val="single" w:sz="8" w:space="0" w:color="000000"/>
              <w:bottom w:val="single" w:sz="8" w:space="0" w:color="000000"/>
              <w:right w:val="single" w:sz="8" w:space="0" w:color="000000"/>
            </w:tcBorders>
          </w:tcPr>
          <w:p w14:paraId="64BC9694" w14:textId="77777777" w:rsidR="00C923D8" w:rsidRDefault="009B6B2F">
            <w:pPr>
              <w:jc w:val="center"/>
            </w:pPr>
            <w:r>
              <w:rPr>
                <w:b/>
                <w:bCs/>
              </w:rPr>
              <w:t>Hep A – Ward-wise Yearly Distribution</w:t>
            </w:r>
          </w:p>
        </w:tc>
      </w:tr>
      <w:tr w:rsidR="00C923D8" w14:paraId="19A727EC" w14:textId="77777777">
        <w:trPr>
          <w:trHeight w:val="712"/>
        </w:trPr>
        <w:tc>
          <w:tcPr>
            <w:tcW w:w="1231" w:type="dxa"/>
            <w:vMerge/>
            <w:tcBorders>
              <w:top w:val="single" w:sz="8" w:space="0" w:color="000000"/>
              <w:left w:val="single" w:sz="8" w:space="0" w:color="000000"/>
              <w:bottom w:val="single" w:sz="8" w:space="0" w:color="000000"/>
              <w:right w:val="single" w:sz="8" w:space="0" w:color="000000"/>
            </w:tcBorders>
          </w:tcPr>
          <w:p w14:paraId="6A3554C2" w14:textId="77777777" w:rsidR="00C923D8" w:rsidRDefault="00C923D8">
            <w:pPr>
              <w:pBdr>
                <w:top w:val="nil"/>
                <w:left w:val="nil"/>
                <w:bottom w:val="nil"/>
                <w:right w:val="nil"/>
                <w:between w:val="nil"/>
              </w:pBdr>
              <w:jc w:val="left"/>
            </w:pPr>
          </w:p>
        </w:tc>
        <w:tc>
          <w:tcPr>
            <w:tcW w:w="1365" w:type="dxa"/>
            <w:tcBorders>
              <w:top w:val="single" w:sz="8" w:space="0" w:color="000000"/>
              <w:left w:val="single" w:sz="8" w:space="0" w:color="000000"/>
              <w:bottom w:val="single" w:sz="8" w:space="0" w:color="000000"/>
              <w:right w:val="single" w:sz="8" w:space="0" w:color="000000"/>
            </w:tcBorders>
          </w:tcPr>
          <w:p w14:paraId="1B018692" w14:textId="77777777" w:rsidR="00C923D8" w:rsidRDefault="009B6B2F">
            <w:pPr>
              <w:jc w:val="center"/>
            </w:pPr>
            <w:r>
              <w:rPr>
                <w:b/>
                <w:bCs/>
              </w:rPr>
              <w:t>2021</w:t>
            </w:r>
          </w:p>
        </w:tc>
        <w:tc>
          <w:tcPr>
            <w:tcW w:w="1155" w:type="dxa"/>
            <w:tcBorders>
              <w:top w:val="single" w:sz="8" w:space="0" w:color="000000"/>
              <w:left w:val="single" w:sz="8" w:space="0" w:color="000000"/>
              <w:bottom w:val="single" w:sz="8" w:space="0" w:color="000000"/>
              <w:right w:val="single" w:sz="8" w:space="0" w:color="000000"/>
            </w:tcBorders>
          </w:tcPr>
          <w:p w14:paraId="24945EB1" w14:textId="77777777" w:rsidR="00C923D8" w:rsidRDefault="009B6B2F">
            <w:pPr>
              <w:jc w:val="center"/>
            </w:pPr>
            <w:r>
              <w:rPr>
                <w:b/>
                <w:bCs/>
              </w:rPr>
              <w:t>2022</w:t>
            </w:r>
          </w:p>
        </w:tc>
        <w:tc>
          <w:tcPr>
            <w:tcW w:w="1155" w:type="dxa"/>
            <w:tcBorders>
              <w:top w:val="single" w:sz="8" w:space="0" w:color="000000"/>
              <w:left w:val="single" w:sz="8" w:space="0" w:color="000000"/>
              <w:bottom w:val="single" w:sz="8" w:space="0" w:color="000000"/>
              <w:right w:val="single" w:sz="8" w:space="0" w:color="000000"/>
            </w:tcBorders>
          </w:tcPr>
          <w:p w14:paraId="6B0162FF" w14:textId="77777777" w:rsidR="00C923D8" w:rsidRDefault="009B6B2F">
            <w:pPr>
              <w:jc w:val="center"/>
            </w:pPr>
            <w:r>
              <w:rPr>
                <w:b/>
                <w:bCs/>
              </w:rPr>
              <w:t>2023</w:t>
            </w:r>
          </w:p>
        </w:tc>
        <w:tc>
          <w:tcPr>
            <w:tcW w:w="1155" w:type="dxa"/>
            <w:tcBorders>
              <w:top w:val="single" w:sz="8" w:space="0" w:color="000000"/>
              <w:left w:val="single" w:sz="8" w:space="0" w:color="000000"/>
              <w:bottom w:val="single" w:sz="8" w:space="0" w:color="000000"/>
              <w:right w:val="single" w:sz="8" w:space="0" w:color="000000"/>
            </w:tcBorders>
          </w:tcPr>
          <w:p w14:paraId="2F3FC168" w14:textId="77777777" w:rsidR="00C923D8" w:rsidRDefault="009B6B2F">
            <w:pPr>
              <w:jc w:val="center"/>
            </w:pPr>
            <w:r>
              <w:rPr>
                <w:b/>
                <w:bCs/>
              </w:rPr>
              <w:t>2024</w:t>
            </w:r>
          </w:p>
        </w:tc>
        <w:tc>
          <w:tcPr>
            <w:tcW w:w="1155" w:type="dxa"/>
            <w:tcBorders>
              <w:top w:val="single" w:sz="8" w:space="0" w:color="000000"/>
              <w:left w:val="single" w:sz="8" w:space="0" w:color="000000"/>
              <w:bottom w:val="single" w:sz="8" w:space="0" w:color="000000"/>
              <w:right w:val="single" w:sz="8" w:space="0" w:color="000000"/>
            </w:tcBorders>
          </w:tcPr>
          <w:p w14:paraId="3BEB747E" w14:textId="77777777" w:rsidR="00C923D8" w:rsidRDefault="009B6B2F">
            <w:pPr>
              <w:jc w:val="center"/>
            </w:pPr>
            <w:r>
              <w:rPr>
                <w:b/>
                <w:bCs/>
              </w:rPr>
              <w:t>2025</w:t>
            </w:r>
          </w:p>
        </w:tc>
        <w:tc>
          <w:tcPr>
            <w:tcW w:w="1154" w:type="dxa"/>
            <w:tcBorders>
              <w:top w:val="single" w:sz="8" w:space="0" w:color="000000"/>
              <w:left w:val="single" w:sz="8" w:space="0" w:color="000000"/>
              <w:bottom w:val="single" w:sz="8" w:space="0" w:color="000000"/>
              <w:right w:val="single" w:sz="8" w:space="0" w:color="000000"/>
            </w:tcBorders>
          </w:tcPr>
          <w:p w14:paraId="52E0EB13" w14:textId="77777777" w:rsidR="00C923D8" w:rsidRDefault="009B6B2F">
            <w:pPr>
              <w:jc w:val="center"/>
            </w:pPr>
            <w:r>
              <w:rPr>
                <w:b/>
                <w:bCs/>
              </w:rPr>
              <w:t>Total</w:t>
            </w:r>
          </w:p>
        </w:tc>
      </w:tr>
      <w:tr w:rsidR="00C923D8" w14:paraId="5F8CF112" w14:textId="77777777">
        <w:trPr>
          <w:trHeight w:val="555"/>
        </w:trPr>
        <w:tc>
          <w:tcPr>
            <w:tcW w:w="1231" w:type="dxa"/>
            <w:tcBorders>
              <w:top w:val="single" w:sz="8" w:space="0" w:color="000000"/>
              <w:left w:val="single" w:sz="8" w:space="0" w:color="000000"/>
              <w:bottom w:val="single" w:sz="8" w:space="0" w:color="000000"/>
              <w:right w:val="single" w:sz="8" w:space="0" w:color="000000"/>
            </w:tcBorders>
          </w:tcPr>
          <w:p w14:paraId="3CB3516A" w14:textId="77777777" w:rsidR="00C923D8" w:rsidRDefault="009B6B2F">
            <w:pPr>
              <w:jc w:val="center"/>
            </w:pPr>
            <w:r>
              <w:t>1</w:t>
            </w:r>
          </w:p>
        </w:tc>
        <w:tc>
          <w:tcPr>
            <w:tcW w:w="1365" w:type="dxa"/>
            <w:tcBorders>
              <w:top w:val="single" w:sz="8" w:space="0" w:color="000000"/>
              <w:left w:val="single" w:sz="8" w:space="0" w:color="000000"/>
              <w:bottom w:val="single" w:sz="8" w:space="0" w:color="000000"/>
              <w:right w:val="single" w:sz="8" w:space="0" w:color="000000"/>
            </w:tcBorders>
          </w:tcPr>
          <w:p w14:paraId="464730B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423C05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A964209"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170463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B425185"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1A3E353C" w14:textId="77777777" w:rsidR="00C923D8" w:rsidRDefault="009B6B2F">
            <w:pPr>
              <w:jc w:val="center"/>
            </w:pPr>
            <w:r>
              <w:t>0</w:t>
            </w:r>
          </w:p>
        </w:tc>
      </w:tr>
      <w:tr w:rsidR="00C923D8" w14:paraId="20A1D5AF" w14:textId="77777777">
        <w:trPr>
          <w:trHeight w:val="480"/>
        </w:trPr>
        <w:tc>
          <w:tcPr>
            <w:tcW w:w="1231" w:type="dxa"/>
            <w:tcBorders>
              <w:top w:val="single" w:sz="8" w:space="0" w:color="000000"/>
              <w:left w:val="single" w:sz="8" w:space="0" w:color="000000"/>
              <w:bottom w:val="single" w:sz="8" w:space="0" w:color="000000"/>
              <w:right w:val="single" w:sz="8" w:space="0" w:color="000000"/>
            </w:tcBorders>
          </w:tcPr>
          <w:p w14:paraId="3D093B2C" w14:textId="77777777" w:rsidR="00C923D8" w:rsidRDefault="009B6B2F">
            <w:pPr>
              <w:jc w:val="center"/>
            </w:pPr>
            <w:r>
              <w:t>2</w:t>
            </w:r>
          </w:p>
        </w:tc>
        <w:tc>
          <w:tcPr>
            <w:tcW w:w="1365" w:type="dxa"/>
            <w:tcBorders>
              <w:top w:val="single" w:sz="8" w:space="0" w:color="000000"/>
              <w:left w:val="single" w:sz="8" w:space="0" w:color="000000"/>
              <w:bottom w:val="single" w:sz="8" w:space="0" w:color="000000"/>
              <w:right w:val="single" w:sz="8" w:space="0" w:color="000000"/>
            </w:tcBorders>
          </w:tcPr>
          <w:p w14:paraId="262FD596"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421A3BA"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992CDF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FF3794E"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A818E9B"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5748D861" w14:textId="77777777" w:rsidR="00C923D8" w:rsidRDefault="009B6B2F">
            <w:pPr>
              <w:jc w:val="center"/>
            </w:pPr>
            <w:r>
              <w:t>0</w:t>
            </w:r>
          </w:p>
        </w:tc>
      </w:tr>
      <w:tr w:rsidR="00C923D8" w14:paraId="7100369B" w14:textId="77777777">
        <w:trPr>
          <w:trHeight w:val="495"/>
        </w:trPr>
        <w:tc>
          <w:tcPr>
            <w:tcW w:w="1231" w:type="dxa"/>
            <w:tcBorders>
              <w:top w:val="single" w:sz="8" w:space="0" w:color="000000"/>
              <w:left w:val="single" w:sz="8" w:space="0" w:color="000000"/>
              <w:bottom w:val="single" w:sz="8" w:space="0" w:color="000000"/>
              <w:right w:val="single" w:sz="8" w:space="0" w:color="000000"/>
            </w:tcBorders>
          </w:tcPr>
          <w:p w14:paraId="7B8F693F" w14:textId="77777777" w:rsidR="00C923D8" w:rsidRDefault="009B6B2F">
            <w:pPr>
              <w:jc w:val="center"/>
            </w:pPr>
            <w:r>
              <w:t>3</w:t>
            </w:r>
          </w:p>
        </w:tc>
        <w:tc>
          <w:tcPr>
            <w:tcW w:w="1365" w:type="dxa"/>
            <w:tcBorders>
              <w:top w:val="single" w:sz="8" w:space="0" w:color="000000"/>
              <w:left w:val="single" w:sz="8" w:space="0" w:color="000000"/>
              <w:bottom w:val="single" w:sz="8" w:space="0" w:color="000000"/>
              <w:right w:val="single" w:sz="8" w:space="0" w:color="000000"/>
            </w:tcBorders>
          </w:tcPr>
          <w:p w14:paraId="47C58B73"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0839479"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2E3835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D320F2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47BFDC0"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23C2533E" w14:textId="77777777" w:rsidR="00C923D8" w:rsidRDefault="009B6B2F">
            <w:pPr>
              <w:jc w:val="center"/>
            </w:pPr>
            <w:r>
              <w:t>0</w:t>
            </w:r>
          </w:p>
        </w:tc>
      </w:tr>
      <w:tr w:rsidR="00C923D8" w14:paraId="53B5BC11" w14:textId="77777777">
        <w:trPr>
          <w:trHeight w:val="510"/>
        </w:trPr>
        <w:tc>
          <w:tcPr>
            <w:tcW w:w="1231" w:type="dxa"/>
            <w:tcBorders>
              <w:top w:val="single" w:sz="8" w:space="0" w:color="000000"/>
              <w:left w:val="single" w:sz="8" w:space="0" w:color="000000"/>
              <w:bottom w:val="single" w:sz="8" w:space="0" w:color="000000"/>
              <w:right w:val="single" w:sz="8" w:space="0" w:color="000000"/>
            </w:tcBorders>
          </w:tcPr>
          <w:p w14:paraId="303BC448" w14:textId="77777777" w:rsidR="00C923D8" w:rsidRDefault="009B6B2F">
            <w:pPr>
              <w:jc w:val="center"/>
            </w:pPr>
            <w:r>
              <w:t>4</w:t>
            </w:r>
          </w:p>
        </w:tc>
        <w:tc>
          <w:tcPr>
            <w:tcW w:w="1365" w:type="dxa"/>
            <w:tcBorders>
              <w:top w:val="single" w:sz="8" w:space="0" w:color="000000"/>
              <w:left w:val="single" w:sz="8" w:space="0" w:color="000000"/>
              <w:bottom w:val="single" w:sz="8" w:space="0" w:color="000000"/>
              <w:right w:val="single" w:sz="8" w:space="0" w:color="000000"/>
            </w:tcBorders>
          </w:tcPr>
          <w:p w14:paraId="7FE5CE40"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E26741F"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441A14E"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4D5F139"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E93E0EA"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5A28363E" w14:textId="77777777" w:rsidR="00C923D8" w:rsidRDefault="009B6B2F">
            <w:pPr>
              <w:jc w:val="center"/>
            </w:pPr>
            <w:r>
              <w:t>0</w:t>
            </w:r>
          </w:p>
        </w:tc>
      </w:tr>
      <w:tr w:rsidR="00C923D8" w14:paraId="0E9854CE" w14:textId="77777777">
        <w:trPr>
          <w:trHeight w:val="240"/>
        </w:trPr>
        <w:tc>
          <w:tcPr>
            <w:tcW w:w="1231" w:type="dxa"/>
            <w:tcBorders>
              <w:top w:val="single" w:sz="8" w:space="0" w:color="000000"/>
              <w:left w:val="single" w:sz="8" w:space="0" w:color="000000"/>
              <w:bottom w:val="single" w:sz="8" w:space="0" w:color="000000"/>
              <w:right w:val="single" w:sz="8" w:space="0" w:color="000000"/>
            </w:tcBorders>
          </w:tcPr>
          <w:p w14:paraId="7DFCC651" w14:textId="77777777" w:rsidR="00C923D8" w:rsidRDefault="009B6B2F">
            <w:pPr>
              <w:jc w:val="center"/>
            </w:pPr>
            <w:r>
              <w:t>5</w:t>
            </w:r>
          </w:p>
        </w:tc>
        <w:tc>
          <w:tcPr>
            <w:tcW w:w="1365" w:type="dxa"/>
            <w:tcBorders>
              <w:top w:val="single" w:sz="8" w:space="0" w:color="000000"/>
              <w:left w:val="single" w:sz="8" w:space="0" w:color="000000"/>
              <w:bottom w:val="single" w:sz="8" w:space="0" w:color="000000"/>
              <w:right w:val="single" w:sz="8" w:space="0" w:color="000000"/>
            </w:tcBorders>
          </w:tcPr>
          <w:p w14:paraId="65511213"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22F5E7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E479C80"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C4BA6DA"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D4CD68E"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47CFEBDD" w14:textId="77777777" w:rsidR="00C923D8" w:rsidRDefault="009B6B2F">
            <w:pPr>
              <w:jc w:val="center"/>
            </w:pPr>
            <w:r>
              <w:t>0</w:t>
            </w:r>
          </w:p>
        </w:tc>
      </w:tr>
      <w:tr w:rsidR="00C923D8" w14:paraId="4A8325B5" w14:textId="77777777">
        <w:trPr>
          <w:trHeight w:val="646"/>
        </w:trPr>
        <w:tc>
          <w:tcPr>
            <w:tcW w:w="1231" w:type="dxa"/>
            <w:tcBorders>
              <w:top w:val="single" w:sz="8" w:space="0" w:color="000000"/>
              <w:left w:val="single" w:sz="8" w:space="0" w:color="000000"/>
              <w:bottom w:val="single" w:sz="8" w:space="0" w:color="000000"/>
              <w:right w:val="single" w:sz="8" w:space="0" w:color="000000"/>
            </w:tcBorders>
          </w:tcPr>
          <w:p w14:paraId="04FA1C4F" w14:textId="77777777" w:rsidR="00C923D8" w:rsidRDefault="009B6B2F">
            <w:pPr>
              <w:jc w:val="center"/>
            </w:pPr>
            <w:r>
              <w:t>6</w:t>
            </w:r>
          </w:p>
        </w:tc>
        <w:tc>
          <w:tcPr>
            <w:tcW w:w="1365" w:type="dxa"/>
            <w:tcBorders>
              <w:top w:val="single" w:sz="8" w:space="0" w:color="000000"/>
              <w:left w:val="single" w:sz="8" w:space="0" w:color="000000"/>
              <w:bottom w:val="single" w:sz="8" w:space="0" w:color="000000"/>
              <w:right w:val="single" w:sz="8" w:space="0" w:color="000000"/>
            </w:tcBorders>
          </w:tcPr>
          <w:p w14:paraId="0A1CC26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C5A38F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C473B6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3BE0387"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B9A45A8"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286F2249" w14:textId="77777777" w:rsidR="00C923D8" w:rsidRDefault="009B6B2F">
            <w:pPr>
              <w:jc w:val="center"/>
            </w:pPr>
            <w:r>
              <w:t>0</w:t>
            </w:r>
          </w:p>
        </w:tc>
      </w:tr>
      <w:tr w:rsidR="00C923D8" w14:paraId="6FB66AA4" w14:textId="77777777">
        <w:trPr>
          <w:trHeight w:val="405"/>
        </w:trPr>
        <w:tc>
          <w:tcPr>
            <w:tcW w:w="1231" w:type="dxa"/>
            <w:tcBorders>
              <w:top w:val="single" w:sz="8" w:space="0" w:color="000000"/>
              <w:left w:val="single" w:sz="8" w:space="0" w:color="000000"/>
              <w:bottom w:val="single" w:sz="8" w:space="0" w:color="000000"/>
              <w:right w:val="single" w:sz="8" w:space="0" w:color="000000"/>
            </w:tcBorders>
          </w:tcPr>
          <w:p w14:paraId="244A6CC5" w14:textId="77777777" w:rsidR="00C923D8" w:rsidRDefault="009B6B2F">
            <w:pPr>
              <w:jc w:val="center"/>
            </w:pPr>
            <w:r>
              <w:t>7</w:t>
            </w:r>
          </w:p>
        </w:tc>
        <w:tc>
          <w:tcPr>
            <w:tcW w:w="1365" w:type="dxa"/>
            <w:tcBorders>
              <w:top w:val="single" w:sz="8" w:space="0" w:color="000000"/>
              <w:left w:val="single" w:sz="8" w:space="0" w:color="000000"/>
              <w:bottom w:val="single" w:sz="8" w:space="0" w:color="000000"/>
              <w:right w:val="single" w:sz="8" w:space="0" w:color="000000"/>
            </w:tcBorders>
          </w:tcPr>
          <w:p w14:paraId="563B772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256750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9D5267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130E27E"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B6DD802"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2004B592" w14:textId="77777777" w:rsidR="00C923D8" w:rsidRDefault="009B6B2F">
            <w:pPr>
              <w:jc w:val="center"/>
            </w:pPr>
            <w:r>
              <w:t>0</w:t>
            </w:r>
          </w:p>
        </w:tc>
      </w:tr>
      <w:tr w:rsidR="00C923D8" w14:paraId="15170F95" w14:textId="77777777">
        <w:trPr>
          <w:trHeight w:val="270"/>
        </w:trPr>
        <w:tc>
          <w:tcPr>
            <w:tcW w:w="1231" w:type="dxa"/>
            <w:tcBorders>
              <w:top w:val="single" w:sz="8" w:space="0" w:color="000000"/>
              <w:left w:val="single" w:sz="8" w:space="0" w:color="000000"/>
              <w:bottom w:val="single" w:sz="8" w:space="0" w:color="000000"/>
              <w:right w:val="single" w:sz="8" w:space="0" w:color="000000"/>
            </w:tcBorders>
          </w:tcPr>
          <w:p w14:paraId="44261628" w14:textId="77777777" w:rsidR="00C923D8" w:rsidRDefault="009B6B2F">
            <w:pPr>
              <w:jc w:val="center"/>
            </w:pPr>
            <w:r>
              <w:t>8</w:t>
            </w:r>
          </w:p>
        </w:tc>
        <w:tc>
          <w:tcPr>
            <w:tcW w:w="1365" w:type="dxa"/>
            <w:tcBorders>
              <w:top w:val="single" w:sz="8" w:space="0" w:color="000000"/>
              <w:left w:val="single" w:sz="8" w:space="0" w:color="000000"/>
              <w:bottom w:val="single" w:sz="8" w:space="0" w:color="000000"/>
              <w:right w:val="single" w:sz="8" w:space="0" w:color="000000"/>
            </w:tcBorders>
          </w:tcPr>
          <w:p w14:paraId="042CCAAF"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568605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045798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453C3D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C8C4DB1"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5D8D698C" w14:textId="77777777" w:rsidR="00C923D8" w:rsidRDefault="009B6B2F">
            <w:pPr>
              <w:jc w:val="center"/>
            </w:pPr>
            <w:r>
              <w:t>0</w:t>
            </w:r>
          </w:p>
        </w:tc>
      </w:tr>
      <w:tr w:rsidR="00C923D8" w14:paraId="36EADDC0" w14:textId="77777777">
        <w:trPr>
          <w:trHeight w:val="450"/>
        </w:trPr>
        <w:tc>
          <w:tcPr>
            <w:tcW w:w="1231" w:type="dxa"/>
            <w:tcBorders>
              <w:top w:val="single" w:sz="8" w:space="0" w:color="000000"/>
              <w:left w:val="single" w:sz="8" w:space="0" w:color="000000"/>
              <w:bottom w:val="single" w:sz="8" w:space="0" w:color="000000"/>
              <w:right w:val="single" w:sz="8" w:space="0" w:color="000000"/>
            </w:tcBorders>
          </w:tcPr>
          <w:p w14:paraId="30BD73F0" w14:textId="77777777" w:rsidR="00C923D8" w:rsidRDefault="009B6B2F">
            <w:pPr>
              <w:jc w:val="center"/>
            </w:pPr>
            <w:r>
              <w:t>9</w:t>
            </w:r>
          </w:p>
        </w:tc>
        <w:tc>
          <w:tcPr>
            <w:tcW w:w="1365" w:type="dxa"/>
            <w:tcBorders>
              <w:top w:val="single" w:sz="8" w:space="0" w:color="000000"/>
              <w:left w:val="single" w:sz="8" w:space="0" w:color="000000"/>
              <w:bottom w:val="single" w:sz="8" w:space="0" w:color="000000"/>
              <w:right w:val="single" w:sz="8" w:space="0" w:color="000000"/>
            </w:tcBorders>
          </w:tcPr>
          <w:p w14:paraId="6F15897D"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8486F4E"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DE2D69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24EE467"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79D07FB"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4E47E361" w14:textId="77777777" w:rsidR="00C923D8" w:rsidRDefault="009B6B2F">
            <w:pPr>
              <w:jc w:val="center"/>
            </w:pPr>
            <w:r>
              <w:t>0</w:t>
            </w:r>
          </w:p>
        </w:tc>
      </w:tr>
      <w:tr w:rsidR="00C923D8" w14:paraId="17474CE9" w14:textId="77777777">
        <w:trPr>
          <w:trHeight w:val="450"/>
        </w:trPr>
        <w:tc>
          <w:tcPr>
            <w:tcW w:w="1231" w:type="dxa"/>
            <w:tcBorders>
              <w:top w:val="single" w:sz="8" w:space="0" w:color="000000"/>
              <w:left w:val="single" w:sz="8" w:space="0" w:color="000000"/>
              <w:bottom w:val="single" w:sz="8" w:space="0" w:color="000000"/>
              <w:right w:val="single" w:sz="8" w:space="0" w:color="000000"/>
            </w:tcBorders>
          </w:tcPr>
          <w:p w14:paraId="6B49DC99" w14:textId="77777777" w:rsidR="00C923D8" w:rsidRDefault="009B6B2F">
            <w:pPr>
              <w:jc w:val="center"/>
            </w:pPr>
            <w:r>
              <w:t>10</w:t>
            </w:r>
          </w:p>
        </w:tc>
        <w:tc>
          <w:tcPr>
            <w:tcW w:w="1365" w:type="dxa"/>
            <w:tcBorders>
              <w:top w:val="single" w:sz="8" w:space="0" w:color="000000"/>
              <w:left w:val="single" w:sz="8" w:space="0" w:color="000000"/>
              <w:bottom w:val="single" w:sz="8" w:space="0" w:color="000000"/>
              <w:right w:val="single" w:sz="8" w:space="0" w:color="000000"/>
            </w:tcBorders>
          </w:tcPr>
          <w:p w14:paraId="0BA0CF39"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33A781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51D5DD9"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2A62BB8"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BE7FC2D"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7DC20503" w14:textId="77777777" w:rsidR="00C923D8" w:rsidRDefault="009B6B2F">
            <w:pPr>
              <w:jc w:val="center"/>
            </w:pPr>
            <w:r>
              <w:t>0</w:t>
            </w:r>
          </w:p>
        </w:tc>
      </w:tr>
      <w:tr w:rsidR="00C923D8" w14:paraId="0E699444" w14:textId="77777777">
        <w:trPr>
          <w:trHeight w:val="450"/>
        </w:trPr>
        <w:tc>
          <w:tcPr>
            <w:tcW w:w="1231" w:type="dxa"/>
            <w:tcBorders>
              <w:top w:val="single" w:sz="8" w:space="0" w:color="000000"/>
              <w:left w:val="single" w:sz="8" w:space="0" w:color="000000"/>
              <w:bottom w:val="single" w:sz="8" w:space="0" w:color="000000"/>
              <w:right w:val="single" w:sz="8" w:space="0" w:color="000000"/>
            </w:tcBorders>
          </w:tcPr>
          <w:p w14:paraId="255E5433" w14:textId="77777777" w:rsidR="00C923D8" w:rsidRDefault="009B6B2F">
            <w:pPr>
              <w:jc w:val="center"/>
            </w:pPr>
            <w:r>
              <w:t>11</w:t>
            </w:r>
          </w:p>
        </w:tc>
        <w:tc>
          <w:tcPr>
            <w:tcW w:w="1365" w:type="dxa"/>
            <w:tcBorders>
              <w:top w:val="single" w:sz="8" w:space="0" w:color="000000"/>
              <w:left w:val="single" w:sz="8" w:space="0" w:color="000000"/>
              <w:bottom w:val="single" w:sz="8" w:space="0" w:color="000000"/>
              <w:right w:val="single" w:sz="8" w:space="0" w:color="000000"/>
            </w:tcBorders>
          </w:tcPr>
          <w:p w14:paraId="2ED0DBEE"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D92042B"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5B69CC6"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9A8FF6B"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35B7B24" w14:textId="77777777" w:rsidR="00C923D8" w:rsidRDefault="009B6B2F">
            <w:pPr>
              <w:jc w:val="left"/>
            </w:pPr>
            <w:r>
              <w:t xml:space="preserve">       1</w:t>
            </w:r>
          </w:p>
        </w:tc>
        <w:tc>
          <w:tcPr>
            <w:tcW w:w="1154" w:type="dxa"/>
            <w:tcBorders>
              <w:top w:val="single" w:sz="8" w:space="0" w:color="000000"/>
              <w:left w:val="single" w:sz="8" w:space="0" w:color="000000"/>
              <w:bottom w:val="single" w:sz="8" w:space="0" w:color="000000"/>
              <w:right w:val="single" w:sz="8" w:space="0" w:color="000000"/>
            </w:tcBorders>
          </w:tcPr>
          <w:p w14:paraId="17901B07" w14:textId="77777777" w:rsidR="00C923D8" w:rsidRDefault="009B6B2F">
            <w:pPr>
              <w:jc w:val="center"/>
            </w:pPr>
            <w:r>
              <w:t>1</w:t>
            </w:r>
          </w:p>
        </w:tc>
      </w:tr>
      <w:tr w:rsidR="00C923D8" w14:paraId="0C3DCFE2" w14:textId="77777777">
        <w:trPr>
          <w:trHeight w:val="450"/>
        </w:trPr>
        <w:tc>
          <w:tcPr>
            <w:tcW w:w="1231" w:type="dxa"/>
            <w:tcBorders>
              <w:top w:val="single" w:sz="8" w:space="0" w:color="000000"/>
              <w:left w:val="single" w:sz="8" w:space="0" w:color="000000"/>
              <w:bottom w:val="single" w:sz="8" w:space="0" w:color="000000"/>
              <w:right w:val="single" w:sz="8" w:space="0" w:color="000000"/>
            </w:tcBorders>
          </w:tcPr>
          <w:p w14:paraId="0369BB71" w14:textId="77777777" w:rsidR="00C923D8" w:rsidRDefault="009B6B2F">
            <w:pPr>
              <w:jc w:val="center"/>
            </w:pPr>
            <w:r>
              <w:t>12</w:t>
            </w:r>
          </w:p>
        </w:tc>
        <w:tc>
          <w:tcPr>
            <w:tcW w:w="1365" w:type="dxa"/>
            <w:tcBorders>
              <w:top w:val="single" w:sz="8" w:space="0" w:color="000000"/>
              <w:left w:val="single" w:sz="8" w:space="0" w:color="000000"/>
              <w:bottom w:val="single" w:sz="8" w:space="0" w:color="000000"/>
              <w:right w:val="single" w:sz="8" w:space="0" w:color="000000"/>
            </w:tcBorders>
          </w:tcPr>
          <w:p w14:paraId="0A487D26"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9F5DCE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827F89D"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00795417"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99B9A8C"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7184BC6F" w14:textId="77777777" w:rsidR="00C923D8" w:rsidRDefault="009B6B2F">
            <w:pPr>
              <w:jc w:val="center"/>
            </w:pPr>
            <w:r>
              <w:t>0</w:t>
            </w:r>
          </w:p>
        </w:tc>
      </w:tr>
      <w:tr w:rsidR="00C923D8" w14:paraId="51E8A59A" w14:textId="77777777">
        <w:trPr>
          <w:trHeight w:val="450"/>
        </w:trPr>
        <w:tc>
          <w:tcPr>
            <w:tcW w:w="1231" w:type="dxa"/>
            <w:tcBorders>
              <w:top w:val="single" w:sz="8" w:space="0" w:color="000000"/>
              <w:left w:val="single" w:sz="8" w:space="0" w:color="000000"/>
              <w:bottom w:val="single" w:sz="8" w:space="0" w:color="000000"/>
              <w:right w:val="single" w:sz="8" w:space="0" w:color="000000"/>
            </w:tcBorders>
          </w:tcPr>
          <w:p w14:paraId="3A5CD7C2" w14:textId="77777777" w:rsidR="00C923D8" w:rsidRDefault="009B6B2F">
            <w:pPr>
              <w:jc w:val="center"/>
            </w:pPr>
            <w:r>
              <w:t>13</w:t>
            </w:r>
          </w:p>
        </w:tc>
        <w:tc>
          <w:tcPr>
            <w:tcW w:w="1365" w:type="dxa"/>
            <w:tcBorders>
              <w:top w:val="single" w:sz="8" w:space="0" w:color="000000"/>
              <w:left w:val="single" w:sz="8" w:space="0" w:color="000000"/>
              <w:bottom w:val="single" w:sz="8" w:space="0" w:color="000000"/>
              <w:right w:val="single" w:sz="8" w:space="0" w:color="000000"/>
            </w:tcBorders>
          </w:tcPr>
          <w:p w14:paraId="16CE125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AA20D15"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35DCE666"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767FB5FC"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C758A12" w14:textId="77777777" w:rsidR="00C923D8" w:rsidRDefault="009B6B2F">
            <w:pPr>
              <w:jc w:val="center"/>
            </w:pPr>
            <w:r>
              <w:t>1</w:t>
            </w:r>
          </w:p>
        </w:tc>
        <w:tc>
          <w:tcPr>
            <w:tcW w:w="1154" w:type="dxa"/>
            <w:tcBorders>
              <w:top w:val="single" w:sz="8" w:space="0" w:color="000000"/>
              <w:left w:val="single" w:sz="8" w:space="0" w:color="000000"/>
              <w:bottom w:val="single" w:sz="8" w:space="0" w:color="000000"/>
              <w:right w:val="single" w:sz="8" w:space="0" w:color="000000"/>
            </w:tcBorders>
          </w:tcPr>
          <w:p w14:paraId="643EA263" w14:textId="77777777" w:rsidR="00C923D8" w:rsidRDefault="009B6B2F">
            <w:pPr>
              <w:jc w:val="center"/>
            </w:pPr>
            <w:r>
              <w:t>0</w:t>
            </w:r>
          </w:p>
        </w:tc>
      </w:tr>
      <w:tr w:rsidR="00C923D8" w14:paraId="556F1D57" w14:textId="77777777">
        <w:trPr>
          <w:trHeight w:val="450"/>
        </w:trPr>
        <w:tc>
          <w:tcPr>
            <w:tcW w:w="1231" w:type="dxa"/>
            <w:tcBorders>
              <w:top w:val="single" w:sz="8" w:space="0" w:color="000000"/>
              <w:left w:val="single" w:sz="8" w:space="0" w:color="000000"/>
              <w:bottom w:val="single" w:sz="8" w:space="0" w:color="000000"/>
              <w:right w:val="single" w:sz="8" w:space="0" w:color="000000"/>
            </w:tcBorders>
          </w:tcPr>
          <w:p w14:paraId="6525E587" w14:textId="77777777" w:rsidR="00C923D8" w:rsidRDefault="009B6B2F">
            <w:pPr>
              <w:jc w:val="center"/>
            </w:pPr>
            <w:r>
              <w:t>14</w:t>
            </w:r>
          </w:p>
        </w:tc>
        <w:tc>
          <w:tcPr>
            <w:tcW w:w="1365" w:type="dxa"/>
            <w:tcBorders>
              <w:top w:val="single" w:sz="8" w:space="0" w:color="000000"/>
              <w:left w:val="single" w:sz="8" w:space="0" w:color="000000"/>
              <w:bottom w:val="single" w:sz="8" w:space="0" w:color="000000"/>
              <w:right w:val="single" w:sz="8" w:space="0" w:color="000000"/>
            </w:tcBorders>
          </w:tcPr>
          <w:p w14:paraId="79E34B0D"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FC317DA"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A76CFDA"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B10A6E0"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28DEC08F"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048DF7FB" w14:textId="77777777" w:rsidR="00C923D8" w:rsidRDefault="009B6B2F">
            <w:pPr>
              <w:jc w:val="center"/>
            </w:pPr>
            <w:r>
              <w:t>0</w:t>
            </w:r>
          </w:p>
        </w:tc>
      </w:tr>
      <w:tr w:rsidR="00C923D8" w14:paraId="551C89FF" w14:textId="77777777">
        <w:trPr>
          <w:trHeight w:val="450"/>
        </w:trPr>
        <w:tc>
          <w:tcPr>
            <w:tcW w:w="1231" w:type="dxa"/>
            <w:tcBorders>
              <w:top w:val="single" w:sz="8" w:space="0" w:color="000000"/>
              <w:left w:val="single" w:sz="8" w:space="0" w:color="000000"/>
              <w:bottom w:val="single" w:sz="8" w:space="0" w:color="000000"/>
              <w:right w:val="single" w:sz="8" w:space="0" w:color="000000"/>
            </w:tcBorders>
          </w:tcPr>
          <w:p w14:paraId="22C5858C" w14:textId="77777777" w:rsidR="00C923D8" w:rsidRDefault="009B6B2F">
            <w:pPr>
              <w:jc w:val="center"/>
            </w:pPr>
            <w:r>
              <w:t>15</w:t>
            </w:r>
          </w:p>
        </w:tc>
        <w:tc>
          <w:tcPr>
            <w:tcW w:w="1365" w:type="dxa"/>
            <w:tcBorders>
              <w:top w:val="single" w:sz="8" w:space="0" w:color="000000"/>
              <w:left w:val="single" w:sz="8" w:space="0" w:color="000000"/>
              <w:bottom w:val="single" w:sz="8" w:space="0" w:color="000000"/>
              <w:right w:val="single" w:sz="8" w:space="0" w:color="000000"/>
            </w:tcBorders>
          </w:tcPr>
          <w:p w14:paraId="0EA117C4"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55196DC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4B945DC1"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15DD8A62" w14:textId="77777777" w:rsidR="00C923D8" w:rsidRDefault="009B6B2F">
            <w:pPr>
              <w:jc w:val="center"/>
            </w:pPr>
            <w:r>
              <w:t>0</w:t>
            </w:r>
          </w:p>
        </w:tc>
        <w:tc>
          <w:tcPr>
            <w:tcW w:w="1155" w:type="dxa"/>
            <w:tcBorders>
              <w:top w:val="single" w:sz="8" w:space="0" w:color="000000"/>
              <w:left w:val="single" w:sz="8" w:space="0" w:color="000000"/>
              <w:bottom w:val="single" w:sz="8" w:space="0" w:color="000000"/>
              <w:right w:val="single" w:sz="8" w:space="0" w:color="000000"/>
            </w:tcBorders>
          </w:tcPr>
          <w:p w14:paraId="6F12A033" w14:textId="77777777" w:rsidR="00C923D8" w:rsidRDefault="009B6B2F">
            <w:pPr>
              <w:jc w:val="center"/>
            </w:pPr>
            <w:r>
              <w:t>0</w:t>
            </w:r>
          </w:p>
        </w:tc>
        <w:tc>
          <w:tcPr>
            <w:tcW w:w="1154" w:type="dxa"/>
            <w:tcBorders>
              <w:top w:val="single" w:sz="8" w:space="0" w:color="000000"/>
              <w:left w:val="single" w:sz="8" w:space="0" w:color="000000"/>
              <w:bottom w:val="single" w:sz="8" w:space="0" w:color="000000"/>
              <w:right w:val="single" w:sz="8" w:space="0" w:color="000000"/>
            </w:tcBorders>
          </w:tcPr>
          <w:p w14:paraId="3898B31F" w14:textId="77777777" w:rsidR="00C923D8" w:rsidRDefault="009B6B2F">
            <w:pPr>
              <w:jc w:val="center"/>
            </w:pPr>
            <w:r>
              <w:t>0</w:t>
            </w:r>
          </w:p>
        </w:tc>
      </w:tr>
    </w:tbl>
    <w:p w14:paraId="42E6DE64" w14:textId="77777777" w:rsidR="00C923D8" w:rsidRDefault="009B6B2F">
      <w:pPr>
        <w:pStyle w:val="Heading3"/>
        <w:numPr>
          <w:ilvl w:val="2"/>
          <w:numId w:val="1"/>
        </w:numPr>
        <w:tabs>
          <w:tab w:val="left" w:pos="0"/>
        </w:tabs>
      </w:pPr>
      <w:bookmarkStart w:id="77" w:name="_iu8k92vrty8w" w:colFirst="0" w:colLast="0"/>
      <w:bookmarkEnd w:id="77"/>
      <w:r>
        <w:lastRenderedPageBreak/>
        <w:tab/>
      </w:r>
    </w:p>
    <w:p w14:paraId="2DEE8B9B" w14:textId="77777777" w:rsidR="00C923D8" w:rsidRDefault="009B6B2F">
      <w:pPr>
        <w:pStyle w:val="Heading2"/>
        <w:numPr>
          <w:ilvl w:val="1"/>
          <w:numId w:val="1"/>
        </w:numPr>
        <w:tabs>
          <w:tab w:val="left" w:pos="0"/>
        </w:tabs>
      </w:pPr>
      <w:bookmarkStart w:id="78" w:name="_7otx0f24qxrt" w:colFirst="0" w:colLast="0"/>
      <w:bookmarkEnd w:id="78"/>
      <w:r>
        <w:t>Outcome Based Trend Analysis- 2025</w:t>
      </w:r>
    </w:p>
    <w:p w14:paraId="336E74A7" w14:textId="77777777" w:rsidR="00C923D8" w:rsidRDefault="009B6B2F">
      <w:r>
        <w:t xml:space="preserve"> An approach for monitoring and analyzing the disease patterns based on the outcomes or impacts of specific interventions, policies, or public health measures and concerns. It shifts emphasis from merely tracking disease incidence to evaluating the effectiveness of prevention measures implemented for the disease. This type of analysis is crucial for understanding not only the spreadness of diseases but also how well the system is responding to them. This analysis evaluates the impact of various public health measures, determines whether these measures lead to reductions in disease prevalence, morbidity, mortality, or healthcare burden over time and this can be utilized modifying or improving existing health policies, resource allocation, and preparedness plans.</w:t>
      </w:r>
    </w:p>
    <w:p w14:paraId="2F7DFF1D" w14:textId="77777777" w:rsidR="00C923D8" w:rsidRDefault="00C923D8">
      <w:pPr>
        <w:rPr>
          <w:color w:val="000000"/>
        </w:rPr>
      </w:pPr>
    </w:p>
    <w:tbl>
      <w:tblPr>
        <w:tblStyle w:val="aff"/>
        <w:tblW w:w="91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56"/>
        <w:gridCol w:w="1214"/>
        <w:gridCol w:w="2205"/>
        <w:gridCol w:w="1006"/>
        <w:gridCol w:w="1005"/>
        <w:gridCol w:w="1079"/>
        <w:gridCol w:w="840"/>
        <w:gridCol w:w="1275"/>
      </w:tblGrid>
      <w:tr w:rsidR="00C923D8" w14:paraId="152AA8BE" w14:textId="77777777">
        <w:trPr>
          <w:trHeight w:val="537"/>
        </w:trPr>
        <w:tc>
          <w:tcPr>
            <w:tcW w:w="556" w:type="dxa"/>
            <w:vMerge w:val="restart"/>
            <w:tcBorders>
              <w:top w:val="single" w:sz="8" w:space="0" w:color="000000"/>
              <w:left w:val="single" w:sz="8" w:space="0" w:color="000000"/>
              <w:bottom w:val="single" w:sz="8" w:space="0" w:color="000000"/>
              <w:right w:val="single" w:sz="8" w:space="0" w:color="000000"/>
            </w:tcBorders>
          </w:tcPr>
          <w:p w14:paraId="0FB0CA37" w14:textId="77777777" w:rsidR="00C923D8" w:rsidRDefault="009B6B2F">
            <w:pPr>
              <w:spacing w:line="240" w:lineRule="auto"/>
              <w:jc w:val="left"/>
            </w:pPr>
            <w:r>
              <w:t>Sl. No.</w:t>
            </w:r>
          </w:p>
        </w:tc>
        <w:tc>
          <w:tcPr>
            <w:tcW w:w="1214" w:type="dxa"/>
            <w:vMerge w:val="restart"/>
            <w:tcBorders>
              <w:top w:val="single" w:sz="8" w:space="0" w:color="000000"/>
              <w:left w:val="single" w:sz="8" w:space="0" w:color="000000"/>
              <w:bottom w:val="single" w:sz="8" w:space="0" w:color="000000"/>
              <w:right w:val="single" w:sz="8" w:space="0" w:color="000000"/>
            </w:tcBorders>
          </w:tcPr>
          <w:p w14:paraId="0C4A48D2" w14:textId="77777777" w:rsidR="00C923D8" w:rsidRDefault="009B6B2F">
            <w:pPr>
              <w:spacing w:line="240" w:lineRule="auto"/>
              <w:jc w:val="left"/>
            </w:pPr>
            <w:r>
              <w:t>Type of disease</w:t>
            </w:r>
          </w:p>
        </w:tc>
        <w:tc>
          <w:tcPr>
            <w:tcW w:w="2205" w:type="dxa"/>
            <w:vMerge w:val="restart"/>
            <w:tcBorders>
              <w:top w:val="single" w:sz="8" w:space="0" w:color="000000"/>
              <w:left w:val="single" w:sz="8" w:space="0" w:color="000000"/>
              <w:bottom w:val="single" w:sz="8" w:space="0" w:color="000000"/>
              <w:right w:val="single" w:sz="8" w:space="0" w:color="000000"/>
            </w:tcBorders>
          </w:tcPr>
          <w:p w14:paraId="18D8538B" w14:textId="77777777" w:rsidR="00C923D8" w:rsidRDefault="009B6B2F">
            <w:pPr>
              <w:spacing w:line="240" w:lineRule="auto"/>
              <w:jc w:val="left"/>
            </w:pPr>
            <w:r>
              <w:t>Age group</w:t>
            </w:r>
          </w:p>
        </w:tc>
        <w:tc>
          <w:tcPr>
            <w:tcW w:w="2011" w:type="dxa"/>
            <w:gridSpan w:val="2"/>
            <w:tcBorders>
              <w:top w:val="single" w:sz="8" w:space="0" w:color="000000"/>
              <w:left w:val="single" w:sz="8" w:space="0" w:color="000000"/>
              <w:bottom w:val="single" w:sz="8" w:space="0" w:color="000000"/>
              <w:right w:val="single" w:sz="8" w:space="0" w:color="000000"/>
            </w:tcBorders>
          </w:tcPr>
          <w:p w14:paraId="3E09B843" w14:textId="77777777" w:rsidR="00C923D8" w:rsidRDefault="009B6B2F">
            <w:pPr>
              <w:spacing w:line="240" w:lineRule="auto"/>
              <w:jc w:val="left"/>
            </w:pPr>
            <w:r>
              <w:t>Gender</w:t>
            </w:r>
          </w:p>
        </w:tc>
        <w:tc>
          <w:tcPr>
            <w:tcW w:w="1079" w:type="dxa"/>
            <w:vMerge w:val="restart"/>
            <w:tcBorders>
              <w:top w:val="single" w:sz="8" w:space="0" w:color="000000"/>
              <w:left w:val="single" w:sz="8" w:space="0" w:color="000000"/>
              <w:bottom w:val="single" w:sz="8" w:space="0" w:color="000000"/>
              <w:right w:val="single" w:sz="8" w:space="0" w:color="000000"/>
            </w:tcBorders>
          </w:tcPr>
          <w:p w14:paraId="15EEC818" w14:textId="77777777" w:rsidR="00C923D8" w:rsidRDefault="009B6B2F">
            <w:pPr>
              <w:spacing w:line="240" w:lineRule="auto"/>
              <w:jc w:val="left"/>
            </w:pPr>
            <w:r>
              <w:t>Total no. of survival</w:t>
            </w:r>
          </w:p>
        </w:tc>
        <w:tc>
          <w:tcPr>
            <w:tcW w:w="840" w:type="dxa"/>
            <w:vMerge w:val="restart"/>
            <w:tcBorders>
              <w:top w:val="single" w:sz="8" w:space="0" w:color="000000"/>
              <w:left w:val="single" w:sz="8" w:space="0" w:color="000000"/>
              <w:bottom w:val="single" w:sz="8" w:space="0" w:color="000000"/>
              <w:right w:val="single" w:sz="8" w:space="0" w:color="000000"/>
            </w:tcBorders>
          </w:tcPr>
          <w:p w14:paraId="047F0DD3" w14:textId="77777777" w:rsidR="00C923D8" w:rsidRDefault="009B6B2F">
            <w:pPr>
              <w:spacing w:line="240" w:lineRule="auto"/>
              <w:jc w:val="left"/>
            </w:pPr>
            <w:r>
              <w:t>Total no. of death</w:t>
            </w:r>
          </w:p>
        </w:tc>
        <w:tc>
          <w:tcPr>
            <w:tcW w:w="1275" w:type="dxa"/>
            <w:vMerge w:val="restart"/>
            <w:tcBorders>
              <w:top w:val="single" w:sz="8" w:space="0" w:color="000000"/>
              <w:left w:val="single" w:sz="8" w:space="0" w:color="000000"/>
              <w:bottom w:val="single" w:sz="8" w:space="0" w:color="000000"/>
              <w:right w:val="single" w:sz="8" w:space="0" w:color="000000"/>
            </w:tcBorders>
          </w:tcPr>
          <w:p w14:paraId="1942079C" w14:textId="77777777" w:rsidR="00C923D8" w:rsidRDefault="009B6B2F">
            <w:pPr>
              <w:spacing w:line="240" w:lineRule="auto"/>
              <w:jc w:val="left"/>
            </w:pPr>
            <w:r>
              <w:t>No. of cases received treatment</w:t>
            </w:r>
          </w:p>
        </w:tc>
      </w:tr>
      <w:tr w:rsidR="00C923D8" w14:paraId="6974D728" w14:textId="77777777">
        <w:trPr>
          <w:trHeight w:val="537"/>
        </w:trPr>
        <w:tc>
          <w:tcPr>
            <w:tcW w:w="556" w:type="dxa"/>
            <w:vMerge/>
            <w:tcBorders>
              <w:top w:val="single" w:sz="8" w:space="0" w:color="000000"/>
              <w:left w:val="single" w:sz="8" w:space="0" w:color="000000"/>
              <w:bottom w:val="single" w:sz="8" w:space="0" w:color="000000"/>
              <w:right w:val="single" w:sz="8" w:space="0" w:color="000000"/>
            </w:tcBorders>
          </w:tcPr>
          <w:p w14:paraId="209835ED" w14:textId="77777777" w:rsidR="00C923D8" w:rsidRDefault="00C923D8">
            <w:pPr>
              <w:pBdr>
                <w:top w:val="nil"/>
                <w:left w:val="nil"/>
                <w:bottom w:val="nil"/>
                <w:right w:val="nil"/>
                <w:between w:val="nil"/>
              </w:pBdr>
              <w:jc w:val="left"/>
            </w:pPr>
          </w:p>
        </w:tc>
        <w:tc>
          <w:tcPr>
            <w:tcW w:w="1214" w:type="dxa"/>
            <w:vMerge/>
            <w:tcBorders>
              <w:top w:val="single" w:sz="8" w:space="0" w:color="000000"/>
              <w:left w:val="single" w:sz="8" w:space="0" w:color="000000"/>
              <w:bottom w:val="single" w:sz="8" w:space="0" w:color="000000"/>
              <w:right w:val="single" w:sz="8" w:space="0" w:color="000000"/>
            </w:tcBorders>
          </w:tcPr>
          <w:p w14:paraId="0A5981B8" w14:textId="77777777" w:rsidR="00C923D8" w:rsidRDefault="00C923D8">
            <w:pPr>
              <w:pBdr>
                <w:top w:val="nil"/>
                <w:left w:val="nil"/>
                <w:bottom w:val="nil"/>
                <w:right w:val="nil"/>
                <w:between w:val="nil"/>
              </w:pBdr>
              <w:jc w:val="left"/>
            </w:pPr>
          </w:p>
        </w:tc>
        <w:tc>
          <w:tcPr>
            <w:tcW w:w="2205" w:type="dxa"/>
            <w:vMerge/>
            <w:tcBorders>
              <w:top w:val="single" w:sz="8" w:space="0" w:color="000000"/>
              <w:left w:val="single" w:sz="8" w:space="0" w:color="000000"/>
              <w:bottom w:val="single" w:sz="8" w:space="0" w:color="000000"/>
              <w:right w:val="single" w:sz="8" w:space="0" w:color="000000"/>
            </w:tcBorders>
          </w:tcPr>
          <w:p w14:paraId="26D2214C" w14:textId="77777777" w:rsidR="00C923D8" w:rsidRDefault="00C923D8">
            <w:pPr>
              <w:pBdr>
                <w:top w:val="nil"/>
                <w:left w:val="nil"/>
                <w:bottom w:val="nil"/>
                <w:right w:val="nil"/>
                <w:between w:val="nil"/>
              </w:pBdr>
              <w:jc w:val="left"/>
            </w:pPr>
          </w:p>
        </w:tc>
        <w:tc>
          <w:tcPr>
            <w:tcW w:w="1006" w:type="dxa"/>
            <w:tcBorders>
              <w:top w:val="single" w:sz="8" w:space="0" w:color="000000"/>
              <w:left w:val="single" w:sz="8" w:space="0" w:color="000000"/>
              <w:bottom w:val="single" w:sz="8" w:space="0" w:color="000000"/>
              <w:right w:val="single" w:sz="8" w:space="0" w:color="000000"/>
            </w:tcBorders>
          </w:tcPr>
          <w:p w14:paraId="665435F3" w14:textId="77777777" w:rsidR="00C923D8" w:rsidRDefault="009B6B2F">
            <w:pPr>
              <w:spacing w:line="240" w:lineRule="auto"/>
              <w:jc w:val="left"/>
            </w:pPr>
            <w:r>
              <w:t>No. of Male</w:t>
            </w:r>
          </w:p>
        </w:tc>
        <w:tc>
          <w:tcPr>
            <w:tcW w:w="1005" w:type="dxa"/>
            <w:tcBorders>
              <w:top w:val="single" w:sz="8" w:space="0" w:color="000000"/>
              <w:left w:val="single" w:sz="8" w:space="0" w:color="000000"/>
              <w:bottom w:val="single" w:sz="8" w:space="0" w:color="000000"/>
              <w:right w:val="single" w:sz="8" w:space="0" w:color="000000"/>
            </w:tcBorders>
          </w:tcPr>
          <w:p w14:paraId="47A6A735" w14:textId="77777777" w:rsidR="00C923D8" w:rsidRDefault="009B6B2F">
            <w:pPr>
              <w:spacing w:line="240" w:lineRule="auto"/>
              <w:jc w:val="left"/>
            </w:pPr>
            <w:r>
              <w:t>No. of Female</w:t>
            </w:r>
          </w:p>
        </w:tc>
        <w:tc>
          <w:tcPr>
            <w:tcW w:w="1079" w:type="dxa"/>
            <w:vMerge/>
            <w:tcBorders>
              <w:top w:val="single" w:sz="8" w:space="0" w:color="000000"/>
              <w:left w:val="single" w:sz="8" w:space="0" w:color="000000"/>
              <w:bottom w:val="single" w:sz="8" w:space="0" w:color="000000"/>
              <w:right w:val="single" w:sz="8" w:space="0" w:color="000000"/>
            </w:tcBorders>
          </w:tcPr>
          <w:p w14:paraId="5F6986BA" w14:textId="77777777" w:rsidR="00C923D8" w:rsidRDefault="00C923D8">
            <w:pPr>
              <w:pBdr>
                <w:top w:val="nil"/>
                <w:left w:val="nil"/>
                <w:bottom w:val="nil"/>
                <w:right w:val="nil"/>
                <w:between w:val="nil"/>
              </w:pBdr>
              <w:jc w:val="left"/>
            </w:pPr>
          </w:p>
        </w:tc>
        <w:tc>
          <w:tcPr>
            <w:tcW w:w="840" w:type="dxa"/>
            <w:vMerge/>
            <w:tcBorders>
              <w:top w:val="single" w:sz="8" w:space="0" w:color="000000"/>
              <w:left w:val="single" w:sz="8" w:space="0" w:color="000000"/>
              <w:bottom w:val="single" w:sz="8" w:space="0" w:color="000000"/>
              <w:right w:val="single" w:sz="8" w:space="0" w:color="000000"/>
            </w:tcBorders>
          </w:tcPr>
          <w:p w14:paraId="6E626BAE" w14:textId="77777777" w:rsidR="00C923D8" w:rsidRDefault="00C923D8">
            <w:pPr>
              <w:pBdr>
                <w:top w:val="nil"/>
                <w:left w:val="nil"/>
                <w:bottom w:val="nil"/>
                <w:right w:val="nil"/>
                <w:between w:val="nil"/>
              </w:pBdr>
              <w:jc w:val="left"/>
            </w:pPr>
          </w:p>
        </w:tc>
        <w:tc>
          <w:tcPr>
            <w:tcW w:w="1275" w:type="dxa"/>
            <w:vMerge/>
            <w:tcBorders>
              <w:top w:val="single" w:sz="8" w:space="0" w:color="000000"/>
              <w:left w:val="single" w:sz="8" w:space="0" w:color="000000"/>
              <w:bottom w:val="single" w:sz="8" w:space="0" w:color="000000"/>
              <w:right w:val="single" w:sz="8" w:space="0" w:color="000000"/>
            </w:tcBorders>
          </w:tcPr>
          <w:p w14:paraId="50C9D172" w14:textId="77777777" w:rsidR="00C923D8" w:rsidRDefault="00C923D8">
            <w:pPr>
              <w:pBdr>
                <w:top w:val="nil"/>
                <w:left w:val="nil"/>
                <w:bottom w:val="nil"/>
                <w:right w:val="nil"/>
                <w:between w:val="nil"/>
              </w:pBdr>
              <w:jc w:val="left"/>
            </w:pPr>
          </w:p>
        </w:tc>
      </w:tr>
      <w:tr w:rsidR="00C923D8" w14:paraId="291D2817" w14:textId="77777777">
        <w:trPr>
          <w:trHeight w:val="440"/>
        </w:trPr>
        <w:tc>
          <w:tcPr>
            <w:tcW w:w="556" w:type="dxa"/>
            <w:tcBorders>
              <w:top w:val="single" w:sz="8" w:space="0" w:color="000000"/>
              <w:left w:val="single" w:sz="8" w:space="0" w:color="000000"/>
              <w:bottom w:val="single" w:sz="8" w:space="0" w:color="000000"/>
              <w:right w:val="single" w:sz="8" w:space="0" w:color="000000"/>
            </w:tcBorders>
          </w:tcPr>
          <w:p w14:paraId="426F0414" w14:textId="77777777" w:rsidR="00C923D8" w:rsidRDefault="009B6B2F">
            <w:pPr>
              <w:spacing w:line="240" w:lineRule="auto"/>
              <w:jc w:val="left"/>
            </w:pPr>
            <w:r>
              <w:t>1</w:t>
            </w:r>
          </w:p>
        </w:tc>
        <w:tc>
          <w:tcPr>
            <w:tcW w:w="1214" w:type="dxa"/>
            <w:vMerge w:val="restart"/>
            <w:tcBorders>
              <w:top w:val="single" w:sz="8" w:space="0" w:color="000000"/>
              <w:left w:val="single" w:sz="8" w:space="0" w:color="000000"/>
              <w:bottom w:val="single" w:sz="8" w:space="0" w:color="000000"/>
              <w:right w:val="single" w:sz="8" w:space="0" w:color="000000"/>
            </w:tcBorders>
          </w:tcPr>
          <w:p w14:paraId="37FC5858" w14:textId="77777777" w:rsidR="00C923D8" w:rsidRDefault="009B6B2F">
            <w:pPr>
              <w:spacing w:line="240" w:lineRule="auto"/>
              <w:jc w:val="left"/>
            </w:pPr>
            <w:r>
              <w:t>Dengue</w:t>
            </w:r>
          </w:p>
        </w:tc>
        <w:tc>
          <w:tcPr>
            <w:tcW w:w="2205" w:type="dxa"/>
            <w:tcBorders>
              <w:top w:val="single" w:sz="8" w:space="0" w:color="000000"/>
              <w:left w:val="single" w:sz="8" w:space="0" w:color="000000"/>
              <w:bottom w:val="single" w:sz="8" w:space="0" w:color="000000"/>
              <w:right w:val="single" w:sz="8" w:space="0" w:color="000000"/>
            </w:tcBorders>
          </w:tcPr>
          <w:p w14:paraId="66D60314" w14:textId="77777777" w:rsidR="00C923D8" w:rsidRDefault="009B6B2F">
            <w:pPr>
              <w:spacing w:line="240" w:lineRule="auto"/>
              <w:jc w:val="left"/>
            </w:pPr>
            <w:r>
              <w:t>under 05 children</w:t>
            </w:r>
          </w:p>
        </w:tc>
        <w:tc>
          <w:tcPr>
            <w:tcW w:w="1006" w:type="dxa"/>
            <w:tcBorders>
              <w:top w:val="single" w:sz="8" w:space="0" w:color="000000"/>
              <w:left w:val="single" w:sz="8" w:space="0" w:color="000000"/>
              <w:bottom w:val="single" w:sz="8" w:space="0" w:color="000000"/>
              <w:right w:val="single" w:sz="8" w:space="0" w:color="000000"/>
            </w:tcBorders>
          </w:tcPr>
          <w:p w14:paraId="3B4111AC" w14:textId="77777777" w:rsidR="00C923D8" w:rsidRDefault="009B6B2F">
            <w:pPr>
              <w:spacing w:line="240" w:lineRule="auto"/>
              <w:jc w:val="left"/>
            </w:pPr>
            <w:r>
              <w:t>0</w:t>
            </w:r>
          </w:p>
        </w:tc>
        <w:tc>
          <w:tcPr>
            <w:tcW w:w="1005" w:type="dxa"/>
            <w:tcBorders>
              <w:top w:val="single" w:sz="8" w:space="0" w:color="000000"/>
              <w:left w:val="single" w:sz="8" w:space="0" w:color="000000"/>
              <w:bottom w:val="single" w:sz="8" w:space="0" w:color="000000"/>
              <w:right w:val="single" w:sz="8" w:space="0" w:color="000000"/>
            </w:tcBorders>
          </w:tcPr>
          <w:p w14:paraId="4A4FD38B" w14:textId="77777777" w:rsidR="00C923D8" w:rsidRDefault="009B6B2F">
            <w:pPr>
              <w:spacing w:line="240" w:lineRule="auto"/>
              <w:jc w:val="left"/>
            </w:pPr>
            <w:r>
              <w:t>0</w:t>
            </w:r>
          </w:p>
        </w:tc>
        <w:tc>
          <w:tcPr>
            <w:tcW w:w="1079" w:type="dxa"/>
            <w:tcBorders>
              <w:top w:val="single" w:sz="8" w:space="0" w:color="000000"/>
              <w:left w:val="single" w:sz="8" w:space="0" w:color="000000"/>
              <w:bottom w:val="single" w:sz="8" w:space="0" w:color="000000"/>
              <w:right w:val="single" w:sz="8" w:space="0" w:color="000000"/>
            </w:tcBorders>
          </w:tcPr>
          <w:p w14:paraId="73735016" w14:textId="77777777" w:rsidR="00C923D8" w:rsidRDefault="009B6B2F">
            <w:pPr>
              <w:spacing w:line="240" w:lineRule="auto"/>
              <w:jc w:val="left"/>
            </w:pPr>
            <w:r>
              <w:t>0</w:t>
            </w:r>
          </w:p>
        </w:tc>
        <w:tc>
          <w:tcPr>
            <w:tcW w:w="840" w:type="dxa"/>
            <w:tcBorders>
              <w:top w:val="single" w:sz="8" w:space="0" w:color="000000"/>
              <w:left w:val="single" w:sz="8" w:space="0" w:color="000000"/>
              <w:bottom w:val="single" w:sz="8" w:space="0" w:color="000000"/>
              <w:right w:val="single" w:sz="8" w:space="0" w:color="000000"/>
            </w:tcBorders>
          </w:tcPr>
          <w:p w14:paraId="29D45EF8"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534C170D" w14:textId="77777777" w:rsidR="00C923D8" w:rsidRDefault="009B6B2F">
            <w:pPr>
              <w:spacing w:line="240" w:lineRule="auto"/>
              <w:jc w:val="left"/>
            </w:pPr>
            <w:r>
              <w:t>0</w:t>
            </w:r>
          </w:p>
        </w:tc>
      </w:tr>
      <w:tr w:rsidR="00C923D8" w14:paraId="43710039" w14:textId="77777777">
        <w:trPr>
          <w:trHeight w:val="440"/>
        </w:trPr>
        <w:tc>
          <w:tcPr>
            <w:tcW w:w="556" w:type="dxa"/>
            <w:tcBorders>
              <w:top w:val="single" w:sz="8" w:space="0" w:color="000000"/>
              <w:left w:val="single" w:sz="8" w:space="0" w:color="000000"/>
              <w:bottom w:val="single" w:sz="8" w:space="0" w:color="000000"/>
              <w:right w:val="single" w:sz="8" w:space="0" w:color="000000"/>
            </w:tcBorders>
          </w:tcPr>
          <w:p w14:paraId="5E97B014" w14:textId="77777777" w:rsidR="00C923D8" w:rsidRDefault="009B6B2F">
            <w:pPr>
              <w:spacing w:line="240" w:lineRule="auto"/>
              <w:jc w:val="left"/>
            </w:pPr>
            <w:r>
              <w:t>2</w:t>
            </w:r>
          </w:p>
        </w:tc>
        <w:tc>
          <w:tcPr>
            <w:tcW w:w="1214" w:type="dxa"/>
            <w:vMerge/>
            <w:tcBorders>
              <w:top w:val="single" w:sz="8" w:space="0" w:color="000000"/>
              <w:left w:val="single" w:sz="8" w:space="0" w:color="000000"/>
              <w:bottom w:val="single" w:sz="8" w:space="0" w:color="000000"/>
              <w:right w:val="single" w:sz="8" w:space="0" w:color="000000"/>
            </w:tcBorders>
          </w:tcPr>
          <w:p w14:paraId="7C4AD22B" w14:textId="77777777" w:rsidR="00C923D8" w:rsidRDefault="00C923D8">
            <w:pPr>
              <w:pBdr>
                <w:top w:val="nil"/>
                <w:left w:val="nil"/>
                <w:bottom w:val="nil"/>
                <w:right w:val="nil"/>
                <w:between w:val="nil"/>
              </w:pBdr>
              <w:jc w:val="left"/>
            </w:pPr>
          </w:p>
        </w:tc>
        <w:tc>
          <w:tcPr>
            <w:tcW w:w="2205" w:type="dxa"/>
            <w:tcBorders>
              <w:top w:val="single" w:sz="8" w:space="0" w:color="000000"/>
              <w:left w:val="single" w:sz="8" w:space="0" w:color="000000"/>
              <w:bottom w:val="single" w:sz="8" w:space="0" w:color="000000"/>
              <w:right w:val="single" w:sz="8" w:space="0" w:color="000000"/>
            </w:tcBorders>
          </w:tcPr>
          <w:p w14:paraId="5D6DB2D5" w14:textId="77777777" w:rsidR="00C923D8" w:rsidRDefault="009B6B2F">
            <w:pPr>
              <w:spacing w:line="240" w:lineRule="auto"/>
              <w:jc w:val="left"/>
            </w:pPr>
            <w:r>
              <w:t>5-19 years</w:t>
            </w:r>
          </w:p>
        </w:tc>
        <w:tc>
          <w:tcPr>
            <w:tcW w:w="1006" w:type="dxa"/>
            <w:tcBorders>
              <w:top w:val="single" w:sz="8" w:space="0" w:color="000000"/>
              <w:left w:val="single" w:sz="8" w:space="0" w:color="000000"/>
              <w:bottom w:val="single" w:sz="8" w:space="0" w:color="000000"/>
              <w:right w:val="single" w:sz="8" w:space="0" w:color="000000"/>
            </w:tcBorders>
          </w:tcPr>
          <w:p w14:paraId="54726EEB" w14:textId="77777777" w:rsidR="00C923D8" w:rsidRDefault="009B6B2F">
            <w:pPr>
              <w:spacing w:line="240" w:lineRule="auto"/>
              <w:jc w:val="left"/>
            </w:pPr>
            <w:r>
              <w:t>0</w:t>
            </w:r>
          </w:p>
        </w:tc>
        <w:tc>
          <w:tcPr>
            <w:tcW w:w="1005" w:type="dxa"/>
            <w:tcBorders>
              <w:top w:val="single" w:sz="8" w:space="0" w:color="000000"/>
              <w:left w:val="single" w:sz="8" w:space="0" w:color="000000"/>
              <w:bottom w:val="single" w:sz="8" w:space="0" w:color="000000"/>
              <w:right w:val="single" w:sz="8" w:space="0" w:color="000000"/>
            </w:tcBorders>
          </w:tcPr>
          <w:p w14:paraId="45160988" w14:textId="77777777" w:rsidR="00C923D8" w:rsidRDefault="009B6B2F">
            <w:pPr>
              <w:spacing w:line="240" w:lineRule="auto"/>
              <w:jc w:val="left"/>
            </w:pPr>
            <w:r>
              <w:t>1</w:t>
            </w:r>
          </w:p>
        </w:tc>
        <w:tc>
          <w:tcPr>
            <w:tcW w:w="1079" w:type="dxa"/>
            <w:tcBorders>
              <w:top w:val="single" w:sz="8" w:space="0" w:color="000000"/>
              <w:left w:val="single" w:sz="8" w:space="0" w:color="000000"/>
              <w:bottom w:val="single" w:sz="8" w:space="0" w:color="000000"/>
              <w:right w:val="single" w:sz="8" w:space="0" w:color="000000"/>
            </w:tcBorders>
          </w:tcPr>
          <w:p w14:paraId="79789047" w14:textId="77777777" w:rsidR="00C923D8" w:rsidRDefault="009B6B2F">
            <w:pPr>
              <w:spacing w:line="240" w:lineRule="auto"/>
              <w:jc w:val="left"/>
            </w:pPr>
            <w:r>
              <w:t>1</w:t>
            </w:r>
          </w:p>
        </w:tc>
        <w:tc>
          <w:tcPr>
            <w:tcW w:w="840" w:type="dxa"/>
            <w:tcBorders>
              <w:top w:val="single" w:sz="8" w:space="0" w:color="000000"/>
              <w:left w:val="single" w:sz="8" w:space="0" w:color="000000"/>
              <w:bottom w:val="single" w:sz="8" w:space="0" w:color="000000"/>
              <w:right w:val="single" w:sz="8" w:space="0" w:color="000000"/>
            </w:tcBorders>
          </w:tcPr>
          <w:p w14:paraId="2143E6E3"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44FD45F1" w14:textId="77777777" w:rsidR="00C923D8" w:rsidRDefault="009B6B2F">
            <w:pPr>
              <w:spacing w:line="240" w:lineRule="auto"/>
              <w:jc w:val="left"/>
            </w:pPr>
            <w:r>
              <w:t>1</w:t>
            </w:r>
          </w:p>
        </w:tc>
      </w:tr>
      <w:tr w:rsidR="00C923D8" w14:paraId="2EFFA0FF" w14:textId="77777777">
        <w:trPr>
          <w:trHeight w:val="440"/>
        </w:trPr>
        <w:tc>
          <w:tcPr>
            <w:tcW w:w="556" w:type="dxa"/>
            <w:tcBorders>
              <w:top w:val="single" w:sz="8" w:space="0" w:color="000000"/>
              <w:left w:val="single" w:sz="8" w:space="0" w:color="000000"/>
              <w:bottom w:val="single" w:sz="8" w:space="0" w:color="000000"/>
              <w:right w:val="single" w:sz="8" w:space="0" w:color="000000"/>
            </w:tcBorders>
          </w:tcPr>
          <w:p w14:paraId="61226418" w14:textId="77777777" w:rsidR="00C923D8" w:rsidRDefault="009B6B2F">
            <w:pPr>
              <w:spacing w:line="240" w:lineRule="auto"/>
              <w:jc w:val="left"/>
            </w:pPr>
            <w:r>
              <w:t>3</w:t>
            </w:r>
          </w:p>
        </w:tc>
        <w:tc>
          <w:tcPr>
            <w:tcW w:w="1214" w:type="dxa"/>
            <w:vMerge/>
            <w:tcBorders>
              <w:top w:val="single" w:sz="8" w:space="0" w:color="000000"/>
              <w:left w:val="single" w:sz="8" w:space="0" w:color="000000"/>
              <w:bottom w:val="single" w:sz="8" w:space="0" w:color="000000"/>
              <w:right w:val="single" w:sz="8" w:space="0" w:color="000000"/>
            </w:tcBorders>
          </w:tcPr>
          <w:p w14:paraId="7F66E14E" w14:textId="77777777" w:rsidR="00C923D8" w:rsidRDefault="00C923D8">
            <w:pPr>
              <w:pBdr>
                <w:top w:val="nil"/>
                <w:left w:val="nil"/>
                <w:bottom w:val="nil"/>
                <w:right w:val="nil"/>
                <w:between w:val="nil"/>
              </w:pBdr>
              <w:jc w:val="left"/>
            </w:pPr>
          </w:p>
        </w:tc>
        <w:tc>
          <w:tcPr>
            <w:tcW w:w="2205" w:type="dxa"/>
            <w:tcBorders>
              <w:top w:val="single" w:sz="8" w:space="0" w:color="000000"/>
              <w:left w:val="single" w:sz="8" w:space="0" w:color="000000"/>
              <w:bottom w:val="single" w:sz="8" w:space="0" w:color="000000"/>
              <w:right w:val="single" w:sz="8" w:space="0" w:color="000000"/>
            </w:tcBorders>
          </w:tcPr>
          <w:p w14:paraId="28DE5F74" w14:textId="77777777" w:rsidR="00C923D8" w:rsidRDefault="009B6B2F">
            <w:pPr>
              <w:spacing w:line="240" w:lineRule="auto"/>
              <w:jc w:val="left"/>
            </w:pPr>
            <w:r>
              <w:t>20-59 years</w:t>
            </w:r>
          </w:p>
        </w:tc>
        <w:tc>
          <w:tcPr>
            <w:tcW w:w="1006" w:type="dxa"/>
            <w:tcBorders>
              <w:top w:val="single" w:sz="8" w:space="0" w:color="000000"/>
              <w:left w:val="single" w:sz="8" w:space="0" w:color="000000"/>
              <w:bottom w:val="single" w:sz="8" w:space="0" w:color="000000"/>
              <w:right w:val="single" w:sz="8" w:space="0" w:color="000000"/>
            </w:tcBorders>
          </w:tcPr>
          <w:p w14:paraId="7600B131" w14:textId="77777777" w:rsidR="00C923D8" w:rsidRDefault="009B6B2F">
            <w:pPr>
              <w:spacing w:line="240" w:lineRule="auto"/>
              <w:jc w:val="left"/>
            </w:pPr>
            <w:r>
              <w:t>12</w:t>
            </w:r>
          </w:p>
        </w:tc>
        <w:tc>
          <w:tcPr>
            <w:tcW w:w="1005" w:type="dxa"/>
            <w:tcBorders>
              <w:top w:val="single" w:sz="8" w:space="0" w:color="000000"/>
              <w:left w:val="single" w:sz="8" w:space="0" w:color="000000"/>
              <w:bottom w:val="single" w:sz="8" w:space="0" w:color="000000"/>
              <w:right w:val="single" w:sz="8" w:space="0" w:color="000000"/>
            </w:tcBorders>
          </w:tcPr>
          <w:p w14:paraId="139A8CA8" w14:textId="77777777" w:rsidR="00C923D8" w:rsidRDefault="009B6B2F">
            <w:pPr>
              <w:spacing w:line="240" w:lineRule="auto"/>
              <w:jc w:val="left"/>
            </w:pPr>
            <w:r>
              <w:t>9</w:t>
            </w:r>
          </w:p>
        </w:tc>
        <w:tc>
          <w:tcPr>
            <w:tcW w:w="1079" w:type="dxa"/>
            <w:tcBorders>
              <w:top w:val="single" w:sz="8" w:space="0" w:color="000000"/>
              <w:left w:val="single" w:sz="8" w:space="0" w:color="000000"/>
              <w:bottom w:val="single" w:sz="8" w:space="0" w:color="000000"/>
              <w:right w:val="single" w:sz="8" w:space="0" w:color="000000"/>
            </w:tcBorders>
          </w:tcPr>
          <w:p w14:paraId="2B12B338" w14:textId="77777777" w:rsidR="00C923D8" w:rsidRDefault="009B6B2F">
            <w:pPr>
              <w:spacing w:line="240" w:lineRule="auto"/>
              <w:jc w:val="left"/>
            </w:pPr>
            <w:r>
              <w:t>21</w:t>
            </w:r>
          </w:p>
        </w:tc>
        <w:tc>
          <w:tcPr>
            <w:tcW w:w="840" w:type="dxa"/>
            <w:tcBorders>
              <w:top w:val="single" w:sz="8" w:space="0" w:color="000000"/>
              <w:left w:val="single" w:sz="8" w:space="0" w:color="000000"/>
              <w:bottom w:val="single" w:sz="8" w:space="0" w:color="000000"/>
              <w:right w:val="single" w:sz="8" w:space="0" w:color="000000"/>
            </w:tcBorders>
          </w:tcPr>
          <w:p w14:paraId="077228F0"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41993E81" w14:textId="77777777" w:rsidR="00C923D8" w:rsidRDefault="009B6B2F">
            <w:pPr>
              <w:spacing w:line="240" w:lineRule="auto"/>
              <w:jc w:val="left"/>
            </w:pPr>
            <w:r>
              <w:t>21</w:t>
            </w:r>
          </w:p>
        </w:tc>
      </w:tr>
      <w:tr w:rsidR="00C923D8" w14:paraId="70B58DC8" w14:textId="77777777">
        <w:trPr>
          <w:trHeight w:val="440"/>
        </w:trPr>
        <w:tc>
          <w:tcPr>
            <w:tcW w:w="556" w:type="dxa"/>
            <w:tcBorders>
              <w:top w:val="single" w:sz="8" w:space="0" w:color="000000"/>
              <w:left w:val="single" w:sz="8" w:space="0" w:color="000000"/>
              <w:bottom w:val="single" w:sz="8" w:space="0" w:color="000000"/>
              <w:right w:val="single" w:sz="8" w:space="0" w:color="000000"/>
            </w:tcBorders>
          </w:tcPr>
          <w:p w14:paraId="1FD03114" w14:textId="77777777" w:rsidR="00C923D8" w:rsidRDefault="009B6B2F">
            <w:pPr>
              <w:spacing w:line="240" w:lineRule="auto"/>
              <w:jc w:val="left"/>
            </w:pPr>
            <w:r>
              <w:t>4</w:t>
            </w:r>
          </w:p>
        </w:tc>
        <w:tc>
          <w:tcPr>
            <w:tcW w:w="1214" w:type="dxa"/>
            <w:vMerge/>
            <w:tcBorders>
              <w:top w:val="single" w:sz="8" w:space="0" w:color="000000"/>
              <w:left w:val="single" w:sz="8" w:space="0" w:color="000000"/>
              <w:bottom w:val="single" w:sz="8" w:space="0" w:color="000000"/>
              <w:right w:val="single" w:sz="8" w:space="0" w:color="000000"/>
            </w:tcBorders>
          </w:tcPr>
          <w:p w14:paraId="10F788F6" w14:textId="77777777" w:rsidR="00C923D8" w:rsidRDefault="00C923D8">
            <w:pPr>
              <w:pBdr>
                <w:top w:val="nil"/>
                <w:left w:val="nil"/>
                <w:bottom w:val="nil"/>
                <w:right w:val="nil"/>
                <w:between w:val="nil"/>
              </w:pBdr>
              <w:jc w:val="left"/>
            </w:pPr>
          </w:p>
        </w:tc>
        <w:tc>
          <w:tcPr>
            <w:tcW w:w="2205" w:type="dxa"/>
            <w:tcBorders>
              <w:top w:val="single" w:sz="8" w:space="0" w:color="000000"/>
              <w:left w:val="single" w:sz="8" w:space="0" w:color="000000"/>
              <w:bottom w:val="single" w:sz="8" w:space="0" w:color="000000"/>
              <w:right w:val="single" w:sz="8" w:space="0" w:color="000000"/>
            </w:tcBorders>
          </w:tcPr>
          <w:p w14:paraId="034DFDCB" w14:textId="77777777" w:rsidR="00C923D8" w:rsidRDefault="009B6B2F">
            <w:pPr>
              <w:spacing w:line="240" w:lineRule="auto"/>
              <w:jc w:val="left"/>
            </w:pPr>
            <w:r>
              <w:t>60+ (Seniors)</w:t>
            </w:r>
          </w:p>
        </w:tc>
        <w:tc>
          <w:tcPr>
            <w:tcW w:w="1006" w:type="dxa"/>
            <w:tcBorders>
              <w:top w:val="single" w:sz="8" w:space="0" w:color="000000"/>
              <w:left w:val="single" w:sz="8" w:space="0" w:color="000000"/>
              <w:bottom w:val="single" w:sz="8" w:space="0" w:color="000000"/>
              <w:right w:val="single" w:sz="8" w:space="0" w:color="000000"/>
            </w:tcBorders>
          </w:tcPr>
          <w:p w14:paraId="620DFF9A" w14:textId="77777777" w:rsidR="00C923D8" w:rsidRDefault="009B6B2F">
            <w:pPr>
              <w:spacing w:line="240" w:lineRule="auto"/>
              <w:jc w:val="left"/>
            </w:pPr>
            <w:r>
              <w:t>3</w:t>
            </w:r>
          </w:p>
        </w:tc>
        <w:tc>
          <w:tcPr>
            <w:tcW w:w="1005" w:type="dxa"/>
            <w:tcBorders>
              <w:top w:val="single" w:sz="8" w:space="0" w:color="000000"/>
              <w:left w:val="single" w:sz="8" w:space="0" w:color="000000"/>
              <w:bottom w:val="single" w:sz="8" w:space="0" w:color="000000"/>
              <w:right w:val="single" w:sz="8" w:space="0" w:color="000000"/>
            </w:tcBorders>
          </w:tcPr>
          <w:p w14:paraId="4E13B341" w14:textId="77777777" w:rsidR="00C923D8" w:rsidRDefault="009B6B2F">
            <w:pPr>
              <w:spacing w:line="240" w:lineRule="auto"/>
              <w:jc w:val="left"/>
            </w:pPr>
            <w:r>
              <w:t>2</w:t>
            </w:r>
          </w:p>
        </w:tc>
        <w:tc>
          <w:tcPr>
            <w:tcW w:w="1079" w:type="dxa"/>
            <w:tcBorders>
              <w:top w:val="single" w:sz="8" w:space="0" w:color="000000"/>
              <w:left w:val="single" w:sz="8" w:space="0" w:color="000000"/>
              <w:bottom w:val="single" w:sz="8" w:space="0" w:color="000000"/>
              <w:right w:val="single" w:sz="8" w:space="0" w:color="000000"/>
            </w:tcBorders>
          </w:tcPr>
          <w:p w14:paraId="64D09C34" w14:textId="77777777" w:rsidR="00C923D8" w:rsidRDefault="009B6B2F">
            <w:pPr>
              <w:spacing w:line="240" w:lineRule="auto"/>
              <w:jc w:val="left"/>
            </w:pPr>
            <w:r>
              <w:t>5</w:t>
            </w:r>
          </w:p>
        </w:tc>
        <w:tc>
          <w:tcPr>
            <w:tcW w:w="840" w:type="dxa"/>
            <w:tcBorders>
              <w:top w:val="single" w:sz="8" w:space="0" w:color="000000"/>
              <w:left w:val="single" w:sz="8" w:space="0" w:color="000000"/>
              <w:bottom w:val="single" w:sz="8" w:space="0" w:color="000000"/>
              <w:right w:val="single" w:sz="8" w:space="0" w:color="000000"/>
            </w:tcBorders>
          </w:tcPr>
          <w:p w14:paraId="32055DB2"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12E8313C" w14:textId="77777777" w:rsidR="00C923D8" w:rsidRDefault="009B6B2F">
            <w:pPr>
              <w:spacing w:line="240" w:lineRule="auto"/>
              <w:jc w:val="left"/>
            </w:pPr>
            <w:r>
              <w:t>5</w:t>
            </w:r>
          </w:p>
        </w:tc>
      </w:tr>
      <w:tr w:rsidR="00C923D8" w14:paraId="0773CC40" w14:textId="77777777">
        <w:tc>
          <w:tcPr>
            <w:tcW w:w="556" w:type="dxa"/>
            <w:tcBorders>
              <w:top w:val="single" w:sz="8" w:space="0" w:color="000000"/>
              <w:left w:val="single" w:sz="8" w:space="0" w:color="000000"/>
              <w:bottom w:val="single" w:sz="8" w:space="0" w:color="000000"/>
              <w:right w:val="single" w:sz="8" w:space="0" w:color="000000"/>
            </w:tcBorders>
          </w:tcPr>
          <w:p w14:paraId="000D1A56" w14:textId="77777777" w:rsidR="00C923D8" w:rsidRDefault="009B6B2F">
            <w:pPr>
              <w:spacing w:line="240" w:lineRule="auto"/>
              <w:jc w:val="left"/>
            </w:pPr>
            <w:r>
              <w:t>1</w:t>
            </w:r>
          </w:p>
        </w:tc>
        <w:tc>
          <w:tcPr>
            <w:tcW w:w="1214" w:type="dxa"/>
            <w:vMerge w:val="restart"/>
            <w:tcBorders>
              <w:top w:val="single" w:sz="8" w:space="0" w:color="000000"/>
              <w:left w:val="single" w:sz="8" w:space="0" w:color="000000"/>
              <w:bottom w:val="single" w:sz="8" w:space="0" w:color="000000"/>
              <w:right w:val="single" w:sz="8" w:space="0" w:color="000000"/>
            </w:tcBorders>
          </w:tcPr>
          <w:p w14:paraId="11B7FF48" w14:textId="77777777" w:rsidR="00C923D8" w:rsidRDefault="009B6B2F">
            <w:pPr>
              <w:spacing w:line="240" w:lineRule="auto"/>
              <w:jc w:val="left"/>
            </w:pPr>
            <w:r>
              <w:t>Lepto</w:t>
            </w:r>
          </w:p>
        </w:tc>
        <w:tc>
          <w:tcPr>
            <w:tcW w:w="2205" w:type="dxa"/>
            <w:tcBorders>
              <w:top w:val="single" w:sz="8" w:space="0" w:color="000000"/>
              <w:left w:val="single" w:sz="8" w:space="0" w:color="000000"/>
              <w:bottom w:val="single" w:sz="8" w:space="0" w:color="000000"/>
              <w:right w:val="single" w:sz="8" w:space="0" w:color="000000"/>
            </w:tcBorders>
          </w:tcPr>
          <w:p w14:paraId="5AC91CD0" w14:textId="77777777" w:rsidR="00C923D8" w:rsidRDefault="009B6B2F">
            <w:pPr>
              <w:spacing w:line="240" w:lineRule="auto"/>
              <w:jc w:val="left"/>
            </w:pPr>
            <w:r>
              <w:t>under 05 children</w:t>
            </w:r>
          </w:p>
        </w:tc>
        <w:tc>
          <w:tcPr>
            <w:tcW w:w="1006" w:type="dxa"/>
            <w:tcBorders>
              <w:top w:val="single" w:sz="8" w:space="0" w:color="000000"/>
              <w:left w:val="single" w:sz="8" w:space="0" w:color="000000"/>
              <w:bottom w:val="single" w:sz="8" w:space="0" w:color="000000"/>
              <w:right w:val="single" w:sz="8" w:space="0" w:color="000000"/>
            </w:tcBorders>
          </w:tcPr>
          <w:p w14:paraId="70632CC6" w14:textId="77777777" w:rsidR="00C923D8" w:rsidRDefault="009B6B2F">
            <w:pPr>
              <w:spacing w:line="240" w:lineRule="auto"/>
              <w:jc w:val="left"/>
            </w:pPr>
            <w:r>
              <w:t>0</w:t>
            </w:r>
          </w:p>
        </w:tc>
        <w:tc>
          <w:tcPr>
            <w:tcW w:w="1005" w:type="dxa"/>
            <w:tcBorders>
              <w:top w:val="single" w:sz="8" w:space="0" w:color="000000"/>
              <w:left w:val="single" w:sz="8" w:space="0" w:color="000000"/>
              <w:bottom w:val="single" w:sz="8" w:space="0" w:color="000000"/>
              <w:right w:val="single" w:sz="8" w:space="0" w:color="000000"/>
            </w:tcBorders>
          </w:tcPr>
          <w:p w14:paraId="27B98E0F" w14:textId="77777777" w:rsidR="00C923D8" w:rsidRDefault="009B6B2F">
            <w:pPr>
              <w:spacing w:line="240" w:lineRule="auto"/>
              <w:jc w:val="left"/>
            </w:pPr>
            <w:r>
              <w:t>0</w:t>
            </w:r>
          </w:p>
        </w:tc>
        <w:tc>
          <w:tcPr>
            <w:tcW w:w="1079" w:type="dxa"/>
            <w:tcBorders>
              <w:top w:val="single" w:sz="8" w:space="0" w:color="000000"/>
              <w:left w:val="single" w:sz="8" w:space="0" w:color="000000"/>
              <w:bottom w:val="single" w:sz="8" w:space="0" w:color="000000"/>
              <w:right w:val="single" w:sz="8" w:space="0" w:color="000000"/>
            </w:tcBorders>
          </w:tcPr>
          <w:p w14:paraId="148B9F1B" w14:textId="77777777" w:rsidR="00C923D8" w:rsidRDefault="009B6B2F">
            <w:pPr>
              <w:spacing w:line="240" w:lineRule="auto"/>
              <w:jc w:val="left"/>
            </w:pPr>
            <w:r>
              <w:t>0</w:t>
            </w:r>
          </w:p>
        </w:tc>
        <w:tc>
          <w:tcPr>
            <w:tcW w:w="840" w:type="dxa"/>
            <w:tcBorders>
              <w:top w:val="single" w:sz="8" w:space="0" w:color="000000"/>
              <w:left w:val="single" w:sz="8" w:space="0" w:color="000000"/>
              <w:bottom w:val="single" w:sz="8" w:space="0" w:color="000000"/>
              <w:right w:val="single" w:sz="8" w:space="0" w:color="000000"/>
            </w:tcBorders>
          </w:tcPr>
          <w:p w14:paraId="4B63977D"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46B77798" w14:textId="77777777" w:rsidR="00C923D8" w:rsidRDefault="009B6B2F">
            <w:pPr>
              <w:spacing w:line="240" w:lineRule="auto"/>
              <w:jc w:val="left"/>
            </w:pPr>
            <w:r>
              <w:t>0</w:t>
            </w:r>
          </w:p>
        </w:tc>
      </w:tr>
      <w:tr w:rsidR="00C923D8" w14:paraId="2A332460" w14:textId="77777777">
        <w:tc>
          <w:tcPr>
            <w:tcW w:w="556" w:type="dxa"/>
            <w:tcBorders>
              <w:top w:val="single" w:sz="8" w:space="0" w:color="000000"/>
              <w:left w:val="single" w:sz="8" w:space="0" w:color="000000"/>
              <w:bottom w:val="single" w:sz="8" w:space="0" w:color="000000"/>
              <w:right w:val="single" w:sz="8" w:space="0" w:color="000000"/>
            </w:tcBorders>
          </w:tcPr>
          <w:p w14:paraId="006F786A" w14:textId="77777777" w:rsidR="00C923D8" w:rsidRDefault="009B6B2F">
            <w:pPr>
              <w:spacing w:line="240" w:lineRule="auto"/>
              <w:jc w:val="left"/>
            </w:pPr>
            <w:r>
              <w:t>2</w:t>
            </w:r>
          </w:p>
        </w:tc>
        <w:tc>
          <w:tcPr>
            <w:tcW w:w="1214" w:type="dxa"/>
            <w:vMerge/>
            <w:tcBorders>
              <w:top w:val="single" w:sz="8" w:space="0" w:color="000000"/>
              <w:left w:val="single" w:sz="8" w:space="0" w:color="000000"/>
              <w:bottom w:val="single" w:sz="8" w:space="0" w:color="000000"/>
              <w:right w:val="single" w:sz="8" w:space="0" w:color="000000"/>
            </w:tcBorders>
          </w:tcPr>
          <w:p w14:paraId="4F6B20B8" w14:textId="77777777" w:rsidR="00C923D8" w:rsidRDefault="00C923D8">
            <w:pPr>
              <w:pBdr>
                <w:top w:val="nil"/>
                <w:left w:val="nil"/>
                <w:bottom w:val="nil"/>
                <w:right w:val="nil"/>
                <w:between w:val="nil"/>
              </w:pBdr>
              <w:jc w:val="left"/>
            </w:pPr>
          </w:p>
        </w:tc>
        <w:tc>
          <w:tcPr>
            <w:tcW w:w="2205" w:type="dxa"/>
            <w:tcBorders>
              <w:top w:val="single" w:sz="8" w:space="0" w:color="000000"/>
              <w:left w:val="single" w:sz="8" w:space="0" w:color="000000"/>
              <w:bottom w:val="single" w:sz="8" w:space="0" w:color="000000"/>
              <w:right w:val="single" w:sz="8" w:space="0" w:color="000000"/>
            </w:tcBorders>
          </w:tcPr>
          <w:p w14:paraId="5BD3251C" w14:textId="77777777" w:rsidR="00C923D8" w:rsidRDefault="009B6B2F">
            <w:pPr>
              <w:spacing w:line="240" w:lineRule="auto"/>
              <w:jc w:val="left"/>
            </w:pPr>
            <w:r>
              <w:t>5-19 years</w:t>
            </w:r>
          </w:p>
        </w:tc>
        <w:tc>
          <w:tcPr>
            <w:tcW w:w="1006" w:type="dxa"/>
            <w:tcBorders>
              <w:top w:val="single" w:sz="8" w:space="0" w:color="000000"/>
              <w:left w:val="single" w:sz="8" w:space="0" w:color="000000"/>
              <w:bottom w:val="single" w:sz="8" w:space="0" w:color="000000"/>
              <w:right w:val="single" w:sz="8" w:space="0" w:color="000000"/>
            </w:tcBorders>
          </w:tcPr>
          <w:p w14:paraId="4E43888D" w14:textId="77777777" w:rsidR="00C923D8" w:rsidRDefault="009B6B2F">
            <w:pPr>
              <w:spacing w:line="240" w:lineRule="auto"/>
              <w:jc w:val="left"/>
            </w:pPr>
            <w:r>
              <w:t>1</w:t>
            </w:r>
          </w:p>
        </w:tc>
        <w:tc>
          <w:tcPr>
            <w:tcW w:w="1005" w:type="dxa"/>
            <w:tcBorders>
              <w:top w:val="single" w:sz="8" w:space="0" w:color="000000"/>
              <w:left w:val="single" w:sz="8" w:space="0" w:color="000000"/>
              <w:bottom w:val="single" w:sz="8" w:space="0" w:color="000000"/>
              <w:right w:val="single" w:sz="8" w:space="0" w:color="000000"/>
            </w:tcBorders>
          </w:tcPr>
          <w:p w14:paraId="0FDA59D9" w14:textId="77777777" w:rsidR="00C923D8" w:rsidRDefault="009B6B2F">
            <w:pPr>
              <w:spacing w:line="240" w:lineRule="auto"/>
              <w:jc w:val="left"/>
            </w:pPr>
            <w:r>
              <w:t>0</w:t>
            </w:r>
          </w:p>
        </w:tc>
        <w:tc>
          <w:tcPr>
            <w:tcW w:w="1079" w:type="dxa"/>
            <w:tcBorders>
              <w:top w:val="single" w:sz="8" w:space="0" w:color="000000"/>
              <w:left w:val="single" w:sz="8" w:space="0" w:color="000000"/>
              <w:bottom w:val="single" w:sz="8" w:space="0" w:color="000000"/>
              <w:right w:val="single" w:sz="8" w:space="0" w:color="000000"/>
            </w:tcBorders>
          </w:tcPr>
          <w:p w14:paraId="46B59E64" w14:textId="77777777" w:rsidR="00C923D8" w:rsidRDefault="009B6B2F">
            <w:pPr>
              <w:spacing w:line="240" w:lineRule="auto"/>
              <w:jc w:val="left"/>
            </w:pPr>
            <w:r>
              <w:t>0</w:t>
            </w:r>
          </w:p>
        </w:tc>
        <w:tc>
          <w:tcPr>
            <w:tcW w:w="840" w:type="dxa"/>
            <w:tcBorders>
              <w:top w:val="single" w:sz="8" w:space="0" w:color="000000"/>
              <w:left w:val="single" w:sz="8" w:space="0" w:color="000000"/>
              <w:bottom w:val="single" w:sz="8" w:space="0" w:color="000000"/>
              <w:right w:val="single" w:sz="8" w:space="0" w:color="000000"/>
            </w:tcBorders>
          </w:tcPr>
          <w:p w14:paraId="408A43E3"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135B21FA" w14:textId="77777777" w:rsidR="00C923D8" w:rsidRDefault="009B6B2F">
            <w:pPr>
              <w:spacing w:line="240" w:lineRule="auto"/>
              <w:jc w:val="left"/>
            </w:pPr>
            <w:r>
              <w:t>1</w:t>
            </w:r>
          </w:p>
        </w:tc>
      </w:tr>
      <w:tr w:rsidR="00C923D8" w14:paraId="23C2522D" w14:textId="77777777">
        <w:tc>
          <w:tcPr>
            <w:tcW w:w="556" w:type="dxa"/>
            <w:tcBorders>
              <w:top w:val="single" w:sz="8" w:space="0" w:color="000000"/>
              <w:left w:val="single" w:sz="8" w:space="0" w:color="000000"/>
              <w:bottom w:val="single" w:sz="8" w:space="0" w:color="000000"/>
              <w:right w:val="single" w:sz="8" w:space="0" w:color="000000"/>
            </w:tcBorders>
          </w:tcPr>
          <w:p w14:paraId="07074554" w14:textId="77777777" w:rsidR="00C923D8" w:rsidRDefault="009B6B2F">
            <w:pPr>
              <w:spacing w:line="240" w:lineRule="auto"/>
              <w:jc w:val="left"/>
            </w:pPr>
            <w:r>
              <w:t>3</w:t>
            </w:r>
          </w:p>
        </w:tc>
        <w:tc>
          <w:tcPr>
            <w:tcW w:w="1214" w:type="dxa"/>
            <w:vMerge/>
            <w:tcBorders>
              <w:top w:val="single" w:sz="8" w:space="0" w:color="000000"/>
              <w:left w:val="single" w:sz="8" w:space="0" w:color="000000"/>
              <w:bottom w:val="single" w:sz="8" w:space="0" w:color="000000"/>
              <w:right w:val="single" w:sz="8" w:space="0" w:color="000000"/>
            </w:tcBorders>
          </w:tcPr>
          <w:p w14:paraId="3CFB61CF" w14:textId="77777777" w:rsidR="00C923D8" w:rsidRDefault="00C923D8">
            <w:pPr>
              <w:pBdr>
                <w:top w:val="nil"/>
                <w:left w:val="nil"/>
                <w:bottom w:val="nil"/>
                <w:right w:val="nil"/>
                <w:between w:val="nil"/>
              </w:pBdr>
              <w:jc w:val="left"/>
            </w:pPr>
          </w:p>
        </w:tc>
        <w:tc>
          <w:tcPr>
            <w:tcW w:w="2205" w:type="dxa"/>
            <w:tcBorders>
              <w:top w:val="single" w:sz="8" w:space="0" w:color="000000"/>
              <w:left w:val="single" w:sz="8" w:space="0" w:color="000000"/>
              <w:bottom w:val="single" w:sz="8" w:space="0" w:color="000000"/>
              <w:right w:val="single" w:sz="8" w:space="0" w:color="000000"/>
            </w:tcBorders>
          </w:tcPr>
          <w:p w14:paraId="12E4282E" w14:textId="77777777" w:rsidR="00C923D8" w:rsidRDefault="009B6B2F">
            <w:pPr>
              <w:spacing w:line="240" w:lineRule="auto"/>
              <w:jc w:val="left"/>
            </w:pPr>
            <w:r>
              <w:t>20-59 years</w:t>
            </w:r>
          </w:p>
        </w:tc>
        <w:tc>
          <w:tcPr>
            <w:tcW w:w="1006" w:type="dxa"/>
            <w:tcBorders>
              <w:top w:val="single" w:sz="8" w:space="0" w:color="000000"/>
              <w:left w:val="single" w:sz="8" w:space="0" w:color="000000"/>
              <w:bottom w:val="single" w:sz="8" w:space="0" w:color="000000"/>
              <w:right w:val="single" w:sz="8" w:space="0" w:color="000000"/>
            </w:tcBorders>
          </w:tcPr>
          <w:p w14:paraId="55E6285A" w14:textId="77777777" w:rsidR="00C923D8" w:rsidRDefault="009B6B2F">
            <w:pPr>
              <w:spacing w:line="240" w:lineRule="auto"/>
              <w:jc w:val="left"/>
            </w:pPr>
            <w:r>
              <w:t>1</w:t>
            </w:r>
          </w:p>
        </w:tc>
        <w:tc>
          <w:tcPr>
            <w:tcW w:w="1005" w:type="dxa"/>
            <w:tcBorders>
              <w:top w:val="single" w:sz="8" w:space="0" w:color="000000"/>
              <w:left w:val="single" w:sz="8" w:space="0" w:color="000000"/>
              <w:bottom w:val="single" w:sz="8" w:space="0" w:color="000000"/>
              <w:right w:val="single" w:sz="8" w:space="0" w:color="000000"/>
            </w:tcBorders>
          </w:tcPr>
          <w:p w14:paraId="79A6F502" w14:textId="77777777" w:rsidR="00C923D8" w:rsidRDefault="009B6B2F">
            <w:pPr>
              <w:spacing w:line="240" w:lineRule="auto"/>
              <w:jc w:val="left"/>
            </w:pPr>
            <w:r>
              <w:t>0</w:t>
            </w:r>
          </w:p>
        </w:tc>
        <w:tc>
          <w:tcPr>
            <w:tcW w:w="1079" w:type="dxa"/>
            <w:tcBorders>
              <w:top w:val="single" w:sz="8" w:space="0" w:color="000000"/>
              <w:left w:val="single" w:sz="8" w:space="0" w:color="000000"/>
              <w:bottom w:val="single" w:sz="8" w:space="0" w:color="000000"/>
              <w:right w:val="single" w:sz="8" w:space="0" w:color="000000"/>
            </w:tcBorders>
          </w:tcPr>
          <w:p w14:paraId="151258A6" w14:textId="77777777" w:rsidR="00C923D8" w:rsidRDefault="009B6B2F">
            <w:pPr>
              <w:spacing w:line="240" w:lineRule="auto"/>
              <w:jc w:val="left"/>
            </w:pPr>
            <w:r>
              <w:t>0</w:t>
            </w:r>
          </w:p>
        </w:tc>
        <w:tc>
          <w:tcPr>
            <w:tcW w:w="840" w:type="dxa"/>
            <w:tcBorders>
              <w:top w:val="single" w:sz="8" w:space="0" w:color="000000"/>
              <w:left w:val="single" w:sz="8" w:space="0" w:color="000000"/>
              <w:bottom w:val="single" w:sz="8" w:space="0" w:color="000000"/>
              <w:right w:val="single" w:sz="8" w:space="0" w:color="000000"/>
            </w:tcBorders>
          </w:tcPr>
          <w:p w14:paraId="7BDF82C9"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48A958D9" w14:textId="77777777" w:rsidR="00C923D8" w:rsidRDefault="009B6B2F">
            <w:pPr>
              <w:spacing w:line="240" w:lineRule="auto"/>
              <w:jc w:val="left"/>
            </w:pPr>
            <w:r>
              <w:t>1</w:t>
            </w:r>
          </w:p>
        </w:tc>
      </w:tr>
      <w:tr w:rsidR="00C923D8" w14:paraId="216D9A4B" w14:textId="77777777">
        <w:tc>
          <w:tcPr>
            <w:tcW w:w="556" w:type="dxa"/>
            <w:tcBorders>
              <w:top w:val="single" w:sz="8" w:space="0" w:color="000000"/>
              <w:left w:val="single" w:sz="8" w:space="0" w:color="000000"/>
              <w:bottom w:val="single" w:sz="8" w:space="0" w:color="000000"/>
              <w:right w:val="single" w:sz="8" w:space="0" w:color="000000"/>
            </w:tcBorders>
          </w:tcPr>
          <w:p w14:paraId="70D75DEA" w14:textId="77777777" w:rsidR="00C923D8" w:rsidRDefault="009B6B2F">
            <w:pPr>
              <w:spacing w:line="240" w:lineRule="auto"/>
              <w:jc w:val="left"/>
            </w:pPr>
            <w:r>
              <w:t>4</w:t>
            </w:r>
          </w:p>
        </w:tc>
        <w:tc>
          <w:tcPr>
            <w:tcW w:w="1214" w:type="dxa"/>
            <w:vMerge/>
            <w:tcBorders>
              <w:top w:val="single" w:sz="8" w:space="0" w:color="000000"/>
              <w:left w:val="single" w:sz="8" w:space="0" w:color="000000"/>
              <w:bottom w:val="single" w:sz="8" w:space="0" w:color="000000"/>
              <w:right w:val="single" w:sz="8" w:space="0" w:color="000000"/>
            </w:tcBorders>
          </w:tcPr>
          <w:p w14:paraId="113AC47C" w14:textId="77777777" w:rsidR="00C923D8" w:rsidRDefault="00C923D8">
            <w:pPr>
              <w:pBdr>
                <w:top w:val="nil"/>
                <w:left w:val="nil"/>
                <w:bottom w:val="nil"/>
                <w:right w:val="nil"/>
                <w:between w:val="nil"/>
              </w:pBdr>
              <w:jc w:val="left"/>
            </w:pPr>
          </w:p>
        </w:tc>
        <w:tc>
          <w:tcPr>
            <w:tcW w:w="2205" w:type="dxa"/>
            <w:tcBorders>
              <w:top w:val="single" w:sz="8" w:space="0" w:color="000000"/>
              <w:left w:val="single" w:sz="8" w:space="0" w:color="000000"/>
              <w:bottom w:val="single" w:sz="8" w:space="0" w:color="000000"/>
              <w:right w:val="single" w:sz="8" w:space="0" w:color="000000"/>
            </w:tcBorders>
          </w:tcPr>
          <w:p w14:paraId="169080DF" w14:textId="77777777" w:rsidR="00C923D8" w:rsidRDefault="009B6B2F">
            <w:pPr>
              <w:spacing w:line="240" w:lineRule="auto"/>
              <w:jc w:val="left"/>
            </w:pPr>
            <w:r>
              <w:t>60+ (Seniors)</w:t>
            </w:r>
          </w:p>
        </w:tc>
        <w:tc>
          <w:tcPr>
            <w:tcW w:w="1006" w:type="dxa"/>
            <w:tcBorders>
              <w:top w:val="single" w:sz="8" w:space="0" w:color="000000"/>
              <w:left w:val="single" w:sz="8" w:space="0" w:color="000000"/>
              <w:bottom w:val="single" w:sz="8" w:space="0" w:color="000000"/>
              <w:right w:val="single" w:sz="8" w:space="0" w:color="000000"/>
            </w:tcBorders>
          </w:tcPr>
          <w:p w14:paraId="40ACAADA" w14:textId="77777777" w:rsidR="00C923D8" w:rsidRDefault="009B6B2F">
            <w:pPr>
              <w:spacing w:line="240" w:lineRule="auto"/>
              <w:jc w:val="left"/>
            </w:pPr>
            <w:r>
              <w:t>0</w:t>
            </w:r>
          </w:p>
        </w:tc>
        <w:tc>
          <w:tcPr>
            <w:tcW w:w="1005" w:type="dxa"/>
            <w:tcBorders>
              <w:top w:val="single" w:sz="8" w:space="0" w:color="000000"/>
              <w:left w:val="single" w:sz="8" w:space="0" w:color="000000"/>
              <w:bottom w:val="single" w:sz="8" w:space="0" w:color="000000"/>
              <w:right w:val="single" w:sz="8" w:space="0" w:color="000000"/>
            </w:tcBorders>
          </w:tcPr>
          <w:p w14:paraId="3B233DBE" w14:textId="77777777" w:rsidR="00C923D8" w:rsidRDefault="009B6B2F">
            <w:pPr>
              <w:spacing w:line="240" w:lineRule="auto"/>
              <w:jc w:val="left"/>
            </w:pPr>
            <w:r>
              <w:t>0</w:t>
            </w:r>
          </w:p>
        </w:tc>
        <w:tc>
          <w:tcPr>
            <w:tcW w:w="1079" w:type="dxa"/>
            <w:tcBorders>
              <w:top w:val="single" w:sz="8" w:space="0" w:color="000000"/>
              <w:left w:val="single" w:sz="8" w:space="0" w:color="000000"/>
              <w:bottom w:val="single" w:sz="8" w:space="0" w:color="000000"/>
              <w:right w:val="single" w:sz="8" w:space="0" w:color="000000"/>
            </w:tcBorders>
          </w:tcPr>
          <w:p w14:paraId="520485FA" w14:textId="77777777" w:rsidR="00C923D8" w:rsidRDefault="009B6B2F">
            <w:pPr>
              <w:spacing w:line="240" w:lineRule="auto"/>
              <w:jc w:val="left"/>
            </w:pPr>
            <w:r>
              <w:t>0</w:t>
            </w:r>
          </w:p>
        </w:tc>
        <w:tc>
          <w:tcPr>
            <w:tcW w:w="840" w:type="dxa"/>
            <w:tcBorders>
              <w:top w:val="single" w:sz="8" w:space="0" w:color="000000"/>
              <w:left w:val="single" w:sz="8" w:space="0" w:color="000000"/>
              <w:bottom w:val="single" w:sz="8" w:space="0" w:color="000000"/>
              <w:right w:val="single" w:sz="8" w:space="0" w:color="000000"/>
            </w:tcBorders>
          </w:tcPr>
          <w:p w14:paraId="1294AD80"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6CD0CDA1" w14:textId="77777777" w:rsidR="00C923D8" w:rsidRDefault="009B6B2F">
            <w:pPr>
              <w:spacing w:line="240" w:lineRule="auto"/>
              <w:jc w:val="left"/>
            </w:pPr>
            <w:r>
              <w:t>0</w:t>
            </w:r>
          </w:p>
        </w:tc>
      </w:tr>
      <w:tr w:rsidR="00C923D8" w14:paraId="7006AC8F" w14:textId="77777777">
        <w:tc>
          <w:tcPr>
            <w:tcW w:w="556" w:type="dxa"/>
            <w:tcBorders>
              <w:top w:val="single" w:sz="8" w:space="0" w:color="000000"/>
              <w:left w:val="single" w:sz="8" w:space="0" w:color="000000"/>
              <w:bottom w:val="single" w:sz="8" w:space="0" w:color="000000"/>
              <w:right w:val="single" w:sz="8" w:space="0" w:color="000000"/>
            </w:tcBorders>
          </w:tcPr>
          <w:p w14:paraId="04C4EC04" w14:textId="77777777" w:rsidR="00C923D8" w:rsidRDefault="009B6B2F">
            <w:pPr>
              <w:spacing w:line="240" w:lineRule="auto"/>
              <w:jc w:val="left"/>
            </w:pPr>
            <w:r>
              <w:t>1</w:t>
            </w:r>
          </w:p>
        </w:tc>
        <w:tc>
          <w:tcPr>
            <w:tcW w:w="1214" w:type="dxa"/>
            <w:vMerge w:val="restart"/>
            <w:tcBorders>
              <w:top w:val="single" w:sz="8" w:space="0" w:color="000000"/>
              <w:left w:val="single" w:sz="8" w:space="0" w:color="000000"/>
              <w:bottom w:val="single" w:sz="8" w:space="0" w:color="000000"/>
              <w:right w:val="single" w:sz="8" w:space="0" w:color="000000"/>
            </w:tcBorders>
          </w:tcPr>
          <w:p w14:paraId="119F14D8" w14:textId="77777777" w:rsidR="00C923D8" w:rsidRDefault="009B6B2F">
            <w:pPr>
              <w:spacing w:line="240" w:lineRule="auto"/>
              <w:jc w:val="left"/>
            </w:pPr>
            <w:r>
              <w:t>VH-A</w:t>
            </w:r>
          </w:p>
        </w:tc>
        <w:tc>
          <w:tcPr>
            <w:tcW w:w="2205" w:type="dxa"/>
            <w:tcBorders>
              <w:top w:val="single" w:sz="8" w:space="0" w:color="000000"/>
              <w:left w:val="single" w:sz="8" w:space="0" w:color="000000"/>
              <w:bottom w:val="single" w:sz="8" w:space="0" w:color="000000"/>
              <w:right w:val="single" w:sz="8" w:space="0" w:color="000000"/>
            </w:tcBorders>
          </w:tcPr>
          <w:p w14:paraId="1EEF6F93" w14:textId="77777777" w:rsidR="00C923D8" w:rsidRDefault="009B6B2F">
            <w:pPr>
              <w:spacing w:line="240" w:lineRule="auto"/>
              <w:jc w:val="left"/>
            </w:pPr>
            <w:r>
              <w:t>under 05 children</w:t>
            </w:r>
          </w:p>
        </w:tc>
        <w:tc>
          <w:tcPr>
            <w:tcW w:w="1006" w:type="dxa"/>
            <w:tcBorders>
              <w:top w:val="single" w:sz="8" w:space="0" w:color="000000"/>
              <w:left w:val="single" w:sz="8" w:space="0" w:color="000000"/>
              <w:bottom w:val="single" w:sz="8" w:space="0" w:color="000000"/>
              <w:right w:val="single" w:sz="8" w:space="0" w:color="000000"/>
            </w:tcBorders>
          </w:tcPr>
          <w:p w14:paraId="62980A5B" w14:textId="77777777" w:rsidR="00C923D8" w:rsidRDefault="009B6B2F">
            <w:pPr>
              <w:spacing w:line="240" w:lineRule="auto"/>
              <w:jc w:val="left"/>
            </w:pPr>
            <w:r>
              <w:t>0</w:t>
            </w:r>
          </w:p>
        </w:tc>
        <w:tc>
          <w:tcPr>
            <w:tcW w:w="1005" w:type="dxa"/>
            <w:tcBorders>
              <w:top w:val="single" w:sz="8" w:space="0" w:color="000000"/>
              <w:left w:val="single" w:sz="8" w:space="0" w:color="000000"/>
              <w:bottom w:val="single" w:sz="8" w:space="0" w:color="000000"/>
              <w:right w:val="single" w:sz="8" w:space="0" w:color="000000"/>
            </w:tcBorders>
          </w:tcPr>
          <w:p w14:paraId="7DD2287C" w14:textId="77777777" w:rsidR="00C923D8" w:rsidRDefault="009B6B2F">
            <w:pPr>
              <w:spacing w:line="240" w:lineRule="auto"/>
              <w:jc w:val="left"/>
            </w:pPr>
            <w:r>
              <w:t>0</w:t>
            </w:r>
          </w:p>
        </w:tc>
        <w:tc>
          <w:tcPr>
            <w:tcW w:w="1079" w:type="dxa"/>
            <w:tcBorders>
              <w:top w:val="single" w:sz="8" w:space="0" w:color="000000"/>
              <w:left w:val="single" w:sz="8" w:space="0" w:color="000000"/>
              <w:bottom w:val="single" w:sz="8" w:space="0" w:color="000000"/>
              <w:right w:val="single" w:sz="8" w:space="0" w:color="000000"/>
            </w:tcBorders>
          </w:tcPr>
          <w:p w14:paraId="02681EAD" w14:textId="77777777" w:rsidR="00C923D8" w:rsidRDefault="009B6B2F">
            <w:pPr>
              <w:spacing w:line="240" w:lineRule="auto"/>
              <w:jc w:val="left"/>
            </w:pPr>
            <w:r>
              <w:t>0</w:t>
            </w:r>
          </w:p>
        </w:tc>
        <w:tc>
          <w:tcPr>
            <w:tcW w:w="840" w:type="dxa"/>
            <w:tcBorders>
              <w:top w:val="single" w:sz="8" w:space="0" w:color="000000"/>
              <w:left w:val="single" w:sz="8" w:space="0" w:color="000000"/>
              <w:bottom w:val="single" w:sz="8" w:space="0" w:color="000000"/>
              <w:right w:val="single" w:sz="8" w:space="0" w:color="000000"/>
            </w:tcBorders>
          </w:tcPr>
          <w:p w14:paraId="6F6D8F9D"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592B5FCA" w14:textId="77777777" w:rsidR="00C923D8" w:rsidRDefault="009B6B2F">
            <w:pPr>
              <w:spacing w:line="240" w:lineRule="auto"/>
              <w:jc w:val="left"/>
            </w:pPr>
            <w:r>
              <w:t>0</w:t>
            </w:r>
          </w:p>
        </w:tc>
      </w:tr>
      <w:tr w:rsidR="00C923D8" w14:paraId="7A5C9C1C" w14:textId="77777777">
        <w:tc>
          <w:tcPr>
            <w:tcW w:w="556" w:type="dxa"/>
            <w:tcBorders>
              <w:top w:val="single" w:sz="8" w:space="0" w:color="000000"/>
              <w:left w:val="single" w:sz="8" w:space="0" w:color="000000"/>
              <w:bottom w:val="single" w:sz="8" w:space="0" w:color="000000"/>
              <w:right w:val="single" w:sz="8" w:space="0" w:color="000000"/>
            </w:tcBorders>
          </w:tcPr>
          <w:p w14:paraId="4B16E488" w14:textId="77777777" w:rsidR="00C923D8" w:rsidRDefault="009B6B2F">
            <w:pPr>
              <w:spacing w:line="240" w:lineRule="auto"/>
              <w:jc w:val="left"/>
            </w:pPr>
            <w:r>
              <w:t>2</w:t>
            </w:r>
          </w:p>
        </w:tc>
        <w:tc>
          <w:tcPr>
            <w:tcW w:w="1214" w:type="dxa"/>
            <w:vMerge/>
            <w:tcBorders>
              <w:top w:val="single" w:sz="8" w:space="0" w:color="000000"/>
              <w:left w:val="single" w:sz="8" w:space="0" w:color="000000"/>
              <w:bottom w:val="single" w:sz="8" w:space="0" w:color="000000"/>
              <w:right w:val="single" w:sz="8" w:space="0" w:color="000000"/>
            </w:tcBorders>
          </w:tcPr>
          <w:p w14:paraId="484A158A" w14:textId="77777777" w:rsidR="00C923D8" w:rsidRDefault="00C923D8">
            <w:pPr>
              <w:pBdr>
                <w:top w:val="nil"/>
                <w:left w:val="nil"/>
                <w:bottom w:val="nil"/>
                <w:right w:val="nil"/>
                <w:between w:val="nil"/>
              </w:pBdr>
              <w:jc w:val="left"/>
            </w:pPr>
          </w:p>
        </w:tc>
        <w:tc>
          <w:tcPr>
            <w:tcW w:w="2205" w:type="dxa"/>
            <w:tcBorders>
              <w:top w:val="single" w:sz="8" w:space="0" w:color="000000"/>
              <w:left w:val="single" w:sz="8" w:space="0" w:color="000000"/>
              <w:bottom w:val="single" w:sz="8" w:space="0" w:color="000000"/>
              <w:right w:val="single" w:sz="8" w:space="0" w:color="000000"/>
            </w:tcBorders>
          </w:tcPr>
          <w:p w14:paraId="5D292AB2" w14:textId="77777777" w:rsidR="00C923D8" w:rsidRDefault="009B6B2F">
            <w:pPr>
              <w:spacing w:line="240" w:lineRule="auto"/>
              <w:jc w:val="left"/>
            </w:pPr>
            <w:r>
              <w:t>5-19 years</w:t>
            </w:r>
          </w:p>
        </w:tc>
        <w:tc>
          <w:tcPr>
            <w:tcW w:w="1006" w:type="dxa"/>
            <w:tcBorders>
              <w:top w:val="single" w:sz="8" w:space="0" w:color="000000"/>
              <w:left w:val="single" w:sz="8" w:space="0" w:color="000000"/>
              <w:bottom w:val="single" w:sz="8" w:space="0" w:color="000000"/>
              <w:right w:val="single" w:sz="8" w:space="0" w:color="000000"/>
            </w:tcBorders>
          </w:tcPr>
          <w:p w14:paraId="0F57C728" w14:textId="77777777" w:rsidR="00C923D8" w:rsidRDefault="009B6B2F">
            <w:pPr>
              <w:spacing w:line="240" w:lineRule="auto"/>
              <w:jc w:val="left"/>
            </w:pPr>
            <w:r>
              <w:t>0</w:t>
            </w:r>
          </w:p>
        </w:tc>
        <w:tc>
          <w:tcPr>
            <w:tcW w:w="1005" w:type="dxa"/>
            <w:tcBorders>
              <w:top w:val="single" w:sz="8" w:space="0" w:color="000000"/>
              <w:left w:val="single" w:sz="8" w:space="0" w:color="000000"/>
              <w:bottom w:val="single" w:sz="8" w:space="0" w:color="000000"/>
              <w:right w:val="single" w:sz="8" w:space="0" w:color="000000"/>
            </w:tcBorders>
          </w:tcPr>
          <w:p w14:paraId="358010DD" w14:textId="77777777" w:rsidR="00C923D8" w:rsidRDefault="009B6B2F">
            <w:pPr>
              <w:spacing w:line="240" w:lineRule="auto"/>
              <w:jc w:val="left"/>
            </w:pPr>
            <w:r>
              <w:t>0</w:t>
            </w:r>
          </w:p>
        </w:tc>
        <w:tc>
          <w:tcPr>
            <w:tcW w:w="1079" w:type="dxa"/>
            <w:tcBorders>
              <w:top w:val="single" w:sz="8" w:space="0" w:color="000000"/>
              <w:left w:val="single" w:sz="8" w:space="0" w:color="000000"/>
              <w:bottom w:val="single" w:sz="8" w:space="0" w:color="000000"/>
              <w:right w:val="single" w:sz="8" w:space="0" w:color="000000"/>
            </w:tcBorders>
          </w:tcPr>
          <w:p w14:paraId="0D13C521" w14:textId="77777777" w:rsidR="00C923D8" w:rsidRDefault="009B6B2F">
            <w:pPr>
              <w:spacing w:line="240" w:lineRule="auto"/>
              <w:jc w:val="left"/>
            </w:pPr>
            <w:r>
              <w:t>0</w:t>
            </w:r>
          </w:p>
        </w:tc>
        <w:tc>
          <w:tcPr>
            <w:tcW w:w="840" w:type="dxa"/>
            <w:tcBorders>
              <w:top w:val="single" w:sz="8" w:space="0" w:color="000000"/>
              <w:left w:val="single" w:sz="8" w:space="0" w:color="000000"/>
              <w:bottom w:val="single" w:sz="8" w:space="0" w:color="000000"/>
              <w:right w:val="single" w:sz="8" w:space="0" w:color="000000"/>
            </w:tcBorders>
          </w:tcPr>
          <w:p w14:paraId="4A7E4A78"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69FBC25F" w14:textId="77777777" w:rsidR="00C923D8" w:rsidRDefault="009B6B2F">
            <w:pPr>
              <w:spacing w:line="240" w:lineRule="auto"/>
              <w:jc w:val="left"/>
            </w:pPr>
            <w:r>
              <w:t>0</w:t>
            </w:r>
          </w:p>
        </w:tc>
      </w:tr>
      <w:tr w:rsidR="00C923D8" w14:paraId="2F67DF58" w14:textId="77777777">
        <w:tc>
          <w:tcPr>
            <w:tcW w:w="556" w:type="dxa"/>
            <w:tcBorders>
              <w:top w:val="single" w:sz="8" w:space="0" w:color="000000"/>
              <w:left w:val="single" w:sz="8" w:space="0" w:color="000000"/>
              <w:bottom w:val="single" w:sz="8" w:space="0" w:color="000000"/>
              <w:right w:val="single" w:sz="8" w:space="0" w:color="000000"/>
            </w:tcBorders>
          </w:tcPr>
          <w:p w14:paraId="4DDDEA10" w14:textId="77777777" w:rsidR="00C923D8" w:rsidRDefault="009B6B2F">
            <w:pPr>
              <w:spacing w:line="240" w:lineRule="auto"/>
              <w:jc w:val="left"/>
            </w:pPr>
            <w:r>
              <w:t>3</w:t>
            </w:r>
          </w:p>
        </w:tc>
        <w:tc>
          <w:tcPr>
            <w:tcW w:w="1214" w:type="dxa"/>
            <w:vMerge/>
            <w:tcBorders>
              <w:top w:val="single" w:sz="8" w:space="0" w:color="000000"/>
              <w:left w:val="single" w:sz="8" w:space="0" w:color="000000"/>
              <w:bottom w:val="single" w:sz="8" w:space="0" w:color="000000"/>
              <w:right w:val="single" w:sz="8" w:space="0" w:color="000000"/>
            </w:tcBorders>
          </w:tcPr>
          <w:p w14:paraId="55694672" w14:textId="77777777" w:rsidR="00C923D8" w:rsidRDefault="00C923D8">
            <w:pPr>
              <w:pBdr>
                <w:top w:val="nil"/>
                <w:left w:val="nil"/>
                <w:bottom w:val="nil"/>
                <w:right w:val="nil"/>
                <w:between w:val="nil"/>
              </w:pBdr>
              <w:jc w:val="left"/>
            </w:pPr>
          </w:p>
        </w:tc>
        <w:tc>
          <w:tcPr>
            <w:tcW w:w="2205" w:type="dxa"/>
            <w:tcBorders>
              <w:top w:val="single" w:sz="8" w:space="0" w:color="000000"/>
              <w:left w:val="single" w:sz="8" w:space="0" w:color="000000"/>
              <w:bottom w:val="single" w:sz="8" w:space="0" w:color="000000"/>
              <w:right w:val="single" w:sz="8" w:space="0" w:color="000000"/>
            </w:tcBorders>
          </w:tcPr>
          <w:p w14:paraId="42C06D10" w14:textId="77777777" w:rsidR="00C923D8" w:rsidRDefault="009B6B2F">
            <w:pPr>
              <w:spacing w:line="240" w:lineRule="auto"/>
              <w:jc w:val="left"/>
            </w:pPr>
            <w:r>
              <w:t>20-59 years</w:t>
            </w:r>
          </w:p>
        </w:tc>
        <w:tc>
          <w:tcPr>
            <w:tcW w:w="1006" w:type="dxa"/>
            <w:tcBorders>
              <w:top w:val="single" w:sz="8" w:space="0" w:color="000000"/>
              <w:left w:val="single" w:sz="8" w:space="0" w:color="000000"/>
              <w:bottom w:val="single" w:sz="8" w:space="0" w:color="000000"/>
              <w:right w:val="single" w:sz="8" w:space="0" w:color="000000"/>
            </w:tcBorders>
          </w:tcPr>
          <w:p w14:paraId="6B24DCFF" w14:textId="77777777" w:rsidR="00C923D8" w:rsidRDefault="009B6B2F">
            <w:pPr>
              <w:spacing w:line="240" w:lineRule="auto"/>
              <w:jc w:val="left"/>
            </w:pPr>
            <w:r>
              <w:t>1</w:t>
            </w:r>
          </w:p>
        </w:tc>
        <w:tc>
          <w:tcPr>
            <w:tcW w:w="1005" w:type="dxa"/>
            <w:tcBorders>
              <w:top w:val="single" w:sz="8" w:space="0" w:color="000000"/>
              <w:left w:val="single" w:sz="8" w:space="0" w:color="000000"/>
              <w:bottom w:val="single" w:sz="8" w:space="0" w:color="000000"/>
              <w:right w:val="single" w:sz="8" w:space="0" w:color="000000"/>
            </w:tcBorders>
          </w:tcPr>
          <w:p w14:paraId="003F08D8" w14:textId="77777777" w:rsidR="00C923D8" w:rsidRDefault="009B6B2F">
            <w:pPr>
              <w:spacing w:line="240" w:lineRule="auto"/>
              <w:jc w:val="left"/>
            </w:pPr>
            <w:r>
              <w:t>0</w:t>
            </w:r>
          </w:p>
        </w:tc>
        <w:tc>
          <w:tcPr>
            <w:tcW w:w="1079" w:type="dxa"/>
            <w:tcBorders>
              <w:top w:val="single" w:sz="8" w:space="0" w:color="000000"/>
              <w:left w:val="single" w:sz="8" w:space="0" w:color="000000"/>
              <w:bottom w:val="single" w:sz="8" w:space="0" w:color="000000"/>
              <w:right w:val="single" w:sz="8" w:space="0" w:color="000000"/>
            </w:tcBorders>
          </w:tcPr>
          <w:p w14:paraId="0D42F0A8" w14:textId="77777777" w:rsidR="00C923D8" w:rsidRDefault="009B6B2F">
            <w:pPr>
              <w:spacing w:line="240" w:lineRule="auto"/>
              <w:jc w:val="left"/>
            </w:pPr>
            <w:r>
              <w:t>1</w:t>
            </w:r>
          </w:p>
        </w:tc>
        <w:tc>
          <w:tcPr>
            <w:tcW w:w="840" w:type="dxa"/>
            <w:tcBorders>
              <w:top w:val="single" w:sz="8" w:space="0" w:color="000000"/>
              <w:left w:val="single" w:sz="8" w:space="0" w:color="000000"/>
              <w:bottom w:val="single" w:sz="8" w:space="0" w:color="000000"/>
              <w:right w:val="single" w:sz="8" w:space="0" w:color="000000"/>
            </w:tcBorders>
          </w:tcPr>
          <w:p w14:paraId="5C171A9F"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7D6539D0" w14:textId="77777777" w:rsidR="00C923D8" w:rsidRDefault="009B6B2F">
            <w:pPr>
              <w:spacing w:line="240" w:lineRule="auto"/>
              <w:jc w:val="left"/>
            </w:pPr>
            <w:r>
              <w:t>1</w:t>
            </w:r>
          </w:p>
        </w:tc>
      </w:tr>
      <w:tr w:rsidR="00C923D8" w14:paraId="3AB397A0" w14:textId="77777777">
        <w:tc>
          <w:tcPr>
            <w:tcW w:w="556" w:type="dxa"/>
            <w:tcBorders>
              <w:top w:val="single" w:sz="8" w:space="0" w:color="000000"/>
              <w:left w:val="single" w:sz="8" w:space="0" w:color="000000"/>
              <w:bottom w:val="single" w:sz="8" w:space="0" w:color="000000"/>
              <w:right w:val="single" w:sz="8" w:space="0" w:color="000000"/>
            </w:tcBorders>
          </w:tcPr>
          <w:p w14:paraId="3EEFF355" w14:textId="77777777" w:rsidR="00C923D8" w:rsidRDefault="009B6B2F">
            <w:pPr>
              <w:spacing w:line="240" w:lineRule="auto"/>
              <w:jc w:val="left"/>
            </w:pPr>
            <w:r>
              <w:t>4</w:t>
            </w:r>
          </w:p>
        </w:tc>
        <w:tc>
          <w:tcPr>
            <w:tcW w:w="1214" w:type="dxa"/>
            <w:vMerge/>
            <w:tcBorders>
              <w:top w:val="single" w:sz="8" w:space="0" w:color="000000"/>
              <w:left w:val="single" w:sz="8" w:space="0" w:color="000000"/>
              <w:bottom w:val="single" w:sz="8" w:space="0" w:color="000000"/>
              <w:right w:val="single" w:sz="8" w:space="0" w:color="000000"/>
            </w:tcBorders>
          </w:tcPr>
          <w:p w14:paraId="1656DED8" w14:textId="77777777" w:rsidR="00C923D8" w:rsidRDefault="00C923D8">
            <w:pPr>
              <w:pBdr>
                <w:top w:val="nil"/>
                <w:left w:val="nil"/>
                <w:bottom w:val="nil"/>
                <w:right w:val="nil"/>
                <w:between w:val="nil"/>
              </w:pBdr>
              <w:jc w:val="left"/>
            </w:pPr>
          </w:p>
        </w:tc>
        <w:tc>
          <w:tcPr>
            <w:tcW w:w="2205" w:type="dxa"/>
            <w:tcBorders>
              <w:top w:val="single" w:sz="8" w:space="0" w:color="000000"/>
              <w:left w:val="single" w:sz="8" w:space="0" w:color="000000"/>
              <w:bottom w:val="single" w:sz="8" w:space="0" w:color="000000"/>
              <w:right w:val="single" w:sz="8" w:space="0" w:color="000000"/>
            </w:tcBorders>
          </w:tcPr>
          <w:p w14:paraId="1DAFCB94" w14:textId="77777777" w:rsidR="00C923D8" w:rsidRDefault="009B6B2F">
            <w:pPr>
              <w:spacing w:line="240" w:lineRule="auto"/>
              <w:jc w:val="left"/>
            </w:pPr>
            <w:r>
              <w:t>60+ (Seniors)</w:t>
            </w:r>
          </w:p>
        </w:tc>
        <w:tc>
          <w:tcPr>
            <w:tcW w:w="1006" w:type="dxa"/>
            <w:tcBorders>
              <w:top w:val="single" w:sz="8" w:space="0" w:color="000000"/>
              <w:left w:val="single" w:sz="8" w:space="0" w:color="000000"/>
              <w:bottom w:val="single" w:sz="8" w:space="0" w:color="000000"/>
              <w:right w:val="single" w:sz="8" w:space="0" w:color="000000"/>
            </w:tcBorders>
          </w:tcPr>
          <w:p w14:paraId="7C21AEB3" w14:textId="77777777" w:rsidR="00C923D8" w:rsidRDefault="009B6B2F">
            <w:pPr>
              <w:spacing w:line="240" w:lineRule="auto"/>
              <w:jc w:val="left"/>
            </w:pPr>
            <w:r>
              <w:t>0</w:t>
            </w:r>
          </w:p>
        </w:tc>
        <w:tc>
          <w:tcPr>
            <w:tcW w:w="1005" w:type="dxa"/>
            <w:tcBorders>
              <w:top w:val="single" w:sz="8" w:space="0" w:color="000000"/>
              <w:left w:val="single" w:sz="8" w:space="0" w:color="000000"/>
              <w:bottom w:val="single" w:sz="8" w:space="0" w:color="000000"/>
              <w:right w:val="single" w:sz="8" w:space="0" w:color="000000"/>
            </w:tcBorders>
          </w:tcPr>
          <w:p w14:paraId="3338033D" w14:textId="77777777" w:rsidR="00C923D8" w:rsidRDefault="009B6B2F">
            <w:pPr>
              <w:spacing w:line="240" w:lineRule="auto"/>
              <w:jc w:val="left"/>
            </w:pPr>
            <w:r>
              <w:t>0</w:t>
            </w:r>
          </w:p>
        </w:tc>
        <w:tc>
          <w:tcPr>
            <w:tcW w:w="1079" w:type="dxa"/>
            <w:tcBorders>
              <w:top w:val="single" w:sz="8" w:space="0" w:color="000000"/>
              <w:left w:val="single" w:sz="8" w:space="0" w:color="000000"/>
              <w:bottom w:val="single" w:sz="8" w:space="0" w:color="000000"/>
              <w:right w:val="single" w:sz="8" w:space="0" w:color="000000"/>
            </w:tcBorders>
          </w:tcPr>
          <w:p w14:paraId="06E0F888" w14:textId="77777777" w:rsidR="00C923D8" w:rsidRDefault="009B6B2F">
            <w:pPr>
              <w:spacing w:line="240" w:lineRule="auto"/>
              <w:jc w:val="left"/>
            </w:pPr>
            <w:r>
              <w:t>0</w:t>
            </w:r>
          </w:p>
        </w:tc>
        <w:tc>
          <w:tcPr>
            <w:tcW w:w="840" w:type="dxa"/>
            <w:tcBorders>
              <w:top w:val="single" w:sz="8" w:space="0" w:color="000000"/>
              <w:left w:val="single" w:sz="8" w:space="0" w:color="000000"/>
              <w:bottom w:val="single" w:sz="8" w:space="0" w:color="000000"/>
              <w:right w:val="single" w:sz="8" w:space="0" w:color="000000"/>
            </w:tcBorders>
          </w:tcPr>
          <w:p w14:paraId="7FAB23D0" w14:textId="77777777" w:rsidR="00C923D8" w:rsidRDefault="009B6B2F">
            <w:pPr>
              <w:spacing w:line="240" w:lineRule="auto"/>
              <w:jc w:val="left"/>
            </w:pPr>
            <w:r>
              <w:t>0</w:t>
            </w:r>
          </w:p>
        </w:tc>
        <w:tc>
          <w:tcPr>
            <w:tcW w:w="1275" w:type="dxa"/>
            <w:tcBorders>
              <w:top w:val="single" w:sz="8" w:space="0" w:color="000000"/>
              <w:left w:val="single" w:sz="8" w:space="0" w:color="000000"/>
              <w:bottom w:val="single" w:sz="8" w:space="0" w:color="000000"/>
              <w:right w:val="single" w:sz="8" w:space="0" w:color="000000"/>
            </w:tcBorders>
          </w:tcPr>
          <w:p w14:paraId="6389DB6C" w14:textId="77777777" w:rsidR="00C923D8" w:rsidRDefault="009B6B2F">
            <w:pPr>
              <w:spacing w:line="240" w:lineRule="auto"/>
              <w:jc w:val="left"/>
            </w:pPr>
            <w:r>
              <w:t>0</w:t>
            </w:r>
          </w:p>
        </w:tc>
      </w:tr>
    </w:tbl>
    <w:p w14:paraId="725D2AC0" w14:textId="7CCCD97D" w:rsidR="00C923D8" w:rsidRDefault="00C923D8" w:rsidP="00207668">
      <w:pPr>
        <w:pStyle w:val="Heading2"/>
        <w:numPr>
          <w:ilvl w:val="1"/>
          <w:numId w:val="1"/>
        </w:numPr>
        <w:tabs>
          <w:tab w:val="left" w:pos="0"/>
        </w:tabs>
        <w:sectPr w:rsidR="00C923D8">
          <w:headerReference w:type="default" r:id="rId34"/>
          <w:footerReference w:type="default" r:id="rId35"/>
          <w:pgSz w:w="11906" w:h="16838"/>
          <w:pgMar w:top="1440" w:right="1274" w:bottom="1440" w:left="1440" w:header="708" w:footer="708" w:gutter="0"/>
          <w:cols w:space="720"/>
        </w:sectPr>
      </w:pPr>
      <w:bookmarkStart w:id="79" w:name="_frrwxzi0jvav" w:colFirst="0" w:colLast="0"/>
      <w:bookmarkEnd w:id="79"/>
    </w:p>
    <w:p w14:paraId="7F30056B" w14:textId="77777777" w:rsidR="003F3878" w:rsidRDefault="003F3878" w:rsidP="003F3878">
      <w:pPr>
        <w:pStyle w:val="Heading2"/>
        <w:rPr>
          <w:rFonts w:ascii="Garamond" w:eastAsia="Garamond" w:hAnsi="Garamond" w:cs="Garamond"/>
          <w:color w:val="000000"/>
        </w:rPr>
      </w:pPr>
      <w:bookmarkStart w:id="80" w:name="_mk26z2w5ln61" w:colFirst="0" w:colLast="0"/>
      <w:bookmarkEnd w:id="80"/>
      <w:r>
        <w:rPr>
          <w:rFonts w:ascii="Garamond" w:eastAsia="Garamond" w:hAnsi="Garamond" w:cs="Garamond"/>
          <w:color w:val="000000"/>
        </w:rPr>
        <w:lastRenderedPageBreak/>
        <w:t>Integrated Disease Hotspot Map (2021–2025)</w:t>
      </w:r>
    </w:p>
    <w:p w14:paraId="704CE383" w14:textId="426FBF69" w:rsidR="003F3878" w:rsidRDefault="00437B96" w:rsidP="003F3878">
      <w:pPr>
        <w:rPr>
          <w:rFonts w:ascii="Garamond" w:eastAsia="Garamond" w:hAnsi="Garamond" w:cs="Garamond"/>
        </w:rPr>
      </w:pPr>
      <w:r>
        <w:rPr>
          <w:noProof/>
        </w:rPr>
        <w:drawing>
          <wp:inline distT="0" distB="0" distL="0" distR="0" wp14:anchorId="540EF037" wp14:editId="5C225C59">
            <wp:extent cx="2152415" cy="2147736"/>
            <wp:effectExtent l="0" t="0" r="63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70465" cy="2165747"/>
                    </a:xfrm>
                    <a:prstGeom prst="rect">
                      <a:avLst/>
                    </a:prstGeom>
                    <a:noFill/>
                    <a:ln>
                      <a:noFill/>
                    </a:ln>
                  </pic:spPr>
                </pic:pic>
              </a:graphicData>
            </a:graphic>
          </wp:inline>
        </w:drawing>
      </w:r>
    </w:p>
    <w:p w14:paraId="50C10C5A" w14:textId="77777777" w:rsidR="003F3878" w:rsidRDefault="003F3878" w:rsidP="003F3878">
      <w:pPr>
        <w:rPr>
          <w:rFonts w:ascii="Garamond" w:eastAsia="Garamond" w:hAnsi="Garamond" w:cs="Garamond"/>
        </w:rPr>
      </w:pPr>
    </w:p>
    <w:p w14:paraId="1903CAF7" w14:textId="77777777" w:rsidR="003F3878" w:rsidRDefault="003F3878" w:rsidP="003F3878">
      <w:pPr>
        <w:rPr>
          <w:rFonts w:ascii="Garamond" w:eastAsia="Garamond" w:hAnsi="Garamond" w:cs="Garamond"/>
        </w:rPr>
      </w:pPr>
    </w:p>
    <w:p w14:paraId="418E1948" w14:textId="77777777" w:rsidR="003F3878" w:rsidRDefault="003F3878" w:rsidP="003F3878">
      <w:pPr>
        <w:rPr>
          <w:rFonts w:ascii="Garamond" w:eastAsia="Garamond" w:hAnsi="Garamond" w:cs="Garamond"/>
        </w:rPr>
      </w:pPr>
    </w:p>
    <w:p w14:paraId="036CB7CD" w14:textId="77777777" w:rsidR="003F3878" w:rsidRDefault="003F3878" w:rsidP="003F3878">
      <w:pPr>
        <w:rPr>
          <w:rFonts w:ascii="Garamond" w:eastAsia="Garamond" w:hAnsi="Garamond" w:cs="Garamond"/>
        </w:rPr>
      </w:pPr>
    </w:p>
    <w:p w14:paraId="7CD3E260" w14:textId="77777777" w:rsidR="003F3878" w:rsidRDefault="003F3878" w:rsidP="003F3878">
      <w:pPr>
        <w:rPr>
          <w:rFonts w:ascii="Garamond" w:eastAsia="Garamond" w:hAnsi="Garamond" w:cs="Garamond"/>
        </w:rPr>
      </w:pPr>
    </w:p>
    <w:p w14:paraId="67A071D6" w14:textId="77777777" w:rsidR="003F3878" w:rsidRDefault="003F3878" w:rsidP="003F3878">
      <w:pPr>
        <w:rPr>
          <w:rFonts w:ascii="Garamond" w:eastAsia="Garamond" w:hAnsi="Garamond" w:cs="Garamond"/>
        </w:rPr>
      </w:pPr>
    </w:p>
    <w:p w14:paraId="113C0D6A" w14:textId="77777777" w:rsidR="003F3878" w:rsidRDefault="003F3878" w:rsidP="003F3878">
      <w:pPr>
        <w:rPr>
          <w:rFonts w:ascii="Garamond" w:eastAsia="Garamond" w:hAnsi="Garamond" w:cs="Garamond"/>
        </w:rPr>
      </w:pPr>
    </w:p>
    <w:p w14:paraId="47DB59D9" w14:textId="77777777" w:rsidR="003F3878" w:rsidRDefault="003F3878" w:rsidP="003F3878">
      <w:pPr>
        <w:rPr>
          <w:rFonts w:ascii="Garamond" w:eastAsia="Garamond" w:hAnsi="Garamond" w:cs="Garamond"/>
        </w:rPr>
      </w:pPr>
    </w:p>
    <w:p w14:paraId="6CAB1B93" w14:textId="77777777" w:rsidR="003F3878" w:rsidRDefault="003F3878">
      <w:pPr>
        <w:pStyle w:val="Heading2"/>
        <w:numPr>
          <w:ilvl w:val="1"/>
          <w:numId w:val="1"/>
        </w:numPr>
        <w:tabs>
          <w:tab w:val="left" w:pos="0"/>
        </w:tabs>
      </w:pPr>
    </w:p>
    <w:p w14:paraId="73939109" w14:textId="77777777" w:rsidR="003F3878" w:rsidRDefault="003F3878">
      <w:pPr>
        <w:pStyle w:val="Heading2"/>
        <w:numPr>
          <w:ilvl w:val="1"/>
          <w:numId w:val="1"/>
        </w:numPr>
        <w:tabs>
          <w:tab w:val="left" w:pos="0"/>
        </w:tabs>
      </w:pPr>
    </w:p>
    <w:p w14:paraId="7B3E0EFE" w14:textId="7B4DD28E" w:rsidR="00C923D8" w:rsidRDefault="009B6B2F">
      <w:pPr>
        <w:pStyle w:val="Heading2"/>
        <w:numPr>
          <w:ilvl w:val="1"/>
          <w:numId w:val="1"/>
        </w:numPr>
        <w:tabs>
          <w:tab w:val="left" w:pos="0"/>
        </w:tabs>
      </w:pPr>
      <w:r>
        <w:t>Transmission Trend- 2025</w:t>
      </w:r>
    </w:p>
    <w:p w14:paraId="16D2213C" w14:textId="77777777" w:rsidR="00C923D8" w:rsidRDefault="009B6B2F">
      <w:r>
        <w:t>For effective management of public health issues, it is important to track the trend of disease transmission mode. It helps to identify the population or the place under high risk that can be used to predict outbreaks, and implement targeted interventions as fast as possible. Understanding these kind of trends enables authorities to allocate resources efficiently and change the strategies adequately based on the trend that follows.</w:t>
      </w:r>
    </w:p>
    <w:p w14:paraId="1651B11F" w14:textId="77777777" w:rsidR="00C923D8" w:rsidRDefault="00C923D8"/>
    <w:tbl>
      <w:tblPr>
        <w:tblStyle w:val="aff0"/>
        <w:tblW w:w="901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394"/>
        <w:gridCol w:w="2325"/>
        <w:gridCol w:w="2296"/>
      </w:tblGrid>
      <w:tr w:rsidR="00C923D8" w14:paraId="2DC1B805" w14:textId="77777777">
        <w:tc>
          <w:tcPr>
            <w:tcW w:w="4394" w:type="dxa"/>
            <w:tcBorders>
              <w:top w:val="single" w:sz="8" w:space="0" w:color="000000"/>
              <w:left w:val="single" w:sz="8" w:space="0" w:color="000000"/>
              <w:bottom w:val="single" w:sz="8" w:space="0" w:color="000000"/>
              <w:right w:val="single" w:sz="8" w:space="0" w:color="000000"/>
            </w:tcBorders>
          </w:tcPr>
          <w:p w14:paraId="5704C030" w14:textId="77777777" w:rsidR="00C923D8" w:rsidRDefault="009B6B2F">
            <w:pPr>
              <w:spacing w:line="240" w:lineRule="auto"/>
              <w:jc w:val="left"/>
            </w:pPr>
            <w:r>
              <w:rPr>
                <w:b/>
                <w:bCs/>
                <w:sz w:val="28"/>
                <w:szCs w:val="28"/>
              </w:rPr>
              <w:t>Mode of Transmission</w:t>
            </w:r>
          </w:p>
        </w:tc>
        <w:tc>
          <w:tcPr>
            <w:tcW w:w="2325" w:type="dxa"/>
            <w:tcBorders>
              <w:top w:val="single" w:sz="8" w:space="0" w:color="000000"/>
              <w:left w:val="single" w:sz="8" w:space="0" w:color="000000"/>
              <w:bottom w:val="single" w:sz="8" w:space="0" w:color="000000"/>
              <w:right w:val="single" w:sz="8" w:space="0" w:color="000000"/>
            </w:tcBorders>
          </w:tcPr>
          <w:p w14:paraId="6C4DC7AD" w14:textId="77777777" w:rsidR="00C923D8" w:rsidRDefault="009B6B2F">
            <w:pPr>
              <w:spacing w:line="240" w:lineRule="auto"/>
              <w:jc w:val="left"/>
            </w:pPr>
            <w:r>
              <w:rPr>
                <w:b/>
                <w:bCs/>
                <w:sz w:val="28"/>
                <w:szCs w:val="28"/>
              </w:rPr>
              <w:t>No. of cases</w:t>
            </w:r>
          </w:p>
        </w:tc>
        <w:tc>
          <w:tcPr>
            <w:tcW w:w="2296" w:type="dxa"/>
            <w:tcBorders>
              <w:top w:val="single" w:sz="8" w:space="0" w:color="000000"/>
              <w:left w:val="single" w:sz="8" w:space="0" w:color="000000"/>
              <w:bottom w:val="single" w:sz="8" w:space="0" w:color="000000"/>
              <w:right w:val="single" w:sz="8" w:space="0" w:color="000000"/>
            </w:tcBorders>
          </w:tcPr>
          <w:p w14:paraId="7EF23AAB" w14:textId="77777777" w:rsidR="00C923D8" w:rsidRDefault="009B6B2F">
            <w:pPr>
              <w:spacing w:line="240" w:lineRule="auto"/>
              <w:jc w:val="left"/>
            </w:pPr>
            <w:r>
              <w:rPr>
                <w:b/>
                <w:bCs/>
                <w:sz w:val="28"/>
                <w:szCs w:val="28"/>
              </w:rPr>
              <w:t>No. of Deaths</w:t>
            </w:r>
          </w:p>
        </w:tc>
      </w:tr>
      <w:tr w:rsidR="00C923D8" w14:paraId="219687E3" w14:textId="77777777">
        <w:tc>
          <w:tcPr>
            <w:tcW w:w="4394" w:type="dxa"/>
            <w:tcBorders>
              <w:top w:val="single" w:sz="8" w:space="0" w:color="000000"/>
              <w:left w:val="single" w:sz="8" w:space="0" w:color="000000"/>
              <w:bottom w:val="single" w:sz="8" w:space="0" w:color="000000"/>
              <w:right w:val="single" w:sz="8" w:space="0" w:color="000000"/>
            </w:tcBorders>
          </w:tcPr>
          <w:p w14:paraId="7BBD6211" w14:textId="77777777" w:rsidR="00C923D8" w:rsidRDefault="009B6B2F">
            <w:pPr>
              <w:spacing w:line="240" w:lineRule="auto"/>
              <w:jc w:val="left"/>
            </w:pPr>
            <w:r>
              <w:t>Vector Borne Diseases</w:t>
            </w:r>
          </w:p>
          <w:p w14:paraId="2B68269B" w14:textId="77777777" w:rsidR="00C923D8" w:rsidRDefault="009B6B2F">
            <w:pPr>
              <w:spacing w:line="240" w:lineRule="auto"/>
              <w:jc w:val="left"/>
            </w:pPr>
            <w:r>
              <w:t>(Dengue, Malaria, Chikungunya, Zika, JE, Filariasis, Scrub Typhus)</w:t>
            </w:r>
          </w:p>
        </w:tc>
        <w:tc>
          <w:tcPr>
            <w:tcW w:w="2325" w:type="dxa"/>
            <w:tcBorders>
              <w:top w:val="single" w:sz="8" w:space="0" w:color="000000"/>
              <w:left w:val="single" w:sz="8" w:space="0" w:color="000000"/>
              <w:bottom w:val="single" w:sz="8" w:space="0" w:color="000000"/>
              <w:right w:val="single" w:sz="8" w:space="0" w:color="000000"/>
            </w:tcBorders>
          </w:tcPr>
          <w:p w14:paraId="559DC8AC" w14:textId="77777777" w:rsidR="00C923D8" w:rsidRDefault="009B6B2F">
            <w:pPr>
              <w:spacing w:line="240" w:lineRule="auto"/>
              <w:jc w:val="left"/>
            </w:pPr>
            <w:r>
              <w:t>2- DENGUE</w:t>
            </w:r>
          </w:p>
        </w:tc>
        <w:tc>
          <w:tcPr>
            <w:tcW w:w="2296" w:type="dxa"/>
            <w:tcBorders>
              <w:top w:val="single" w:sz="8" w:space="0" w:color="000000"/>
              <w:left w:val="single" w:sz="8" w:space="0" w:color="000000"/>
              <w:bottom w:val="single" w:sz="8" w:space="0" w:color="000000"/>
              <w:right w:val="single" w:sz="8" w:space="0" w:color="000000"/>
            </w:tcBorders>
          </w:tcPr>
          <w:p w14:paraId="21284973" w14:textId="77777777" w:rsidR="00C923D8" w:rsidRDefault="009B6B2F">
            <w:pPr>
              <w:spacing w:line="240" w:lineRule="auto"/>
              <w:jc w:val="left"/>
            </w:pPr>
            <w:r>
              <w:t>0</w:t>
            </w:r>
          </w:p>
        </w:tc>
      </w:tr>
      <w:tr w:rsidR="00C923D8" w14:paraId="10DBCAAC" w14:textId="77777777">
        <w:tc>
          <w:tcPr>
            <w:tcW w:w="4394" w:type="dxa"/>
            <w:tcBorders>
              <w:top w:val="single" w:sz="8" w:space="0" w:color="000000"/>
              <w:left w:val="single" w:sz="8" w:space="0" w:color="000000"/>
              <w:bottom w:val="single" w:sz="8" w:space="0" w:color="000000"/>
              <w:right w:val="single" w:sz="8" w:space="0" w:color="000000"/>
            </w:tcBorders>
          </w:tcPr>
          <w:p w14:paraId="26E7D167" w14:textId="77777777" w:rsidR="00C923D8" w:rsidRDefault="009B6B2F">
            <w:pPr>
              <w:spacing w:line="240" w:lineRule="auto"/>
              <w:jc w:val="left"/>
            </w:pPr>
            <w:r>
              <w:t>Water Borne Diseases</w:t>
            </w:r>
          </w:p>
          <w:p w14:paraId="26593044" w14:textId="77777777" w:rsidR="00C923D8" w:rsidRDefault="009B6B2F">
            <w:pPr>
              <w:spacing w:line="240" w:lineRule="auto"/>
              <w:jc w:val="left"/>
            </w:pPr>
            <w:r>
              <w:t>(ADD, Viral Hepatitis A &amp; E, Typhoid, Cholera)</w:t>
            </w:r>
          </w:p>
        </w:tc>
        <w:tc>
          <w:tcPr>
            <w:tcW w:w="2325" w:type="dxa"/>
            <w:tcBorders>
              <w:top w:val="single" w:sz="8" w:space="0" w:color="000000"/>
              <w:left w:val="single" w:sz="8" w:space="0" w:color="000000"/>
              <w:bottom w:val="single" w:sz="8" w:space="0" w:color="000000"/>
              <w:right w:val="single" w:sz="8" w:space="0" w:color="000000"/>
            </w:tcBorders>
          </w:tcPr>
          <w:p w14:paraId="469D5DFF" w14:textId="77777777" w:rsidR="00C923D8" w:rsidRDefault="009B6B2F">
            <w:pPr>
              <w:spacing w:line="240" w:lineRule="auto"/>
              <w:jc w:val="left"/>
            </w:pPr>
            <w:r>
              <w:t>ADD-98</w:t>
            </w:r>
          </w:p>
        </w:tc>
        <w:tc>
          <w:tcPr>
            <w:tcW w:w="2296" w:type="dxa"/>
            <w:tcBorders>
              <w:top w:val="single" w:sz="8" w:space="0" w:color="000000"/>
              <w:left w:val="single" w:sz="8" w:space="0" w:color="000000"/>
              <w:bottom w:val="single" w:sz="8" w:space="0" w:color="000000"/>
              <w:right w:val="single" w:sz="8" w:space="0" w:color="000000"/>
            </w:tcBorders>
          </w:tcPr>
          <w:p w14:paraId="1E2BC972" w14:textId="59C082F9" w:rsidR="00C923D8" w:rsidRDefault="00207668">
            <w:pPr>
              <w:spacing w:line="240" w:lineRule="auto"/>
              <w:jc w:val="left"/>
            </w:pPr>
            <w:r>
              <w:t>0</w:t>
            </w:r>
          </w:p>
        </w:tc>
      </w:tr>
      <w:tr w:rsidR="00C923D8" w14:paraId="638B1CDE" w14:textId="77777777">
        <w:tc>
          <w:tcPr>
            <w:tcW w:w="4394" w:type="dxa"/>
            <w:tcBorders>
              <w:top w:val="single" w:sz="8" w:space="0" w:color="000000"/>
              <w:left w:val="single" w:sz="8" w:space="0" w:color="000000"/>
              <w:bottom w:val="single" w:sz="8" w:space="0" w:color="000000"/>
              <w:right w:val="single" w:sz="8" w:space="0" w:color="000000"/>
            </w:tcBorders>
          </w:tcPr>
          <w:p w14:paraId="5AFADB0F" w14:textId="77777777" w:rsidR="00C923D8" w:rsidRDefault="009B6B2F">
            <w:pPr>
              <w:spacing w:line="240" w:lineRule="auto"/>
              <w:jc w:val="left"/>
            </w:pPr>
            <w:r>
              <w:lastRenderedPageBreak/>
              <w:t>Airborne Diseases</w:t>
            </w:r>
          </w:p>
          <w:p w14:paraId="64B2BF97" w14:textId="77777777" w:rsidR="00C923D8" w:rsidRDefault="009B6B2F">
            <w:pPr>
              <w:spacing w:line="240" w:lineRule="auto"/>
              <w:jc w:val="left"/>
            </w:pPr>
            <w:r>
              <w:t>(TB, COVID-19,  Influenza (ILI / SARI), Measles , Chickenpox,  Diphtheria, Pertussis, Mumps )</w:t>
            </w:r>
          </w:p>
          <w:p w14:paraId="386CE856" w14:textId="77777777" w:rsidR="00C923D8" w:rsidRDefault="00C923D8">
            <w:pPr>
              <w:spacing w:line="240" w:lineRule="auto"/>
              <w:jc w:val="left"/>
            </w:pPr>
          </w:p>
        </w:tc>
        <w:tc>
          <w:tcPr>
            <w:tcW w:w="2325" w:type="dxa"/>
            <w:tcBorders>
              <w:top w:val="single" w:sz="8" w:space="0" w:color="000000"/>
              <w:left w:val="single" w:sz="8" w:space="0" w:color="000000"/>
              <w:bottom w:val="single" w:sz="8" w:space="0" w:color="000000"/>
              <w:right w:val="single" w:sz="8" w:space="0" w:color="000000"/>
            </w:tcBorders>
          </w:tcPr>
          <w:p w14:paraId="4519F4F9" w14:textId="77777777" w:rsidR="00C923D8" w:rsidRDefault="009B6B2F">
            <w:pPr>
              <w:spacing w:line="240" w:lineRule="auto"/>
              <w:jc w:val="left"/>
            </w:pPr>
            <w:r>
              <w:t xml:space="preserve">  TB- 9 MUMPS -15 CHICKENPOX -28</w:t>
            </w:r>
          </w:p>
        </w:tc>
        <w:tc>
          <w:tcPr>
            <w:tcW w:w="2296" w:type="dxa"/>
            <w:tcBorders>
              <w:top w:val="single" w:sz="8" w:space="0" w:color="000000"/>
              <w:left w:val="single" w:sz="8" w:space="0" w:color="000000"/>
              <w:bottom w:val="single" w:sz="8" w:space="0" w:color="000000"/>
              <w:right w:val="single" w:sz="8" w:space="0" w:color="000000"/>
            </w:tcBorders>
          </w:tcPr>
          <w:p w14:paraId="0FD7C41C" w14:textId="77777777" w:rsidR="00C923D8" w:rsidRDefault="009B6B2F">
            <w:pPr>
              <w:spacing w:line="240" w:lineRule="auto"/>
              <w:jc w:val="left"/>
            </w:pPr>
            <w:r>
              <w:t>0</w:t>
            </w:r>
          </w:p>
        </w:tc>
      </w:tr>
      <w:tr w:rsidR="00C923D8" w14:paraId="5272617F" w14:textId="77777777">
        <w:tc>
          <w:tcPr>
            <w:tcW w:w="4394" w:type="dxa"/>
            <w:tcBorders>
              <w:top w:val="single" w:sz="8" w:space="0" w:color="000000"/>
              <w:left w:val="single" w:sz="8" w:space="0" w:color="000000"/>
              <w:bottom w:val="single" w:sz="8" w:space="0" w:color="000000"/>
              <w:right w:val="single" w:sz="8" w:space="0" w:color="000000"/>
            </w:tcBorders>
          </w:tcPr>
          <w:p w14:paraId="6ADF616A" w14:textId="77777777" w:rsidR="00C923D8" w:rsidRDefault="009B6B2F">
            <w:pPr>
              <w:spacing w:line="240" w:lineRule="auto"/>
              <w:jc w:val="left"/>
            </w:pPr>
            <w:r>
              <w:t>Blood Borne Diseases</w:t>
            </w:r>
          </w:p>
          <w:p w14:paraId="16A90783" w14:textId="77777777" w:rsidR="00C923D8" w:rsidRDefault="00C923D8">
            <w:pPr>
              <w:spacing w:line="240" w:lineRule="auto"/>
              <w:jc w:val="left"/>
            </w:pPr>
          </w:p>
          <w:p w14:paraId="6D91E48F" w14:textId="77777777" w:rsidR="00C923D8" w:rsidRDefault="009B6B2F">
            <w:pPr>
              <w:spacing w:line="240" w:lineRule="auto"/>
              <w:jc w:val="left"/>
            </w:pPr>
            <w:r>
              <w:t>(HIV/AIDS,  Hepatitis B ,Hepatitis C , Syphilis)</w:t>
            </w:r>
          </w:p>
          <w:p w14:paraId="10FA3617" w14:textId="77777777" w:rsidR="00C923D8" w:rsidRDefault="00C923D8">
            <w:pPr>
              <w:spacing w:line="240" w:lineRule="auto"/>
              <w:jc w:val="left"/>
            </w:pPr>
          </w:p>
        </w:tc>
        <w:tc>
          <w:tcPr>
            <w:tcW w:w="2325" w:type="dxa"/>
            <w:tcBorders>
              <w:top w:val="single" w:sz="8" w:space="0" w:color="000000"/>
              <w:left w:val="single" w:sz="8" w:space="0" w:color="000000"/>
              <w:bottom w:val="single" w:sz="8" w:space="0" w:color="000000"/>
              <w:right w:val="single" w:sz="8" w:space="0" w:color="000000"/>
            </w:tcBorders>
          </w:tcPr>
          <w:p w14:paraId="69F9D8CF" w14:textId="77777777" w:rsidR="00C923D8" w:rsidRDefault="009B6B2F">
            <w:pPr>
              <w:spacing w:line="240" w:lineRule="auto"/>
              <w:jc w:val="left"/>
            </w:pPr>
            <w:r>
              <w:t>NIL</w:t>
            </w:r>
          </w:p>
        </w:tc>
        <w:tc>
          <w:tcPr>
            <w:tcW w:w="2296" w:type="dxa"/>
            <w:tcBorders>
              <w:top w:val="single" w:sz="8" w:space="0" w:color="000000"/>
              <w:left w:val="single" w:sz="8" w:space="0" w:color="000000"/>
              <w:bottom w:val="single" w:sz="8" w:space="0" w:color="000000"/>
              <w:right w:val="single" w:sz="8" w:space="0" w:color="000000"/>
            </w:tcBorders>
          </w:tcPr>
          <w:p w14:paraId="30FF6FD7" w14:textId="08E098EB" w:rsidR="00C923D8" w:rsidRDefault="00207668">
            <w:pPr>
              <w:spacing w:line="240" w:lineRule="auto"/>
              <w:jc w:val="left"/>
            </w:pPr>
            <w:r>
              <w:t>0</w:t>
            </w:r>
          </w:p>
        </w:tc>
      </w:tr>
      <w:tr w:rsidR="00C923D8" w14:paraId="5702FCC6" w14:textId="77777777">
        <w:tc>
          <w:tcPr>
            <w:tcW w:w="4394" w:type="dxa"/>
            <w:tcBorders>
              <w:top w:val="single" w:sz="8" w:space="0" w:color="000000"/>
              <w:left w:val="single" w:sz="8" w:space="0" w:color="000000"/>
              <w:bottom w:val="single" w:sz="8" w:space="0" w:color="000000"/>
              <w:right w:val="single" w:sz="8" w:space="0" w:color="000000"/>
            </w:tcBorders>
          </w:tcPr>
          <w:p w14:paraId="09132F8A" w14:textId="77777777" w:rsidR="00C923D8" w:rsidRDefault="009B6B2F">
            <w:pPr>
              <w:spacing w:line="240" w:lineRule="auto"/>
              <w:jc w:val="left"/>
            </w:pPr>
            <w:r>
              <w:t>Food Borne Diseases</w:t>
            </w:r>
          </w:p>
          <w:p w14:paraId="401371E9" w14:textId="77777777" w:rsidR="00C923D8" w:rsidRDefault="00C923D8">
            <w:pPr>
              <w:spacing w:line="240" w:lineRule="auto"/>
              <w:jc w:val="left"/>
            </w:pPr>
          </w:p>
          <w:p w14:paraId="4505DB00" w14:textId="77777777" w:rsidR="00C923D8" w:rsidRDefault="009B6B2F">
            <w:pPr>
              <w:spacing w:line="240" w:lineRule="auto"/>
              <w:jc w:val="left"/>
            </w:pPr>
            <w:r>
              <w:t>(Food Poisoning)</w:t>
            </w:r>
          </w:p>
        </w:tc>
        <w:tc>
          <w:tcPr>
            <w:tcW w:w="2325" w:type="dxa"/>
            <w:tcBorders>
              <w:top w:val="single" w:sz="8" w:space="0" w:color="000000"/>
              <w:left w:val="single" w:sz="8" w:space="0" w:color="000000"/>
              <w:bottom w:val="single" w:sz="8" w:space="0" w:color="000000"/>
              <w:right w:val="single" w:sz="8" w:space="0" w:color="000000"/>
            </w:tcBorders>
          </w:tcPr>
          <w:p w14:paraId="0CAF634C" w14:textId="77777777" w:rsidR="00C923D8" w:rsidRDefault="009B6B2F">
            <w:pPr>
              <w:spacing w:line="240" w:lineRule="auto"/>
              <w:jc w:val="left"/>
            </w:pPr>
            <w:r>
              <w:t>NIL</w:t>
            </w:r>
          </w:p>
        </w:tc>
        <w:tc>
          <w:tcPr>
            <w:tcW w:w="2296" w:type="dxa"/>
            <w:tcBorders>
              <w:top w:val="single" w:sz="8" w:space="0" w:color="000000"/>
              <w:left w:val="single" w:sz="8" w:space="0" w:color="000000"/>
              <w:bottom w:val="single" w:sz="8" w:space="0" w:color="000000"/>
              <w:right w:val="single" w:sz="8" w:space="0" w:color="000000"/>
            </w:tcBorders>
          </w:tcPr>
          <w:p w14:paraId="3F811B59" w14:textId="496D8052" w:rsidR="00C923D8" w:rsidRDefault="00207668">
            <w:pPr>
              <w:spacing w:line="240" w:lineRule="auto"/>
              <w:jc w:val="left"/>
            </w:pPr>
            <w:r>
              <w:t>0</w:t>
            </w:r>
          </w:p>
        </w:tc>
      </w:tr>
    </w:tbl>
    <w:p w14:paraId="2DA623BC" w14:textId="77777777" w:rsidR="00C923D8" w:rsidRDefault="00C923D8"/>
    <w:p w14:paraId="59B5AE99" w14:textId="760B3066" w:rsidR="00C923D8" w:rsidRDefault="00207668">
      <w:pPr>
        <w:sectPr w:rsidR="00C923D8">
          <w:headerReference w:type="default" r:id="rId37"/>
          <w:footerReference w:type="default" r:id="rId38"/>
          <w:pgSz w:w="11906" w:h="16838"/>
          <w:pgMar w:top="1440" w:right="1274" w:bottom="1440" w:left="1440" w:header="708" w:footer="708" w:gutter="0"/>
          <w:cols w:space="720"/>
        </w:sectPr>
      </w:pPr>
      <w:r>
        <w:rPr>
          <w:noProof/>
        </w:rPr>
        <w:t>\</w:t>
      </w:r>
    </w:p>
    <w:p w14:paraId="29F8127A" w14:textId="77777777" w:rsidR="00C923D8" w:rsidRDefault="00C923D8"/>
    <w:p w14:paraId="1A817DF3" w14:textId="77777777" w:rsidR="00C923D8" w:rsidRDefault="009B6B2F">
      <w:r>
        <w:rPr>
          <w:b/>
          <w:bCs/>
          <w:sz w:val="28"/>
          <w:szCs w:val="28"/>
        </w:rPr>
        <w:t>Vector Borne Disease</w:t>
      </w:r>
    </w:p>
    <w:p w14:paraId="74C997AF" w14:textId="77777777" w:rsidR="00C923D8" w:rsidRDefault="00C923D8"/>
    <w:tbl>
      <w:tblPr>
        <w:tblStyle w:val="aff1"/>
        <w:tblW w:w="91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05"/>
        <w:gridCol w:w="2655"/>
        <w:gridCol w:w="2520"/>
      </w:tblGrid>
      <w:tr w:rsidR="00C923D8" w14:paraId="38B3FA9B" w14:textId="77777777">
        <w:tc>
          <w:tcPr>
            <w:tcW w:w="4005" w:type="dxa"/>
            <w:tcBorders>
              <w:top w:val="single" w:sz="8" w:space="0" w:color="000000"/>
              <w:left w:val="single" w:sz="8" w:space="0" w:color="000000"/>
              <w:bottom w:val="single" w:sz="8" w:space="0" w:color="000000"/>
              <w:right w:val="single" w:sz="8" w:space="0" w:color="000000"/>
            </w:tcBorders>
          </w:tcPr>
          <w:p w14:paraId="74CD0E8E" w14:textId="77777777" w:rsidR="00C923D8" w:rsidRDefault="009B6B2F">
            <w:pPr>
              <w:spacing w:line="240" w:lineRule="auto"/>
              <w:jc w:val="left"/>
            </w:pPr>
            <w:r>
              <w:rPr>
                <w:b/>
                <w:bCs/>
                <w:sz w:val="26"/>
                <w:szCs w:val="26"/>
              </w:rPr>
              <w:t>Disease</w:t>
            </w:r>
          </w:p>
        </w:tc>
        <w:tc>
          <w:tcPr>
            <w:tcW w:w="2655" w:type="dxa"/>
            <w:tcBorders>
              <w:top w:val="single" w:sz="8" w:space="0" w:color="000000"/>
              <w:left w:val="single" w:sz="8" w:space="0" w:color="000000"/>
              <w:bottom w:val="single" w:sz="8" w:space="0" w:color="000000"/>
              <w:right w:val="single" w:sz="8" w:space="0" w:color="000000"/>
            </w:tcBorders>
          </w:tcPr>
          <w:p w14:paraId="79B452B2" w14:textId="77777777" w:rsidR="00C923D8" w:rsidRDefault="009B6B2F">
            <w:pPr>
              <w:spacing w:line="240" w:lineRule="auto"/>
              <w:jc w:val="left"/>
            </w:pPr>
            <w:r>
              <w:rPr>
                <w:b/>
                <w:bCs/>
                <w:sz w:val="26"/>
                <w:szCs w:val="26"/>
              </w:rPr>
              <w:t>No. of Cases</w:t>
            </w:r>
          </w:p>
        </w:tc>
        <w:tc>
          <w:tcPr>
            <w:tcW w:w="2520" w:type="dxa"/>
            <w:tcBorders>
              <w:top w:val="single" w:sz="8" w:space="0" w:color="000000"/>
              <w:left w:val="single" w:sz="8" w:space="0" w:color="000000"/>
              <w:bottom w:val="single" w:sz="8" w:space="0" w:color="000000"/>
              <w:right w:val="single" w:sz="8" w:space="0" w:color="000000"/>
            </w:tcBorders>
          </w:tcPr>
          <w:p w14:paraId="15D57346" w14:textId="77777777" w:rsidR="00C923D8" w:rsidRDefault="009B6B2F">
            <w:pPr>
              <w:spacing w:line="240" w:lineRule="auto"/>
              <w:jc w:val="left"/>
            </w:pPr>
            <w:r>
              <w:rPr>
                <w:b/>
                <w:bCs/>
                <w:sz w:val="26"/>
                <w:szCs w:val="26"/>
              </w:rPr>
              <w:t>No. of Deaths</w:t>
            </w:r>
          </w:p>
        </w:tc>
      </w:tr>
      <w:tr w:rsidR="00C923D8" w14:paraId="73A13441" w14:textId="77777777">
        <w:tc>
          <w:tcPr>
            <w:tcW w:w="4005" w:type="dxa"/>
            <w:tcBorders>
              <w:top w:val="single" w:sz="8" w:space="0" w:color="000000"/>
              <w:left w:val="single" w:sz="8" w:space="0" w:color="000000"/>
              <w:bottom w:val="single" w:sz="8" w:space="0" w:color="000000"/>
              <w:right w:val="single" w:sz="8" w:space="0" w:color="000000"/>
            </w:tcBorders>
          </w:tcPr>
          <w:p w14:paraId="6BA1CC4C" w14:textId="77777777" w:rsidR="00C923D8" w:rsidRDefault="009B6B2F">
            <w:pPr>
              <w:spacing w:line="240" w:lineRule="auto"/>
              <w:jc w:val="left"/>
            </w:pPr>
            <w:r>
              <w:t>Dengue</w:t>
            </w:r>
          </w:p>
        </w:tc>
        <w:tc>
          <w:tcPr>
            <w:tcW w:w="2655" w:type="dxa"/>
            <w:tcBorders>
              <w:top w:val="single" w:sz="8" w:space="0" w:color="000000"/>
              <w:left w:val="single" w:sz="8" w:space="0" w:color="000000"/>
              <w:bottom w:val="single" w:sz="8" w:space="0" w:color="000000"/>
              <w:right w:val="single" w:sz="8" w:space="0" w:color="000000"/>
            </w:tcBorders>
          </w:tcPr>
          <w:p w14:paraId="39275E18" w14:textId="77777777" w:rsidR="00C923D8" w:rsidRDefault="009B6B2F">
            <w:pPr>
              <w:spacing w:line="240" w:lineRule="auto"/>
              <w:jc w:val="left"/>
            </w:pPr>
            <w:r>
              <w:t xml:space="preserve">    2</w:t>
            </w:r>
          </w:p>
        </w:tc>
        <w:tc>
          <w:tcPr>
            <w:tcW w:w="2520" w:type="dxa"/>
            <w:tcBorders>
              <w:top w:val="single" w:sz="8" w:space="0" w:color="000000"/>
              <w:left w:val="single" w:sz="8" w:space="0" w:color="000000"/>
              <w:bottom w:val="single" w:sz="8" w:space="0" w:color="000000"/>
              <w:right w:val="single" w:sz="8" w:space="0" w:color="000000"/>
            </w:tcBorders>
          </w:tcPr>
          <w:p w14:paraId="36519A82" w14:textId="77777777" w:rsidR="00C923D8" w:rsidRDefault="009B6B2F">
            <w:pPr>
              <w:spacing w:line="240" w:lineRule="auto"/>
              <w:jc w:val="left"/>
            </w:pPr>
            <w:r>
              <w:t>0</w:t>
            </w:r>
          </w:p>
        </w:tc>
      </w:tr>
      <w:tr w:rsidR="00C923D8" w14:paraId="5BCA6AFF" w14:textId="77777777">
        <w:tc>
          <w:tcPr>
            <w:tcW w:w="4005" w:type="dxa"/>
            <w:tcBorders>
              <w:top w:val="single" w:sz="8" w:space="0" w:color="000000"/>
              <w:left w:val="single" w:sz="8" w:space="0" w:color="000000"/>
              <w:bottom w:val="single" w:sz="8" w:space="0" w:color="000000"/>
              <w:right w:val="single" w:sz="8" w:space="0" w:color="000000"/>
            </w:tcBorders>
          </w:tcPr>
          <w:p w14:paraId="0A5EA950" w14:textId="77777777" w:rsidR="00C923D8" w:rsidRDefault="009B6B2F">
            <w:pPr>
              <w:spacing w:line="240" w:lineRule="auto"/>
              <w:jc w:val="left"/>
            </w:pPr>
            <w:r>
              <w:t>Malaria</w:t>
            </w:r>
          </w:p>
        </w:tc>
        <w:tc>
          <w:tcPr>
            <w:tcW w:w="2655" w:type="dxa"/>
            <w:tcBorders>
              <w:top w:val="single" w:sz="8" w:space="0" w:color="000000"/>
              <w:left w:val="single" w:sz="8" w:space="0" w:color="000000"/>
              <w:bottom w:val="single" w:sz="8" w:space="0" w:color="000000"/>
              <w:right w:val="single" w:sz="8" w:space="0" w:color="000000"/>
            </w:tcBorders>
          </w:tcPr>
          <w:p w14:paraId="6C9213BD"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3B0C23E9" w14:textId="77777777" w:rsidR="00C923D8" w:rsidRDefault="009B6B2F">
            <w:pPr>
              <w:spacing w:line="240" w:lineRule="auto"/>
              <w:jc w:val="left"/>
            </w:pPr>
            <w:r>
              <w:t>0</w:t>
            </w:r>
          </w:p>
        </w:tc>
      </w:tr>
      <w:tr w:rsidR="00C923D8" w14:paraId="239BCDA0" w14:textId="77777777">
        <w:tc>
          <w:tcPr>
            <w:tcW w:w="4005" w:type="dxa"/>
            <w:tcBorders>
              <w:top w:val="single" w:sz="8" w:space="0" w:color="000000"/>
              <w:left w:val="single" w:sz="8" w:space="0" w:color="000000"/>
              <w:bottom w:val="single" w:sz="8" w:space="0" w:color="000000"/>
              <w:right w:val="single" w:sz="8" w:space="0" w:color="000000"/>
            </w:tcBorders>
          </w:tcPr>
          <w:p w14:paraId="7F77B22B" w14:textId="77777777" w:rsidR="00C923D8" w:rsidRDefault="009B6B2F">
            <w:pPr>
              <w:spacing w:line="240" w:lineRule="auto"/>
              <w:jc w:val="left"/>
            </w:pPr>
            <w:r>
              <w:t>Chickengunea</w:t>
            </w:r>
          </w:p>
        </w:tc>
        <w:tc>
          <w:tcPr>
            <w:tcW w:w="2655" w:type="dxa"/>
            <w:tcBorders>
              <w:top w:val="single" w:sz="8" w:space="0" w:color="000000"/>
              <w:left w:val="single" w:sz="8" w:space="0" w:color="000000"/>
              <w:bottom w:val="single" w:sz="8" w:space="0" w:color="000000"/>
              <w:right w:val="single" w:sz="8" w:space="0" w:color="000000"/>
            </w:tcBorders>
          </w:tcPr>
          <w:p w14:paraId="2DFB0D4A"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1339987E" w14:textId="77777777" w:rsidR="00C923D8" w:rsidRDefault="009B6B2F">
            <w:pPr>
              <w:spacing w:line="240" w:lineRule="auto"/>
              <w:jc w:val="left"/>
            </w:pPr>
            <w:r>
              <w:t>0</w:t>
            </w:r>
          </w:p>
        </w:tc>
      </w:tr>
      <w:tr w:rsidR="00C923D8" w14:paraId="4B3FD4CB" w14:textId="77777777">
        <w:tc>
          <w:tcPr>
            <w:tcW w:w="4005" w:type="dxa"/>
            <w:tcBorders>
              <w:top w:val="single" w:sz="8" w:space="0" w:color="000000"/>
              <w:left w:val="single" w:sz="8" w:space="0" w:color="000000"/>
              <w:bottom w:val="single" w:sz="8" w:space="0" w:color="000000"/>
              <w:right w:val="single" w:sz="8" w:space="0" w:color="000000"/>
            </w:tcBorders>
          </w:tcPr>
          <w:p w14:paraId="2B2C4147" w14:textId="77777777" w:rsidR="00C923D8" w:rsidRDefault="009B6B2F">
            <w:pPr>
              <w:spacing w:line="240" w:lineRule="auto"/>
              <w:jc w:val="left"/>
            </w:pPr>
            <w:r>
              <w:t>Yellow fever</w:t>
            </w:r>
          </w:p>
        </w:tc>
        <w:tc>
          <w:tcPr>
            <w:tcW w:w="2655" w:type="dxa"/>
            <w:tcBorders>
              <w:top w:val="single" w:sz="8" w:space="0" w:color="000000"/>
              <w:left w:val="single" w:sz="8" w:space="0" w:color="000000"/>
              <w:bottom w:val="single" w:sz="8" w:space="0" w:color="000000"/>
              <w:right w:val="single" w:sz="8" w:space="0" w:color="000000"/>
            </w:tcBorders>
          </w:tcPr>
          <w:p w14:paraId="5BD10593"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7CCFCEDC" w14:textId="77777777" w:rsidR="00C923D8" w:rsidRDefault="009B6B2F">
            <w:pPr>
              <w:spacing w:line="240" w:lineRule="auto"/>
              <w:jc w:val="left"/>
            </w:pPr>
            <w:r>
              <w:t>0</w:t>
            </w:r>
          </w:p>
        </w:tc>
      </w:tr>
    </w:tbl>
    <w:p w14:paraId="24A75F16" w14:textId="77777777" w:rsidR="00C923D8" w:rsidRDefault="00C923D8"/>
    <w:p w14:paraId="43F79786" w14:textId="77777777" w:rsidR="00C923D8" w:rsidRDefault="009B6B2F">
      <w:r>
        <w:rPr>
          <w:b/>
          <w:bCs/>
          <w:sz w:val="28"/>
          <w:szCs w:val="28"/>
        </w:rPr>
        <w:t>Water Borne Disease</w:t>
      </w:r>
    </w:p>
    <w:p w14:paraId="0C7CC2EE" w14:textId="77777777" w:rsidR="00C923D8" w:rsidRDefault="00C923D8"/>
    <w:tbl>
      <w:tblPr>
        <w:tblStyle w:val="aff2"/>
        <w:tblW w:w="91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05"/>
        <w:gridCol w:w="2655"/>
        <w:gridCol w:w="2520"/>
      </w:tblGrid>
      <w:tr w:rsidR="00C923D8" w14:paraId="2B1F4ECF" w14:textId="77777777">
        <w:tc>
          <w:tcPr>
            <w:tcW w:w="4005" w:type="dxa"/>
            <w:tcBorders>
              <w:top w:val="single" w:sz="8" w:space="0" w:color="000000"/>
              <w:left w:val="single" w:sz="8" w:space="0" w:color="000000"/>
              <w:bottom w:val="single" w:sz="8" w:space="0" w:color="000000"/>
              <w:right w:val="single" w:sz="8" w:space="0" w:color="000000"/>
            </w:tcBorders>
          </w:tcPr>
          <w:p w14:paraId="294ED05F" w14:textId="77777777" w:rsidR="00C923D8" w:rsidRDefault="009B6B2F">
            <w:pPr>
              <w:spacing w:line="240" w:lineRule="auto"/>
              <w:jc w:val="left"/>
            </w:pPr>
            <w:r>
              <w:rPr>
                <w:b/>
                <w:bCs/>
                <w:sz w:val="26"/>
                <w:szCs w:val="26"/>
              </w:rPr>
              <w:t>Disease</w:t>
            </w:r>
          </w:p>
        </w:tc>
        <w:tc>
          <w:tcPr>
            <w:tcW w:w="2655" w:type="dxa"/>
            <w:tcBorders>
              <w:top w:val="single" w:sz="8" w:space="0" w:color="000000"/>
              <w:left w:val="single" w:sz="8" w:space="0" w:color="000000"/>
              <w:bottom w:val="single" w:sz="8" w:space="0" w:color="000000"/>
              <w:right w:val="single" w:sz="8" w:space="0" w:color="000000"/>
            </w:tcBorders>
          </w:tcPr>
          <w:p w14:paraId="4F9C90EC" w14:textId="77777777" w:rsidR="00C923D8" w:rsidRDefault="009B6B2F">
            <w:pPr>
              <w:spacing w:line="240" w:lineRule="auto"/>
              <w:jc w:val="left"/>
            </w:pPr>
            <w:r>
              <w:rPr>
                <w:b/>
                <w:bCs/>
                <w:sz w:val="26"/>
                <w:szCs w:val="26"/>
              </w:rPr>
              <w:t>No. of Cases</w:t>
            </w:r>
          </w:p>
        </w:tc>
        <w:tc>
          <w:tcPr>
            <w:tcW w:w="2520" w:type="dxa"/>
            <w:tcBorders>
              <w:top w:val="single" w:sz="8" w:space="0" w:color="000000"/>
              <w:left w:val="single" w:sz="8" w:space="0" w:color="000000"/>
              <w:bottom w:val="single" w:sz="8" w:space="0" w:color="000000"/>
              <w:right w:val="single" w:sz="8" w:space="0" w:color="000000"/>
            </w:tcBorders>
          </w:tcPr>
          <w:p w14:paraId="4470815B" w14:textId="77777777" w:rsidR="00C923D8" w:rsidRDefault="009B6B2F">
            <w:pPr>
              <w:spacing w:line="240" w:lineRule="auto"/>
              <w:jc w:val="left"/>
            </w:pPr>
            <w:r>
              <w:rPr>
                <w:b/>
                <w:bCs/>
                <w:sz w:val="26"/>
                <w:szCs w:val="26"/>
              </w:rPr>
              <w:t>No. of Deaths</w:t>
            </w:r>
          </w:p>
        </w:tc>
      </w:tr>
      <w:tr w:rsidR="00C923D8" w14:paraId="5CDE9ABB" w14:textId="77777777">
        <w:tc>
          <w:tcPr>
            <w:tcW w:w="4005" w:type="dxa"/>
            <w:tcBorders>
              <w:top w:val="single" w:sz="8" w:space="0" w:color="000000"/>
              <w:left w:val="single" w:sz="8" w:space="0" w:color="000000"/>
              <w:bottom w:val="single" w:sz="8" w:space="0" w:color="000000"/>
              <w:right w:val="single" w:sz="8" w:space="0" w:color="000000"/>
            </w:tcBorders>
          </w:tcPr>
          <w:p w14:paraId="6B1F315D" w14:textId="77777777" w:rsidR="00C923D8" w:rsidRDefault="009B6B2F">
            <w:pPr>
              <w:spacing w:line="240" w:lineRule="auto"/>
              <w:jc w:val="left"/>
            </w:pPr>
            <w:r>
              <w:t>Cholera</w:t>
            </w:r>
          </w:p>
        </w:tc>
        <w:tc>
          <w:tcPr>
            <w:tcW w:w="2655" w:type="dxa"/>
            <w:tcBorders>
              <w:top w:val="single" w:sz="8" w:space="0" w:color="000000"/>
              <w:left w:val="single" w:sz="8" w:space="0" w:color="000000"/>
              <w:bottom w:val="single" w:sz="8" w:space="0" w:color="000000"/>
              <w:right w:val="single" w:sz="8" w:space="0" w:color="000000"/>
            </w:tcBorders>
          </w:tcPr>
          <w:p w14:paraId="26B5B8A5"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24794F29" w14:textId="77777777" w:rsidR="00C923D8" w:rsidRDefault="009B6B2F">
            <w:pPr>
              <w:spacing w:line="240" w:lineRule="auto"/>
              <w:jc w:val="left"/>
            </w:pPr>
            <w:r>
              <w:t>0</w:t>
            </w:r>
          </w:p>
        </w:tc>
      </w:tr>
      <w:tr w:rsidR="00C923D8" w14:paraId="4E43C6E6" w14:textId="77777777">
        <w:tc>
          <w:tcPr>
            <w:tcW w:w="4005" w:type="dxa"/>
            <w:tcBorders>
              <w:top w:val="single" w:sz="8" w:space="0" w:color="000000"/>
              <w:left w:val="single" w:sz="8" w:space="0" w:color="000000"/>
              <w:bottom w:val="single" w:sz="8" w:space="0" w:color="000000"/>
              <w:right w:val="single" w:sz="8" w:space="0" w:color="000000"/>
            </w:tcBorders>
          </w:tcPr>
          <w:p w14:paraId="62E2D2AC" w14:textId="77777777" w:rsidR="00C923D8" w:rsidRDefault="009B6B2F">
            <w:pPr>
              <w:spacing w:line="240" w:lineRule="auto"/>
              <w:jc w:val="left"/>
            </w:pPr>
            <w:r>
              <w:t>Typhoid</w:t>
            </w:r>
          </w:p>
        </w:tc>
        <w:tc>
          <w:tcPr>
            <w:tcW w:w="2655" w:type="dxa"/>
            <w:tcBorders>
              <w:top w:val="single" w:sz="8" w:space="0" w:color="000000"/>
              <w:left w:val="single" w:sz="8" w:space="0" w:color="000000"/>
              <w:bottom w:val="single" w:sz="8" w:space="0" w:color="000000"/>
              <w:right w:val="single" w:sz="8" w:space="0" w:color="000000"/>
            </w:tcBorders>
          </w:tcPr>
          <w:p w14:paraId="32B8E90D"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7AD16605" w14:textId="77777777" w:rsidR="00C923D8" w:rsidRDefault="009B6B2F">
            <w:pPr>
              <w:spacing w:line="240" w:lineRule="auto"/>
              <w:jc w:val="left"/>
            </w:pPr>
            <w:r>
              <w:t>0</w:t>
            </w:r>
          </w:p>
        </w:tc>
      </w:tr>
      <w:tr w:rsidR="00C923D8" w14:paraId="130397BA" w14:textId="77777777">
        <w:tc>
          <w:tcPr>
            <w:tcW w:w="4005" w:type="dxa"/>
            <w:tcBorders>
              <w:top w:val="single" w:sz="8" w:space="0" w:color="000000"/>
              <w:left w:val="single" w:sz="8" w:space="0" w:color="000000"/>
              <w:bottom w:val="single" w:sz="8" w:space="0" w:color="000000"/>
              <w:right w:val="single" w:sz="8" w:space="0" w:color="000000"/>
            </w:tcBorders>
          </w:tcPr>
          <w:p w14:paraId="193253C7" w14:textId="77777777" w:rsidR="00C923D8" w:rsidRDefault="009B6B2F">
            <w:pPr>
              <w:spacing w:line="240" w:lineRule="auto"/>
              <w:jc w:val="left"/>
            </w:pPr>
            <w:r>
              <w:t>Hep- A</w:t>
            </w:r>
          </w:p>
        </w:tc>
        <w:tc>
          <w:tcPr>
            <w:tcW w:w="2655" w:type="dxa"/>
            <w:tcBorders>
              <w:top w:val="single" w:sz="8" w:space="0" w:color="000000"/>
              <w:left w:val="single" w:sz="8" w:space="0" w:color="000000"/>
              <w:bottom w:val="single" w:sz="8" w:space="0" w:color="000000"/>
              <w:right w:val="single" w:sz="8" w:space="0" w:color="000000"/>
            </w:tcBorders>
          </w:tcPr>
          <w:p w14:paraId="3AC4B430" w14:textId="77777777" w:rsidR="00C923D8" w:rsidRDefault="009B6B2F">
            <w:pPr>
              <w:spacing w:line="240" w:lineRule="auto"/>
              <w:jc w:val="left"/>
            </w:pPr>
            <w:r>
              <w:t xml:space="preserve">    1</w:t>
            </w:r>
          </w:p>
        </w:tc>
        <w:tc>
          <w:tcPr>
            <w:tcW w:w="2520" w:type="dxa"/>
            <w:tcBorders>
              <w:top w:val="single" w:sz="8" w:space="0" w:color="000000"/>
              <w:left w:val="single" w:sz="8" w:space="0" w:color="000000"/>
              <w:bottom w:val="single" w:sz="8" w:space="0" w:color="000000"/>
              <w:right w:val="single" w:sz="8" w:space="0" w:color="000000"/>
            </w:tcBorders>
          </w:tcPr>
          <w:p w14:paraId="27416670" w14:textId="77777777" w:rsidR="00C923D8" w:rsidRDefault="009B6B2F">
            <w:pPr>
              <w:spacing w:line="240" w:lineRule="auto"/>
              <w:jc w:val="left"/>
            </w:pPr>
            <w:r>
              <w:t>0</w:t>
            </w:r>
          </w:p>
        </w:tc>
      </w:tr>
      <w:tr w:rsidR="00C923D8" w14:paraId="0CC746C7" w14:textId="77777777">
        <w:tc>
          <w:tcPr>
            <w:tcW w:w="4005" w:type="dxa"/>
            <w:tcBorders>
              <w:top w:val="single" w:sz="8" w:space="0" w:color="000000"/>
              <w:left w:val="single" w:sz="8" w:space="0" w:color="000000"/>
              <w:bottom w:val="single" w:sz="8" w:space="0" w:color="000000"/>
              <w:right w:val="single" w:sz="8" w:space="0" w:color="000000"/>
            </w:tcBorders>
          </w:tcPr>
          <w:p w14:paraId="0BE08786" w14:textId="77777777" w:rsidR="00C923D8" w:rsidRDefault="009B6B2F">
            <w:pPr>
              <w:spacing w:line="240" w:lineRule="auto"/>
              <w:jc w:val="left"/>
            </w:pPr>
            <w:r>
              <w:t>Dysentery</w:t>
            </w:r>
          </w:p>
        </w:tc>
        <w:tc>
          <w:tcPr>
            <w:tcW w:w="2655" w:type="dxa"/>
            <w:tcBorders>
              <w:top w:val="single" w:sz="8" w:space="0" w:color="000000"/>
              <w:left w:val="single" w:sz="8" w:space="0" w:color="000000"/>
              <w:bottom w:val="single" w:sz="8" w:space="0" w:color="000000"/>
              <w:right w:val="single" w:sz="8" w:space="0" w:color="000000"/>
            </w:tcBorders>
          </w:tcPr>
          <w:p w14:paraId="3FBBE810"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26C2731F" w14:textId="77777777" w:rsidR="00C923D8" w:rsidRDefault="009B6B2F">
            <w:pPr>
              <w:spacing w:line="240" w:lineRule="auto"/>
              <w:jc w:val="left"/>
            </w:pPr>
            <w:r>
              <w:t>0</w:t>
            </w:r>
          </w:p>
        </w:tc>
      </w:tr>
      <w:tr w:rsidR="00C923D8" w14:paraId="3820923F" w14:textId="77777777">
        <w:tc>
          <w:tcPr>
            <w:tcW w:w="4005" w:type="dxa"/>
            <w:tcBorders>
              <w:top w:val="single" w:sz="8" w:space="0" w:color="000000"/>
              <w:left w:val="single" w:sz="8" w:space="0" w:color="000000"/>
              <w:bottom w:val="single" w:sz="8" w:space="0" w:color="000000"/>
              <w:right w:val="single" w:sz="8" w:space="0" w:color="000000"/>
            </w:tcBorders>
          </w:tcPr>
          <w:p w14:paraId="53F303F4" w14:textId="77777777" w:rsidR="00C923D8" w:rsidRDefault="009B6B2F">
            <w:pPr>
              <w:spacing w:line="240" w:lineRule="auto"/>
              <w:jc w:val="left"/>
            </w:pPr>
            <w:r>
              <w:t>Amoebiasis</w:t>
            </w:r>
          </w:p>
        </w:tc>
        <w:tc>
          <w:tcPr>
            <w:tcW w:w="2655" w:type="dxa"/>
            <w:tcBorders>
              <w:top w:val="single" w:sz="8" w:space="0" w:color="000000"/>
              <w:left w:val="single" w:sz="8" w:space="0" w:color="000000"/>
              <w:bottom w:val="single" w:sz="8" w:space="0" w:color="000000"/>
              <w:right w:val="single" w:sz="8" w:space="0" w:color="000000"/>
            </w:tcBorders>
          </w:tcPr>
          <w:p w14:paraId="2CEB824E"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61F2BBEE" w14:textId="77777777" w:rsidR="00C923D8" w:rsidRDefault="009B6B2F">
            <w:pPr>
              <w:spacing w:line="240" w:lineRule="auto"/>
              <w:jc w:val="left"/>
            </w:pPr>
            <w:r>
              <w:t>0</w:t>
            </w:r>
          </w:p>
        </w:tc>
      </w:tr>
      <w:tr w:rsidR="00C923D8" w14:paraId="7AD1DEF4" w14:textId="77777777">
        <w:tc>
          <w:tcPr>
            <w:tcW w:w="4005" w:type="dxa"/>
            <w:tcBorders>
              <w:top w:val="single" w:sz="8" w:space="0" w:color="000000"/>
              <w:left w:val="single" w:sz="8" w:space="0" w:color="000000"/>
              <w:bottom w:val="single" w:sz="8" w:space="0" w:color="000000"/>
              <w:right w:val="single" w:sz="8" w:space="0" w:color="000000"/>
            </w:tcBorders>
          </w:tcPr>
          <w:p w14:paraId="54974D3B" w14:textId="77777777" w:rsidR="00C923D8" w:rsidRDefault="009B6B2F">
            <w:pPr>
              <w:spacing w:line="240" w:lineRule="auto"/>
              <w:jc w:val="left"/>
            </w:pPr>
            <w:r>
              <w:t>E- Coli infections</w:t>
            </w:r>
          </w:p>
        </w:tc>
        <w:tc>
          <w:tcPr>
            <w:tcW w:w="2655" w:type="dxa"/>
            <w:tcBorders>
              <w:top w:val="single" w:sz="8" w:space="0" w:color="000000"/>
              <w:left w:val="single" w:sz="8" w:space="0" w:color="000000"/>
              <w:bottom w:val="single" w:sz="8" w:space="0" w:color="000000"/>
              <w:right w:val="single" w:sz="8" w:space="0" w:color="000000"/>
            </w:tcBorders>
          </w:tcPr>
          <w:p w14:paraId="4B7AC22D"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3F7807D9" w14:textId="77777777" w:rsidR="00C923D8" w:rsidRDefault="009B6B2F">
            <w:pPr>
              <w:spacing w:line="240" w:lineRule="auto"/>
              <w:jc w:val="left"/>
            </w:pPr>
            <w:r>
              <w:t>0</w:t>
            </w:r>
          </w:p>
        </w:tc>
      </w:tr>
    </w:tbl>
    <w:p w14:paraId="60632FA6" w14:textId="77777777" w:rsidR="00C923D8" w:rsidRDefault="00C923D8"/>
    <w:p w14:paraId="5827DAA1" w14:textId="77777777" w:rsidR="00C923D8" w:rsidRDefault="009B6B2F">
      <w:r>
        <w:rPr>
          <w:b/>
          <w:bCs/>
          <w:sz w:val="28"/>
          <w:szCs w:val="28"/>
        </w:rPr>
        <w:t>Air Borne Disease</w:t>
      </w:r>
    </w:p>
    <w:p w14:paraId="0BFB3ED7" w14:textId="77777777" w:rsidR="00C923D8" w:rsidRDefault="00C923D8"/>
    <w:tbl>
      <w:tblPr>
        <w:tblStyle w:val="aff3"/>
        <w:tblW w:w="91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05"/>
        <w:gridCol w:w="2655"/>
        <w:gridCol w:w="2520"/>
      </w:tblGrid>
      <w:tr w:rsidR="00C923D8" w14:paraId="70E9176A" w14:textId="77777777">
        <w:tc>
          <w:tcPr>
            <w:tcW w:w="4005" w:type="dxa"/>
            <w:tcBorders>
              <w:top w:val="single" w:sz="8" w:space="0" w:color="000000"/>
              <w:left w:val="single" w:sz="8" w:space="0" w:color="000000"/>
              <w:bottom w:val="single" w:sz="8" w:space="0" w:color="000000"/>
              <w:right w:val="single" w:sz="8" w:space="0" w:color="000000"/>
            </w:tcBorders>
          </w:tcPr>
          <w:p w14:paraId="40A6643F" w14:textId="77777777" w:rsidR="00C923D8" w:rsidRDefault="009B6B2F">
            <w:pPr>
              <w:spacing w:line="240" w:lineRule="auto"/>
              <w:jc w:val="left"/>
            </w:pPr>
            <w:r>
              <w:rPr>
                <w:b/>
                <w:bCs/>
                <w:sz w:val="26"/>
                <w:szCs w:val="26"/>
              </w:rPr>
              <w:t>Disease</w:t>
            </w:r>
          </w:p>
        </w:tc>
        <w:tc>
          <w:tcPr>
            <w:tcW w:w="2655" w:type="dxa"/>
            <w:tcBorders>
              <w:top w:val="single" w:sz="8" w:space="0" w:color="000000"/>
              <w:left w:val="single" w:sz="8" w:space="0" w:color="000000"/>
              <w:bottom w:val="single" w:sz="8" w:space="0" w:color="000000"/>
              <w:right w:val="single" w:sz="8" w:space="0" w:color="000000"/>
            </w:tcBorders>
          </w:tcPr>
          <w:p w14:paraId="4A6089D2" w14:textId="77777777" w:rsidR="00C923D8" w:rsidRDefault="009B6B2F">
            <w:pPr>
              <w:spacing w:line="240" w:lineRule="auto"/>
              <w:jc w:val="left"/>
            </w:pPr>
            <w:r>
              <w:rPr>
                <w:b/>
                <w:bCs/>
                <w:sz w:val="26"/>
                <w:szCs w:val="26"/>
              </w:rPr>
              <w:t>No. of Cases</w:t>
            </w:r>
          </w:p>
        </w:tc>
        <w:tc>
          <w:tcPr>
            <w:tcW w:w="2520" w:type="dxa"/>
            <w:tcBorders>
              <w:top w:val="single" w:sz="8" w:space="0" w:color="000000"/>
              <w:left w:val="single" w:sz="8" w:space="0" w:color="000000"/>
              <w:bottom w:val="single" w:sz="8" w:space="0" w:color="000000"/>
              <w:right w:val="single" w:sz="8" w:space="0" w:color="000000"/>
            </w:tcBorders>
          </w:tcPr>
          <w:p w14:paraId="74941B52" w14:textId="77777777" w:rsidR="00C923D8" w:rsidRDefault="009B6B2F">
            <w:pPr>
              <w:spacing w:line="240" w:lineRule="auto"/>
              <w:jc w:val="left"/>
            </w:pPr>
            <w:r>
              <w:rPr>
                <w:b/>
                <w:bCs/>
                <w:sz w:val="26"/>
                <w:szCs w:val="26"/>
              </w:rPr>
              <w:t>No. of Deaths</w:t>
            </w:r>
          </w:p>
        </w:tc>
      </w:tr>
      <w:tr w:rsidR="00C923D8" w14:paraId="701D479C" w14:textId="77777777">
        <w:tc>
          <w:tcPr>
            <w:tcW w:w="4005" w:type="dxa"/>
            <w:tcBorders>
              <w:top w:val="single" w:sz="8" w:space="0" w:color="000000"/>
              <w:left w:val="single" w:sz="8" w:space="0" w:color="000000"/>
              <w:bottom w:val="single" w:sz="8" w:space="0" w:color="000000"/>
              <w:right w:val="single" w:sz="8" w:space="0" w:color="000000"/>
            </w:tcBorders>
          </w:tcPr>
          <w:p w14:paraId="39343CD0" w14:textId="77777777" w:rsidR="00C923D8" w:rsidRDefault="009B6B2F">
            <w:pPr>
              <w:spacing w:line="240" w:lineRule="auto"/>
              <w:jc w:val="left"/>
            </w:pPr>
            <w:r>
              <w:t>Influenza</w:t>
            </w:r>
          </w:p>
        </w:tc>
        <w:tc>
          <w:tcPr>
            <w:tcW w:w="2655" w:type="dxa"/>
            <w:tcBorders>
              <w:top w:val="single" w:sz="8" w:space="0" w:color="000000"/>
              <w:left w:val="single" w:sz="8" w:space="0" w:color="000000"/>
              <w:bottom w:val="single" w:sz="8" w:space="0" w:color="000000"/>
              <w:right w:val="single" w:sz="8" w:space="0" w:color="000000"/>
            </w:tcBorders>
          </w:tcPr>
          <w:p w14:paraId="240DC26B"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3EE847F5" w14:textId="77777777" w:rsidR="00C923D8" w:rsidRDefault="009B6B2F">
            <w:pPr>
              <w:spacing w:line="240" w:lineRule="auto"/>
              <w:jc w:val="left"/>
            </w:pPr>
            <w:r>
              <w:t>0</w:t>
            </w:r>
          </w:p>
        </w:tc>
      </w:tr>
      <w:tr w:rsidR="00C923D8" w14:paraId="219D0C91" w14:textId="77777777">
        <w:tc>
          <w:tcPr>
            <w:tcW w:w="4005" w:type="dxa"/>
            <w:tcBorders>
              <w:top w:val="single" w:sz="8" w:space="0" w:color="000000"/>
              <w:left w:val="single" w:sz="8" w:space="0" w:color="000000"/>
              <w:bottom w:val="single" w:sz="8" w:space="0" w:color="000000"/>
              <w:right w:val="single" w:sz="8" w:space="0" w:color="000000"/>
            </w:tcBorders>
          </w:tcPr>
          <w:p w14:paraId="2E51220F" w14:textId="77777777" w:rsidR="00C923D8" w:rsidRDefault="009B6B2F">
            <w:pPr>
              <w:spacing w:line="240" w:lineRule="auto"/>
              <w:jc w:val="left"/>
            </w:pPr>
            <w:r>
              <w:t>H1N1</w:t>
            </w:r>
          </w:p>
        </w:tc>
        <w:tc>
          <w:tcPr>
            <w:tcW w:w="2655" w:type="dxa"/>
            <w:tcBorders>
              <w:top w:val="single" w:sz="8" w:space="0" w:color="000000"/>
              <w:left w:val="single" w:sz="8" w:space="0" w:color="000000"/>
              <w:bottom w:val="single" w:sz="8" w:space="0" w:color="000000"/>
              <w:right w:val="single" w:sz="8" w:space="0" w:color="000000"/>
            </w:tcBorders>
          </w:tcPr>
          <w:p w14:paraId="799472FC"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4F0C3012" w14:textId="77777777" w:rsidR="00C923D8" w:rsidRDefault="009B6B2F">
            <w:pPr>
              <w:spacing w:line="240" w:lineRule="auto"/>
              <w:jc w:val="left"/>
            </w:pPr>
            <w:r>
              <w:t>0</w:t>
            </w:r>
          </w:p>
        </w:tc>
      </w:tr>
      <w:tr w:rsidR="00C923D8" w14:paraId="275F1898" w14:textId="77777777">
        <w:tc>
          <w:tcPr>
            <w:tcW w:w="4005" w:type="dxa"/>
            <w:tcBorders>
              <w:top w:val="single" w:sz="8" w:space="0" w:color="000000"/>
              <w:left w:val="single" w:sz="8" w:space="0" w:color="000000"/>
              <w:bottom w:val="single" w:sz="8" w:space="0" w:color="000000"/>
              <w:right w:val="single" w:sz="8" w:space="0" w:color="000000"/>
            </w:tcBorders>
          </w:tcPr>
          <w:p w14:paraId="20F7CAFA" w14:textId="77777777" w:rsidR="00C923D8" w:rsidRDefault="009B6B2F">
            <w:pPr>
              <w:spacing w:line="240" w:lineRule="auto"/>
              <w:jc w:val="left"/>
            </w:pPr>
            <w:r>
              <w:t>TB</w:t>
            </w:r>
          </w:p>
        </w:tc>
        <w:tc>
          <w:tcPr>
            <w:tcW w:w="2655" w:type="dxa"/>
            <w:tcBorders>
              <w:top w:val="single" w:sz="8" w:space="0" w:color="000000"/>
              <w:left w:val="single" w:sz="8" w:space="0" w:color="000000"/>
              <w:bottom w:val="single" w:sz="8" w:space="0" w:color="000000"/>
              <w:right w:val="single" w:sz="8" w:space="0" w:color="000000"/>
            </w:tcBorders>
          </w:tcPr>
          <w:p w14:paraId="5D32AA6A" w14:textId="77777777" w:rsidR="00C923D8" w:rsidRDefault="009B6B2F">
            <w:pPr>
              <w:spacing w:line="240" w:lineRule="auto"/>
              <w:jc w:val="left"/>
            </w:pPr>
            <w:r>
              <w:t xml:space="preserve">    12</w:t>
            </w:r>
          </w:p>
        </w:tc>
        <w:tc>
          <w:tcPr>
            <w:tcW w:w="2520" w:type="dxa"/>
            <w:tcBorders>
              <w:top w:val="single" w:sz="8" w:space="0" w:color="000000"/>
              <w:left w:val="single" w:sz="8" w:space="0" w:color="000000"/>
              <w:bottom w:val="single" w:sz="8" w:space="0" w:color="000000"/>
              <w:right w:val="single" w:sz="8" w:space="0" w:color="000000"/>
            </w:tcBorders>
          </w:tcPr>
          <w:p w14:paraId="7BC09D4A" w14:textId="77777777" w:rsidR="00C923D8" w:rsidRDefault="009B6B2F">
            <w:pPr>
              <w:spacing w:line="240" w:lineRule="auto"/>
              <w:jc w:val="left"/>
            </w:pPr>
            <w:r>
              <w:t>1</w:t>
            </w:r>
          </w:p>
        </w:tc>
      </w:tr>
      <w:tr w:rsidR="00C923D8" w14:paraId="151E89F7" w14:textId="77777777">
        <w:tc>
          <w:tcPr>
            <w:tcW w:w="4005" w:type="dxa"/>
            <w:tcBorders>
              <w:top w:val="single" w:sz="8" w:space="0" w:color="000000"/>
              <w:left w:val="single" w:sz="8" w:space="0" w:color="000000"/>
              <w:bottom w:val="single" w:sz="8" w:space="0" w:color="000000"/>
              <w:right w:val="single" w:sz="8" w:space="0" w:color="000000"/>
            </w:tcBorders>
          </w:tcPr>
          <w:p w14:paraId="063F4AAD" w14:textId="77777777" w:rsidR="00C923D8" w:rsidRDefault="009B6B2F">
            <w:pPr>
              <w:spacing w:line="240" w:lineRule="auto"/>
              <w:jc w:val="left"/>
            </w:pPr>
            <w:r>
              <w:t>Chickenpox</w:t>
            </w:r>
          </w:p>
        </w:tc>
        <w:tc>
          <w:tcPr>
            <w:tcW w:w="2655" w:type="dxa"/>
            <w:tcBorders>
              <w:top w:val="single" w:sz="8" w:space="0" w:color="000000"/>
              <w:left w:val="single" w:sz="8" w:space="0" w:color="000000"/>
              <w:bottom w:val="single" w:sz="8" w:space="0" w:color="000000"/>
              <w:right w:val="single" w:sz="8" w:space="0" w:color="000000"/>
            </w:tcBorders>
          </w:tcPr>
          <w:p w14:paraId="45207EF4" w14:textId="77777777" w:rsidR="00C923D8" w:rsidRDefault="009B6B2F">
            <w:pPr>
              <w:spacing w:line="240" w:lineRule="auto"/>
              <w:jc w:val="left"/>
            </w:pPr>
            <w:r>
              <w:t xml:space="preserve">    28</w:t>
            </w:r>
          </w:p>
        </w:tc>
        <w:tc>
          <w:tcPr>
            <w:tcW w:w="2520" w:type="dxa"/>
            <w:tcBorders>
              <w:top w:val="single" w:sz="8" w:space="0" w:color="000000"/>
              <w:left w:val="single" w:sz="8" w:space="0" w:color="000000"/>
              <w:bottom w:val="single" w:sz="8" w:space="0" w:color="000000"/>
              <w:right w:val="single" w:sz="8" w:space="0" w:color="000000"/>
            </w:tcBorders>
          </w:tcPr>
          <w:p w14:paraId="0AB321A6" w14:textId="77777777" w:rsidR="00C923D8" w:rsidRDefault="009B6B2F">
            <w:pPr>
              <w:spacing w:line="240" w:lineRule="auto"/>
              <w:jc w:val="left"/>
            </w:pPr>
            <w:r>
              <w:t>0</w:t>
            </w:r>
          </w:p>
        </w:tc>
      </w:tr>
      <w:tr w:rsidR="00C923D8" w14:paraId="0C5C6B67" w14:textId="77777777">
        <w:tc>
          <w:tcPr>
            <w:tcW w:w="4005" w:type="dxa"/>
            <w:tcBorders>
              <w:top w:val="single" w:sz="8" w:space="0" w:color="000000"/>
              <w:left w:val="single" w:sz="8" w:space="0" w:color="000000"/>
              <w:bottom w:val="single" w:sz="8" w:space="0" w:color="000000"/>
              <w:right w:val="single" w:sz="8" w:space="0" w:color="000000"/>
            </w:tcBorders>
          </w:tcPr>
          <w:p w14:paraId="4F9F8619" w14:textId="77777777" w:rsidR="00C923D8" w:rsidRDefault="009B6B2F">
            <w:pPr>
              <w:spacing w:line="240" w:lineRule="auto"/>
              <w:jc w:val="left"/>
            </w:pPr>
            <w:r>
              <w:t>Measles</w:t>
            </w:r>
          </w:p>
        </w:tc>
        <w:tc>
          <w:tcPr>
            <w:tcW w:w="2655" w:type="dxa"/>
            <w:tcBorders>
              <w:top w:val="single" w:sz="8" w:space="0" w:color="000000"/>
              <w:left w:val="single" w:sz="8" w:space="0" w:color="000000"/>
              <w:bottom w:val="single" w:sz="8" w:space="0" w:color="000000"/>
              <w:right w:val="single" w:sz="8" w:space="0" w:color="000000"/>
            </w:tcBorders>
          </w:tcPr>
          <w:p w14:paraId="35E83DDB"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2999CD0E" w14:textId="77777777" w:rsidR="00C923D8" w:rsidRDefault="009B6B2F">
            <w:pPr>
              <w:spacing w:line="240" w:lineRule="auto"/>
              <w:jc w:val="left"/>
            </w:pPr>
            <w:r>
              <w:t>0</w:t>
            </w:r>
          </w:p>
        </w:tc>
      </w:tr>
      <w:tr w:rsidR="00C923D8" w14:paraId="64EEE29A" w14:textId="77777777">
        <w:tc>
          <w:tcPr>
            <w:tcW w:w="4005" w:type="dxa"/>
            <w:tcBorders>
              <w:top w:val="single" w:sz="8" w:space="0" w:color="000000"/>
              <w:left w:val="single" w:sz="8" w:space="0" w:color="000000"/>
              <w:bottom w:val="single" w:sz="8" w:space="0" w:color="000000"/>
              <w:right w:val="single" w:sz="8" w:space="0" w:color="000000"/>
            </w:tcBorders>
          </w:tcPr>
          <w:p w14:paraId="509115AD" w14:textId="77777777" w:rsidR="00C923D8" w:rsidRDefault="009B6B2F">
            <w:pPr>
              <w:spacing w:line="240" w:lineRule="auto"/>
              <w:jc w:val="left"/>
            </w:pPr>
            <w:r>
              <w:t>Covid-19</w:t>
            </w:r>
          </w:p>
        </w:tc>
        <w:tc>
          <w:tcPr>
            <w:tcW w:w="2655" w:type="dxa"/>
            <w:tcBorders>
              <w:top w:val="single" w:sz="8" w:space="0" w:color="000000"/>
              <w:left w:val="single" w:sz="8" w:space="0" w:color="000000"/>
              <w:bottom w:val="single" w:sz="8" w:space="0" w:color="000000"/>
              <w:right w:val="single" w:sz="8" w:space="0" w:color="000000"/>
            </w:tcBorders>
          </w:tcPr>
          <w:p w14:paraId="68F95DB8"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418D4DCF" w14:textId="77777777" w:rsidR="00C923D8" w:rsidRDefault="009B6B2F">
            <w:pPr>
              <w:spacing w:line="240" w:lineRule="auto"/>
              <w:jc w:val="left"/>
            </w:pPr>
            <w:r>
              <w:t xml:space="preserve">   0</w:t>
            </w:r>
          </w:p>
        </w:tc>
      </w:tr>
      <w:tr w:rsidR="00C923D8" w14:paraId="3D1553E4" w14:textId="77777777">
        <w:tc>
          <w:tcPr>
            <w:tcW w:w="4005" w:type="dxa"/>
            <w:tcBorders>
              <w:top w:val="single" w:sz="8" w:space="0" w:color="000000"/>
              <w:left w:val="single" w:sz="8" w:space="0" w:color="000000"/>
              <w:bottom w:val="single" w:sz="8" w:space="0" w:color="000000"/>
              <w:right w:val="single" w:sz="8" w:space="0" w:color="000000"/>
            </w:tcBorders>
          </w:tcPr>
          <w:p w14:paraId="3B781712" w14:textId="77777777" w:rsidR="00C923D8" w:rsidRDefault="009B6B2F">
            <w:pPr>
              <w:spacing w:line="240" w:lineRule="auto"/>
              <w:jc w:val="left"/>
            </w:pPr>
            <w:r>
              <w:t>Pertussis</w:t>
            </w:r>
          </w:p>
        </w:tc>
        <w:tc>
          <w:tcPr>
            <w:tcW w:w="2655" w:type="dxa"/>
            <w:tcBorders>
              <w:top w:val="single" w:sz="8" w:space="0" w:color="000000"/>
              <w:left w:val="single" w:sz="8" w:space="0" w:color="000000"/>
              <w:bottom w:val="single" w:sz="8" w:space="0" w:color="000000"/>
              <w:right w:val="single" w:sz="8" w:space="0" w:color="000000"/>
            </w:tcBorders>
          </w:tcPr>
          <w:p w14:paraId="0919E150"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40E57063" w14:textId="77777777" w:rsidR="00C923D8" w:rsidRDefault="009B6B2F">
            <w:pPr>
              <w:spacing w:line="240" w:lineRule="auto"/>
              <w:jc w:val="left"/>
            </w:pPr>
            <w:r>
              <w:t xml:space="preserve">   0</w:t>
            </w:r>
          </w:p>
        </w:tc>
      </w:tr>
      <w:tr w:rsidR="00C923D8" w14:paraId="2B3363F3" w14:textId="77777777">
        <w:tc>
          <w:tcPr>
            <w:tcW w:w="4005" w:type="dxa"/>
            <w:tcBorders>
              <w:top w:val="single" w:sz="8" w:space="0" w:color="000000"/>
              <w:left w:val="single" w:sz="8" w:space="0" w:color="000000"/>
              <w:bottom w:val="single" w:sz="8" w:space="0" w:color="000000"/>
              <w:right w:val="single" w:sz="8" w:space="0" w:color="000000"/>
            </w:tcBorders>
          </w:tcPr>
          <w:p w14:paraId="76402811" w14:textId="77777777" w:rsidR="00C923D8" w:rsidRDefault="009B6B2F">
            <w:pPr>
              <w:spacing w:line="240" w:lineRule="auto"/>
              <w:jc w:val="left"/>
            </w:pPr>
            <w:r>
              <w:lastRenderedPageBreak/>
              <w:t>Mumps</w:t>
            </w:r>
          </w:p>
        </w:tc>
        <w:tc>
          <w:tcPr>
            <w:tcW w:w="2655" w:type="dxa"/>
            <w:tcBorders>
              <w:top w:val="single" w:sz="8" w:space="0" w:color="000000"/>
              <w:left w:val="single" w:sz="8" w:space="0" w:color="000000"/>
              <w:bottom w:val="single" w:sz="8" w:space="0" w:color="000000"/>
              <w:right w:val="single" w:sz="8" w:space="0" w:color="000000"/>
            </w:tcBorders>
          </w:tcPr>
          <w:p w14:paraId="164E1701" w14:textId="77777777" w:rsidR="00C923D8" w:rsidRDefault="009B6B2F">
            <w:pPr>
              <w:spacing w:line="240" w:lineRule="auto"/>
              <w:jc w:val="left"/>
            </w:pPr>
            <w:r>
              <w:t xml:space="preserve">     15</w:t>
            </w:r>
          </w:p>
        </w:tc>
        <w:tc>
          <w:tcPr>
            <w:tcW w:w="2520" w:type="dxa"/>
            <w:tcBorders>
              <w:top w:val="single" w:sz="8" w:space="0" w:color="000000"/>
              <w:left w:val="single" w:sz="8" w:space="0" w:color="000000"/>
              <w:bottom w:val="single" w:sz="8" w:space="0" w:color="000000"/>
              <w:right w:val="single" w:sz="8" w:space="0" w:color="000000"/>
            </w:tcBorders>
          </w:tcPr>
          <w:p w14:paraId="4CD53A88" w14:textId="77777777" w:rsidR="00C923D8" w:rsidRDefault="009B6B2F">
            <w:pPr>
              <w:spacing w:line="240" w:lineRule="auto"/>
              <w:jc w:val="left"/>
            </w:pPr>
            <w:r>
              <w:t xml:space="preserve">   0</w:t>
            </w:r>
          </w:p>
        </w:tc>
      </w:tr>
    </w:tbl>
    <w:p w14:paraId="396FECFB" w14:textId="77777777" w:rsidR="00C923D8" w:rsidRDefault="00C923D8"/>
    <w:p w14:paraId="15E33234" w14:textId="77777777" w:rsidR="00C923D8" w:rsidRDefault="009B6B2F">
      <w:r>
        <w:rPr>
          <w:b/>
          <w:bCs/>
          <w:sz w:val="28"/>
          <w:szCs w:val="28"/>
        </w:rPr>
        <w:t>Blood Borne Disease</w:t>
      </w:r>
    </w:p>
    <w:p w14:paraId="4809A046" w14:textId="77777777" w:rsidR="00C923D8" w:rsidRDefault="00C923D8"/>
    <w:tbl>
      <w:tblPr>
        <w:tblStyle w:val="aff4"/>
        <w:tblW w:w="91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05"/>
        <w:gridCol w:w="2655"/>
        <w:gridCol w:w="2520"/>
      </w:tblGrid>
      <w:tr w:rsidR="00C923D8" w14:paraId="11D9B997" w14:textId="77777777">
        <w:tc>
          <w:tcPr>
            <w:tcW w:w="4005" w:type="dxa"/>
            <w:tcBorders>
              <w:top w:val="single" w:sz="8" w:space="0" w:color="000000"/>
              <w:left w:val="single" w:sz="8" w:space="0" w:color="000000"/>
              <w:bottom w:val="single" w:sz="8" w:space="0" w:color="000000"/>
              <w:right w:val="single" w:sz="8" w:space="0" w:color="000000"/>
            </w:tcBorders>
          </w:tcPr>
          <w:p w14:paraId="34567DCA" w14:textId="77777777" w:rsidR="00C923D8" w:rsidRDefault="009B6B2F">
            <w:pPr>
              <w:spacing w:line="240" w:lineRule="auto"/>
              <w:jc w:val="left"/>
            </w:pPr>
            <w:r>
              <w:rPr>
                <w:b/>
                <w:bCs/>
                <w:sz w:val="26"/>
                <w:szCs w:val="26"/>
              </w:rPr>
              <w:t>Disease</w:t>
            </w:r>
          </w:p>
        </w:tc>
        <w:tc>
          <w:tcPr>
            <w:tcW w:w="2655" w:type="dxa"/>
            <w:tcBorders>
              <w:top w:val="single" w:sz="8" w:space="0" w:color="000000"/>
              <w:left w:val="single" w:sz="8" w:space="0" w:color="000000"/>
              <w:bottom w:val="single" w:sz="8" w:space="0" w:color="000000"/>
              <w:right w:val="single" w:sz="8" w:space="0" w:color="000000"/>
            </w:tcBorders>
          </w:tcPr>
          <w:p w14:paraId="7524787C" w14:textId="77777777" w:rsidR="00C923D8" w:rsidRDefault="009B6B2F">
            <w:pPr>
              <w:spacing w:line="240" w:lineRule="auto"/>
              <w:jc w:val="left"/>
            </w:pPr>
            <w:r>
              <w:rPr>
                <w:b/>
                <w:bCs/>
                <w:sz w:val="26"/>
                <w:szCs w:val="26"/>
              </w:rPr>
              <w:t>No. of Cases</w:t>
            </w:r>
          </w:p>
        </w:tc>
        <w:tc>
          <w:tcPr>
            <w:tcW w:w="2520" w:type="dxa"/>
            <w:tcBorders>
              <w:top w:val="single" w:sz="8" w:space="0" w:color="000000"/>
              <w:left w:val="single" w:sz="8" w:space="0" w:color="000000"/>
              <w:bottom w:val="single" w:sz="8" w:space="0" w:color="000000"/>
              <w:right w:val="single" w:sz="8" w:space="0" w:color="000000"/>
            </w:tcBorders>
          </w:tcPr>
          <w:p w14:paraId="132F1F8A" w14:textId="77777777" w:rsidR="00C923D8" w:rsidRDefault="009B6B2F">
            <w:pPr>
              <w:spacing w:line="240" w:lineRule="auto"/>
              <w:jc w:val="left"/>
            </w:pPr>
            <w:r>
              <w:rPr>
                <w:b/>
                <w:bCs/>
                <w:sz w:val="26"/>
                <w:szCs w:val="26"/>
              </w:rPr>
              <w:t>No. of Deaths</w:t>
            </w:r>
          </w:p>
        </w:tc>
      </w:tr>
      <w:tr w:rsidR="00C923D8" w14:paraId="05AA0562" w14:textId="77777777">
        <w:tc>
          <w:tcPr>
            <w:tcW w:w="4005" w:type="dxa"/>
            <w:tcBorders>
              <w:top w:val="single" w:sz="8" w:space="0" w:color="000000"/>
              <w:left w:val="single" w:sz="8" w:space="0" w:color="000000"/>
              <w:bottom w:val="single" w:sz="8" w:space="0" w:color="000000"/>
              <w:right w:val="single" w:sz="8" w:space="0" w:color="000000"/>
            </w:tcBorders>
          </w:tcPr>
          <w:p w14:paraId="68B1A221" w14:textId="77777777" w:rsidR="00C923D8" w:rsidRDefault="009B6B2F">
            <w:pPr>
              <w:spacing w:line="240" w:lineRule="auto"/>
              <w:jc w:val="left"/>
            </w:pPr>
            <w:r>
              <w:t>AIDS</w:t>
            </w:r>
          </w:p>
        </w:tc>
        <w:tc>
          <w:tcPr>
            <w:tcW w:w="2655" w:type="dxa"/>
            <w:tcBorders>
              <w:top w:val="single" w:sz="8" w:space="0" w:color="000000"/>
              <w:left w:val="single" w:sz="8" w:space="0" w:color="000000"/>
              <w:bottom w:val="single" w:sz="8" w:space="0" w:color="000000"/>
              <w:right w:val="single" w:sz="8" w:space="0" w:color="000000"/>
            </w:tcBorders>
          </w:tcPr>
          <w:p w14:paraId="01A5C8BF"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50130B6C" w14:textId="77777777" w:rsidR="00C923D8" w:rsidRDefault="009B6B2F">
            <w:pPr>
              <w:spacing w:line="240" w:lineRule="auto"/>
              <w:jc w:val="left"/>
            </w:pPr>
            <w:r>
              <w:t xml:space="preserve">   0</w:t>
            </w:r>
          </w:p>
        </w:tc>
      </w:tr>
      <w:tr w:rsidR="00C923D8" w14:paraId="074230F4" w14:textId="77777777">
        <w:tc>
          <w:tcPr>
            <w:tcW w:w="4005" w:type="dxa"/>
            <w:tcBorders>
              <w:top w:val="single" w:sz="8" w:space="0" w:color="000000"/>
              <w:left w:val="single" w:sz="8" w:space="0" w:color="000000"/>
              <w:bottom w:val="single" w:sz="8" w:space="0" w:color="000000"/>
              <w:right w:val="single" w:sz="8" w:space="0" w:color="000000"/>
            </w:tcBorders>
          </w:tcPr>
          <w:p w14:paraId="669D22B1" w14:textId="77777777" w:rsidR="00C923D8" w:rsidRDefault="009B6B2F">
            <w:pPr>
              <w:spacing w:line="240" w:lineRule="auto"/>
              <w:jc w:val="left"/>
            </w:pPr>
            <w:r>
              <w:t>Hep- B</w:t>
            </w:r>
          </w:p>
        </w:tc>
        <w:tc>
          <w:tcPr>
            <w:tcW w:w="2655" w:type="dxa"/>
            <w:tcBorders>
              <w:top w:val="single" w:sz="8" w:space="0" w:color="000000"/>
              <w:left w:val="single" w:sz="8" w:space="0" w:color="000000"/>
              <w:bottom w:val="single" w:sz="8" w:space="0" w:color="000000"/>
              <w:right w:val="single" w:sz="8" w:space="0" w:color="000000"/>
            </w:tcBorders>
          </w:tcPr>
          <w:p w14:paraId="3548D2F1"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45D13DF1" w14:textId="77777777" w:rsidR="00C923D8" w:rsidRDefault="009B6B2F">
            <w:pPr>
              <w:spacing w:line="240" w:lineRule="auto"/>
              <w:jc w:val="left"/>
            </w:pPr>
            <w:r>
              <w:t xml:space="preserve">   0</w:t>
            </w:r>
          </w:p>
        </w:tc>
      </w:tr>
      <w:tr w:rsidR="00C923D8" w14:paraId="7FB2E8E2" w14:textId="77777777">
        <w:tc>
          <w:tcPr>
            <w:tcW w:w="4005" w:type="dxa"/>
            <w:tcBorders>
              <w:top w:val="single" w:sz="8" w:space="0" w:color="000000"/>
              <w:left w:val="single" w:sz="8" w:space="0" w:color="000000"/>
              <w:bottom w:val="single" w:sz="8" w:space="0" w:color="000000"/>
              <w:right w:val="single" w:sz="8" w:space="0" w:color="000000"/>
            </w:tcBorders>
          </w:tcPr>
          <w:p w14:paraId="115CB16C" w14:textId="77777777" w:rsidR="00C923D8" w:rsidRDefault="009B6B2F">
            <w:pPr>
              <w:spacing w:line="240" w:lineRule="auto"/>
              <w:jc w:val="left"/>
            </w:pPr>
            <w:r>
              <w:t>Hep- C</w:t>
            </w:r>
          </w:p>
        </w:tc>
        <w:tc>
          <w:tcPr>
            <w:tcW w:w="2655" w:type="dxa"/>
            <w:tcBorders>
              <w:top w:val="single" w:sz="8" w:space="0" w:color="000000"/>
              <w:left w:val="single" w:sz="8" w:space="0" w:color="000000"/>
              <w:bottom w:val="single" w:sz="8" w:space="0" w:color="000000"/>
              <w:right w:val="single" w:sz="8" w:space="0" w:color="000000"/>
            </w:tcBorders>
          </w:tcPr>
          <w:p w14:paraId="2C0F393A"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5F133A5D" w14:textId="77777777" w:rsidR="00C923D8" w:rsidRDefault="009B6B2F">
            <w:pPr>
              <w:spacing w:line="240" w:lineRule="auto"/>
              <w:jc w:val="left"/>
            </w:pPr>
            <w:r>
              <w:t xml:space="preserve">   0</w:t>
            </w:r>
          </w:p>
        </w:tc>
      </w:tr>
    </w:tbl>
    <w:p w14:paraId="18C29EE0" w14:textId="77777777" w:rsidR="00C923D8" w:rsidRDefault="00C923D8"/>
    <w:p w14:paraId="7D55AF58" w14:textId="77777777" w:rsidR="00C923D8" w:rsidRDefault="009B6B2F">
      <w:r>
        <w:rPr>
          <w:b/>
          <w:bCs/>
          <w:sz w:val="28"/>
          <w:szCs w:val="28"/>
        </w:rPr>
        <w:t>Zoonotic Disease</w:t>
      </w:r>
    </w:p>
    <w:p w14:paraId="5B34B71B" w14:textId="77777777" w:rsidR="00C923D8" w:rsidRDefault="00C923D8"/>
    <w:tbl>
      <w:tblPr>
        <w:tblStyle w:val="aff5"/>
        <w:tblW w:w="91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05"/>
        <w:gridCol w:w="2655"/>
        <w:gridCol w:w="2520"/>
      </w:tblGrid>
      <w:tr w:rsidR="00C923D8" w14:paraId="47DF879E" w14:textId="77777777">
        <w:tc>
          <w:tcPr>
            <w:tcW w:w="4005" w:type="dxa"/>
            <w:tcBorders>
              <w:top w:val="single" w:sz="8" w:space="0" w:color="000000"/>
              <w:left w:val="single" w:sz="8" w:space="0" w:color="000000"/>
              <w:bottom w:val="single" w:sz="8" w:space="0" w:color="000000"/>
              <w:right w:val="single" w:sz="8" w:space="0" w:color="000000"/>
            </w:tcBorders>
          </w:tcPr>
          <w:p w14:paraId="106175A1" w14:textId="77777777" w:rsidR="00C923D8" w:rsidRDefault="009B6B2F">
            <w:pPr>
              <w:spacing w:line="240" w:lineRule="auto"/>
              <w:jc w:val="left"/>
            </w:pPr>
            <w:r>
              <w:rPr>
                <w:b/>
                <w:bCs/>
                <w:sz w:val="26"/>
                <w:szCs w:val="26"/>
              </w:rPr>
              <w:t>Disease</w:t>
            </w:r>
          </w:p>
        </w:tc>
        <w:tc>
          <w:tcPr>
            <w:tcW w:w="2655" w:type="dxa"/>
            <w:tcBorders>
              <w:top w:val="single" w:sz="8" w:space="0" w:color="000000"/>
              <w:left w:val="single" w:sz="8" w:space="0" w:color="000000"/>
              <w:bottom w:val="single" w:sz="8" w:space="0" w:color="000000"/>
              <w:right w:val="single" w:sz="8" w:space="0" w:color="000000"/>
            </w:tcBorders>
          </w:tcPr>
          <w:p w14:paraId="05EA6DC5" w14:textId="77777777" w:rsidR="00C923D8" w:rsidRDefault="009B6B2F">
            <w:pPr>
              <w:spacing w:line="240" w:lineRule="auto"/>
              <w:jc w:val="left"/>
            </w:pPr>
            <w:r>
              <w:rPr>
                <w:b/>
                <w:bCs/>
                <w:sz w:val="26"/>
                <w:szCs w:val="26"/>
              </w:rPr>
              <w:t>No. of Cases</w:t>
            </w:r>
          </w:p>
        </w:tc>
        <w:tc>
          <w:tcPr>
            <w:tcW w:w="2520" w:type="dxa"/>
            <w:tcBorders>
              <w:top w:val="single" w:sz="8" w:space="0" w:color="000000"/>
              <w:left w:val="single" w:sz="8" w:space="0" w:color="000000"/>
              <w:bottom w:val="single" w:sz="8" w:space="0" w:color="000000"/>
              <w:right w:val="single" w:sz="8" w:space="0" w:color="000000"/>
            </w:tcBorders>
          </w:tcPr>
          <w:p w14:paraId="0D81CE99" w14:textId="77777777" w:rsidR="00C923D8" w:rsidRDefault="009B6B2F">
            <w:pPr>
              <w:spacing w:line="240" w:lineRule="auto"/>
              <w:jc w:val="left"/>
            </w:pPr>
            <w:r>
              <w:rPr>
                <w:b/>
                <w:bCs/>
                <w:sz w:val="26"/>
                <w:szCs w:val="26"/>
              </w:rPr>
              <w:t>No. of Deaths</w:t>
            </w:r>
          </w:p>
        </w:tc>
      </w:tr>
      <w:tr w:rsidR="00C923D8" w14:paraId="40E5777E" w14:textId="77777777">
        <w:tc>
          <w:tcPr>
            <w:tcW w:w="4005" w:type="dxa"/>
            <w:tcBorders>
              <w:top w:val="single" w:sz="8" w:space="0" w:color="000000"/>
              <w:left w:val="single" w:sz="8" w:space="0" w:color="000000"/>
              <w:bottom w:val="single" w:sz="8" w:space="0" w:color="000000"/>
              <w:right w:val="single" w:sz="8" w:space="0" w:color="000000"/>
            </w:tcBorders>
          </w:tcPr>
          <w:p w14:paraId="65628F8A" w14:textId="77777777" w:rsidR="00C923D8" w:rsidRDefault="009B6B2F">
            <w:pPr>
              <w:spacing w:line="240" w:lineRule="auto"/>
              <w:jc w:val="left"/>
            </w:pPr>
            <w:r>
              <w:t>Rabies</w:t>
            </w:r>
          </w:p>
        </w:tc>
        <w:tc>
          <w:tcPr>
            <w:tcW w:w="2655" w:type="dxa"/>
            <w:tcBorders>
              <w:top w:val="single" w:sz="8" w:space="0" w:color="000000"/>
              <w:left w:val="single" w:sz="8" w:space="0" w:color="000000"/>
              <w:bottom w:val="single" w:sz="8" w:space="0" w:color="000000"/>
              <w:right w:val="single" w:sz="8" w:space="0" w:color="000000"/>
            </w:tcBorders>
          </w:tcPr>
          <w:p w14:paraId="1129847E"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00CC83B5" w14:textId="77777777" w:rsidR="00C923D8" w:rsidRDefault="009B6B2F">
            <w:pPr>
              <w:spacing w:line="240" w:lineRule="auto"/>
              <w:jc w:val="left"/>
            </w:pPr>
            <w:r>
              <w:t>0</w:t>
            </w:r>
          </w:p>
        </w:tc>
      </w:tr>
      <w:tr w:rsidR="00C923D8" w14:paraId="5387F773" w14:textId="77777777">
        <w:tc>
          <w:tcPr>
            <w:tcW w:w="4005" w:type="dxa"/>
            <w:tcBorders>
              <w:top w:val="single" w:sz="8" w:space="0" w:color="000000"/>
              <w:left w:val="single" w:sz="8" w:space="0" w:color="000000"/>
              <w:bottom w:val="single" w:sz="8" w:space="0" w:color="000000"/>
              <w:right w:val="single" w:sz="8" w:space="0" w:color="000000"/>
            </w:tcBorders>
          </w:tcPr>
          <w:p w14:paraId="3E25F437" w14:textId="77777777" w:rsidR="00C923D8" w:rsidRDefault="009B6B2F">
            <w:pPr>
              <w:spacing w:line="240" w:lineRule="auto"/>
              <w:jc w:val="left"/>
            </w:pPr>
            <w:r>
              <w:t>Leptospirosis</w:t>
            </w:r>
          </w:p>
        </w:tc>
        <w:tc>
          <w:tcPr>
            <w:tcW w:w="2655" w:type="dxa"/>
            <w:tcBorders>
              <w:top w:val="single" w:sz="8" w:space="0" w:color="000000"/>
              <w:left w:val="single" w:sz="8" w:space="0" w:color="000000"/>
              <w:bottom w:val="single" w:sz="8" w:space="0" w:color="000000"/>
              <w:right w:val="single" w:sz="8" w:space="0" w:color="000000"/>
            </w:tcBorders>
          </w:tcPr>
          <w:p w14:paraId="5116C64F"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71C2A6DA" w14:textId="77777777" w:rsidR="00C923D8" w:rsidRDefault="009B6B2F">
            <w:pPr>
              <w:spacing w:line="240" w:lineRule="auto"/>
              <w:jc w:val="left"/>
            </w:pPr>
            <w:r>
              <w:t>0</w:t>
            </w:r>
          </w:p>
        </w:tc>
      </w:tr>
      <w:tr w:rsidR="00C923D8" w14:paraId="4E656594" w14:textId="77777777">
        <w:tc>
          <w:tcPr>
            <w:tcW w:w="4005" w:type="dxa"/>
            <w:tcBorders>
              <w:top w:val="single" w:sz="8" w:space="0" w:color="000000"/>
              <w:left w:val="single" w:sz="8" w:space="0" w:color="000000"/>
              <w:bottom w:val="single" w:sz="8" w:space="0" w:color="000000"/>
              <w:right w:val="single" w:sz="8" w:space="0" w:color="000000"/>
            </w:tcBorders>
          </w:tcPr>
          <w:p w14:paraId="222CD32B" w14:textId="77777777" w:rsidR="00C923D8" w:rsidRDefault="009B6B2F">
            <w:pPr>
              <w:spacing w:line="240" w:lineRule="auto"/>
              <w:jc w:val="left"/>
            </w:pPr>
            <w:r>
              <w:t>Avian influenza</w:t>
            </w:r>
          </w:p>
        </w:tc>
        <w:tc>
          <w:tcPr>
            <w:tcW w:w="2655" w:type="dxa"/>
            <w:tcBorders>
              <w:top w:val="single" w:sz="8" w:space="0" w:color="000000"/>
              <w:left w:val="single" w:sz="8" w:space="0" w:color="000000"/>
              <w:bottom w:val="single" w:sz="8" w:space="0" w:color="000000"/>
              <w:right w:val="single" w:sz="8" w:space="0" w:color="000000"/>
            </w:tcBorders>
          </w:tcPr>
          <w:p w14:paraId="2CADCAAD"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22450F37" w14:textId="77777777" w:rsidR="00C923D8" w:rsidRDefault="009B6B2F">
            <w:pPr>
              <w:spacing w:line="240" w:lineRule="auto"/>
              <w:jc w:val="left"/>
            </w:pPr>
            <w:r>
              <w:t>0</w:t>
            </w:r>
          </w:p>
        </w:tc>
      </w:tr>
      <w:tr w:rsidR="00C923D8" w14:paraId="111303D5" w14:textId="77777777">
        <w:trPr>
          <w:trHeight w:val="483"/>
        </w:trPr>
        <w:tc>
          <w:tcPr>
            <w:tcW w:w="4005" w:type="dxa"/>
            <w:tcBorders>
              <w:top w:val="single" w:sz="8" w:space="0" w:color="000000"/>
              <w:left w:val="single" w:sz="8" w:space="0" w:color="000000"/>
              <w:bottom w:val="single" w:sz="8" w:space="0" w:color="000000"/>
              <w:right w:val="single" w:sz="8" w:space="0" w:color="000000"/>
            </w:tcBorders>
          </w:tcPr>
          <w:p w14:paraId="22F6CC3D" w14:textId="77777777" w:rsidR="00C923D8" w:rsidRDefault="009B6B2F">
            <w:pPr>
              <w:spacing w:line="240" w:lineRule="auto"/>
              <w:jc w:val="left"/>
            </w:pPr>
            <w:r>
              <w:t>West nile</w:t>
            </w:r>
          </w:p>
        </w:tc>
        <w:tc>
          <w:tcPr>
            <w:tcW w:w="2655" w:type="dxa"/>
            <w:tcBorders>
              <w:top w:val="single" w:sz="8" w:space="0" w:color="000000"/>
              <w:left w:val="single" w:sz="8" w:space="0" w:color="000000"/>
              <w:bottom w:val="single" w:sz="8" w:space="0" w:color="000000"/>
              <w:right w:val="single" w:sz="8" w:space="0" w:color="000000"/>
            </w:tcBorders>
          </w:tcPr>
          <w:p w14:paraId="71060218"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0E8B4CEE" w14:textId="77777777" w:rsidR="00C923D8" w:rsidRDefault="009B6B2F">
            <w:pPr>
              <w:spacing w:line="240" w:lineRule="auto"/>
              <w:jc w:val="left"/>
            </w:pPr>
            <w:r>
              <w:t>0</w:t>
            </w:r>
          </w:p>
        </w:tc>
      </w:tr>
      <w:tr w:rsidR="00C923D8" w14:paraId="5450F858" w14:textId="77777777">
        <w:tc>
          <w:tcPr>
            <w:tcW w:w="4005" w:type="dxa"/>
            <w:tcBorders>
              <w:top w:val="single" w:sz="8" w:space="0" w:color="000000"/>
              <w:left w:val="single" w:sz="8" w:space="0" w:color="000000"/>
              <w:bottom w:val="single" w:sz="8" w:space="0" w:color="000000"/>
              <w:right w:val="single" w:sz="8" w:space="0" w:color="000000"/>
            </w:tcBorders>
          </w:tcPr>
          <w:p w14:paraId="2186ACCA" w14:textId="77777777" w:rsidR="00C923D8" w:rsidRDefault="009B6B2F">
            <w:pPr>
              <w:spacing w:line="240" w:lineRule="auto"/>
              <w:jc w:val="left"/>
            </w:pPr>
            <w:r>
              <w:t>Anthrax</w:t>
            </w:r>
          </w:p>
        </w:tc>
        <w:tc>
          <w:tcPr>
            <w:tcW w:w="2655" w:type="dxa"/>
            <w:tcBorders>
              <w:top w:val="single" w:sz="8" w:space="0" w:color="000000"/>
              <w:left w:val="single" w:sz="8" w:space="0" w:color="000000"/>
              <w:bottom w:val="single" w:sz="8" w:space="0" w:color="000000"/>
              <w:right w:val="single" w:sz="8" w:space="0" w:color="000000"/>
            </w:tcBorders>
          </w:tcPr>
          <w:p w14:paraId="469F93E1"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72F8F80D" w14:textId="77777777" w:rsidR="00C923D8" w:rsidRDefault="009B6B2F">
            <w:pPr>
              <w:spacing w:line="240" w:lineRule="auto"/>
              <w:jc w:val="left"/>
            </w:pPr>
            <w:r>
              <w:t>0</w:t>
            </w:r>
          </w:p>
        </w:tc>
      </w:tr>
      <w:tr w:rsidR="00C923D8" w14:paraId="357F41E1" w14:textId="77777777">
        <w:tc>
          <w:tcPr>
            <w:tcW w:w="4005" w:type="dxa"/>
            <w:tcBorders>
              <w:top w:val="single" w:sz="8" w:space="0" w:color="000000"/>
              <w:left w:val="single" w:sz="8" w:space="0" w:color="000000"/>
              <w:bottom w:val="single" w:sz="8" w:space="0" w:color="000000"/>
              <w:right w:val="single" w:sz="8" w:space="0" w:color="000000"/>
            </w:tcBorders>
          </w:tcPr>
          <w:p w14:paraId="415417EB" w14:textId="77777777" w:rsidR="00C923D8" w:rsidRDefault="009B6B2F">
            <w:pPr>
              <w:spacing w:line="240" w:lineRule="auto"/>
              <w:jc w:val="left"/>
            </w:pPr>
            <w:r>
              <w:t>Nipah</w:t>
            </w:r>
          </w:p>
        </w:tc>
        <w:tc>
          <w:tcPr>
            <w:tcW w:w="2655" w:type="dxa"/>
            <w:tcBorders>
              <w:top w:val="single" w:sz="8" w:space="0" w:color="000000"/>
              <w:left w:val="single" w:sz="8" w:space="0" w:color="000000"/>
              <w:bottom w:val="single" w:sz="8" w:space="0" w:color="000000"/>
              <w:right w:val="single" w:sz="8" w:space="0" w:color="000000"/>
            </w:tcBorders>
          </w:tcPr>
          <w:p w14:paraId="522664F1"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25FB51D6" w14:textId="77777777" w:rsidR="00C923D8" w:rsidRDefault="009B6B2F">
            <w:pPr>
              <w:spacing w:line="240" w:lineRule="auto"/>
              <w:jc w:val="left"/>
            </w:pPr>
            <w:r>
              <w:t>0</w:t>
            </w:r>
          </w:p>
        </w:tc>
      </w:tr>
      <w:tr w:rsidR="00C923D8" w14:paraId="06B66A48" w14:textId="77777777">
        <w:tc>
          <w:tcPr>
            <w:tcW w:w="4005" w:type="dxa"/>
            <w:tcBorders>
              <w:top w:val="single" w:sz="8" w:space="0" w:color="000000"/>
              <w:left w:val="single" w:sz="8" w:space="0" w:color="000000"/>
              <w:bottom w:val="single" w:sz="8" w:space="0" w:color="000000"/>
              <w:right w:val="single" w:sz="8" w:space="0" w:color="000000"/>
            </w:tcBorders>
          </w:tcPr>
          <w:p w14:paraId="6E0F24FC" w14:textId="77777777" w:rsidR="00C923D8" w:rsidRDefault="009B6B2F">
            <w:pPr>
              <w:spacing w:line="240" w:lineRule="auto"/>
              <w:jc w:val="left"/>
            </w:pPr>
            <w:r>
              <w:t>Scrub Typhus</w:t>
            </w:r>
          </w:p>
        </w:tc>
        <w:tc>
          <w:tcPr>
            <w:tcW w:w="2655" w:type="dxa"/>
            <w:tcBorders>
              <w:top w:val="single" w:sz="8" w:space="0" w:color="000000"/>
              <w:left w:val="single" w:sz="8" w:space="0" w:color="000000"/>
              <w:bottom w:val="single" w:sz="8" w:space="0" w:color="000000"/>
              <w:right w:val="single" w:sz="8" w:space="0" w:color="000000"/>
            </w:tcBorders>
          </w:tcPr>
          <w:p w14:paraId="560AC5FD" w14:textId="77777777" w:rsidR="00C923D8" w:rsidRDefault="009B6B2F">
            <w:pPr>
              <w:spacing w:line="240" w:lineRule="auto"/>
              <w:jc w:val="left"/>
            </w:pPr>
            <w:r>
              <w:t xml:space="preserve">  0</w:t>
            </w:r>
          </w:p>
        </w:tc>
        <w:tc>
          <w:tcPr>
            <w:tcW w:w="2520" w:type="dxa"/>
            <w:tcBorders>
              <w:top w:val="single" w:sz="8" w:space="0" w:color="000000"/>
              <w:left w:val="single" w:sz="8" w:space="0" w:color="000000"/>
              <w:bottom w:val="single" w:sz="8" w:space="0" w:color="000000"/>
              <w:right w:val="single" w:sz="8" w:space="0" w:color="000000"/>
            </w:tcBorders>
          </w:tcPr>
          <w:p w14:paraId="765A7138" w14:textId="77777777" w:rsidR="00C923D8" w:rsidRDefault="009B6B2F">
            <w:pPr>
              <w:spacing w:line="240" w:lineRule="auto"/>
              <w:jc w:val="left"/>
            </w:pPr>
            <w:r>
              <w:t>0</w:t>
            </w:r>
          </w:p>
        </w:tc>
      </w:tr>
    </w:tbl>
    <w:p w14:paraId="1F18063A" w14:textId="77777777" w:rsidR="00C923D8" w:rsidRDefault="009B6B2F">
      <w:pPr>
        <w:sectPr w:rsidR="00C923D8">
          <w:headerReference w:type="default" r:id="rId39"/>
          <w:footerReference w:type="default" r:id="rId40"/>
          <w:pgSz w:w="11906" w:h="16838"/>
          <w:pgMar w:top="1440" w:right="1274" w:bottom="1440" w:left="1440" w:header="708" w:footer="708" w:gutter="0"/>
          <w:cols w:space="720"/>
        </w:sectPr>
      </w:pPr>
      <w:r>
        <w:t xml:space="preserve"> </w:t>
      </w:r>
    </w:p>
    <w:p w14:paraId="77B3B024" w14:textId="77777777" w:rsidR="00C923D8" w:rsidRDefault="009B6B2F">
      <w:pPr>
        <w:pStyle w:val="Heading2"/>
        <w:numPr>
          <w:ilvl w:val="1"/>
          <w:numId w:val="1"/>
        </w:numPr>
        <w:tabs>
          <w:tab w:val="left" w:pos="0"/>
        </w:tabs>
      </w:pPr>
      <w:bookmarkStart w:id="81" w:name="_8j9r3zldvjit" w:colFirst="0" w:colLast="0"/>
      <w:bookmarkEnd w:id="81"/>
      <w:r>
        <w:lastRenderedPageBreak/>
        <w:t>Integrated Disease Hotspot Map (2021–2025)</w:t>
      </w:r>
    </w:p>
    <w:p w14:paraId="43794373" w14:textId="77777777" w:rsidR="00C923D8" w:rsidRDefault="00C923D8"/>
    <w:p w14:paraId="1E1D5BAF" w14:textId="77777777" w:rsidR="00C923D8" w:rsidRDefault="00C923D8"/>
    <w:tbl>
      <w:tblPr>
        <w:tblStyle w:val="aff6"/>
        <w:tblW w:w="9901" w:type="dxa"/>
        <w:tblInd w:w="-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60"/>
        <w:gridCol w:w="1725"/>
        <w:gridCol w:w="1665"/>
        <w:gridCol w:w="1620"/>
        <w:gridCol w:w="1470"/>
        <w:gridCol w:w="1365"/>
        <w:gridCol w:w="1096"/>
      </w:tblGrid>
      <w:tr w:rsidR="00C923D8" w14:paraId="25AA846D" w14:textId="77777777">
        <w:trPr>
          <w:trHeight w:val="830"/>
        </w:trPr>
        <w:tc>
          <w:tcPr>
            <w:tcW w:w="960" w:type="dxa"/>
            <w:tcBorders>
              <w:top w:val="single" w:sz="8" w:space="0" w:color="000000"/>
              <w:left w:val="single" w:sz="8" w:space="0" w:color="000000"/>
              <w:bottom w:val="single" w:sz="8" w:space="0" w:color="000000"/>
              <w:right w:val="single" w:sz="8" w:space="0" w:color="000000"/>
            </w:tcBorders>
          </w:tcPr>
          <w:p w14:paraId="6753184C" w14:textId="77777777" w:rsidR="00C923D8" w:rsidRDefault="009B6B2F">
            <w:pPr>
              <w:jc w:val="center"/>
            </w:pPr>
            <w:r>
              <w:rPr>
                <w:b/>
                <w:bCs/>
              </w:rPr>
              <w:t>Ward No</w:t>
            </w:r>
          </w:p>
        </w:tc>
        <w:tc>
          <w:tcPr>
            <w:tcW w:w="1725" w:type="dxa"/>
            <w:tcBorders>
              <w:top w:val="single" w:sz="8" w:space="0" w:color="000000"/>
              <w:left w:val="single" w:sz="8" w:space="0" w:color="000000"/>
              <w:bottom w:val="single" w:sz="8" w:space="0" w:color="000000"/>
              <w:right w:val="single" w:sz="8" w:space="0" w:color="000000"/>
            </w:tcBorders>
          </w:tcPr>
          <w:p w14:paraId="79D7FFA3" w14:textId="77777777" w:rsidR="00C923D8" w:rsidRDefault="009B6B2F">
            <w:pPr>
              <w:jc w:val="center"/>
            </w:pPr>
            <w:r>
              <w:rPr>
                <w:b/>
                <w:bCs/>
              </w:rPr>
              <w:t>Dengue  Total (2021-25)</w:t>
            </w:r>
          </w:p>
        </w:tc>
        <w:tc>
          <w:tcPr>
            <w:tcW w:w="1665" w:type="dxa"/>
            <w:tcBorders>
              <w:top w:val="single" w:sz="8" w:space="0" w:color="000000"/>
              <w:left w:val="single" w:sz="8" w:space="0" w:color="000000"/>
              <w:bottom w:val="single" w:sz="8" w:space="0" w:color="000000"/>
              <w:right w:val="single" w:sz="8" w:space="0" w:color="000000"/>
            </w:tcBorders>
          </w:tcPr>
          <w:p w14:paraId="6E76FCDC" w14:textId="77777777" w:rsidR="00C923D8" w:rsidRDefault="009B6B2F">
            <w:pPr>
              <w:jc w:val="center"/>
            </w:pPr>
            <w:r>
              <w:rPr>
                <w:b/>
                <w:bCs/>
              </w:rPr>
              <w:t>Leptospirosis Total (2021-25)</w:t>
            </w:r>
          </w:p>
        </w:tc>
        <w:tc>
          <w:tcPr>
            <w:tcW w:w="1620" w:type="dxa"/>
            <w:tcBorders>
              <w:top w:val="single" w:sz="8" w:space="0" w:color="000000"/>
              <w:left w:val="single" w:sz="8" w:space="0" w:color="000000"/>
              <w:bottom w:val="single" w:sz="8" w:space="0" w:color="000000"/>
              <w:right w:val="single" w:sz="8" w:space="0" w:color="000000"/>
            </w:tcBorders>
          </w:tcPr>
          <w:p w14:paraId="65CF6C72" w14:textId="77777777" w:rsidR="00C923D8" w:rsidRDefault="009B6B2F">
            <w:pPr>
              <w:jc w:val="center"/>
            </w:pPr>
            <w:r>
              <w:rPr>
                <w:b/>
                <w:bCs/>
              </w:rPr>
              <w:t>Hepatitis A Total (2021-25)</w:t>
            </w:r>
          </w:p>
        </w:tc>
        <w:tc>
          <w:tcPr>
            <w:tcW w:w="1470" w:type="dxa"/>
            <w:tcBorders>
              <w:top w:val="single" w:sz="8" w:space="0" w:color="000000"/>
              <w:left w:val="single" w:sz="8" w:space="0" w:color="000000"/>
              <w:bottom w:val="single" w:sz="8" w:space="0" w:color="000000"/>
              <w:right w:val="single" w:sz="8" w:space="0" w:color="000000"/>
            </w:tcBorders>
          </w:tcPr>
          <w:p w14:paraId="61803A3D" w14:textId="77777777" w:rsidR="00C923D8" w:rsidRDefault="009B6B2F">
            <w:pPr>
              <w:jc w:val="center"/>
            </w:pPr>
            <w:r>
              <w:rPr>
                <w:b/>
                <w:bCs/>
              </w:rPr>
              <w:t>Mumps (2021-25)</w:t>
            </w:r>
          </w:p>
        </w:tc>
        <w:tc>
          <w:tcPr>
            <w:tcW w:w="1365" w:type="dxa"/>
            <w:tcBorders>
              <w:top w:val="single" w:sz="8" w:space="0" w:color="000000"/>
              <w:left w:val="single" w:sz="8" w:space="0" w:color="000000"/>
              <w:bottom w:val="single" w:sz="8" w:space="0" w:color="000000"/>
              <w:right w:val="single" w:sz="8" w:space="0" w:color="000000"/>
            </w:tcBorders>
          </w:tcPr>
          <w:p w14:paraId="0F47146C" w14:textId="77777777" w:rsidR="00C923D8" w:rsidRDefault="009B6B2F">
            <w:pPr>
              <w:jc w:val="center"/>
            </w:pPr>
            <w:r>
              <w:rPr>
                <w:b/>
                <w:bCs/>
              </w:rPr>
              <w:t>ADD (2021-25)</w:t>
            </w:r>
          </w:p>
        </w:tc>
        <w:tc>
          <w:tcPr>
            <w:tcW w:w="1096" w:type="dxa"/>
            <w:tcBorders>
              <w:top w:val="single" w:sz="8" w:space="0" w:color="000000"/>
              <w:left w:val="single" w:sz="8" w:space="0" w:color="000000"/>
              <w:bottom w:val="single" w:sz="8" w:space="0" w:color="000000"/>
              <w:right w:val="single" w:sz="8" w:space="0" w:color="000000"/>
            </w:tcBorders>
          </w:tcPr>
          <w:p w14:paraId="34E73A0B" w14:textId="77777777" w:rsidR="00C923D8" w:rsidRDefault="009B6B2F">
            <w:pPr>
              <w:jc w:val="center"/>
            </w:pPr>
            <w:r>
              <w:rPr>
                <w:b/>
                <w:bCs/>
              </w:rPr>
              <w:t>Total Cases</w:t>
            </w:r>
          </w:p>
        </w:tc>
      </w:tr>
      <w:tr w:rsidR="00C923D8" w14:paraId="1DCE5E34"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19A70791" w14:textId="77777777" w:rsidR="00C923D8" w:rsidRDefault="009B6B2F">
            <w:r>
              <w:t>1</w:t>
            </w:r>
          </w:p>
        </w:tc>
        <w:tc>
          <w:tcPr>
            <w:tcW w:w="1725" w:type="dxa"/>
            <w:tcBorders>
              <w:top w:val="single" w:sz="8" w:space="0" w:color="000000"/>
              <w:left w:val="single" w:sz="8" w:space="0" w:color="000000"/>
              <w:bottom w:val="single" w:sz="8" w:space="0" w:color="000000"/>
              <w:right w:val="single" w:sz="8" w:space="0" w:color="000000"/>
            </w:tcBorders>
          </w:tcPr>
          <w:p w14:paraId="37DA0178" w14:textId="77777777" w:rsidR="00C923D8" w:rsidRDefault="009B6B2F">
            <w:r>
              <w:t>3</w:t>
            </w:r>
          </w:p>
        </w:tc>
        <w:tc>
          <w:tcPr>
            <w:tcW w:w="1665" w:type="dxa"/>
            <w:tcBorders>
              <w:top w:val="single" w:sz="8" w:space="0" w:color="000000"/>
              <w:left w:val="single" w:sz="8" w:space="0" w:color="000000"/>
              <w:bottom w:val="single" w:sz="8" w:space="0" w:color="000000"/>
              <w:right w:val="single" w:sz="8" w:space="0" w:color="000000"/>
            </w:tcBorders>
          </w:tcPr>
          <w:p w14:paraId="4177307C"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148BE15D"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555157DE" w14:textId="77777777" w:rsidR="00C923D8" w:rsidRDefault="009B6B2F">
            <w:r>
              <w:t>1</w:t>
            </w:r>
          </w:p>
        </w:tc>
        <w:tc>
          <w:tcPr>
            <w:tcW w:w="1365" w:type="dxa"/>
            <w:tcBorders>
              <w:top w:val="single" w:sz="8" w:space="0" w:color="000000"/>
              <w:left w:val="single" w:sz="8" w:space="0" w:color="000000"/>
              <w:bottom w:val="single" w:sz="8" w:space="0" w:color="000000"/>
              <w:right w:val="single" w:sz="8" w:space="0" w:color="000000"/>
            </w:tcBorders>
          </w:tcPr>
          <w:p w14:paraId="2CA4CA7F" w14:textId="77777777" w:rsidR="00C923D8" w:rsidRDefault="009B6B2F">
            <w:r>
              <w:t>19</w:t>
            </w:r>
          </w:p>
        </w:tc>
        <w:tc>
          <w:tcPr>
            <w:tcW w:w="1096" w:type="dxa"/>
            <w:tcBorders>
              <w:top w:val="single" w:sz="8" w:space="0" w:color="000000"/>
              <w:left w:val="single" w:sz="8" w:space="0" w:color="000000"/>
              <w:bottom w:val="single" w:sz="8" w:space="0" w:color="000000"/>
              <w:right w:val="single" w:sz="8" w:space="0" w:color="000000"/>
            </w:tcBorders>
          </w:tcPr>
          <w:p w14:paraId="48F944BA" w14:textId="77777777" w:rsidR="00C923D8" w:rsidRDefault="009B6B2F">
            <w:r>
              <w:t>23</w:t>
            </w:r>
          </w:p>
        </w:tc>
      </w:tr>
      <w:tr w:rsidR="00C923D8" w14:paraId="364B5C64"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1100A113" w14:textId="77777777" w:rsidR="00C923D8" w:rsidRDefault="009B6B2F">
            <w:r>
              <w:t>2</w:t>
            </w:r>
          </w:p>
        </w:tc>
        <w:tc>
          <w:tcPr>
            <w:tcW w:w="1725" w:type="dxa"/>
            <w:tcBorders>
              <w:top w:val="single" w:sz="8" w:space="0" w:color="000000"/>
              <w:left w:val="single" w:sz="8" w:space="0" w:color="000000"/>
              <w:bottom w:val="single" w:sz="8" w:space="0" w:color="000000"/>
              <w:right w:val="single" w:sz="8" w:space="0" w:color="000000"/>
            </w:tcBorders>
          </w:tcPr>
          <w:p w14:paraId="60300182" w14:textId="77777777" w:rsidR="00C923D8" w:rsidRDefault="009B6B2F">
            <w:r>
              <w:t>0</w:t>
            </w:r>
          </w:p>
        </w:tc>
        <w:tc>
          <w:tcPr>
            <w:tcW w:w="1665" w:type="dxa"/>
            <w:tcBorders>
              <w:top w:val="single" w:sz="8" w:space="0" w:color="000000"/>
              <w:left w:val="single" w:sz="8" w:space="0" w:color="000000"/>
              <w:bottom w:val="single" w:sz="8" w:space="0" w:color="000000"/>
              <w:right w:val="single" w:sz="8" w:space="0" w:color="000000"/>
            </w:tcBorders>
          </w:tcPr>
          <w:p w14:paraId="2CB6CD7E"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7BF61883"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2B174D35" w14:textId="77777777" w:rsidR="00C923D8" w:rsidRDefault="009B6B2F">
            <w:r>
              <w:t>2</w:t>
            </w:r>
          </w:p>
        </w:tc>
        <w:tc>
          <w:tcPr>
            <w:tcW w:w="1365" w:type="dxa"/>
            <w:tcBorders>
              <w:top w:val="single" w:sz="8" w:space="0" w:color="000000"/>
              <w:left w:val="single" w:sz="8" w:space="0" w:color="000000"/>
              <w:bottom w:val="single" w:sz="8" w:space="0" w:color="000000"/>
              <w:right w:val="single" w:sz="8" w:space="0" w:color="000000"/>
            </w:tcBorders>
          </w:tcPr>
          <w:p w14:paraId="37F9A838" w14:textId="77777777" w:rsidR="00C923D8" w:rsidRDefault="009B6B2F">
            <w:r>
              <w:t>18</w:t>
            </w:r>
          </w:p>
        </w:tc>
        <w:tc>
          <w:tcPr>
            <w:tcW w:w="1096" w:type="dxa"/>
            <w:tcBorders>
              <w:top w:val="single" w:sz="8" w:space="0" w:color="000000"/>
              <w:left w:val="single" w:sz="8" w:space="0" w:color="000000"/>
              <w:bottom w:val="single" w:sz="8" w:space="0" w:color="000000"/>
              <w:right w:val="single" w:sz="8" w:space="0" w:color="000000"/>
            </w:tcBorders>
          </w:tcPr>
          <w:p w14:paraId="7FB74E7F" w14:textId="77777777" w:rsidR="00C923D8" w:rsidRDefault="009B6B2F">
            <w:r>
              <w:t>20</w:t>
            </w:r>
          </w:p>
        </w:tc>
      </w:tr>
      <w:tr w:rsidR="00C923D8" w14:paraId="588AAEB0"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042444B8" w14:textId="77777777" w:rsidR="00C923D8" w:rsidRDefault="009B6B2F">
            <w:r>
              <w:t>3</w:t>
            </w:r>
          </w:p>
        </w:tc>
        <w:tc>
          <w:tcPr>
            <w:tcW w:w="1725" w:type="dxa"/>
            <w:tcBorders>
              <w:top w:val="single" w:sz="8" w:space="0" w:color="000000"/>
              <w:left w:val="single" w:sz="8" w:space="0" w:color="000000"/>
              <w:bottom w:val="single" w:sz="8" w:space="0" w:color="000000"/>
              <w:right w:val="single" w:sz="8" w:space="0" w:color="000000"/>
            </w:tcBorders>
          </w:tcPr>
          <w:p w14:paraId="7E6CF8E4" w14:textId="77777777" w:rsidR="00C923D8" w:rsidRDefault="009B6B2F">
            <w:r>
              <w:t>4</w:t>
            </w:r>
          </w:p>
        </w:tc>
        <w:tc>
          <w:tcPr>
            <w:tcW w:w="1665" w:type="dxa"/>
            <w:tcBorders>
              <w:top w:val="single" w:sz="8" w:space="0" w:color="000000"/>
              <w:left w:val="single" w:sz="8" w:space="0" w:color="000000"/>
              <w:bottom w:val="single" w:sz="8" w:space="0" w:color="000000"/>
              <w:right w:val="single" w:sz="8" w:space="0" w:color="000000"/>
            </w:tcBorders>
          </w:tcPr>
          <w:p w14:paraId="35954FEB"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3C27C569"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5CCD1B38"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439A1786" w14:textId="77777777" w:rsidR="00C923D8" w:rsidRDefault="009B6B2F">
            <w:r>
              <w:t>20</w:t>
            </w:r>
          </w:p>
        </w:tc>
        <w:tc>
          <w:tcPr>
            <w:tcW w:w="1096" w:type="dxa"/>
            <w:tcBorders>
              <w:top w:val="single" w:sz="8" w:space="0" w:color="000000"/>
              <w:left w:val="single" w:sz="8" w:space="0" w:color="000000"/>
              <w:bottom w:val="single" w:sz="8" w:space="0" w:color="000000"/>
              <w:right w:val="single" w:sz="8" w:space="0" w:color="000000"/>
            </w:tcBorders>
          </w:tcPr>
          <w:p w14:paraId="098543E7" w14:textId="77777777" w:rsidR="00C923D8" w:rsidRDefault="009B6B2F">
            <w:r>
              <w:t>24</w:t>
            </w:r>
          </w:p>
        </w:tc>
      </w:tr>
      <w:tr w:rsidR="00C923D8" w14:paraId="7F24C923"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5B5C7180" w14:textId="77777777" w:rsidR="00C923D8" w:rsidRDefault="009B6B2F">
            <w:r>
              <w:t>4</w:t>
            </w:r>
          </w:p>
        </w:tc>
        <w:tc>
          <w:tcPr>
            <w:tcW w:w="1725" w:type="dxa"/>
            <w:tcBorders>
              <w:top w:val="single" w:sz="8" w:space="0" w:color="000000"/>
              <w:left w:val="single" w:sz="8" w:space="0" w:color="000000"/>
              <w:bottom w:val="single" w:sz="8" w:space="0" w:color="000000"/>
              <w:right w:val="single" w:sz="8" w:space="0" w:color="000000"/>
            </w:tcBorders>
          </w:tcPr>
          <w:p w14:paraId="047B13FF" w14:textId="77777777" w:rsidR="00C923D8" w:rsidRDefault="009B6B2F">
            <w:r>
              <w:t>2</w:t>
            </w:r>
          </w:p>
        </w:tc>
        <w:tc>
          <w:tcPr>
            <w:tcW w:w="1665" w:type="dxa"/>
            <w:tcBorders>
              <w:top w:val="single" w:sz="8" w:space="0" w:color="000000"/>
              <w:left w:val="single" w:sz="8" w:space="0" w:color="000000"/>
              <w:bottom w:val="single" w:sz="8" w:space="0" w:color="000000"/>
              <w:right w:val="single" w:sz="8" w:space="0" w:color="000000"/>
            </w:tcBorders>
          </w:tcPr>
          <w:p w14:paraId="00BABE9C"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172F1727"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0497FAA8"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5577A295" w14:textId="77777777" w:rsidR="00C923D8" w:rsidRDefault="009B6B2F">
            <w:r>
              <w:t>20</w:t>
            </w:r>
          </w:p>
        </w:tc>
        <w:tc>
          <w:tcPr>
            <w:tcW w:w="1096" w:type="dxa"/>
            <w:tcBorders>
              <w:top w:val="single" w:sz="8" w:space="0" w:color="000000"/>
              <w:left w:val="single" w:sz="8" w:space="0" w:color="000000"/>
              <w:bottom w:val="single" w:sz="8" w:space="0" w:color="000000"/>
              <w:right w:val="single" w:sz="8" w:space="0" w:color="000000"/>
            </w:tcBorders>
          </w:tcPr>
          <w:p w14:paraId="69A52261" w14:textId="77777777" w:rsidR="00C923D8" w:rsidRDefault="009B6B2F">
            <w:r>
              <w:t>22</w:t>
            </w:r>
          </w:p>
        </w:tc>
      </w:tr>
      <w:tr w:rsidR="00C923D8" w14:paraId="5923D39B"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4145451E" w14:textId="77777777" w:rsidR="00C923D8" w:rsidRDefault="009B6B2F">
            <w:r>
              <w:t>5</w:t>
            </w:r>
          </w:p>
        </w:tc>
        <w:tc>
          <w:tcPr>
            <w:tcW w:w="1725" w:type="dxa"/>
            <w:tcBorders>
              <w:top w:val="single" w:sz="8" w:space="0" w:color="000000"/>
              <w:left w:val="single" w:sz="8" w:space="0" w:color="000000"/>
              <w:bottom w:val="single" w:sz="8" w:space="0" w:color="000000"/>
              <w:right w:val="single" w:sz="8" w:space="0" w:color="000000"/>
            </w:tcBorders>
          </w:tcPr>
          <w:p w14:paraId="19795E0D" w14:textId="77777777" w:rsidR="00C923D8" w:rsidRDefault="009B6B2F">
            <w:r>
              <w:t>1</w:t>
            </w:r>
          </w:p>
        </w:tc>
        <w:tc>
          <w:tcPr>
            <w:tcW w:w="1665" w:type="dxa"/>
            <w:tcBorders>
              <w:top w:val="single" w:sz="8" w:space="0" w:color="000000"/>
              <w:left w:val="single" w:sz="8" w:space="0" w:color="000000"/>
              <w:bottom w:val="single" w:sz="8" w:space="0" w:color="000000"/>
              <w:right w:val="single" w:sz="8" w:space="0" w:color="000000"/>
            </w:tcBorders>
          </w:tcPr>
          <w:p w14:paraId="6019DD81"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5B539453"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306E14A9"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0A1B6F70" w14:textId="77777777" w:rsidR="00C923D8" w:rsidRDefault="009B6B2F">
            <w:r>
              <w:t>19</w:t>
            </w:r>
          </w:p>
        </w:tc>
        <w:tc>
          <w:tcPr>
            <w:tcW w:w="1096" w:type="dxa"/>
            <w:tcBorders>
              <w:top w:val="single" w:sz="8" w:space="0" w:color="000000"/>
              <w:left w:val="single" w:sz="8" w:space="0" w:color="000000"/>
              <w:bottom w:val="single" w:sz="8" w:space="0" w:color="000000"/>
              <w:right w:val="single" w:sz="8" w:space="0" w:color="000000"/>
            </w:tcBorders>
          </w:tcPr>
          <w:p w14:paraId="598EDF92" w14:textId="77777777" w:rsidR="00C923D8" w:rsidRDefault="009B6B2F">
            <w:r>
              <w:t>20</w:t>
            </w:r>
          </w:p>
        </w:tc>
      </w:tr>
      <w:tr w:rsidR="00C923D8" w14:paraId="0130584D"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4E79CCE8" w14:textId="77777777" w:rsidR="00C923D8" w:rsidRDefault="009B6B2F">
            <w:r>
              <w:t>6</w:t>
            </w:r>
          </w:p>
        </w:tc>
        <w:tc>
          <w:tcPr>
            <w:tcW w:w="1725" w:type="dxa"/>
            <w:tcBorders>
              <w:top w:val="single" w:sz="8" w:space="0" w:color="000000"/>
              <w:left w:val="single" w:sz="8" w:space="0" w:color="000000"/>
              <w:bottom w:val="single" w:sz="8" w:space="0" w:color="000000"/>
              <w:right w:val="single" w:sz="8" w:space="0" w:color="000000"/>
            </w:tcBorders>
          </w:tcPr>
          <w:p w14:paraId="31B6B3D4" w14:textId="77777777" w:rsidR="00C923D8" w:rsidRDefault="009B6B2F">
            <w:r>
              <w:t>3</w:t>
            </w:r>
          </w:p>
        </w:tc>
        <w:tc>
          <w:tcPr>
            <w:tcW w:w="1665" w:type="dxa"/>
            <w:tcBorders>
              <w:top w:val="single" w:sz="8" w:space="0" w:color="000000"/>
              <w:left w:val="single" w:sz="8" w:space="0" w:color="000000"/>
              <w:bottom w:val="single" w:sz="8" w:space="0" w:color="000000"/>
              <w:right w:val="single" w:sz="8" w:space="0" w:color="000000"/>
            </w:tcBorders>
          </w:tcPr>
          <w:p w14:paraId="491D93CC"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0EBBD367"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56A9C52C" w14:textId="77777777" w:rsidR="00C923D8" w:rsidRDefault="009B6B2F">
            <w:r>
              <w:t>6</w:t>
            </w:r>
          </w:p>
        </w:tc>
        <w:tc>
          <w:tcPr>
            <w:tcW w:w="1365" w:type="dxa"/>
            <w:tcBorders>
              <w:top w:val="single" w:sz="8" w:space="0" w:color="000000"/>
              <w:left w:val="single" w:sz="8" w:space="0" w:color="000000"/>
              <w:bottom w:val="single" w:sz="8" w:space="0" w:color="000000"/>
              <w:right w:val="single" w:sz="8" w:space="0" w:color="000000"/>
            </w:tcBorders>
          </w:tcPr>
          <w:p w14:paraId="49FE1003" w14:textId="77777777" w:rsidR="00C923D8" w:rsidRDefault="009B6B2F">
            <w:r>
              <w:t>20</w:t>
            </w:r>
          </w:p>
        </w:tc>
        <w:tc>
          <w:tcPr>
            <w:tcW w:w="1096" w:type="dxa"/>
            <w:tcBorders>
              <w:top w:val="single" w:sz="8" w:space="0" w:color="000000"/>
              <w:left w:val="single" w:sz="8" w:space="0" w:color="000000"/>
              <w:bottom w:val="single" w:sz="8" w:space="0" w:color="000000"/>
              <w:right w:val="single" w:sz="8" w:space="0" w:color="000000"/>
            </w:tcBorders>
          </w:tcPr>
          <w:p w14:paraId="32B91390" w14:textId="77777777" w:rsidR="00C923D8" w:rsidRDefault="009B6B2F">
            <w:r>
              <w:t>29</w:t>
            </w:r>
          </w:p>
        </w:tc>
      </w:tr>
      <w:tr w:rsidR="00C923D8" w14:paraId="0D33EA26"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36B84569" w14:textId="77777777" w:rsidR="00C923D8" w:rsidRDefault="009B6B2F">
            <w:r>
              <w:t>7</w:t>
            </w:r>
          </w:p>
        </w:tc>
        <w:tc>
          <w:tcPr>
            <w:tcW w:w="1725" w:type="dxa"/>
            <w:tcBorders>
              <w:top w:val="single" w:sz="8" w:space="0" w:color="000000"/>
              <w:left w:val="single" w:sz="8" w:space="0" w:color="000000"/>
              <w:bottom w:val="single" w:sz="8" w:space="0" w:color="000000"/>
              <w:right w:val="single" w:sz="8" w:space="0" w:color="000000"/>
            </w:tcBorders>
          </w:tcPr>
          <w:p w14:paraId="564B92E7" w14:textId="77777777" w:rsidR="00C923D8" w:rsidRDefault="009B6B2F">
            <w:r>
              <w:t>1</w:t>
            </w:r>
          </w:p>
        </w:tc>
        <w:tc>
          <w:tcPr>
            <w:tcW w:w="1665" w:type="dxa"/>
            <w:tcBorders>
              <w:top w:val="single" w:sz="8" w:space="0" w:color="000000"/>
              <w:left w:val="single" w:sz="8" w:space="0" w:color="000000"/>
              <w:bottom w:val="single" w:sz="8" w:space="0" w:color="000000"/>
              <w:right w:val="single" w:sz="8" w:space="0" w:color="000000"/>
            </w:tcBorders>
          </w:tcPr>
          <w:p w14:paraId="2C4F9158"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0387A641"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0601B175" w14:textId="77777777" w:rsidR="00C923D8" w:rsidRDefault="009B6B2F">
            <w:r>
              <w:t>9</w:t>
            </w:r>
          </w:p>
        </w:tc>
        <w:tc>
          <w:tcPr>
            <w:tcW w:w="1365" w:type="dxa"/>
            <w:tcBorders>
              <w:top w:val="single" w:sz="8" w:space="0" w:color="000000"/>
              <w:left w:val="single" w:sz="8" w:space="0" w:color="000000"/>
              <w:bottom w:val="single" w:sz="8" w:space="0" w:color="000000"/>
              <w:right w:val="single" w:sz="8" w:space="0" w:color="000000"/>
            </w:tcBorders>
          </w:tcPr>
          <w:p w14:paraId="0A017E91" w14:textId="77777777" w:rsidR="00C923D8" w:rsidRDefault="009B6B2F">
            <w:r>
              <w:t>18</w:t>
            </w:r>
          </w:p>
        </w:tc>
        <w:tc>
          <w:tcPr>
            <w:tcW w:w="1096" w:type="dxa"/>
            <w:tcBorders>
              <w:top w:val="single" w:sz="8" w:space="0" w:color="000000"/>
              <w:left w:val="single" w:sz="8" w:space="0" w:color="000000"/>
              <w:bottom w:val="single" w:sz="8" w:space="0" w:color="000000"/>
              <w:right w:val="single" w:sz="8" w:space="0" w:color="000000"/>
            </w:tcBorders>
          </w:tcPr>
          <w:p w14:paraId="766148D4" w14:textId="77777777" w:rsidR="00C923D8" w:rsidRDefault="009B6B2F">
            <w:r>
              <w:t>28</w:t>
            </w:r>
          </w:p>
        </w:tc>
      </w:tr>
      <w:tr w:rsidR="00C923D8" w14:paraId="02319827" w14:textId="77777777">
        <w:trPr>
          <w:trHeight w:val="541"/>
        </w:trPr>
        <w:tc>
          <w:tcPr>
            <w:tcW w:w="960" w:type="dxa"/>
            <w:tcBorders>
              <w:top w:val="single" w:sz="8" w:space="0" w:color="000000"/>
              <w:left w:val="single" w:sz="8" w:space="0" w:color="000000"/>
              <w:bottom w:val="single" w:sz="8" w:space="0" w:color="000000"/>
              <w:right w:val="single" w:sz="8" w:space="0" w:color="000000"/>
            </w:tcBorders>
          </w:tcPr>
          <w:p w14:paraId="1BAA7478" w14:textId="77777777" w:rsidR="00C923D8" w:rsidRDefault="009B6B2F">
            <w:r>
              <w:t>8</w:t>
            </w:r>
          </w:p>
        </w:tc>
        <w:tc>
          <w:tcPr>
            <w:tcW w:w="1725" w:type="dxa"/>
            <w:tcBorders>
              <w:top w:val="single" w:sz="8" w:space="0" w:color="000000"/>
              <w:left w:val="single" w:sz="8" w:space="0" w:color="000000"/>
              <w:bottom w:val="single" w:sz="8" w:space="0" w:color="000000"/>
              <w:right w:val="single" w:sz="8" w:space="0" w:color="000000"/>
            </w:tcBorders>
          </w:tcPr>
          <w:p w14:paraId="7542F010" w14:textId="77777777" w:rsidR="00C923D8" w:rsidRDefault="009B6B2F">
            <w:r>
              <w:t>1</w:t>
            </w:r>
          </w:p>
        </w:tc>
        <w:tc>
          <w:tcPr>
            <w:tcW w:w="1665" w:type="dxa"/>
            <w:tcBorders>
              <w:top w:val="single" w:sz="8" w:space="0" w:color="000000"/>
              <w:left w:val="single" w:sz="8" w:space="0" w:color="000000"/>
              <w:bottom w:val="single" w:sz="8" w:space="0" w:color="000000"/>
              <w:right w:val="single" w:sz="8" w:space="0" w:color="000000"/>
            </w:tcBorders>
          </w:tcPr>
          <w:p w14:paraId="2400992A" w14:textId="77777777" w:rsidR="00C923D8" w:rsidRDefault="009B6B2F">
            <w:r>
              <w:t>1</w:t>
            </w:r>
          </w:p>
        </w:tc>
        <w:tc>
          <w:tcPr>
            <w:tcW w:w="1620" w:type="dxa"/>
            <w:tcBorders>
              <w:top w:val="single" w:sz="8" w:space="0" w:color="000000"/>
              <w:left w:val="single" w:sz="8" w:space="0" w:color="000000"/>
              <w:bottom w:val="single" w:sz="8" w:space="0" w:color="000000"/>
              <w:right w:val="single" w:sz="8" w:space="0" w:color="000000"/>
            </w:tcBorders>
          </w:tcPr>
          <w:p w14:paraId="4600A3C5"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2197894C"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4D7ADC16" w14:textId="77777777" w:rsidR="00C923D8" w:rsidRDefault="009B6B2F">
            <w:r>
              <w:t>19</w:t>
            </w:r>
          </w:p>
        </w:tc>
        <w:tc>
          <w:tcPr>
            <w:tcW w:w="1096" w:type="dxa"/>
            <w:tcBorders>
              <w:top w:val="single" w:sz="8" w:space="0" w:color="000000"/>
              <w:left w:val="single" w:sz="8" w:space="0" w:color="000000"/>
              <w:bottom w:val="single" w:sz="8" w:space="0" w:color="000000"/>
              <w:right w:val="single" w:sz="8" w:space="0" w:color="000000"/>
            </w:tcBorders>
          </w:tcPr>
          <w:p w14:paraId="7D5A09A9" w14:textId="77777777" w:rsidR="00C923D8" w:rsidRDefault="009B6B2F">
            <w:r>
              <w:t>21</w:t>
            </w:r>
          </w:p>
        </w:tc>
      </w:tr>
      <w:tr w:rsidR="00C923D8" w14:paraId="4689A3C3"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43A6B81B" w14:textId="77777777" w:rsidR="00C923D8" w:rsidRDefault="009B6B2F">
            <w:r>
              <w:t>9</w:t>
            </w:r>
          </w:p>
        </w:tc>
        <w:tc>
          <w:tcPr>
            <w:tcW w:w="1725" w:type="dxa"/>
            <w:tcBorders>
              <w:top w:val="single" w:sz="8" w:space="0" w:color="000000"/>
              <w:left w:val="single" w:sz="8" w:space="0" w:color="000000"/>
              <w:bottom w:val="single" w:sz="8" w:space="0" w:color="000000"/>
              <w:right w:val="single" w:sz="8" w:space="0" w:color="000000"/>
            </w:tcBorders>
          </w:tcPr>
          <w:p w14:paraId="6DF1B687" w14:textId="77777777" w:rsidR="00C923D8" w:rsidRDefault="009B6B2F">
            <w:r>
              <w:t>2</w:t>
            </w:r>
          </w:p>
        </w:tc>
        <w:tc>
          <w:tcPr>
            <w:tcW w:w="1665" w:type="dxa"/>
            <w:tcBorders>
              <w:top w:val="single" w:sz="8" w:space="0" w:color="000000"/>
              <w:left w:val="single" w:sz="8" w:space="0" w:color="000000"/>
              <w:bottom w:val="single" w:sz="8" w:space="0" w:color="000000"/>
              <w:right w:val="single" w:sz="8" w:space="0" w:color="000000"/>
            </w:tcBorders>
          </w:tcPr>
          <w:p w14:paraId="6CF45E43"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75D12F0A"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750698D4"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1921E325" w14:textId="77777777" w:rsidR="00C923D8" w:rsidRDefault="009B6B2F">
            <w:r>
              <w:t>19</w:t>
            </w:r>
          </w:p>
        </w:tc>
        <w:tc>
          <w:tcPr>
            <w:tcW w:w="1096" w:type="dxa"/>
            <w:tcBorders>
              <w:top w:val="single" w:sz="8" w:space="0" w:color="000000"/>
              <w:left w:val="single" w:sz="8" w:space="0" w:color="000000"/>
              <w:bottom w:val="single" w:sz="8" w:space="0" w:color="000000"/>
              <w:right w:val="single" w:sz="8" w:space="0" w:color="000000"/>
            </w:tcBorders>
          </w:tcPr>
          <w:p w14:paraId="4413CC19" w14:textId="77777777" w:rsidR="00C923D8" w:rsidRDefault="009B6B2F">
            <w:r>
              <w:t>21</w:t>
            </w:r>
          </w:p>
        </w:tc>
      </w:tr>
      <w:tr w:rsidR="00C923D8" w14:paraId="2A3F1D25"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295C5106" w14:textId="77777777" w:rsidR="00C923D8" w:rsidRDefault="009B6B2F">
            <w:r>
              <w:t>10</w:t>
            </w:r>
          </w:p>
        </w:tc>
        <w:tc>
          <w:tcPr>
            <w:tcW w:w="1725" w:type="dxa"/>
            <w:tcBorders>
              <w:top w:val="single" w:sz="8" w:space="0" w:color="000000"/>
              <w:left w:val="single" w:sz="8" w:space="0" w:color="000000"/>
              <w:bottom w:val="single" w:sz="8" w:space="0" w:color="000000"/>
              <w:right w:val="single" w:sz="8" w:space="0" w:color="000000"/>
            </w:tcBorders>
          </w:tcPr>
          <w:p w14:paraId="559D1D35" w14:textId="77777777" w:rsidR="00C923D8" w:rsidRDefault="009B6B2F">
            <w:r>
              <w:t>1</w:t>
            </w:r>
          </w:p>
        </w:tc>
        <w:tc>
          <w:tcPr>
            <w:tcW w:w="1665" w:type="dxa"/>
            <w:tcBorders>
              <w:top w:val="single" w:sz="8" w:space="0" w:color="000000"/>
              <w:left w:val="single" w:sz="8" w:space="0" w:color="000000"/>
              <w:bottom w:val="single" w:sz="8" w:space="0" w:color="000000"/>
              <w:right w:val="single" w:sz="8" w:space="0" w:color="000000"/>
            </w:tcBorders>
          </w:tcPr>
          <w:p w14:paraId="077665C8"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642B4FDE"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6CA3E9E9"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67518FEB" w14:textId="77777777" w:rsidR="00C923D8" w:rsidRDefault="009B6B2F">
            <w:r>
              <w:t>20</w:t>
            </w:r>
          </w:p>
        </w:tc>
        <w:tc>
          <w:tcPr>
            <w:tcW w:w="1096" w:type="dxa"/>
            <w:tcBorders>
              <w:top w:val="single" w:sz="8" w:space="0" w:color="000000"/>
              <w:left w:val="single" w:sz="8" w:space="0" w:color="000000"/>
              <w:bottom w:val="single" w:sz="8" w:space="0" w:color="000000"/>
              <w:right w:val="single" w:sz="8" w:space="0" w:color="000000"/>
            </w:tcBorders>
          </w:tcPr>
          <w:p w14:paraId="3F0B2960" w14:textId="77777777" w:rsidR="00C923D8" w:rsidRDefault="009B6B2F">
            <w:r>
              <w:t>21</w:t>
            </w:r>
          </w:p>
        </w:tc>
      </w:tr>
      <w:tr w:rsidR="00C923D8" w14:paraId="57AD9ED8"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524DE30A" w14:textId="77777777" w:rsidR="00C923D8" w:rsidRDefault="009B6B2F">
            <w:r>
              <w:t>11</w:t>
            </w:r>
          </w:p>
        </w:tc>
        <w:tc>
          <w:tcPr>
            <w:tcW w:w="1725" w:type="dxa"/>
            <w:tcBorders>
              <w:top w:val="single" w:sz="8" w:space="0" w:color="000000"/>
              <w:left w:val="single" w:sz="8" w:space="0" w:color="000000"/>
              <w:bottom w:val="single" w:sz="8" w:space="0" w:color="000000"/>
              <w:right w:val="single" w:sz="8" w:space="0" w:color="000000"/>
            </w:tcBorders>
          </w:tcPr>
          <w:p w14:paraId="110BE53B" w14:textId="77777777" w:rsidR="00C923D8" w:rsidRDefault="009B6B2F">
            <w:r>
              <w:t>4</w:t>
            </w:r>
          </w:p>
        </w:tc>
        <w:tc>
          <w:tcPr>
            <w:tcW w:w="1665" w:type="dxa"/>
            <w:tcBorders>
              <w:top w:val="single" w:sz="8" w:space="0" w:color="000000"/>
              <w:left w:val="single" w:sz="8" w:space="0" w:color="000000"/>
              <w:bottom w:val="single" w:sz="8" w:space="0" w:color="000000"/>
              <w:right w:val="single" w:sz="8" w:space="0" w:color="000000"/>
            </w:tcBorders>
          </w:tcPr>
          <w:p w14:paraId="1065BFCF"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2A7C2498"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77949E20" w14:textId="77777777" w:rsidR="00C923D8" w:rsidRDefault="009B6B2F">
            <w:r>
              <w:t>2</w:t>
            </w:r>
          </w:p>
        </w:tc>
        <w:tc>
          <w:tcPr>
            <w:tcW w:w="1365" w:type="dxa"/>
            <w:tcBorders>
              <w:top w:val="single" w:sz="8" w:space="0" w:color="000000"/>
              <w:left w:val="single" w:sz="8" w:space="0" w:color="000000"/>
              <w:bottom w:val="single" w:sz="8" w:space="0" w:color="000000"/>
              <w:right w:val="single" w:sz="8" w:space="0" w:color="000000"/>
            </w:tcBorders>
          </w:tcPr>
          <w:p w14:paraId="1B8339B3" w14:textId="77777777" w:rsidR="00C923D8" w:rsidRDefault="009B6B2F">
            <w:r>
              <w:t>19</w:t>
            </w:r>
          </w:p>
        </w:tc>
        <w:tc>
          <w:tcPr>
            <w:tcW w:w="1096" w:type="dxa"/>
            <w:tcBorders>
              <w:top w:val="single" w:sz="8" w:space="0" w:color="000000"/>
              <w:left w:val="single" w:sz="8" w:space="0" w:color="000000"/>
              <w:bottom w:val="single" w:sz="8" w:space="0" w:color="000000"/>
              <w:right w:val="single" w:sz="8" w:space="0" w:color="000000"/>
            </w:tcBorders>
          </w:tcPr>
          <w:p w14:paraId="1449361C" w14:textId="77777777" w:rsidR="00C923D8" w:rsidRDefault="009B6B2F">
            <w:r>
              <w:t>25</w:t>
            </w:r>
          </w:p>
        </w:tc>
      </w:tr>
      <w:tr w:rsidR="00C923D8" w14:paraId="63AE786F"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3AB3BA08" w14:textId="77777777" w:rsidR="00C923D8" w:rsidRDefault="009B6B2F">
            <w:r>
              <w:t>12</w:t>
            </w:r>
          </w:p>
        </w:tc>
        <w:tc>
          <w:tcPr>
            <w:tcW w:w="1725" w:type="dxa"/>
            <w:tcBorders>
              <w:top w:val="single" w:sz="8" w:space="0" w:color="000000"/>
              <w:left w:val="single" w:sz="8" w:space="0" w:color="000000"/>
              <w:bottom w:val="single" w:sz="8" w:space="0" w:color="000000"/>
              <w:right w:val="single" w:sz="8" w:space="0" w:color="000000"/>
            </w:tcBorders>
          </w:tcPr>
          <w:p w14:paraId="1BF49E86" w14:textId="77777777" w:rsidR="00C923D8" w:rsidRDefault="009B6B2F">
            <w:r>
              <w:t>2</w:t>
            </w:r>
          </w:p>
        </w:tc>
        <w:tc>
          <w:tcPr>
            <w:tcW w:w="1665" w:type="dxa"/>
            <w:tcBorders>
              <w:top w:val="single" w:sz="8" w:space="0" w:color="000000"/>
              <w:left w:val="single" w:sz="8" w:space="0" w:color="000000"/>
              <w:bottom w:val="single" w:sz="8" w:space="0" w:color="000000"/>
              <w:right w:val="single" w:sz="8" w:space="0" w:color="000000"/>
            </w:tcBorders>
          </w:tcPr>
          <w:p w14:paraId="12723773"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42C5F62B"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3F819CB9"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6A663B86" w14:textId="77777777" w:rsidR="00C923D8" w:rsidRDefault="009B6B2F">
            <w:r>
              <w:t>23</w:t>
            </w:r>
          </w:p>
        </w:tc>
        <w:tc>
          <w:tcPr>
            <w:tcW w:w="1096" w:type="dxa"/>
            <w:tcBorders>
              <w:top w:val="single" w:sz="8" w:space="0" w:color="000000"/>
              <w:left w:val="single" w:sz="8" w:space="0" w:color="000000"/>
              <w:bottom w:val="single" w:sz="8" w:space="0" w:color="000000"/>
              <w:right w:val="single" w:sz="8" w:space="0" w:color="000000"/>
            </w:tcBorders>
          </w:tcPr>
          <w:p w14:paraId="6F06671B" w14:textId="77777777" w:rsidR="00C923D8" w:rsidRDefault="009B6B2F">
            <w:r>
              <w:t>25</w:t>
            </w:r>
          </w:p>
        </w:tc>
      </w:tr>
      <w:tr w:rsidR="00C923D8" w14:paraId="7F2AB4E3"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374F1D75" w14:textId="77777777" w:rsidR="00C923D8" w:rsidRDefault="009B6B2F">
            <w:r>
              <w:t>13</w:t>
            </w:r>
          </w:p>
        </w:tc>
        <w:tc>
          <w:tcPr>
            <w:tcW w:w="1725" w:type="dxa"/>
            <w:tcBorders>
              <w:top w:val="single" w:sz="8" w:space="0" w:color="000000"/>
              <w:left w:val="single" w:sz="8" w:space="0" w:color="000000"/>
              <w:bottom w:val="single" w:sz="8" w:space="0" w:color="000000"/>
              <w:right w:val="single" w:sz="8" w:space="0" w:color="000000"/>
            </w:tcBorders>
          </w:tcPr>
          <w:p w14:paraId="7129D0E4" w14:textId="77777777" w:rsidR="00C923D8" w:rsidRDefault="009B6B2F">
            <w:r>
              <w:t>1</w:t>
            </w:r>
          </w:p>
        </w:tc>
        <w:tc>
          <w:tcPr>
            <w:tcW w:w="1665" w:type="dxa"/>
            <w:tcBorders>
              <w:top w:val="single" w:sz="8" w:space="0" w:color="000000"/>
              <w:left w:val="single" w:sz="8" w:space="0" w:color="000000"/>
              <w:bottom w:val="single" w:sz="8" w:space="0" w:color="000000"/>
              <w:right w:val="single" w:sz="8" w:space="0" w:color="000000"/>
            </w:tcBorders>
          </w:tcPr>
          <w:p w14:paraId="6C3FAE4A"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620E49A3"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592BDCB0"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02BE2A0D" w14:textId="77777777" w:rsidR="00C923D8" w:rsidRDefault="009B6B2F">
            <w:r>
              <w:t>18</w:t>
            </w:r>
          </w:p>
        </w:tc>
        <w:tc>
          <w:tcPr>
            <w:tcW w:w="1096" w:type="dxa"/>
            <w:tcBorders>
              <w:top w:val="single" w:sz="8" w:space="0" w:color="000000"/>
              <w:left w:val="single" w:sz="8" w:space="0" w:color="000000"/>
              <w:bottom w:val="single" w:sz="8" w:space="0" w:color="000000"/>
              <w:right w:val="single" w:sz="8" w:space="0" w:color="000000"/>
            </w:tcBorders>
          </w:tcPr>
          <w:p w14:paraId="545FED98" w14:textId="77777777" w:rsidR="00C923D8" w:rsidRDefault="009B6B2F">
            <w:r>
              <w:t>19</w:t>
            </w:r>
          </w:p>
        </w:tc>
      </w:tr>
      <w:tr w:rsidR="00C923D8" w14:paraId="67DFDF33"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246A630D" w14:textId="77777777" w:rsidR="00C923D8" w:rsidRDefault="009B6B2F">
            <w:r>
              <w:t>14</w:t>
            </w:r>
          </w:p>
        </w:tc>
        <w:tc>
          <w:tcPr>
            <w:tcW w:w="1725" w:type="dxa"/>
            <w:tcBorders>
              <w:top w:val="single" w:sz="8" w:space="0" w:color="000000"/>
              <w:left w:val="single" w:sz="8" w:space="0" w:color="000000"/>
              <w:bottom w:val="single" w:sz="8" w:space="0" w:color="000000"/>
              <w:right w:val="single" w:sz="8" w:space="0" w:color="000000"/>
            </w:tcBorders>
          </w:tcPr>
          <w:p w14:paraId="2066A37F" w14:textId="77777777" w:rsidR="00C923D8" w:rsidRDefault="009B6B2F">
            <w:r>
              <w:t>0</w:t>
            </w:r>
          </w:p>
        </w:tc>
        <w:tc>
          <w:tcPr>
            <w:tcW w:w="1665" w:type="dxa"/>
            <w:tcBorders>
              <w:top w:val="single" w:sz="8" w:space="0" w:color="000000"/>
              <w:left w:val="single" w:sz="8" w:space="0" w:color="000000"/>
              <w:bottom w:val="single" w:sz="8" w:space="0" w:color="000000"/>
              <w:right w:val="single" w:sz="8" w:space="0" w:color="000000"/>
            </w:tcBorders>
          </w:tcPr>
          <w:p w14:paraId="1C9AF457" w14:textId="77777777" w:rsidR="00C923D8" w:rsidRDefault="009B6B2F">
            <w:r>
              <w:t>1</w:t>
            </w:r>
          </w:p>
        </w:tc>
        <w:tc>
          <w:tcPr>
            <w:tcW w:w="1620" w:type="dxa"/>
            <w:tcBorders>
              <w:top w:val="single" w:sz="8" w:space="0" w:color="000000"/>
              <w:left w:val="single" w:sz="8" w:space="0" w:color="000000"/>
              <w:bottom w:val="single" w:sz="8" w:space="0" w:color="000000"/>
              <w:right w:val="single" w:sz="8" w:space="0" w:color="000000"/>
            </w:tcBorders>
          </w:tcPr>
          <w:p w14:paraId="7F9C5FBB"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2D1176A1"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1200D555" w14:textId="77777777" w:rsidR="00C923D8" w:rsidRDefault="009B6B2F">
            <w:r>
              <w:t>20</w:t>
            </w:r>
          </w:p>
        </w:tc>
        <w:tc>
          <w:tcPr>
            <w:tcW w:w="1096" w:type="dxa"/>
            <w:tcBorders>
              <w:top w:val="single" w:sz="8" w:space="0" w:color="000000"/>
              <w:left w:val="single" w:sz="8" w:space="0" w:color="000000"/>
              <w:bottom w:val="single" w:sz="8" w:space="0" w:color="000000"/>
              <w:right w:val="single" w:sz="8" w:space="0" w:color="000000"/>
            </w:tcBorders>
          </w:tcPr>
          <w:p w14:paraId="4504E55C" w14:textId="77777777" w:rsidR="00C923D8" w:rsidRDefault="00C923D8"/>
        </w:tc>
      </w:tr>
      <w:tr w:rsidR="00C923D8" w14:paraId="6A30B8EA" w14:textId="77777777">
        <w:trPr>
          <w:trHeight w:val="530"/>
        </w:trPr>
        <w:tc>
          <w:tcPr>
            <w:tcW w:w="960" w:type="dxa"/>
            <w:tcBorders>
              <w:top w:val="single" w:sz="8" w:space="0" w:color="000000"/>
              <w:left w:val="single" w:sz="8" w:space="0" w:color="000000"/>
              <w:bottom w:val="single" w:sz="8" w:space="0" w:color="000000"/>
              <w:right w:val="single" w:sz="8" w:space="0" w:color="000000"/>
            </w:tcBorders>
          </w:tcPr>
          <w:p w14:paraId="12828D22" w14:textId="77777777" w:rsidR="00C923D8" w:rsidRDefault="009B6B2F">
            <w:r>
              <w:t>15</w:t>
            </w:r>
          </w:p>
        </w:tc>
        <w:tc>
          <w:tcPr>
            <w:tcW w:w="1725" w:type="dxa"/>
            <w:tcBorders>
              <w:top w:val="single" w:sz="8" w:space="0" w:color="000000"/>
              <w:left w:val="single" w:sz="8" w:space="0" w:color="000000"/>
              <w:bottom w:val="single" w:sz="8" w:space="0" w:color="000000"/>
              <w:right w:val="single" w:sz="8" w:space="0" w:color="000000"/>
            </w:tcBorders>
          </w:tcPr>
          <w:p w14:paraId="356D1084" w14:textId="77777777" w:rsidR="00C923D8" w:rsidRDefault="009B6B2F">
            <w:r>
              <w:t>2</w:t>
            </w:r>
          </w:p>
        </w:tc>
        <w:tc>
          <w:tcPr>
            <w:tcW w:w="1665" w:type="dxa"/>
            <w:tcBorders>
              <w:top w:val="single" w:sz="8" w:space="0" w:color="000000"/>
              <w:left w:val="single" w:sz="8" w:space="0" w:color="000000"/>
              <w:bottom w:val="single" w:sz="8" w:space="0" w:color="000000"/>
              <w:right w:val="single" w:sz="8" w:space="0" w:color="000000"/>
            </w:tcBorders>
          </w:tcPr>
          <w:p w14:paraId="341F7684" w14:textId="77777777" w:rsidR="00C923D8" w:rsidRDefault="009B6B2F">
            <w:r>
              <w:t>0</w:t>
            </w:r>
          </w:p>
        </w:tc>
        <w:tc>
          <w:tcPr>
            <w:tcW w:w="1620" w:type="dxa"/>
            <w:tcBorders>
              <w:top w:val="single" w:sz="8" w:space="0" w:color="000000"/>
              <w:left w:val="single" w:sz="8" w:space="0" w:color="000000"/>
              <w:bottom w:val="single" w:sz="8" w:space="0" w:color="000000"/>
              <w:right w:val="single" w:sz="8" w:space="0" w:color="000000"/>
            </w:tcBorders>
          </w:tcPr>
          <w:p w14:paraId="36126245" w14:textId="77777777" w:rsidR="00C923D8" w:rsidRDefault="009B6B2F">
            <w:r>
              <w:t>0</w:t>
            </w:r>
          </w:p>
        </w:tc>
        <w:tc>
          <w:tcPr>
            <w:tcW w:w="1470" w:type="dxa"/>
            <w:tcBorders>
              <w:top w:val="single" w:sz="8" w:space="0" w:color="000000"/>
              <w:left w:val="single" w:sz="8" w:space="0" w:color="000000"/>
              <w:bottom w:val="single" w:sz="8" w:space="0" w:color="000000"/>
              <w:right w:val="single" w:sz="8" w:space="0" w:color="000000"/>
            </w:tcBorders>
          </w:tcPr>
          <w:p w14:paraId="7A50D35E" w14:textId="77777777" w:rsidR="00C923D8" w:rsidRDefault="009B6B2F">
            <w:r>
              <w:t>0</w:t>
            </w:r>
          </w:p>
        </w:tc>
        <w:tc>
          <w:tcPr>
            <w:tcW w:w="1365" w:type="dxa"/>
            <w:tcBorders>
              <w:top w:val="single" w:sz="8" w:space="0" w:color="000000"/>
              <w:left w:val="single" w:sz="8" w:space="0" w:color="000000"/>
              <w:bottom w:val="single" w:sz="8" w:space="0" w:color="000000"/>
              <w:right w:val="single" w:sz="8" w:space="0" w:color="000000"/>
            </w:tcBorders>
          </w:tcPr>
          <w:p w14:paraId="09C9C958" w14:textId="77777777" w:rsidR="00C923D8" w:rsidRDefault="009B6B2F">
            <w:r>
              <w:t>19</w:t>
            </w:r>
          </w:p>
        </w:tc>
        <w:tc>
          <w:tcPr>
            <w:tcW w:w="1096" w:type="dxa"/>
            <w:tcBorders>
              <w:top w:val="single" w:sz="8" w:space="0" w:color="000000"/>
              <w:left w:val="single" w:sz="8" w:space="0" w:color="000000"/>
              <w:bottom w:val="single" w:sz="8" w:space="0" w:color="000000"/>
              <w:right w:val="single" w:sz="8" w:space="0" w:color="000000"/>
            </w:tcBorders>
          </w:tcPr>
          <w:p w14:paraId="1D3DE2C1" w14:textId="77777777" w:rsidR="00C923D8" w:rsidRDefault="00C923D8"/>
        </w:tc>
      </w:tr>
    </w:tbl>
    <w:p w14:paraId="6A32C8B0" w14:textId="77777777" w:rsidR="00C923D8" w:rsidRDefault="00C923D8"/>
    <w:p w14:paraId="394A066B" w14:textId="1C16106F" w:rsidR="00C923D8" w:rsidRDefault="009B6B2F">
      <w:r w:rsidRPr="009D2A84">
        <w:t xml:space="preserve"> </w:t>
      </w:r>
      <w:r>
        <w:br w:type="page"/>
      </w:r>
    </w:p>
    <w:p w14:paraId="67E501B9" w14:textId="77777777" w:rsidR="00C923D8" w:rsidRDefault="009B6B2F">
      <w:pPr>
        <w:pStyle w:val="Heading1"/>
        <w:numPr>
          <w:ilvl w:val="0"/>
          <w:numId w:val="1"/>
        </w:numPr>
        <w:tabs>
          <w:tab w:val="left" w:pos="0"/>
        </w:tabs>
        <w:spacing w:line="360" w:lineRule="auto"/>
        <w:jc w:val="center"/>
      </w:pPr>
      <w:bookmarkStart w:id="82" w:name="_ptglr6cnvju6" w:colFirst="0" w:colLast="0"/>
      <w:bookmarkEnd w:id="82"/>
      <w:r>
        <w:rPr>
          <w:color w:val="000000"/>
        </w:rPr>
        <w:lastRenderedPageBreak/>
        <w:t>Preparedness and Response Protocol at LSG Level</w:t>
      </w:r>
    </w:p>
    <w:p w14:paraId="578001A7" w14:textId="77777777" w:rsidR="00C923D8" w:rsidRDefault="009B6B2F">
      <w:r>
        <w:t>This section describes the operational framework for the LSGI once a pandemic is declared. It explains how the LSGI and health system will move from routine data collection to active response, using a One Health approach.</w:t>
      </w:r>
    </w:p>
    <w:p w14:paraId="64CC4FA3" w14:textId="77777777" w:rsidR="00C923D8" w:rsidRDefault="009B6B2F">
      <w:pPr>
        <w:pStyle w:val="Heading2"/>
        <w:numPr>
          <w:ilvl w:val="1"/>
          <w:numId w:val="1"/>
        </w:numPr>
        <w:tabs>
          <w:tab w:val="left" w:pos="0"/>
        </w:tabs>
      </w:pPr>
      <w:bookmarkStart w:id="83" w:name="_8dn03as0bkc5" w:colFirst="0" w:colLast="0"/>
      <w:bookmarkEnd w:id="83"/>
      <w:r>
        <w:t>Constitution of One Health Committee</w:t>
      </w:r>
    </w:p>
    <w:p w14:paraId="0D18169B" w14:textId="77777777" w:rsidR="00C923D8" w:rsidRDefault="009B6B2F">
      <w:r>
        <w:t>The LSGD shall constitute a One Health Committee comprising the LSGI President, Medical Officers (Modern Medicine, AYUSH, and Veterinary), the Health Inspector, and the Veterinary Surgeon.</w:t>
      </w:r>
    </w:p>
    <w:p w14:paraId="7027EB7B" w14:textId="77777777" w:rsidR="00C923D8" w:rsidRDefault="00C923D8"/>
    <w:p w14:paraId="4681D035" w14:textId="77777777" w:rsidR="00C923D8" w:rsidRDefault="009B6B2F">
      <w:r>
        <w:rPr>
          <w:b/>
          <w:bCs/>
        </w:rPr>
        <w:t xml:space="preserve">Objective: </w:t>
      </w:r>
      <w:r>
        <w:t>The One Health Committee coordinates human health, animal health, and environmental protection to prevent and control pandemics.</w:t>
      </w:r>
    </w:p>
    <w:p w14:paraId="7D1D6B46" w14:textId="77777777" w:rsidR="00C923D8" w:rsidRDefault="00C923D8"/>
    <w:tbl>
      <w:tblPr>
        <w:tblStyle w:val="aff7"/>
        <w:tblW w:w="10800" w:type="dxa"/>
        <w:tblInd w:w="-643"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661"/>
        <w:gridCol w:w="2206"/>
        <w:gridCol w:w="1963"/>
        <w:gridCol w:w="2175"/>
        <w:gridCol w:w="1665"/>
        <w:gridCol w:w="2130"/>
      </w:tblGrid>
      <w:tr w:rsidR="00C923D8" w14:paraId="7D1C52F2" w14:textId="77777777" w:rsidTr="0014227F">
        <w:trPr>
          <w:trHeight w:val="855"/>
        </w:trPr>
        <w:tc>
          <w:tcPr>
            <w:tcW w:w="661" w:type="dxa"/>
            <w:tcBorders>
              <w:top w:val="single" w:sz="8" w:space="0" w:color="DDDDDD"/>
              <w:left w:val="single" w:sz="8" w:space="0" w:color="DDDDDD"/>
              <w:bottom w:val="single" w:sz="8" w:space="0" w:color="DDDDDD"/>
              <w:right w:val="single" w:sz="8" w:space="0" w:color="DDDDDD"/>
            </w:tcBorders>
            <w:shd w:val="clear" w:color="auto" w:fill="F2F2F2"/>
          </w:tcPr>
          <w:p w14:paraId="6CA95D74" w14:textId="77777777" w:rsidR="00C923D8" w:rsidRDefault="009B6B2F">
            <w:r>
              <w:rPr>
                <w:rFonts w:ascii="Arial" w:eastAsia="Arial" w:hAnsi="Arial" w:cs="Arial"/>
                <w:b/>
                <w:bCs/>
              </w:rPr>
              <w:t>Sl No</w:t>
            </w:r>
          </w:p>
        </w:tc>
        <w:tc>
          <w:tcPr>
            <w:tcW w:w="2206" w:type="dxa"/>
            <w:tcBorders>
              <w:top w:val="single" w:sz="8" w:space="0" w:color="DDDDDD"/>
              <w:left w:val="single" w:sz="8" w:space="0" w:color="DDDDDD"/>
              <w:bottom w:val="single" w:sz="8" w:space="0" w:color="DDDDDD"/>
              <w:right w:val="single" w:sz="8" w:space="0" w:color="DDDDDD"/>
            </w:tcBorders>
            <w:shd w:val="clear" w:color="auto" w:fill="F2F2F2"/>
          </w:tcPr>
          <w:p w14:paraId="38732340" w14:textId="77777777" w:rsidR="00C923D8" w:rsidRDefault="009B6B2F">
            <w:r>
              <w:rPr>
                <w:rFonts w:ascii="Arial" w:eastAsia="Arial" w:hAnsi="Arial" w:cs="Arial"/>
                <w:b/>
                <w:bCs/>
              </w:rPr>
              <w:t>Name</w:t>
            </w:r>
          </w:p>
        </w:tc>
        <w:tc>
          <w:tcPr>
            <w:tcW w:w="1963" w:type="dxa"/>
            <w:tcBorders>
              <w:top w:val="single" w:sz="8" w:space="0" w:color="DDDDDD"/>
              <w:left w:val="single" w:sz="8" w:space="0" w:color="DDDDDD"/>
              <w:bottom w:val="single" w:sz="8" w:space="0" w:color="DDDDDD"/>
              <w:right w:val="single" w:sz="8" w:space="0" w:color="DDDDDD"/>
            </w:tcBorders>
            <w:shd w:val="clear" w:color="auto" w:fill="F2F2F2"/>
          </w:tcPr>
          <w:p w14:paraId="341C2EAF" w14:textId="77777777" w:rsidR="00C923D8" w:rsidRDefault="009B6B2F">
            <w:r>
              <w:rPr>
                <w:rFonts w:ascii="Arial" w:eastAsia="Arial" w:hAnsi="Arial" w:cs="Arial"/>
                <w:b/>
                <w:bCs/>
              </w:rPr>
              <w:t>Designation</w:t>
            </w:r>
          </w:p>
        </w:tc>
        <w:tc>
          <w:tcPr>
            <w:tcW w:w="2175" w:type="dxa"/>
            <w:tcBorders>
              <w:top w:val="single" w:sz="8" w:space="0" w:color="DDDDDD"/>
              <w:left w:val="single" w:sz="8" w:space="0" w:color="DDDDDD"/>
              <w:bottom w:val="single" w:sz="8" w:space="0" w:color="DDDDDD"/>
              <w:right w:val="single" w:sz="8" w:space="0" w:color="DDDDDD"/>
            </w:tcBorders>
            <w:shd w:val="clear" w:color="auto" w:fill="F2F2F2"/>
          </w:tcPr>
          <w:p w14:paraId="3837C0A6" w14:textId="77777777" w:rsidR="00C923D8" w:rsidRDefault="009B6B2F">
            <w:r>
              <w:rPr>
                <w:rFonts w:ascii="Arial" w:eastAsia="Arial" w:hAnsi="Arial" w:cs="Arial"/>
                <w:b/>
                <w:bCs/>
              </w:rPr>
              <w:t>Department/Institution</w:t>
            </w:r>
          </w:p>
        </w:tc>
        <w:tc>
          <w:tcPr>
            <w:tcW w:w="1665" w:type="dxa"/>
            <w:tcBorders>
              <w:top w:val="single" w:sz="8" w:space="0" w:color="DDDDDD"/>
              <w:left w:val="single" w:sz="8" w:space="0" w:color="DDDDDD"/>
              <w:bottom w:val="single" w:sz="8" w:space="0" w:color="DDDDDD"/>
              <w:right w:val="single" w:sz="8" w:space="0" w:color="DDDDDD"/>
            </w:tcBorders>
            <w:shd w:val="clear" w:color="auto" w:fill="F2F2F2"/>
          </w:tcPr>
          <w:p w14:paraId="4DE6684F" w14:textId="77777777" w:rsidR="00C923D8" w:rsidRDefault="009B6B2F">
            <w:r>
              <w:rPr>
                <w:rFonts w:ascii="Arial" w:eastAsia="Arial" w:hAnsi="Arial" w:cs="Arial"/>
                <w:b/>
                <w:bCs/>
              </w:rPr>
              <w:t>Role in Committee</w:t>
            </w:r>
          </w:p>
        </w:tc>
        <w:tc>
          <w:tcPr>
            <w:tcW w:w="2130" w:type="dxa"/>
            <w:tcBorders>
              <w:top w:val="single" w:sz="8" w:space="0" w:color="DDDDDD"/>
              <w:left w:val="single" w:sz="8" w:space="0" w:color="DDDDDD"/>
              <w:bottom w:val="single" w:sz="8" w:space="0" w:color="DDDDDD"/>
              <w:right w:val="single" w:sz="8" w:space="0" w:color="DDDDDD"/>
            </w:tcBorders>
            <w:shd w:val="clear" w:color="auto" w:fill="F2F2F2"/>
          </w:tcPr>
          <w:p w14:paraId="1B3C8DE5" w14:textId="77777777" w:rsidR="00C923D8" w:rsidRDefault="009B6B2F">
            <w:r>
              <w:rPr>
                <w:rFonts w:ascii="Arial" w:eastAsia="Arial" w:hAnsi="Arial" w:cs="Arial"/>
                <w:b/>
                <w:bCs/>
              </w:rPr>
              <w:t>Contact Number</w:t>
            </w:r>
          </w:p>
        </w:tc>
      </w:tr>
      <w:tr w:rsidR="00C923D8" w14:paraId="62F95D68" w14:textId="77777777" w:rsidTr="0014227F">
        <w:trPr>
          <w:trHeight w:val="825"/>
        </w:trPr>
        <w:tc>
          <w:tcPr>
            <w:tcW w:w="661" w:type="dxa"/>
            <w:tcBorders>
              <w:top w:val="single" w:sz="8" w:space="0" w:color="DDDDDD"/>
              <w:left w:val="single" w:sz="8" w:space="0" w:color="DDDDDD"/>
              <w:bottom w:val="single" w:sz="8" w:space="0" w:color="DDDDDD"/>
              <w:right w:val="single" w:sz="8" w:space="0" w:color="DDDDDD"/>
            </w:tcBorders>
          </w:tcPr>
          <w:p w14:paraId="42A6F611" w14:textId="77777777" w:rsidR="00C923D8" w:rsidRDefault="009B6B2F">
            <w:r>
              <w:rPr>
                <w:rFonts w:ascii="Arial" w:eastAsia="Arial" w:hAnsi="Arial" w:cs="Arial"/>
              </w:rPr>
              <w:t>1</w:t>
            </w:r>
          </w:p>
        </w:tc>
        <w:tc>
          <w:tcPr>
            <w:tcW w:w="2206" w:type="dxa"/>
            <w:tcBorders>
              <w:top w:val="single" w:sz="8" w:space="0" w:color="DDDDDD"/>
              <w:left w:val="single" w:sz="8" w:space="0" w:color="DDDDDD"/>
              <w:bottom w:val="single" w:sz="8" w:space="0" w:color="DDDDDD"/>
              <w:right w:val="single" w:sz="8" w:space="0" w:color="DDDDDD"/>
            </w:tcBorders>
          </w:tcPr>
          <w:p w14:paraId="1A3AB03D" w14:textId="77777777" w:rsidR="00C923D8" w:rsidRDefault="009B6B2F">
            <w:pPr>
              <w:rPr>
                <w:rFonts w:ascii="Arial" w:eastAsia="Arial" w:hAnsi="Arial" w:cs="Arial"/>
              </w:rPr>
            </w:pPr>
            <w:r>
              <w:rPr>
                <w:rFonts w:ascii="Arial" w:eastAsia="Arial" w:hAnsi="Arial" w:cs="Arial"/>
              </w:rPr>
              <w:t>AMBILI KALA</w:t>
            </w:r>
          </w:p>
        </w:tc>
        <w:tc>
          <w:tcPr>
            <w:tcW w:w="1963" w:type="dxa"/>
            <w:tcBorders>
              <w:top w:val="single" w:sz="8" w:space="0" w:color="DDDDDD"/>
              <w:left w:val="single" w:sz="8" w:space="0" w:color="DDDDDD"/>
              <w:bottom w:val="single" w:sz="8" w:space="0" w:color="DDDDDD"/>
              <w:right w:val="single" w:sz="8" w:space="0" w:color="DDDDDD"/>
            </w:tcBorders>
          </w:tcPr>
          <w:p w14:paraId="5887C144" w14:textId="77777777" w:rsidR="00C923D8" w:rsidRDefault="009B6B2F">
            <w:r>
              <w:rPr>
                <w:rFonts w:ascii="Arial" w:eastAsia="Arial" w:hAnsi="Arial" w:cs="Arial"/>
              </w:rPr>
              <w:t>Panchayat President</w:t>
            </w:r>
          </w:p>
        </w:tc>
        <w:tc>
          <w:tcPr>
            <w:tcW w:w="2175" w:type="dxa"/>
            <w:tcBorders>
              <w:top w:val="single" w:sz="8" w:space="0" w:color="DDDDDD"/>
              <w:left w:val="single" w:sz="8" w:space="0" w:color="DDDDDD"/>
              <w:bottom w:val="single" w:sz="8" w:space="0" w:color="DDDDDD"/>
              <w:right w:val="single" w:sz="8" w:space="0" w:color="DDDDDD"/>
            </w:tcBorders>
          </w:tcPr>
          <w:p w14:paraId="6B0E34E1" w14:textId="77777777" w:rsidR="00C923D8" w:rsidRDefault="009B6B2F">
            <w:r>
              <w:rPr>
                <w:rFonts w:ascii="Arial" w:eastAsia="Arial" w:hAnsi="Arial" w:cs="Arial"/>
              </w:rPr>
              <w:t>LSGD</w:t>
            </w:r>
          </w:p>
        </w:tc>
        <w:tc>
          <w:tcPr>
            <w:tcW w:w="1665" w:type="dxa"/>
            <w:tcBorders>
              <w:top w:val="single" w:sz="8" w:space="0" w:color="DDDDDD"/>
              <w:left w:val="single" w:sz="8" w:space="0" w:color="DDDDDD"/>
              <w:bottom w:val="single" w:sz="8" w:space="0" w:color="DDDDDD"/>
              <w:right w:val="single" w:sz="8" w:space="0" w:color="DDDDDD"/>
            </w:tcBorders>
          </w:tcPr>
          <w:p w14:paraId="1B0F7A27" w14:textId="77777777" w:rsidR="00C923D8" w:rsidRDefault="009B6B2F">
            <w:r>
              <w:rPr>
                <w:rFonts w:ascii="Arial" w:eastAsia="Arial" w:hAnsi="Arial" w:cs="Arial"/>
              </w:rPr>
              <w:t>Chairperson</w:t>
            </w:r>
          </w:p>
        </w:tc>
        <w:tc>
          <w:tcPr>
            <w:tcW w:w="2130" w:type="dxa"/>
            <w:tcBorders>
              <w:top w:val="single" w:sz="8" w:space="0" w:color="DDDDDD"/>
              <w:left w:val="single" w:sz="8" w:space="0" w:color="DDDDDD"/>
              <w:bottom w:val="single" w:sz="8" w:space="0" w:color="DDDDDD"/>
              <w:right w:val="single" w:sz="8" w:space="0" w:color="DDDDDD"/>
            </w:tcBorders>
          </w:tcPr>
          <w:p w14:paraId="3BCDD88D" w14:textId="77777777" w:rsidR="00C923D8" w:rsidRDefault="009B6B2F">
            <w:pPr>
              <w:rPr>
                <w:rFonts w:ascii="Arial" w:eastAsia="Arial" w:hAnsi="Arial" w:cs="Arial"/>
              </w:rPr>
            </w:pPr>
            <w:r>
              <w:rPr>
                <w:rFonts w:ascii="Arial" w:eastAsia="Arial" w:hAnsi="Arial" w:cs="Arial"/>
              </w:rPr>
              <w:t>9539676030</w:t>
            </w:r>
          </w:p>
        </w:tc>
      </w:tr>
      <w:tr w:rsidR="00C923D8" w14:paraId="4E3656F1" w14:textId="77777777" w:rsidTr="0014227F">
        <w:trPr>
          <w:trHeight w:val="825"/>
        </w:trPr>
        <w:tc>
          <w:tcPr>
            <w:tcW w:w="661" w:type="dxa"/>
            <w:tcBorders>
              <w:top w:val="single" w:sz="8" w:space="0" w:color="DDDDDD"/>
              <w:left w:val="single" w:sz="8" w:space="0" w:color="DDDDDD"/>
              <w:bottom w:val="single" w:sz="8" w:space="0" w:color="DDDDDD"/>
              <w:right w:val="single" w:sz="8" w:space="0" w:color="DDDDDD"/>
            </w:tcBorders>
          </w:tcPr>
          <w:p w14:paraId="138143DD" w14:textId="77777777" w:rsidR="00C923D8" w:rsidRDefault="009B6B2F">
            <w:r>
              <w:rPr>
                <w:rFonts w:ascii="Arial" w:eastAsia="Arial" w:hAnsi="Arial" w:cs="Arial"/>
              </w:rPr>
              <w:t>2</w:t>
            </w:r>
          </w:p>
        </w:tc>
        <w:tc>
          <w:tcPr>
            <w:tcW w:w="2206" w:type="dxa"/>
            <w:tcBorders>
              <w:top w:val="single" w:sz="8" w:space="0" w:color="DDDDDD"/>
              <w:left w:val="single" w:sz="8" w:space="0" w:color="DDDDDD"/>
              <w:bottom w:val="single" w:sz="8" w:space="0" w:color="DDDDDD"/>
              <w:right w:val="single" w:sz="8" w:space="0" w:color="DDDDDD"/>
            </w:tcBorders>
          </w:tcPr>
          <w:p w14:paraId="61152A08" w14:textId="77777777" w:rsidR="00C923D8" w:rsidRDefault="009B6B2F">
            <w:pPr>
              <w:rPr>
                <w:rFonts w:ascii="Arial" w:eastAsia="Arial" w:hAnsi="Arial" w:cs="Arial"/>
              </w:rPr>
            </w:pPr>
            <w:r>
              <w:rPr>
                <w:rFonts w:ascii="Arial" w:eastAsia="Arial" w:hAnsi="Arial" w:cs="Arial"/>
              </w:rPr>
              <w:t>DR ANOOPA M V</w:t>
            </w:r>
          </w:p>
        </w:tc>
        <w:tc>
          <w:tcPr>
            <w:tcW w:w="1963" w:type="dxa"/>
            <w:tcBorders>
              <w:top w:val="single" w:sz="8" w:space="0" w:color="DDDDDD"/>
              <w:left w:val="single" w:sz="8" w:space="0" w:color="DDDDDD"/>
              <w:bottom w:val="single" w:sz="8" w:space="0" w:color="DDDDDD"/>
              <w:right w:val="single" w:sz="8" w:space="0" w:color="DDDDDD"/>
            </w:tcBorders>
          </w:tcPr>
          <w:p w14:paraId="03FA7051" w14:textId="77777777" w:rsidR="00C923D8" w:rsidRDefault="009B6B2F">
            <w:r>
              <w:rPr>
                <w:rFonts w:ascii="Arial" w:eastAsia="Arial" w:hAnsi="Arial" w:cs="Arial"/>
              </w:rPr>
              <w:t>Medical Officer (PHC/CHC)</w:t>
            </w:r>
          </w:p>
        </w:tc>
        <w:tc>
          <w:tcPr>
            <w:tcW w:w="2175" w:type="dxa"/>
            <w:tcBorders>
              <w:top w:val="single" w:sz="8" w:space="0" w:color="DDDDDD"/>
              <w:left w:val="single" w:sz="8" w:space="0" w:color="DDDDDD"/>
              <w:bottom w:val="single" w:sz="8" w:space="0" w:color="DDDDDD"/>
              <w:right w:val="single" w:sz="8" w:space="0" w:color="DDDDDD"/>
            </w:tcBorders>
          </w:tcPr>
          <w:p w14:paraId="39B38D1F" w14:textId="77777777" w:rsidR="00C923D8" w:rsidRDefault="009B6B2F">
            <w:r>
              <w:rPr>
                <w:rFonts w:ascii="Arial" w:eastAsia="Arial" w:hAnsi="Arial" w:cs="Arial"/>
              </w:rPr>
              <w:t>Health Dept</w:t>
            </w:r>
          </w:p>
        </w:tc>
        <w:tc>
          <w:tcPr>
            <w:tcW w:w="1665" w:type="dxa"/>
            <w:tcBorders>
              <w:top w:val="single" w:sz="8" w:space="0" w:color="DDDDDD"/>
              <w:left w:val="single" w:sz="8" w:space="0" w:color="DDDDDD"/>
              <w:bottom w:val="single" w:sz="8" w:space="0" w:color="DDDDDD"/>
              <w:right w:val="single" w:sz="8" w:space="0" w:color="DDDDDD"/>
            </w:tcBorders>
          </w:tcPr>
          <w:p w14:paraId="3839B2DB" w14:textId="77777777" w:rsidR="00C923D8" w:rsidRDefault="009B6B2F">
            <w:r>
              <w:rPr>
                <w:rFonts w:ascii="Arial" w:eastAsia="Arial" w:hAnsi="Arial" w:cs="Arial"/>
              </w:rPr>
              <w:t>Member Secretary</w:t>
            </w:r>
          </w:p>
        </w:tc>
        <w:tc>
          <w:tcPr>
            <w:tcW w:w="2130" w:type="dxa"/>
            <w:tcBorders>
              <w:top w:val="single" w:sz="8" w:space="0" w:color="DDDDDD"/>
              <w:left w:val="single" w:sz="8" w:space="0" w:color="DDDDDD"/>
              <w:bottom w:val="single" w:sz="8" w:space="0" w:color="DDDDDD"/>
              <w:right w:val="single" w:sz="8" w:space="0" w:color="DDDDDD"/>
            </w:tcBorders>
          </w:tcPr>
          <w:p w14:paraId="188F582C" w14:textId="77777777" w:rsidR="00C923D8" w:rsidRDefault="009B6B2F">
            <w:pPr>
              <w:rPr>
                <w:rFonts w:ascii="Arial" w:eastAsia="Arial" w:hAnsi="Arial" w:cs="Arial"/>
              </w:rPr>
            </w:pPr>
            <w:r>
              <w:rPr>
                <w:rFonts w:ascii="Arial" w:eastAsia="Arial" w:hAnsi="Arial" w:cs="Arial"/>
              </w:rPr>
              <w:t>9497633650</w:t>
            </w:r>
          </w:p>
        </w:tc>
      </w:tr>
      <w:tr w:rsidR="00C923D8" w14:paraId="6020C02A" w14:textId="77777777" w:rsidTr="0014227F">
        <w:trPr>
          <w:trHeight w:val="585"/>
        </w:trPr>
        <w:tc>
          <w:tcPr>
            <w:tcW w:w="661" w:type="dxa"/>
            <w:tcBorders>
              <w:top w:val="single" w:sz="8" w:space="0" w:color="DDDDDD"/>
              <w:left w:val="single" w:sz="8" w:space="0" w:color="DDDDDD"/>
              <w:bottom w:val="single" w:sz="8" w:space="0" w:color="DDDDDD"/>
              <w:right w:val="single" w:sz="8" w:space="0" w:color="DDDDDD"/>
            </w:tcBorders>
          </w:tcPr>
          <w:p w14:paraId="15B235EB" w14:textId="77777777" w:rsidR="00C923D8" w:rsidRDefault="009B6B2F">
            <w:r>
              <w:rPr>
                <w:rFonts w:ascii="Arial" w:eastAsia="Arial" w:hAnsi="Arial" w:cs="Arial"/>
              </w:rPr>
              <w:t>3</w:t>
            </w:r>
          </w:p>
        </w:tc>
        <w:tc>
          <w:tcPr>
            <w:tcW w:w="2206" w:type="dxa"/>
            <w:tcBorders>
              <w:top w:val="single" w:sz="8" w:space="0" w:color="DDDDDD"/>
              <w:left w:val="single" w:sz="8" w:space="0" w:color="DDDDDD"/>
              <w:bottom w:val="single" w:sz="8" w:space="0" w:color="DDDDDD"/>
              <w:right w:val="single" w:sz="8" w:space="0" w:color="DDDDDD"/>
            </w:tcBorders>
          </w:tcPr>
          <w:p w14:paraId="70CB2E18" w14:textId="77777777" w:rsidR="00C923D8" w:rsidRDefault="009B6B2F">
            <w:pPr>
              <w:rPr>
                <w:rFonts w:ascii="Arial" w:eastAsia="Arial" w:hAnsi="Arial" w:cs="Arial"/>
              </w:rPr>
            </w:pPr>
            <w:r>
              <w:rPr>
                <w:rFonts w:ascii="Arial" w:eastAsia="Arial" w:hAnsi="Arial" w:cs="Arial"/>
              </w:rPr>
              <w:t>JINCY GEORGE</w:t>
            </w:r>
          </w:p>
        </w:tc>
        <w:tc>
          <w:tcPr>
            <w:tcW w:w="1963" w:type="dxa"/>
            <w:tcBorders>
              <w:top w:val="single" w:sz="8" w:space="0" w:color="DDDDDD"/>
              <w:left w:val="single" w:sz="8" w:space="0" w:color="DDDDDD"/>
              <w:bottom w:val="single" w:sz="8" w:space="0" w:color="DDDDDD"/>
              <w:right w:val="single" w:sz="8" w:space="0" w:color="DDDDDD"/>
            </w:tcBorders>
          </w:tcPr>
          <w:p w14:paraId="3DB431A0" w14:textId="77777777" w:rsidR="00C923D8" w:rsidRDefault="009B6B2F">
            <w:r>
              <w:rPr>
                <w:rFonts w:ascii="Arial" w:eastAsia="Arial" w:hAnsi="Arial" w:cs="Arial"/>
              </w:rPr>
              <w:t>Veterinary Officer</w:t>
            </w:r>
          </w:p>
        </w:tc>
        <w:tc>
          <w:tcPr>
            <w:tcW w:w="2175" w:type="dxa"/>
            <w:tcBorders>
              <w:top w:val="single" w:sz="8" w:space="0" w:color="DDDDDD"/>
              <w:left w:val="single" w:sz="8" w:space="0" w:color="DDDDDD"/>
              <w:bottom w:val="single" w:sz="8" w:space="0" w:color="DDDDDD"/>
              <w:right w:val="single" w:sz="8" w:space="0" w:color="DDDDDD"/>
            </w:tcBorders>
          </w:tcPr>
          <w:p w14:paraId="44E097F9" w14:textId="77777777" w:rsidR="00C923D8" w:rsidRDefault="009B6B2F">
            <w:r>
              <w:rPr>
                <w:rFonts w:ascii="Arial" w:eastAsia="Arial" w:hAnsi="Arial" w:cs="Arial"/>
              </w:rPr>
              <w:t>Animal Husbandry</w:t>
            </w:r>
          </w:p>
        </w:tc>
        <w:tc>
          <w:tcPr>
            <w:tcW w:w="1665" w:type="dxa"/>
            <w:tcBorders>
              <w:top w:val="single" w:sz="8" w:space="0" w:color="DDDDDD"/>
              <w:left w:val="single" w:sz="8" w:space="0" w:color="DDDDDD"/>
              <w:bottom w:val="single" w:sz="8" w:space="0" w:color="DDDDDD"/>
              <w:right w:val="single" w:sz="8" w:space="0" w:color="DDDDDD"/>
            </w:tcBorders>
          </w:tcPr>
          <w:p w14:paraId="773304EB" w14:textId="77777777" w:rsidR="00C923D8" w:rsidRDefault="009B6B2F">
            <w:r>
              <w:rPr>
                <w:rFonts w:ascii="Arial" w:eastAsia="Arial" w:hAnsi="Arial" w:cs="Arial"/>
              </w:rPr>
              <w:t>Member</w:t>
            </w:r>
          </w:p>
        </w:tc>
        <w:tc>
          <w:tcPr>
            <w:tcW w:w="2130" w:type="dxa"/>
            <w:tcBorders>
              <w:top w:val="single" w:sz="8" w:space="0" w:color="DDDDDD"/>
              <w:left w:val="single" w:sz="8" w:space="0" w:color="DDDDDD"/>
              <w:bottom w:val="single" w:sz="8" w:space="0" w:color="DDDDDD"/>
              <w:right w:val="single" w:sz="8" w:space="0" w:color="DDDDDD"/>
            </w:tcBorders>
          </w:tcPr>
          <w:p w14:paraId="7B50A6ED" w14:textId="77777777" w:rsidR="00C923D8" w:rsidRDefault="009B6B2F">
            <w:pPr>
              <w:rPr>
                <w:rFonts w:ascii="Arial" w:eastAsia="Arial" w:hAnsi="Arial" w:cs="Arial"/>
              </w:rPr>
            </w:pPr>
            <w:r>
              <w:rPr>
                <w:rFonts w:ascii="Arial" w:eastAsia="Arial" w:hAnsi="Arial" w:cs="Arial"/>
              </w:rPr>
              <w:t>0476 2698979</w:t>
            </w:r>
          </w:p>
        </w:tc>
      </w:tr>
      <w:tr w:rsidR="00C923D8" w14:paraId="5F4A797C" w14:textId="77777777" w:rsidTr="0014227F">
        <w:trPr>
          <w:trHeight w:val="585"/>
        </w:trPr>
        <w:tc>
          <w:tcPr>
            <w:tcW w:w="661" w:type="dxa"/>
            <w:tcBorders>
              <w:top w:val="single" w:sz="8" w:space="0" w:color="DDDDDD"/>
              <w:left w:val="single" w:sz="8" w:space="0" w:color="DDDDDD"/>
              <w:bottom w:val="single" w:sz="8" w:space="0" w:color="DDDDDD"/>
              <w:right w:val="single" w:sz="8" w:space="0" w:color="DDDDDD"/>
            </w:tcBorders>
          </w:tcPr>
          <w:p w14:paraId="63790504" w14:textId="77777777" w:rsidR="00C923D8" w:rsidRDefault="009B6B2F">
            <w:r>
              <w:rPr>
                <w:rFonts w:ascii="Arial" w:eastAsia="Arial" w:hAnsi="Arial" w:cs="Arial"/>
              </w:rPr>
              <w:t>4</w:t>
            </w:r>
          </w:p>
        </w:tc>
        <w:tc>
          <w:tcPr>
            <w:tcW w:w="2206" w:type="dxa"/>
            <w:tcBorders>
              <w:top w:val="single" w:sz="8" w:space="0" w:color="DDDDDD"/>
              <w:left w:val="single" w:sz="8" w:space="0" w:color="DDDDDD"/>
              <w:bottom w:val="single" w:sz="8" w:space="0" w:color="DDDDDD"/>
              <w:right w:val="single" w:sz="8" w:space="0" w:color="DDDDDD"/>
            </w:tcBorders>
          </w:tcPr>
          <w:p w14:paraId="34C24AA9" w14:textId="77777777" w:rsidR="00C923D8" w:rsidRDefault="009B6B2F">
            <w:pPr>
              <w:rPr>
                <w:rFonts w:ascii="Arial" w:eastAsia="Arial" w:hAnsi="Arial" w:cs="Arial"/>
              </w:rPr>
            </w:pPr>
            <w:r>
              <w:rPr>
                <w:rFonts w:ascii="Arial" w:eastAsia="Arial" w:hAnsi="Arial" w:cs="Arial"/>
              </w:rPr>
              <w:t xml:space="preserve">Dr. Krishnapriya </w:t>
            </w:r>
          </w:p>
        </w:tc>
        <w:tc>
          <w:tcPr>
            <w:tcW w:w="1963" w:type="dxa"/>
            <w:tcBorders>
              <w:top w:val="single" w:sz="8" w:space="0" w:color="DDDDDD"/>
              <w:left w:val="single" w:sz="8" w:space="0" w:color="DDDDDD"/>
              <w:bottom w:val="single" w:sz="8" w:space="0" w:color="DDDDDD"/>
              <w:right w:val="single" w:sz="8" w:space="0" w:color="DDDDDD"/>
            </w:tcBorders>
          </w:tcPr>
          <w:p w14:paraId="1CB717ED" w14:textId="77777777" w:rsidR="00C923D8" w:rsidRDefault="009B6B2F">
            <w:r>
              <w:rPr>
                <w:rFonts w:ascii="Arial" w:eastAsia="Arial" w:hAnsi="Arial" w:cs="Arial"/>
              </w:rPr>
              <w:t>Epidemiologist</w:t>
            </w:r>
          </w:p>
        </w:tc>
        <w:tc>
          <w:tcPr>
            <w:tcW w:w="2175" w:type="dxa"/>
            <w:tcBorders>
              <w:top w:val="single" w:sz="8" w:space="0" w:color="DDDDDD"/>
              <w:left w:val="single" w:sz="8" w:space="0" w:color="DDDDDD"/>
              <w:bottom w:val="single" w:sz="8" w:space="0" w:color="DDDDDD"/>
              <w:right w:val="single" w:sz="8" w:space="0" w:color="DDDDDD"/>
            </w:tcBorders>
          </w:tcPr>
          <w:p w14:paraId="371DB378" w14:textId="77777777" w:rsidR="00C923D8" w:rsidRDefault="009B6B2F">
            <w:r>
              <w:rPr>
                <w:rFonts w:ascii="Arial" w:eastAsia="Arial" w:hAnsi="Arial" w:cs="Arial"/>
              </w:rPr>
              <w:t>Health Dept</w:t>
            </w:r>
          </w:p>
        </w:tc>
        <w:tc>
          <w:tcPr>
            <w:tcW w:w="1665" w:type="dxa"/>
            <w:tcBorders>
              <w:top w:val="single" w:sz="8" w:space="0" w:color="DDDDDD"/>
              <w:left w:val="single" w:sz="8" w:space="0" w:color="DDDDDD"/>
              <w:bottom w:val="single" w:sz="8" w:space="0" w:color="DDDDDD"/>
              <w:right w:val="single" w:sz="8" w:space="0" w:color="DDDDDD"/>
            </w:tcBorders>
          </w:tcPr>
          <w:p w14:paraId="097ACA4E" w14:textId="77777777" w:rsidR="00C923D8" w:rsidRDefault="009B6B2F">
            <w:r>
              <w:rPr>
                <w:rFonts w:ascii="Arial" w:eastAsia="Arial" w:hAnsi="Arial" w:cs="Arial"/>
              </w:rPr>
              <w:t>Member</w:t>
            </w:r>
          </w:p>
        </w:tc>
        <w:tc>
          <w:tcPr>
            <w:tcW w:w="2130" w:type="dxa"/>
            <w:tcBorders>
              <w:top w:val="single" w:sz="8" w:space="0" w:color="DDDDDD"/>
              <w:left w:val="single" w:sz="8" w:space="0" w:color="DDDDDD"/>
              <w:bottom w:val="single" w:sz="8" w:space="0" w:color="DDDDDD"/>
              <w:right w:val="single" w:sz="8" w:space="0" w:color="DDDDDD"/>
            </w:tcBorders>
          </w:tcPr>
          <w:p w14:paraId="46AFBF4B" w14:textId="77777777" w:rsidR="00C923D8" w:rsidRDefault="00C923D8">
            <w:pPr>
              <w:rPr>
                <w:rFonts w:ascii="Arial" w:eastAsia="Arial" w:hAnsi="Arial" w:cs="Arial"/>
              </w:rPr>
            </w:pPr>
          </w:p>
        </w:tc>
      </w:tr>
      <w:tr w:rsidR="00C923D8" w14:paraId="4D81FDB7" w14:textId="77777777" w:rsidTr="0014227F">
        <w:trPr>
          <w:trHeight w:val="585"/>
        </w:trPr>
        <w:tc>
          <w:tcPr>
            <w:tcW w:w="661" w:type="dxa"/>
            <w:tcBorders>
              <w:top w:val="single" w:sz="8" w:space="0" w:color="DDDDDD"/>
              <w:left w:val="single" w:sz="8" w:space="0" w:color="DDDDDD"/>
              <w:bottom w:val="single" w:sz="8" w:space="0" w:color="DDDDDD"/>
              <w:right w:val="single" w:sz="8" w:space="0" w:color="DDDDDD"/>
            </w:tcBorders>
          </w:tcPr>
          <w:p w14:paraId="472370B3" w14:textId="77777777" w:rsidR="00C923D8" w:rsidRDefault="009B6B2F">
            <w:r>
              <w:rPr>
                <w:rFonts w:ascii="Arial" w:eastAsia="Arial" w:hAnsi="Arial" w:cs="Arial"/>
              </w:rPr>
              <w:t>5</w:t>
            </w:r>
          </w:p>
        </w:tc>
        <w:tc>
          <w:tcPr>
            <w:tcW w:w="2206" w:type="dxa"/>
            <w:tcBorders>
              <w:top w:val="single" w:sz="8" w:space="0" w:color="DDDDDD"/>
              <w:left w:val="single" w:sz="8" w:space="0" w:color="DDDDDD"/>
              <w:bottom w:val="single" w:sz="8" w:space="0" w:color="DDDDDD"/>
              <w:right w:val="single" w:sz="8" w:space="0" w:color="DDDDDD"/>
            </w:tcBorders>
          </w:tcPr>
          <w:p w14:paraId="35A75706" w14:textId="77777777" w:rsidR="00C923D8" w:rsidRDefault="009B6B2F">
            <w:pPr>
              <w:rPr>
                <w:rFonts w:ascii="Arial" w:eastAsia="Arial" w:hAnsi="Arial" w:cs="Arial"/>
              </w:rPr>
            </w:pPr>
            <w:r>
              <w:rPr>
                <w:rFonts w:ascii="Arial" w:eastAsia="Arial" w:hAnsi="Arial" w:cs="Arial"/>
              </w:rPr>
              <w:t>SHANAVAS H</w:t>
            </w:r>
          </w:p>
        </w:tc>
        <w:tc>
          <w:tcPr>
            <w:tcW w:w="1963" w:type="dxa"/>
            <w:tcBorders>
              <w:top w:val="single" w:sz="8" w:space="0" w:color="DDDDDD"/>
              <w:left w:val="single" w:sz="8" w:space="0" w:color="DDDDDD"/>
              <w:bottom w:val="single" w:sz="8" w:space="0" w:color="DDDDDD"/>
              <w:right w:val="single" w:sz="8" w:space="0" w:color="DDDDDD"/>
            </w:tcBorders>
          </w:tcPr>
          <w:p w14:paraId="6FC24C68" w14:textId="77777777" w:rsidR="00C923D8" w:rsidRDefault="009B6B2F">
            <w:r>
              <w:rPr>
                <w:rFonts w:ascii="Arial" w:eastAsia="Arial" w:hAnsi="Arial" w:cs="Arial"/>
              </w:rPr>
              <w:t>Health Inspector/PHN</w:t>
            </w:r>
          </w:p>
        </w:tc>
        <w:tc>
          <w:tcPr>
            <w:tcW w:w="2175" w:type="dxa"/>
            <w:tcBorders>
              <w:top w:val="single" w:sz="8" w:space="0" w:color="DDDDDD"/>
              <w:left w:val="single" w:sz="8" w:space="0" w:color="DDDDDD"/>
              <w:bottom w:val="single" w:sz="8" w:space="0" w:color="DDDDDD"/>
              <w:right w:val="single" w:sz="8" w:space="0" w:color="DDDDDD"/>
            </w:tcBorders>
          </w:tcPr>
          <w:p w14:paraId="0BFA19B6" w14:textId="77777777" w:rsidR="00C923D8" w:rsidRDefault="009B6B2F">
            <w:r>
              <w:rPr>
                <w:rFonts w:ascii="Arial" w:eastAsia="Arial" w:hAnsi="Arial" w:cs="Arial"/>
              </w:rPr>
              <w:t>Health Dept</w:t>
            </w:r>
          </w:p>
        </w:tc>
        <w:tc>
          <w:tcPr>
            <w:tcW w:w="1665" w:type="dxa"/>
            <w:tcBorders>
              <w:top w:val="single" w:sz="8" w:space="0" w:color="DDDDDD"/>
              <w:left w:val="single" w:sz="8" w:space="0" w:color="DDDDDD"/>
              <w:bottom w:val="single" w:sz="8" w:space="0" w:color="DDDDDD"/>
              <w:right w:val="single" w:sz="8" w:space="0" w:color="DDDDDD"/>
            </w:tcBorders>
          </w:tcPr>
          <w:p w14:paraId="14B90C33" w14:textId="77777777" w:rsidR="00C923D8" w:rsidRDefault="009B6B2F">
            <w:r>
              <w:rPr>
                <w:rFonts w:ascii="Arial" w:eastAsia="Arial" w:hAnsi="Arial" w:cs="Arial"/>
              </w:rPr>
              <w:t>Surveillance</w:t>
            </w:r>
          </w:p>
        </w:tc>
        <w:tc>
          <w:tcPr>
            <w:tcW w:w="2130" w:type="dxa"/>
            <w:tcBorders>
              <w:top w:val="single" w:sz="8" w:space="0" w:color="DDDDDD"/>
              <w:left w:val="single" w:sz="8" w:space="0" w:color="DDDDDD"/>
              <w:bottom w:val="single" w:sz="8" w:space="0" w:color="DDDDDD"/>
              <w:right w:val="single" w:sz="8" w:space="0" w:color="DDDDDD"/>
            </w:tcBorders>
          </w:tcPr>
          <w:p w14:paraId="1A15B308" w14:textId="77777777" w:rsidR="00C923D8" w:rsidRDefault="009B6B2F">
            <w:pPr>
              <w:rPr>
                <w:rFonts w:ascii="Arial" w:eastAsia="Arial" w:hAnsi="Arial" w:cs="Arial"/>
              </w:rPr>
            </w:pPr>
            <w:r>
              <w:rPr>
                <w:rFonts w:ascii="Arial" w:eastAsia="Arial" w:hAnsi="Arial" w:cs="Arial"/>
              </w:rPr>
              <w:t>9447087037</w:t>
            </w:r>
          </w:p>
        </w:tc>
      </w:tr>
      <w:tr w:rsidR="00C923D8" w14:paraId="1C3325AF" w14:textId="77777777" w:rsidTr="0014227F">
        <w:trPr>
          <w:trHeight w:val="585"/>
        </w:trPr>
        <w:tc>
          <w:tcPr>
            <w:tcW w:w="661" w:type="dxa"/>
            <w:tcBorders>
              <w:top w:val="single" w:sz="8" w:space="0" w:color="DDDDDD"/>
              <w:left w:val="single" w:sz="8" w:space="0" w:color="DDDDDD"/>
              <w:bottom w:val="single" w:sz="8" w:space="0" w:color="DDDDDD"/>
              <w:right w:val="single" w:sz="8" w:space="0" w:color="DDDDDD"/>
            </w:tcBorders>
          </w:tcPr>
          <w:p w14:paraId="0EEF3E15" w14:textId="77777777" w:rsidR="00C923D8" w:rsidRDefault="009B6B2F">
            <w:r>
              <w:rPr>
                <w:rFonts w:ascii="Arial" w:eastAsia="Arial" w:hAnsi="Arial" w:cs="Arial"/>
              </w:rPr>
              <w:t>6</w:t>
            </w:r>
          </w:p>
        </w:tc>
        <w:tc>
          <w:tcPr>
            <w:tcW w:w="2206" w:type="dxa"/>
            <w:tcBorders>
              <w:top w:val="single" w:sz="8" w:space="0" w:color="DDDDDD"/>
              <w:left w:val="single" w:sz="8" w:space="0" w:color="DDDDDD"/>
              <w:bottom w:val="single" w:sz="8" w:space="0" w:color="DDDDDD"/>
              <w:right w:val="single" w:sz="8" w:space="0" w:color="DDDDDD"/>
            </w:tcBorders>
          </w:tcPr>
          <w:p w14:paraId="0B2D74FD" w14:textId="3DB445A8" w:rsidR="00C923D8" w:rsidRDefault="005E76E4">
            <w:pPr>
              <w:rPr>
                <w:rFonts w:ascii="Arial" w:eastAsia="Arial" w:hAnsi="Arial" w:cs="Arial"/>
              </w:rPr>
            </w:pPr>
            <w:r>
              <w:rPr>
                <w:rFonts w:ascii="Arial" w:eastAsia="Arial" w:hAnsi="Arial" w:cs="Arial"/>
              </w:rPr>
              <w:t>GEETHA</w:t>
            </w:r>
          </w:p>
        </w:tc>
        <w:tc>
          <w:tcPr>
            <w:tcW w:w="1963" w:type="dxa"/>
            <w:tcBorders>
              <w:top w:val="single" w:sz="8" w:space="0" w:color="DDDDDD"/>
              <w:left w:val="single" w:sz="8" w:space="0" w:color="DDDDDD"/>
              <w:bottom w:val="single" w:sz="8" w:space="0" w:color="DDDDDD"/>
              <w:right w:val="single" w:sz="8" w:space="0" w:color="DDDDDD"/>
            </w:tcBorders>
          </w:tcPr>
          <w:p w14:paraId="69EDBAB7" w14:textId="77777777" w:rsidR="00C923D8" w:rsidRDefault="009B6B2F">
            <w:r>
              <w:rPr>
                <w:rFonts w:ascii="Arial" w:eastAsia="Arial" w:hAnsi="Arial" w:cs="Arial"/>
              </w:rPr>
              <w:t>ASHA Supervisor</w:t>
            </w:r>
          </w:p>
        </w:tc>
        <w:tc>
          <w:tcPr>
            <w:tcW w:w="2175" w:type="dxa"/>
            <w:tcBorders>
              <w:top w:val="single" w:sz="8" w:space="0" w:color="DDDDDD"/>
              <w:left w:val="single" w:sz="8" w:space="0" w:color="DDDDDD"/>
              <w:bottom w:val="single" w:sz="8" w:space="0" w:color="DDDDDD"/>
              <w:right w:val="single" w:sz="8" w:space="0" w:color="DDDDDD"/>
            </w:tcBorders>
          </w:tcPr>
          <w:p w14:paraId="6020F025" w14:textId="77777777" w:rsidR="00C923D8" w:rsidRDefault="009B6B2F">
            <w:r>
              <w:rPr>
                <w:sz w:val="21"/>
                <w:szCs w:val="21"/>
              </w:rPr>
              <w:t>Health Dept</w:t>
            </w:r>
          </w:p>
        </w:tc>
        <w:tc>
          <w:tcPr>
            <w:tcW w:w="1665" w:type="dxa"/>
            <w:tcBorders>
              <w:top w:val="single" w:sz="8" w:space="0" w:color="DDDDDD"/>
              <w:left w:val="single" w:sz="8" w:space="0" w:color="DDDDDD"/>
              <w:bottom w:val="single" w:sz="8" w:space="0" w:color="DDDDDD"/>
              <w:right w:val="single" w:sz="8" w:space="0" w:color="DDDDDD"/>
            </w:tcBorders>
          </w:tcPr>
          <w:p w14:paraId="6AA9AA55" w14:textId="77777777" w:rsidR="00C923D8" w:rsidRDefault="009B6B2F">
            <w:r>
              <w:rPr>
                <w:sz w:val="21"/>
                <w:szCs w:val="21"/>
              </w:rPr>
              <w:t>Community link</w:t>
            </w:r>
          </w:p>
        </w:tc>
        <w:tc>
          <w:tcPr>
            <w:tcW w:w="2130" w:type="dxa"/>
            <w:tcBorders>
              <w:top w:val="single" w:sz="8" w:space="0" w:color="DDDDDD"/>
              <w:left w:val="single" w:sz="8" w:space="0" w:color="DDDDDD"/>
              <w:bottom w:val="single" w:sz="8" w:space="0" w:color="DDDDDD"/>
              <w:right w:val="single" w:sz="8" w:space="0" w:color="DDDDDD"/>
            </w:tcBorders>
          </w:tcPr>
          <w:p w14:paraId="09F8787E" w14:textId="59C9EE65" w:rsidR="00C923D8" w:rsidRDefault="005E76E4">
            <w:pPr>
              <w:rPr>
                <w:rFonts w:ascii="Arial" w:eastAsia="Arial" w:hAnsi="Arial" w:cs="Arial"/>
              </w:rPr>
            </w:pPr>
            <w:r>
              <w:rPr>
                <w:rFonts w:ascii="Arial" w:eastAsia="Arial" w:hAnsi="Arial" w:cs="Arial"/>
              </w:rPr>
              <w:t>8756432087</w:t>
            </w:r>
          </w:p>
        </w:tc>
      </w:tr>
      <w:tr w:rsidR="00C923D8" w14:paraId="37EA6A6C" w14:textId="77777777" w:rsidTr="0014227F">
        <w:trPr>
          <w:trHeight w:val="585"/>
        </w:trPr>
        <w:tc>
          <w:tcPr>
            <w:tcW w:w="661" w:type="dxa"/>
            <w:tcBorders>
              <w:top w:val="single" w:sz="8" w:space="0" w:color="DDDDDD"/>
              <w:left w:val="single" w:sz="8" w:space="0" w:color="DDDDDD"/>
              <w:bottom w:val="single" w:sz="8" w:space="0" w:color="DDDDDD"/>
              <w:right w:val="single" w:sz="8" w:space="0" w:color="DDDDDD"/>
            </w:tcBorders>
          </w:tcPr>
          <w:p w14:paraId="71396EFB" w14:textId="77777777" w:rsidR="00C923D8" w:rsidRDefault="009B6B2F">
            <w:r>
              <w:rPr>
                <w:rFonts w:ascii="Arial" w:eastAsia="Arial" w:hAnsi="Arial" w:cs="Arial"/>
              </w:rPr>
              <w:t>7</w:t>
            </w:r>
          </w:p>
        </w:tc>
        <w:tc>
          <w:tcPr>
            <w:tcW w:w="2206" w:type="dxa"/>
            <w:tcBorders>
              <w:top w:val="single" w:sz="8" w:space="0" w:color="DDDDDD"/>
              <w:left w:val="single" w:sz="8" w:space="0" w:color="DDDDDD"/>
              <w:bottom w:val="single" w:sz="8" w:space="0" w:color="DDDDDD"/>
              <w:right w:val="single" w:sz="8" w:space="0" w:color="DDDDDD"/>
            </w:tcBorders>
          </w:tcPr>
          <w:p w14:paraId="43638D2B" w14:textId="77777777" w:rsidR="00C923D8" w:rsidRDefault="009B6B2F">
            <w:pPr>
              <w:rPr>
                <w:rFonts w:ascii="Arial" w:eastAsia="Arial" w:hAnsi="Arial" w:cs="Arial"/>
              </w:rPr>
            </w:pPr>
            <w:r>
              <w:rPr>
                <w:rFonts w:ascii="Arial" w:eastAsia="Arial" w:hAnsi="Arial" w:cs="Arial"/>
              </w:rPr>
              <w:t>DHANYA</w:t>
            </w:r>
          </w:p>
        </w:tc>
        <w:tc>
          <w:tcPr>
            <w:tcW w:w="1963" w:type="dxa"/>
            <w:tcBorders>
              <w:top w:val="single" w:sz="8" w:space="0" w:color="DDDDDD"/>
              <w:left w:val="single" w:sz="8" w:space="0" w:color="DDDDDD"/>
              <w:bottom w:val="single" w:sz="8" w:space="0" w:color="DDDDDD"/>
              <w:right w:val="single" w:sz="8" w:space="0" w:color="DDDDDD"/>
            </w:tcBorders>
          </w:tcPr>
          <w:p w14:paraId="5D2B795F" w14:textId="77777777" w:rsidR="00C923D8" w:rsidRDefault="009B6B2F">
            <w:r>
              <w:rPr>
                <w:rFonts w:ascii="Arial" w:eastAsia="Arial" w:hAnsi="Arial" w:cs="Arial"/>
              </w:rPr>
              <w:t>ICDS Supervisor</w:t>
            </w:r>
          </w:p>
        </w:tc>
        <w:tc>
          <w:tcPr>
            <w:tcW w:w="2175" w:type="dxa"/>
            <w:tcBorders>
              <w:top w:val="single" w:sz="8" w:space="0" w:color="DDDDDD"/>
              <w:left w:val="single" w:sz="8" w:space="0" w:color="DDDDDD"/>
              <w:bottom w:val="single" w:sz="8" w:space="0" w:color="DDDDDD"/>
              <w:right w:val="single" w:sz="8" w:space="0" w:color="DDDDDD"/>
            </w:tcBorders>
          </w:tcPr>
          <w:p w14:paraId="67DC07AD" w14:textId="77777777" w:rsidR="00C923D8" w:rsidRDefault="009B6B2F">
            <w:r>
              <w:rPr>
                <w:rFonts w:ascii="Arial" w:eastAsia="Arial" w:hAnsi="Arial" w:cs="Arial"/>
              </w:rPr>
              <w:t>Social Welfare</w:t>
            </w:r>
          </w:p>
        </w:tc>
        <w:tc>
          <w:tcPr>
            <w:tcW w:w="1665" w:type="dxa"/>
            <w:tcBorders>
              <w:top w:val="single" w:sz="8" w:space="0" w:color="DDDDDD"/>
              <w:left w:val="single" w:sz="8" w:space="0" w:color="DDDDDD"/>
              <w:bottom w:val="single" w:sz="8" w:space="0" w:color="DDDDDD"/>
              <w:right w:val="single" w:sz="8" w:space="0" w:color="DDDDDD"/>
            </w:tcBorders>
          </w:tcPr>
          <w:p w14:paraId="7F1F73B3" w14:textId="77777777" w:rsidR="00C923D8" w:rsidRDefault="009B6B2F">
            <w:r>
              <w:rPr>
                <w:rFonts w:ascii="Arial" w:eastAsia="Arial" w:hAnsi="Arial" w:cs="Arial"/>
              </w:rPr>
              <w:t>Vulnerable groups</w:t>
            </w:r>
          </w:p>
        </w:tc>
        <w:tc>
          <w:tcPr>
            <w:tcW w:w="2130" w:type="dxa"/>
            <w:tcBorders>
              <w:top w:val="single" w:sz="8" w:space="0" w:color="DDDDDD"/>
              <w:left w:val="single" w:sz="8" w:space="0" w:color="DDDDDD"/>
              <w:bottom w:val="single" w:sz="8" w:space="0" w:color="DDDDDD"/>
              <w:right w:val="single" w:sz="8" w:space="0" w:color="DDDDDD"/>
            </w:tcBorders>
          </w:tcPr>
          <w:p w14:paraId="74A6A3E4" w14:textId="77777777" w:rsidR="00C923D8" w:rsidRDefault="009B6B2F">
            <w:pPr>
              <w:rPr>
                <w:rFonts w:ascii="Arial" w:eastAsia="Arial" w:hAnsi="Arial" w:cs="Arial"/>
              </w:rPr>
            </w:pPr>
            <w:r>
              <w:rPr>
                <w:rFonts w:ascii="Arial" w:eastAsia="Arial" w:hAnsi="Arial" w:cs="Arial"/>
              </w:rPr>
              <w:t>9539158274</w:t>
            </w:r>
          </w:p>
        </w:tc>
      </w:tr>
      <w:tr w:rsidR="00C923D8" w14:paraId="625B2E9B" w14:textId="77777777" w:rsidTr="0014227F">
        <w:trPr>
          <w:trHeight w:val="585"/>
        </w:trPr>
        <w:tc>
          <w:tcPr>
            <w:tcW w:w="661" w:type="dxa"/>
            <w:tcBorders>
              <w:top w:val="single" w:sz="8" w:space="0" w:color="DDDDDD"/>
              <w:left w:val="single" w:sz="8" w:space="0" w:color="DDDDDD"/>
              <w:bottom w:val="single" w:sz="8" w:space="0" w:color="DDDDDD"/>
              <w:right w:val="single" w:sz="8" w:space="0" w:color="DDDDDD"/>
            </w:tcBorders>
          </w:tcPr>
          <w:p w14:paraId="3701902B" w14:textId="77777777" w:rsidR="00C923D8" w:rsidRDefault="009B6B2F">
            <w:r>
              <w:rPr>
                <w:rFonts w:ascii="Arial" w:eastAsia="Arial" w:hAnsi="Arial" w:cs="Arial"/>
              </w:rPr>
              <w:t>8</w:t>
            </w:r>
          </w:p>
        </w:tc>
        <w:tc>
          <w:tcPr>
            <w:tcW w:w="2206" w:type="dxa"/>
            <w:tcBorders>
              <w:top w:val="single" w:sz="8" w:space="0" w:color="DDDDDD"/>
              <w:left w:val="single" w:sz="8" w:space="0" w:color="DDDDDD"/>
              <w:bottom w:val="single" w:sz="8" w:space="0" w:color="DDDDDD"/>
              <w:right w:val="single" w:sz="8" w:space="0" w:color="DDDDDD"/>
            </w:tcBorders>
          </w:tcPr>
          <w:p w14:paraId="5204A0C7" w14:textId="07A3F078" w:rsidR="00C923D8" w:rsidRDefault="005E76E4">
            <w:pPr>
              <w:rPr>
                <w:rFonts w:ascii="Arial" w:eastAsia="Arial" w:hAnsi="Arial" w:cs="Arial"/>
              </w:rPr>
            </w:pPr>
            <w:r>
              <w:rPr>
                <w:rFonts w:ascii="Arial" w:eastAsia="Arial" w:hAnsi="Arial" w:cs="Arial"/>
              </w:rPr>
              <w:t>SI</w:t>
            </w:r>
          </w:p>
        </w:tc>
        <w:tc>
          <w:tcPr>
            <w:tcW w:w="1963" w:type="dxa"/>
            <w:tcBorders>
              <w:top w:val="single" w:sz="8" w:space="0" w:color="DDDDDD"/>
              <w:left w:val="single" w:sz="8" w:space="0" w:color="DDDDDD"/>
              <w:bottom w:val="single" w:sz="8" w:space="0" w:color="DDDDDD"/>
              <w:right w:val="single" w:sz="8" w:space="0" w:color="DDDDDD"/>
            </w:tcBorders>
          </w:tcPr>
          <w:p w14:paraId="1698E65C" w14:textId="77777777" w:rsidR="00C923D8" w:rsidRDefault="009B6B2F">
            <w:r>
              <w:rPr>
                <w:rFonts w:ascii="Arial" w:eastAsia="Arial" w:hAnsi="Arial" w:cs="Arial"/>
              </w:rPr>
              <w:t>Police Station Officer</w:t>
            </w:r>
          </w:p>
        </w:tc>
        <w:tc>
          <w:tcPr>
            <w:tcW w:w="2175" w:type="dxa"/>
            <w:tcBorders>
              <w:top w:val="single" w:sz="8" w:space="0" w:color="DDDDDD"/>
              <w:left w:val="single" w:sz="8" w:space="0" w:color="DDDDDD"/>
              <w:bottom w:val="single" w:sz="8" w:space="0" w:color="DDDDDD"/>
              <w:right w:val="single" w:sz="8" w:space="0" w:color="DDDDDD"/>
            </w:tcBorders>
          </w:tcPr>
          <w:p w14:paraId="02CA18C3" w14:textId="77777777" w:rsidR="00C923D8" w:rsidRDefault="009B6B2F">
            <w:r>
              <w:rPr>
                <w:rFonts w:ascii="Arial" w:eastAsia="Arial" w:hAnsi="Arial" w:cs="Arial"/>
              </w:rPr>
              <w:t>Police Dept</w:t>
            </w:r>
          </w:p>
        </w:tc>
        <w:tc>
          <w:tcPr>
            <w:tcW w:w="1665" w:type="dxa"/>
            <w:tcBorders>
              <w:top w:val="single" w:sz="8" w:space="0" w:color="DDDDDD"/>
              <w:left w:val="single" w:sz="8" w:space="0" w:color="DDDDDD"/>
              <w:bottom w:val="single" w:sz="8" w:space="0" w:color="DDDDDD"/>
              <w:right w:val="single" w:sz="8" w:space="0" w:color="DDDDDD"/>
            </w:tcBorders>
          </w:tcPr>
          <w:p w14:paraId="1E24B34E" w14:textId="77777777" w:rsidR="00C923D8" w:rsidRDefault="009B6B2F">
            <w:r>
              <w:rPr>
                <w:rFonts w:ascii="Arial" w:eastAsia="Arial" w:hAnsi="Arial" w:cs="Arial"/>
              </w:rPr>
              <w:t>Law &amp; order</w:t>
            </w:r>
          </w:p>
        </w:tc>
        <w:tc>
          <w:tcPr>
            <w:tcW w:w="2130" w:type="dxa"/>
            <w:tcBorders>
              <w:top w:val="single" w:sz="8" w:space="0" w:color="DDDDDD"/>
              <w:left w:val="single" w:sz="8" w:space="0" w:color="DDDDDD"/>
              <w:bottom w:val="single" w:sz="8" w:space="0" w:color="DDDDDD"/>
              <w:right w:val="single" w:sz="8" w:space="0" w:color="DDDDDD"/>
            </w:tcBorders>
          </w:tcPr>
          <w:p w14:paraId="00FF6F3D" w14:textId="77777777" w:rsidR="00C923D8" w:rsidRDefault="009B6B2F">
            <w:pPr>
              <w:rPr>
                <w:rFonts w:ascii="Arial" w:eastAsia="Arial" w:hAnsi="Arial" w:cs="Arial"/>
              </w:rPr>
            </w:pPr>
            <w:r>
              <w:rPr>
                <w:rFonts w:ascii="Arial" w:eastAsia="Arial" w:hAnsi="Arial" w:cs="Arial"/>
              </w:rPr>
              <w:t>9497980276</w:t>
            </w:r>
          </w:p>
        </w:tc>
      </w:tr>
    </w:tbl>
    <w:p w14:paraId="2C97C6D5" w14:textId="77777777" w:rsidR="00C923D8" w:rsidRDefault="009B6B2F">
      <w:pPr>
        <w:pStyle w:val="Heading3"/>
        <w:numPr>
          <w:ilvl w:val="2"/>
          <w:numId w:val="1"/>
        </w:numPr>
        <w:tabs>
          <w:tab w:val="left" w:pos="0"/>
        </w:tabs>
      </w:pPr>
      <w:bookmarkStart w:id="84" w:name="_cr5a52coh7c" w:colFirst="0" w:colLast="0"/>
      <w:bookmarkEnd w:id="84"/>
      <w:r>
        <w:lastRenderedPageBreak/>
        <w:t>Key Responsibilities:</w:t>
      </w:r>
    </w:p>
    <w:p w14:paraId="55B3AF3F" w14:textId="77777777" w:rsidR="00C923D8" w:rsidRDefault="009B6B2F">
      <w:pPr>
        <w:numPr>
          <w:ilvl w:val="0"/>
          <w:numId w:val="20"/>
        </w:numPr>
        <w:spacing w:line="360" w:lineRule="auto"/>
      </w:pPr>
      <w:r>
        <w:t xml:space="preserve"> Review disease surveillance data (human + animal)</w:t>
      </w:r>
    </w:p>
    <w:p w14:paraId="6956E3DE" w14:textId="77777777" w:rsidR="00C923D8" w:rsidRDefault="009B6B2F">
      <w:pPr>
        <w:numPr>
          <w:ilvl w:val="0"/>
          <w:numId w:val="20"/>
        </w:numPr>
        <w:spacing w:line="360" w:lineRule="auto"/>
      </w:pPr>
      <w:r>
        <w:t>Conduct ward-wise risk assessment and vulnerability mapping</w:t>
      </w:r>
    </w:p>
    <w:p w14:paraId="4570AFA3" w14:textId="77777777" w:rsidR="00C923D8" w:rsidRDefault="009B6B2F">
      <w:pPr>
        <w:numPr>
          <w:ilvl w:val="0"/>
          <w:numId w:val="20"/>
        </w:numPr>
        <w:spacing w:line="360" w:lineRule="auto"/>
      </w:pPr>
      <w:r>
        <w:t xml:space="preserve"> Approve quarantine/isolation centre locations</w:t>
      </w:r>
    </w:p>
    <w:p w14:paraId="0F0EE0F3" w14:textId="77777777" w:rsidR="00C923D8" w:rsidRDefault="009B6B2F">
      <w:pPr>
        <w:numPr>
          <w:ilvl w:val="0"/>
          <w:numId w:val="20"/>
        </w:numPr>
        <w:spacing w:line="360" w:lineRule="auto"/>
      </w:pPr>
      <w:r>
        <w:t xml:space="preserve"> Coordinate with district for resources (PPE, oxygen, ambulances)</w:t>
      </w:r>
    </w:p>
    <w:p w14:paraId="48D890DC" w14:textId="77777777" w:rsidR="00C923D8" w:rsidRDefault="009B6B2F">
      <w:pPr>
        <w:numPr>
          <w:ilvl w:val="0"/>
          <w:numId w:val="20"/>
        </w:numPr>
        <w:spacing w:line="360" w:lineRule="auto"/>
      </w:pPr>
      <w:r>
        <w:t>Periodically review health system surge capacity, including beds, oxygen, human resources, and ambulances.</w:t>
      </w:r>
    </w:p>
    <w:p w14:paraId="373A25CF" w14:textId="77777777" w:rsidR="00C923D8" w:rsidRDefault="009B6B2F">
      <w:pPr>
        <w:numPr>
          <w:ilvl w:val="0"/>
          <w:numId w:val="20"/>
        </w:numPr>
        <w:spacing w:line="360" w:lineRule="auto"/>
      </w:pPr>
      <w:r>
        <w:t>Approve and monitor risk communication and community engagement strategies, including rumour management.</w:t>
      </w:r>
    </w:p>
    <w:p w14:paraId="4CC94087" w14:textId="77777777" w:rsidR="00C923D8" w:rsidRDefault="009B6B2F">
      <w:pPr>
        <w:numPr>
          <w:ilvl w:val="0"/>
          <w:numId w:val="20"/>
        </w:numPr>
        <w:spacing w:line="360" w:lineRule="auto"/>
      </w:pPr>
      <w:r>
        <w:t>Ensure protection and service continuity for vulnerable groups (elderly, persons with disabilities, dialysis patients, coastal populations).</w:t>
      </w:r>
    </w:p>
    <w:p w14:paraId="5FBD5C13" w14:textId="77777777" w:rsidR="00C923D8" w:rsidRDefault="009B6B2F">
      <w:pPr>
        <w:numPr>
          <w:ilvl w:val="0"/>
          <w:numId w:val="20"/>
        </w:numPr>
        <w:spacing w:line="360" w:lineRule="auto"/>
      </w:pPr>
      <w:r>
        <w:t xml:space="preserve"> Conduct quarterly mock drills</w:t>
      </w:r>
    </w:p>
    <w:p w14:paraId="7E82275B" w14:textId="77777777" w:rsidR="00C923D8" w:rsidRDefault="009B6B2F">
      <w:pPr>
        <w:numPr>
          <w:ilvl w:val="0"/>
          <w:numId w:val="20"/>
        </w:numPr>
        <w:spacing w:line="360" w:lineRule="auto"/>
      </w:pPr>
      <w:r>
        <w:t xml:space="preserve"> Monitor equity measures for vulnerable groups</w:t>
      </w:r>
    </w:p>
    <w:p w14:paraId="622CC1D2" w14:textId="77777777" w:rsidR="00C923D8" w:rsidRDefault="009B6B2F">
      <w:pPr>
        <w:pStyle w:val="Heading3"/>
        <w:numPr>
          <w:ilvl w:val="2"/>
          <w:numId w:val="1"/>
        </w:numPr>
        <w:tabs>
          <w:tab w:val="left" w:pos="0"/>
        </w:tabs>
      </w:pPr>
      <w:bookmarkStart w:id="85" w:name="_s13ucr23uyoc" w:colFirst="0" w:colLast="0"/>
      <w:bookmarkEnd w:id="85"/>
      <w:r>
        <w:t>Meeting Schedule:</w:t>
      </w:r>
    </w:p>
    <w:p w14:paraId="6A14878D" w14:textId="77777777" w:rsidR="00C923D8" w:rsidRDefault="009B6B2F">
      <w:r>
        <w:t>Quarterly (normal times) | Weekly (outbreak alert) | Daily (pandemic phase)</w:t>
      </w:r>
    </w:p>
    <w:p w14:paraId="30A12C80" w14:textId="77777777" w:rsidR="00C923D8" w:rsidRDefault="00C923D8"/>
    <w:p w14:paraId="32350324" w14:textId="77777777" w:rsidR="00C923D8" w:rsidRDefault="009B6B2F">
      <w:pPr>
        <w:pStyle w:val="Heading2"/>
        <w:numPr>
          <w:ilvl w:val="1"/>
          <w:numId w:val="1"/>
        </w:numPr>
        <w:tabs>
          <w:tab w:val="left" w:pos="0"/>
        </w:tabs>
      </w:pPr>
      <w:bookmarkStart w:id="86" w:name="_kve863az0mgo" w:colFirst="0" w:colLast="0"/>
      <w:bookmarkEnd w:id="86"/>
      <w:r>
        <w:t>Pandemic Response Workforce</w:t>
      </w:r>
    </w:p>
    <w:p w14:paraId="36C65159" w14:textId="77777777" w:rsidR="00C923D8" w:rsidRDefault="009B6B2F">
      <w:r>
        <w:t>To ensure a coordinated and timely response during a pandemic, a dedicated Pandemic Response Workforce shall be constituted at the LSG level. The workforce will function under the overall supervision of the One Health Committee and in close coordination with the health authorities. Team-based deployment will enable efficient surveillance, case management, quarantine and isolation management, logistics support, and risk communication. Each team shall have a clearly designated team leader, defined roles, and an identified pool of personnel to allow rapid activation, rotation of duties, and continuity of services during prolonged emergencies.</w:t>
      </w:r>
    </w:p>
    <w:p w14:paraId="712B91EE" w14:textId="77777777" w:rsidR="00C923D8" w:rsidRDefault="00C923D8"/>
    <w:p w14:paraId="2F8A460E" w14:textId="634CAE9A" w:rsidR="00C923D8" w:rsidRDefault="009B6B2F">
      <w:r>
        <w:t xml:space="preserve">Total Response Workforce Available: </w:t>
      </w:r>
      <w:r w:rsidR="00892F5D">
        <w:t>300</w:t>
      </w:r>
      <w:r>
        <w:t xml:space="preserve"> persons</w:t>
      </w:r>
    </w:p>
    <w:p w14:paraId="66AE64D2" w14:textId="77777777" w:rsidR="00C923D8" w:rsidRDefault="00C923D8"/>
    <w:tbl>
      <w:tblPr>
        <w:tblStyle w:val="aff8"/>
        <w:tblW w:w="8145"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1950"/>
        <w:gridCol w:w="1965"/>
        <w:gridCol w:w="2145"/>
        <w:gridCol w:w="2085"/>
      </w:tblGrid>
      <w:tr w:rsidR="00892F5D" w14:paraId="18F3176D" w14:textId="77777777" w:rsidTr="00892F5D">
        <w:trPr>
          <w:trHeight w:val="825"/>
        </w:trPr>
        <w:tc>
          <w:tcPr>
            <w:tcW w:w="1950" w:type="dxa"/>
            <w:tcBorders>
              <w:top w:val="single" w:sz="8" w:space="0" w:color="DDDDDD"/>
              <w:left w:val="single" w:sz="8" w:space="0" w:color="DDDDDD"/>
              <w:bottom w:val="single" w:sz="8" w:space="0" w:color="DDDDDD"/>
              <w:right w:val="single" w:sz="8" w:space="0" w:color="DDDDDD"/>
            </w:tcBorders>
            <w:shd w:val="clear" w:color="auto" w:fill="F2F2F2"/>
          </w:tcPr>
          <w:p w14:paraId="4B5EAF0B" w14:textId="77777777" w:rsidR="00892F5D" w:rsidRDefault="00892F5D">
            <w:r>
              <w:rPr>
                <w:rFonts w:ascii="Arial" w:eastAsia="Arial" w:hAnsi="Arial" w:cs="Arial"/>
                <w:b/>
                <w:bCs/>
              </w:rPr>
              <w:t>Team Name</w:t>
            </w:r>
          </w:p>
        </w:tc>
        <w:tc>
          <w:tcPr>
            <w:tcW w:w="1965" w:type="dxa"/>
            <w:tcBorders>
              <w:top w:val="single" w:sz="8" w:space="0" w:color="DDDDDD"/>
              <w:left w:val="single" w:sz="8" w:space="0" w:color="DDDDDD"/>
              <w:bottom w:val="single" w:sz="8" w:space="0" w:color="DDDDDD"/>
              <w:right w:val="single" w:sz="8" w:space="0" w:color="DDDDDD"/>
            </w:tcBorders>
            <w:shd w:val="clear" w:color="auto" w:fill="F2F2F2"/>
          </w:tcPr>
          <w:p w14:paraId="0A6E2246" w14:textId="77777777" w:rsidR="00892F5D" w:rsidRDefault="00892F5D">
            <w:r>
              <w:rPr>
                <w:rFonts w:ascii="Arial" w:eastAsia="Arial" w:hAnsi="Arial" w:cs="Arial"/>
                <w:b/>
                <w:bCs/>
              </w:rPr>
              <w:t>Composition</w:t>
            </w:r>
          </w:p>
        </w:tc>
        <w:tc>
          <w:tcPr>
            <w:tcW w:w="2145" w:type="dxa"/>
            <w:tcBorders>
              <w:top w:val="single" w:sz="8" w:space="0" w:color="DDDDDD"/>
              <w:left w:val="single" w:sz="8" w:space="0" w:color="DDDDDD"/>
              <w:bottom w:val="single" w:sz="8" w:space="0" w:color="DDDDDD"/>
              <w:right w:val="single" w:sz="8" w:space="0" w:color="DDDDDD"/>
            </w:tcBorders>
            <w:shd w:val="clear" w:color="auto" w:fill="F2F2F2"/>
          </w:tcPr>
          <w:p w14:paraId="3E2592C6" w14:textId="77777777" w:rsidR="00892F5D" w:rsidRDefault="00892F5D">
            <w:r>
              <w:rPr>
                <w:rFonts w:ascii="Arial" w:eastAsia="Arial" w:hAnsi="Arial" w:cs="Arial"/>
                <w:b/>
                <w:bCs/>
              </w:rPr>
              <w:t>Numbers Available</w:t>
            </w:r>
          </w:p>
        </w:tc>
        <w:tc>
          <w:tcPr>
            <w:tcW w:w="2085" w:type="dxa"/>
            <w:tcBorders>
              <w:top w:val="single" w:sz="8" w:space="0" w:color="DDDDDD"/>
              <w:left w:val="single" w:sz="8" w:space="0" w:color="DDDDDD"/>
              <w:bottom w:val="single" w:sz="8" w:space="0" w:color="DDDDDD"/>
              <w:right w:val="single" w:sz="8" w:space="0" w:color="DDDDDD"/>
            </w:tcBorders>
            <w:shd w:val="clear" w:color="auto" w:fill="F2F2F2"/>
          </w:tcPr>
          <w:p w14:paraId="427C8A60" w14:textId="77777777" w:rsidR="00892F5D" w:rsidRDefault="00892F5D">
            <w:r>
              <w:rPr>
                <w:rFonts w:ascii="Arial" w:eastAsia="Arial" w:hAnsi="Arial" w:cs="Arial"/>
                <w:b/>
                <w:bCs/>
              </w:rPr>
              <w:t>Key Responsibilities</w:t>
            </w:r>
          </w:p>
        </w:tc>
      </w:tr>
      <w:tr w:rsidR="00892F5D" w14:paraId="50214393" w14:textId="77777777" w:rsidTr="00892F5D">
        <w:trPr>
          <w:trHeight w:val="1095"/>
        </w:trPr>
        <w:tc>
          <w:tcPr>
            <w:tcW w:w="1950" w:type="dxa"/>
            <w:tcBorders>
              <w:top w:val="single" w:sz="8" w:space="0" w:color="DDDDDD"/>
              <w:left w:val="single" w:sz="8" w:space="0" w:color="DDDDDD"/>
              <w:bottom w:val="single" w:sz="8" w:space="0" w:color="DDDDDD"/>
              <w:right w:val="single" w:sz="8" w:space="0" w:color="DDDDDD"/>
            </w:tcBorders>
          </w:tcPr>
          <w:p w14:paraId="40D663D9" w14:textId="77777777" w:rsidR="00892F5D" w:rsidRDefault="00892F5D">
            <w:pPr>
              <w:jc w:val="left"/>
            </w:pPr>
            <w:r>
              <w:rPr>
                <w:rFonts w:ascii="Arial" w:eastAsia="Arial" w:hAnsi="Arial" w:cs="Arial"/>
                <w:b/>
                <w:bCs/>
              </w:rPr>
              <w:lastRenderedPageBreak/>
              <w:t>Surveillance and Contact Tracing Team</w:t>
            </w:r>
          </w:p>
        </w:tc>
        <w:tc>
          <w:tcPr>
            <w:tcW w:w="1965" w:type="dxa"/>
            <w:tcBorders>
              <w:top w:val="single" w:sz="8" w:space="0" w:color="DDDDDD"/>
              <w:left w:val="single" w:sz="8" w:space="0" w:color="DDDDDD"/>
              <w:bottom w:val="single" w:sz="8" w:space="0" w:color="DDDDDD"/>
              <w:right w:val="single" w:sz="8" w:space="0" w:color="DDDDDD"/>
            </w:tcBorders>
          </w:tcPr>
          <w:p w14:paraId="7BC15EF5" w14:textId="77777777" w:rsidR="00892F5D" w:rsidRDefault="00892F5D">
            <w:pPr>
              <w:jc w:val="left"/>
            </w:pPr>
            <w:r>
              <w:rPr>
                <w:rFonts w:ascii="Arial" w:eastAsia="Arial" w:hAnsi="Arial" w:cs="Arial"/>
              </w:rPr>
              <w:t>HI, JHI, JPHN, ASHAs and Volunteers</w:t>
            </w:r>
          </w:p>
        </w:tc>
        <w:tc>
          <w:tcPr>
            <w:tcW w:w="2145" w:type="dxa"/>
            <w:tcBorders>
              <w:top w:val="single" w:sz="8" w:space="0" w:color="DDDDDD"/>
              <w:left w:val="single" w:sz="8" w:space="0" w:color="DDDDDD"/>
              <w:bottom w:val="single" w:sz="8" w:space="0" w:color="DDDDDD"/>
              <w:right w:val="single" w:sz="8" w:space="0" w:color="DDDDDD"/>
            </w:tcBorders>
          </w:tcPr>
          <w:p w14:paraId="4464E91F" w14:textId="77777777" w:rsidR="00892F5D" w:rsidRDefault="00892F5D">
            <w:pPr>
              <w:jc w:val="left"/>
            </w:pPr>
            <w:r>
              <w:rPr>
                <w:rFonts w:ascii="Arial" w:eastAsia="Arial" w:hAnsi="Arial" w:cs="Arial"/>
              </w:rPr>
              <w:t>HI: ___1_</w:t>
            </w:r>
          </w:p>
          <w:p w14:paraId="6E501783" w14:textId="77777777" w:rsidR="00892F5D" w:rsidRDefault="00892F5D">
            <w:pPr>
              <w:jc w:val="left"/>
            </w:pPr>
            <w:r>
              <w:rPr>
                <w:rFonts w:ascii="Arial" w:eastAsia="Arial" w:hAnsi="Arial" w:cs="Arial"/>
              </w:rPr>
              <w:t>JHI: _3__</w:t>
            </w:r>
          </w:p>
          <w:p w14:paraId="11A2E0D9" w14:textId="77777777" w:rsidR="00892F5D" w:rsidRDefault="00892F5D">
            <w:pPr>
              <w:jc w:val="left"/>
            </w:pPr>
            <w:r>
              <w:rPr>
                <w:rFonts w:ascii="Arial" w:eastAsia="Arial" w:hAnsi="Arial" w:cs="Arial"/>
              </w:rPr>
              <w:t>JPHN_3___</w:t>
            </w:r>
          </w:p>
          <w:p w14:paraId="309899CF" w14:textId="77777777" w:rsidR="00892F5D" w:rsidRDefault="00892F5D">
            <w:pPr>
              <w:jc w:val="left"/>
            </w:pPr>
            <w:r>
              <w:rPr>
                <w:rFonts w:ascii="Arial" w:eastAsia="Arial" w:hAnsi="Arial" w:cs="Arial"/>
              </w:rPr>
              <w:t>ASHA: _27__</w:t>
            </w:r>
          </w:p>
          <w:p w14:paraId="69515DC8" w14:textId="77777777" w:rsidR="00892F5D" w:rsidRDefault="00892F5D">
            <w:pPr>
              <w:jc w:val="left"/>
            </w:pPr>
            <w:r>
              <w:rPr>
                <w:rFonts w:ascii="Arial" w:eastAsia="Arial" w:hAnsi="Arial" w:cs="Arial"/>
              </w:rPr>
              <w:t>Volunteers: _57___</w:t>
            </w:r>
          </w:p>
        </w:tc>
        <w:tc>
          <w:tcPr>
            <w:tcW w:w="2085" w:type="dxa"/>
            <w:tcBorders>
              <w:top w:val="single" w:sz="8" w:space="0" w:color="DDDDDD"/>
              <w:left w:val="single" w:sz="8" w:space="0" w:color="DDDDDD"/>
              <w:bottom w:val="single" w:sz="8" w:space="0" w:color="DDDDDD"/>
              <w:right w:val="single" w:sz="8" w:space="0" w:color="DDDDDD"/>
            </w:tcBorders>
          </w:tcPr>
          <w:p w14:paraId="7187BBB6" w14:textId="77777777" w:rsidR="00892F5D" w:rsidRDefault="00892F5D">
            <w:pPr>
              <w:jc w:val="left"/>
            </w:pPr>
            <w:r>
              <w:rPr>
                <w:rFonts w:ascii="Arial" w:eastAsia="Arial" w:hAnsi="Arial" w:cs="Arial"/>
              </w:rPr>
              <w:t>Case detection, contact listing, home visits, reporting</w:t>
            </w:r>
          </w:p>
        </w:tc>
      </w:tr>
      <w:tr w:rsidR="00892F5D" w14:paraId="4BBBC5EE" w14:textId="77777777" w:rsidTr="00892F5D">
        <w:trPr>
          <w:trHeight w:val="1095"/>
        </w:trPr>
        <w:tc>
          <w:tcPr>
            <w:tcW w:w="1950" w:type="dxa"/>
            <w:tcBorders>
              <w:top w:val="single" w:sz="8" w:space="0" w:color="DDDDDD"/>
              <w:left w:val="single" w:sz="8" w:space="0" w:color="DDDDDD"/>
              <w:bottom w:val="single" w:sz="8" w:space="0" w:color="DDDDDD"/>
              <w:right w:val="single" w:sz="8" w:space="0" w:color="DDDDDD"/>
            </w:tcBorders>
          </w:tcPr>
          <w:p w14:paraId="272A3459" w14:textId="77777777" w:rsidR="00892F5D" w:rsidRDefault="00892F5D">
            <w:pPr>
              <w:jc w:val="left"/>
            </w:pPr>
            <w:r>
              <w:rPr>
                <w:rFonts w:ascii="Arial" w:eastAsia="Arial" w:hAnsi="Arial" w:cs="Arial"/>
                <w:b/>
                <w:bCs/>
              </w:rPr>
              <w:t>Case Management Team</w:t>
            </w:r>
          </w:p>
        </w:tc>
        <w:tc>
          <w:tcPr>
            <w:tcW w:w="1965" w:type="dxa"/>
            <w:tcBorders>
              <w:top w:val="single" w:sz="8" w:space="0" w:color="DDDDDD"/>
              <w:left w:val="single" w:sz="8" w:space="0" w:color="DDDDDD"/>
              <w:bottom w:val="single" w:sz="8" w:space="0" w:color="DDDDDD"/>
              <w:right w:val="single" w:sz="8" w:space="0" w:color="DDDDDD"/>
            </w:tcBorders>
          </w:tcPr>
          <w:p w14:paraId="1926FAEC" w14:textId="77777777" w:rsidR="00892F5D" w:rsidRDefault="00892F5D">
            <w:pPr>
              <w:jc w:val="left"/>
            </w:pPr>
            <w:r>
              <w:rPr>
                <w:rFonts w:ascii="Arial" w:eastAsia="Arial" w:hAnsi="Arial" w:cs="Arial"/>
              </w:rPr>
              <w:t>Doctors, Nurses, MLSP, Palliative Nurses</w:t>
            </w:r>
          </w:p>
        </w:tc>
        <w:tc>
          <w:tcPr>
            <w:tcW w:w="2145" w:type="dxa"/>
            <w:tcBorders>
              <w:top w:val="single" w:sz="8" w:space="0" w:color="DDDDDD"/>
              <w:left w:val="single" w:sz="8" w:space="0" w:color="DDDDDD"/>
              <w:bottom w:val="single" w:sz="8" w:space="0" w:color="DDDDDD"/>
              <w:right w:val="single" w:sz="8" w:space="0" w:color="DDDDDD"/>
            </w:tcBorders>
          </w:tcPr>
          <w:p w14:paraId="0774F93E" w14:textId="77777777" w:rsidR="00892F5D" w:rsidRDefault="00892F5D">
            <w:pPr>
              <w:jc w:val="left"/>
            </w:pPr>
            <w:r>
              <w:rPr>
                <w:rFonts w:ascii="Arial" w:eastAsia="Arial" w:hAnsi="Arial" w:cs="Arial"/>
              </w:rPr>
              <w:t>Doctors: __2_</w:t>
            </w:r>
          </w:p>
          <w:p w14:paraId="2D8A7A45" w14:textId="77777777" w:rsidR="00892F5D" w:rsidRDefault="00892F5D">
            <w:pPr>
              <w:jc w:val="left"/>
            </w:pPr>
            <w:r>
              <w:rPr>
                <w:rFonts w:ascii="Arial" w:eastAsia="Arial" w:hAnsi="Arial" w:cs="Arial"/>
              </w:rPr>
              <w:t>Nurses: __2_</w:t>
            </w:r>
          </w:p>
          <w:p w14:paraId="34816C21" w14:textId="77777777" w:rsidR="00892F5D" w:rsidRDefault="00892F5D">
            <w:pPr>
              <w:jc w:val="left"/>
            </w:pPr>
            <w:r>
              <w:rPr>
                <w:rFonts w:ascii="Arial" w:eastAsia="Arial" w:hAnsi="Arial" w:cs="Arial"/>
              </w:rPr>
              <w:t>MLSP: __3_</w:t>
            </w:r>
          </w:p>
          <w:p w14:paraId="641DF744" w14:textId="77777777" w:rsidR="00892F5D" w:rsidRDefault="00892F5D">
            <w:pPr>
              <w:jc w:val="left"/>
            </w:pPr>
            <w:r>
              <w:rPr>
                <w:rFonts w:ascii="Arial" w:eastAsia="Arial" w:hAnsi="Arial" w:cs="Arial"/>
              </w:rPr>
              <w:t>Palliative: _1___</w:t>
            </w:r>
          </w:p>
        </w:tc>
        <w:tc>
          <w:tcPr>
            <w:tcW w:w="2085" w:type="dxa"/>
            <w:tcBorders>
              <w:top w:val="single" w:sz="8" w:space="0" w:color="DDDDDD"/>
              <w:left w:val="single" w:sz="8" w:space="0" w:color="DDDDDD"/>
              <w:bottom w:val="single" w:sz="8" w:space="0" w:color="DDDDDD"/>
              <w:right w:val="single" w:sz="8" w:space="0" w:color="DDDDDD"/>
            </w:tcBorders>
          </w:tcPr>
          <w:p w14:paraId="6CA3DE44" w14:textId="77777777" w:rsidR="00892F5D" w:rsidRDefault="00892F5D">
            <w:pPr>
              <w:jc w:val="left"/>
            </w:pPr>
            <w:r>
              <w:rPr>
                <w:rFonts w:ascii="Arial" w:eastAsia="Arial" w:hAnsi="Arial" w:cs="Arial"/>
              </w:rPr>
              <w:t>Patient care &amp; referral</w:t>
            </w:r>
          </w:p>
        </w:tc>
      </w:tr>
      <w:tr w:rsidR="00892F5D" w14:paraId="4F8FBDCD" w14:textId="77777777" w:rsidTr="00892F5D">
        <w:trPr>
          <w:trHeight w:val="1095"/>
        </w:trPr>
        <w:tc>
          <w:tcPr>
            <w:tcW w:w="1950" w:type="dxa"/>
            <w:tcBorders>
              <w:top w:val="single" w:sz="8" w:space="0" w:color="DDDDDD"/>
              <w:left w:val="single" w:sz="8" w:space="0" w:color="DDDDDD"/>
              <w:bottom w:val="single" w:sz="8" w:space="0" w:color="DDDDDD"/>
              <w:right w:val="single" w:sz="8" w:space="0" w:color="DDDDDD"/>
            </w:tcBorders>
          </w:tcPr>
          <w:p w14:paraId="7DA51239" w14:textId="77777777" w:rsidR="00892F5D" w:rsidRDefault="00892F5D">
            <w:pPr>
              <w:jc w:val="left"/>
            </w:pPr>
            <w:r>
              <w:rPr>
                <w:rFonts w:ascii="Arial" w:eastAsia="Arial" w:hAnsi="Arial" w:cs="Arial"/>
                <w:b/>
                <w:bCs/>
              </w:rPr>
              <w:t>Quarantine &amp; Isolation Team</w:t>
            </w:r>
          </w:p>
        </w:tc>
        <w:tc>
          <w:tcPr>
            <w:tcW w:w="1965" w:type="dxa"/>
            <w:tcBorders>
              <w:top w:val="single" w:sz="8" w:space="0" w:color="DDDDDD"/>
              <w:left w:val="single" w:sz="8" w:space="0" w:color="DDDDDD"/>
              <w:bottom w:val="single" w:sz="8" w:space="0" w:color="DDDDDD"/>
              <w:right w:val="single" w:sz="8" w:space="0" w:color="DDDDDD"/>
            </w:tcBorders>
          </w:tcPr>
          <w:p w14:paraId="40B921F2" w14:textId="77777777" w:rsidR="00892F5D" w:rsidRDefault="00892F5D">
            <w:pPr>
              <w:jc w:val="left"/>
            </w:pPr>
            <w:r>
              <w:rPr>
                <w:rFonts w:ascii="Arial" w:eastAsia="Arial" w:hAnsi="Arial" w:cs="Arial"/>
              </w:rPr>
              <w:t>LSGD staff, Volunteers</w:t>
            </w:r>
          </w:p>
        </w:tc>
        <w:tc>
          <w:tcPr>
            <w:tcW w:w="2145" w:type="dxa"/>
            <w:tcBorders>
              <w:top w:val="single" w:sz="8" w:space="0" w:color="DDDDDD"/>
              <w:left w:val="single" w:sz="8" w:space="0" w:color="DDDDDD"/>
              <w:bottom w:val="single" w:sz="8" w:space="0" w:color="DDDDDD"/>
              <w:right w:val="single" w:sz="8" w:space="0" w:color="DDDDDD"/>
            </w:tcBorders>
          </w:tcPr>
          <w:p w14:paraId="195829E4" w14:textId="77777777" w:rsidR="00892F5D" w:rsidRDefault="00892F5D">
            <w:pPr>
              <w:jc w:val="left"/>
            </w:pPr>
            <w:r>
              <w:rPr>
                <w:rFonts w:ascii="Arial" w:eastAsia="Arial" w:hAnsi="Arial" w:cs="Arial"/>
              </w:rPr>
              <w:t>LSGD staff__</w:t>
            </w:r>
          </w:p>
          <w:p w14:paraId="664BD5A9" w14:textId="77777777" w:rsidR="00892F5D" w:rsidRDefault="00892F5D">
            <w:pPr>
              <w:jc w:val="left"/>
            </w:pPr>
            <w:r>
              <w:rPr>
                <w:rFonts w:ascii="Arial" w:eastAsia="Arial" w:hAnsi="Arial" w:cs="Arial"/>
              </w:rPr>
              <w:t>Volunteers__57_</w:t>
            </w:r>
          </w:p>
        </w:tc>
        <w:tc>
          <w:tcPr>
            <w:tcW w:w="2085" w:type="dxa"/>
            <w:tcBorders>
              <w:top w:val="single" w:sz="8" w:space="0" w:color="DDDDDD"/>
              <w:left w:val="single" w:sz="8" w:space="0" w:color="DDDDDD"/>
              <w:bottom w:val="single" w:sz="8" w:space="0" w:color="DDDDDD"/>
              <w:right w:val="single" w:sz="8" w:space="0" w:color="DDDDDD"/>
            </w:tcBorders>
          </w:tcPr>
          <w:p w14:paraId="06509954" w14:textId="77777777" w:rsidR="00892F5D" w:rsidRDefault="00892F5D">
            <w:pPr>
              <w:jc w:val="left"/>
            </w:pPr>
            <w:r>
              <w:rPr>
                <w:rFonts w:ascii="Arial" w:eastAsia="Arial" w:hAnsi="Arial" w:cs="Arial"/>
              </w:rPr>
              <w:t>Facility management</w:t>
            </w:r>
          </w:p>
        </w:tc>
      </w:tr>
      <w:tr w:rsidR="00892F5D" w14:paraId="788D9E55" w14:textId="77777777" w:rsidTr="00892F5D">
        <w:trPr>
          <w:trHeight w:val="825"/>
        </w:trPr>
        <w:tc>
          <w:tcPr>
            <w:tcW w:w="1950" w:type="dxa"/>
            <w:tcBorders>
              <w:top w:val="single" w:sz="8" w:space="0" w:color="DDDDDD"/>
              <w:left w:val="single" w:sz="8" w:space="0" w:color="DDDDDD"/>
              <w:bottom w:val="single" w:sz="8" w:space="0" w:color="DDDDDD"/>
              <w:right w:val="single" w:sz="8" w:space="0" w:color="DDDDDD"/>
            </w:tcBorders>
          </w:tcPr>
          <w:p w14:paraId="587140C8" w14:textId="77777777" w:rsidR="00892F5D" w:rsidRDefault="00892F5D">
            <w:r>
              <w:rPr>
                <w:rFonts w:ascii="Arial" w:eastAsia="Arial" w:hAnsi="Arial" w:cs="Arial"/>
                <w:b/>
                <w:bCs/>
              </w:rPr>
              <w:t>Logistics Team</w:t>
            </w:r>
          </w:p>
        </w:tc>
        <w:tc>
          <w:tcPr>
            <w:tcW w:w="1965" w:type="dxa"/>
            <w:tcBorders>
              <w:top w:val="single" w:sz="8" w:space="0" w:color="DDDDDD"/>
              <w:left w:val="single" w:sz="8" w:space="0" w:color="DDDDDD"/>
              <w:bottom w:val="single" w:sz="8" w:space="0" w:color="DDDDDD"/>
              <w:right w:val="single" w:sz="8" w:space="0" w:color="DDDDDD"/>
            </w:tcBorders>
          </w:tcPr>
          <w:p w14:paraId="0BCF144C" w14:textId="77777777" w:rsidR="00892F5D" w:rsidRDefault="00892F5D">
            <w:pPr>
              <w:jc w:val="left"/>
            </w:pPr>
            <w:r>
              <w:rPr>
                <w:rFonts w:ascii="Arial" w:eastAsia="Arial" w:hAnsi="Arial" w:cs="Arial"/>
              </w:rPr>
              <w:t>LSGD staff, Storekeepers, Drivers</w:t>
            </w:r>
          </w:p>
        </w:tc>
        <w:tc>
          <w:tcPr>
            <w:tcW w:w="2145" w:type="dxa"/>
            <w:tcBorders>
              <w:top w:val="single" w:sz="8" w:space="0" w:color="DDDDDD"/>
              <w:left w:val="single" w:sz="8" w:space="0" w:color="DDDDDD"/>
              <w:bottom w:val="single" w:sz="8" w:space="0" w:color="DDDDDD"/>
              <w:right w:val="single" w:sz="8" w:space="0" w:color="DDDDDD"/>
            </w:tcBorders>
          </w:tcPr>
          <w:p w14:paraId="224A60B5" w14:textId="77777777" w:rsidR="00892F5D" w:rsidRDefault="00892F5D">
            <w:pPr>
              <w:jc w:val="left"/>
            </w:pPr>
            <w:r>
              <w:rPr>
                <w:rFonts w:ascii="Arial" w:eastAsia="Arial" w:hAnsi="Arial" w:cs="Arial"/>
              </w:rPr>
              <w:t>LSGD staff: ___</w:t>
            </w:r>
          </w:p>
          <w:p w14:paraId="1A6CC2F8" w14:textId="77777777" w:rsidR="00892F5D" w:rsidRDefault="00892F5D">
            <w:pPr>
              <w:jc w:val="left"/>
            </w:pPr>
            <w:r>
              <w:rPr>
                <w:rFonts w:ascii="Arial" w:eastAsia="Arial" w:hAnsi="Arial" w:cs="Arial"/>
              </w:rPr>
              <w:t>Drivers: __1_</w:t>
            </w:r>
          </w:p>
        </w:tc>
        <w:tc>
          <w:tcPr>
            <w:tcW w:w="2085" w:type="dxa"/>
            <w:tcBorders>
              <w:top w:val="single" w:sz="8" w:space="0" w:color="DDDDDD"/>
              <w:left w:val="single" w:sz="8" w:space="0" w:color="DDDDDD"/>
              <w:bottom w:val="single" w:sz="8" w:space="0" w:color="DDDDDD"/>
              <w:right w:val="single" w:sz="8" w:space="0" w:color="DDDDDD"/>
            </w:tcBorders>
          </w:tcPr>
          <w:p w14:paraId="598054F2" w14:textId="77777777" w:rsidR="00892F5D" w:rsidRDefault="00892F5D">
            <w:pPr>
              <w:jc w:val="left"/>
            </w:pPr>
            <w:r>
              <w:rPr>
                <w:rFonts w:ascii="Arial" w:eastAsia="Arial" w:hAnsi="Arial" w:cs="Arial"/>
              </w:rPr>
              <w:t>Supplies &amp; transport [PPE, medicines, oxygen, transport, waste management]</w:t>
            </w:r>
          </w:p>
        </w:tc>
      </w:tr>
      <w:tr w:rsidR="00892F5D" w14:paraId="298CA391" w14:textId="77777777" w:rsidTr="00892F5D">
        <w:trPr>
          <w:trHeight w:val="1380"/>
        </w:trPr>
        <w:tc>
          <w:tcPr>
            <w:tcW w:w="1950" w:type="dxa"/>
            <w:tcBorders>
              <w:top w:val="single" w:sz="8" w:space="0" w:color="DDDDDD"/>
              <w:left w:val="single" w:sz="8" w:space="0" w:color="DDDDDD"/>
              <w:bottom w:val="single" w:sz="8" w:space="0" w:color="DDDDDD"/>
              <w:right w:val="single" w:sz="8" w:space="0" w:color="DDDDDD"/>
            </w:tcBorders>
          </w:tcPr>
          <w:p w14:paraId="6C000A5A" w14:textId="77777777" w:rsidR="00892F5D" w:rsidRDefault="00892F5D">
            <w:r>
              <w:rPr>
                <w:rFonts w:ascii="Arial" w:eastAsia="Arial" w:hAnsi="Arial" w:cs="Arial"/>
                <w:b/>
                <w:bCs/>
              </w:rPr>
              <w:t>Communication Team</w:t>
            </w:r>
          </w:p>
        </w:tc>
        <w:tc>
          <w:tcPr>
            <w:tcW w:w="1965" w:type="dxa"/>
            <w:tcBorders>
              <w:top w:val="single" w:sz="8" w:space="0" w:color="DDDDDD"/>
              <w:left w:val="single" w:sz="8" w:space="0" w:color="DDDDDD"/>
              <w:bottom w:val="single" w:sz="8" w:space="0" w:color="DDDDDD"/>
              <w:right w:val="single" w:sz="8" w:space="0" w:color="DDDDDD"/>
            </w:tcBorders>
          </w:tcPr>
          <w:p w14:paraId="589A190D" w14:textId="77777777" w:rsidR="00892F5D" w:rsidRDefault="00892F5D">
            <w:pPr>
              <w:jc w:val="left"/>
            </w:pPr>
            <w:r>
              <w:rPr>
                <w:rFonts w:ascii="Arial" w:eastAsia="Arial" w:hAnsi="Arial" w:cs="Arial"/>
              </w:rPr>
              <w:t>Ward members, Kudumbashree, Youth clubs,</w:t>
            </w:r>
          </w:p>
          <w:p w14:paraId="2ABFF964" w14:textId="77777777" w:rsidR="00892F5D" w:rsidRDefault="00892F5D">
            <w:pPr>
              <w:jc w:val="left"/>
            </w:pPr>
            <w:r>
              <w:rPr>
                <w:rFonts w:ascii="Arial" w:eastAsia="Arial" w:hAnsi="Arial" w:cs="Arial"/>
              </w:rPr>
              <w:t>AWW workers</w:t>
            </w:r>
          </w:p>
        </w:tc>
        <w:tc>
          <w:tcPr>
            <w:tcW w:w="2145" w:type="dxa"/>
            <w:tcBorders>
              <w:top w:val="single" w:sz="8" w:space="0" w:color="DDDDDD"/>
              <w:left w:val="single" w:sz="8" w:space="0" w:color="DDDDDD"/>
              <w:bottom w:val="single" w:sz="8" w:space="0" w:color="DDDDDD"/>
              <w:right w:val="single" w:sz="8" w:space="0" w:color="DDDDDD"/>
            </w:tcBorders>
          </w:tcPr>
          <w:p w14:paraId="21CF39DC" w14:textId="77777777" w:rsidR="00892F5D" w:rsidRDefault="00892F5D">
            <w:pPr>
              <w:jc w:val="left"/>
            </w:pPr>
            <w:r>
              <w:rPr>
                <w:rFonts w:ascii="Arial" w:eastAsia="Arial" w:hAnsi="Arial" w:cs="Arial"/>
              </w:rPr>
              <w:t>Ward members: ___15</w:t>
            </w:r>
          </w:p>
          <w:p w14:paraId="25EB802B" w14:textId="77777777" w:rsidR="00892F5D" w:rsidRDefault="00892F5D">
            <w:pPr>
              <w:jc w:val="left"/>
            </w:pPr>
            <w:r>
              <w:rPr>
                <w:rFonts w:ascii="Arial" w:eastAsia="Arial" w:hAnsi="Arial" w:cs="Arial"/>
              </w:rPr>
              <w:t>Kudumbashree: __26_</w:t>
            </w:r>
          </w:p>
        </w:tc>
        <w:tc>
          <w:tcPr>
            <w:tcW w:w="2085" w:type="dxa"/>
            <w:tcBorders>
              <w:top w:val="single" w:sz="8" w:space="0" w:color="DDDDDD"/>
              <w:left w:val="single" w:sz="8" w:space="0" w:color="DDDDDD"/>
              <w:bottom w:val="single" w:sz="8" w:space="0" w:color="DDDDDD"/>
              <w:right w:val="single" w:sz="8" w:space="0" w:color="DDDDDD"/>
            </w:tcBorders>
          </w:tcPr>
          <w:p w14:paraId="56A0C3E4" w14:textId="77777777" w:rsidR="00892F5D" w:rsidRDefault="00892F5D">
            <w:pPr>
              <w:jc w:val="left"/>
            </w:pPr>
            <w:r>
              <w:rPr>
                <w:rFonts w:ascii="Arial" w:eastAsia="Arial" w:hAnsi="Arial" w:cs="Arial"/>
              </w:rPr>
              <w:t>IEC, community meetings, countering misinformation</w:t>
            </w:r>
          </w:p>
        </w:tc>
      </w:tr>
    </w:tbl>
    <w:p w14:paraId="136BC06E" w14:textId="77777777" w:rsidR="00C923D8" w:rsidRDefault="00C923D8">
      <w:pPr>
        <w:rPr>
          <w:b/>
          <w:bCs/>
        </w:rPr>
      </w:pPr>
    </w:p>
    <w:p w14:paraId="27C1EBC4" w14:textId="77777777" w:rsidR="00C923D8" w:rsidRDefault="009B6B2F">
      <w:r>
        <w:t>All teams shall be activated immediately upon outbreak alert or pandemic declaration and shall report daily to the LSG Incident Commander/Medical Officer, with consolidated reporting to the Block PHC. Duty rosters and alternate personnel shall be maintained to ensure uninterrupted services during staff shortages or prolonged response periods. Team composition and numbers may be revised based on the magnitude of the outbreak and availability of human resources.</w:t>
      </w:r>
    </w:p>
    <w:p w14:paraId="557E93B2" w14:textId="77777777" w:rsidR="00C923D8" w:rsidRDefault="00C923D8"/>
    <w:p w14:paraId="73F4F72A" w14:textId="77777777" w:rsidR="00C923D8" w:rsidRDefault="009B6B2F">
      <w:pPr>
        <w:pStyle w:val="Heading2"/>
        <w:numPr>
          <w:ilvl w:val="1"/>
          <w:numId w:val="1"/>
        </w:numPr>
        <w:tabs>
          <w:tab w:val="left" w:pos="0"/>
        </w:tabs>
        <w:spacing w:line="360" w:lineRule="auto"/>
      </w:pPr>
      <w:bookmarkStart w:id="87" w:name="_2vo1ufuc4xsm" w:colFirst="0" w:colLast="0"/>
      <w:bookmarkEnd w:id="87"/>
      <w:r>
        <w:t>Activities and Measures before and during Pandemic</w:t>
      </w:r>
    </w:p>
    <w:p w14:paraId="17BB0EDB" w14:textId="77777777" w:rsidR="00C923D8" w:rsidRDefault="009B6B2F">
      <w:pPr>
        <w:spacing w:line="360" w:lineRule="auto"/>
      </w:pPr>
      <w:r>
        <w:t>Guidelines for active containment and monitoring.</w:t>
      </w:r>
    </w:p>
    <w:p w14:paraId="7E35A020" w14:textId="77777777" w:rsidR="00C923D8" w:rsidRDefault="009B6B2F">
      <w:pPr>
        <w:pStyle w:val="Heading2"/>
        <w:numPr>
          <w:ilvl w:val="1"/>
          <w:numId w:val="1"/>
        </w:numPr>
        <w:tabs>
          <w:tab w:val="left" w:pos="0"/>
        </w:tabs>
        <w:spacing w:line="360" w:lineRule="auto"/>
      </w:pPr>
      <w:bookmarkStart w:id="88" w:name="_di75but6jv2c" w:colFirst="0" w:colLast="0"/>
      <w:bookmarkEnd w:id="88"/>
      <w:r>
        <w:lastRenderedPageBreak/>
        <w:t>PHASE 1 - Alert / Preparation</w:t>
      </w:r>
    </w:p>
    <w:p w14:paraId="6A4CF125" w14:textId="77777777" w:rsidR="00C923D8" w:rsidRDefault="009B6B2F">
      <w:pPr>
        <w:pStyle w:val="Heading3"/>
        <w:numPr>
          <w:ilvl w:val="0"/>
          <w:numId w:val="29"/>
        </w:numPr>
        <w:spacing w:before="0" w:after="0" w:line="360" w:lineRule="auto"/>
      </w:pPr>
      <w:bookmarkStart w:id="89" w:name="_jkwbg03t9hfu" w:colFirst="0" w:colLast="0"/>
      <w:bookmarkEnd w:id="89"/>
      <w:r>
        <w:t>Activate One Health Committee</w:t>
      </w:r>
    </w:p>
    <w:p w14:paraId="24CC0CA8" w14:textId="77777777" w:rsidR="00C923D8" w:rsidRDefault="009B6B2F">
      <w:pPr>
        <w:numPr>
          <w:ilvl w:val="1"/>
          <w:numId w:val="29"/>
        </w:numPr>
        <w:spacing w:line="360" w:lineRule="auto"/>
      </w:pPr>
      <w:r>
        <w:t xml:space="preserve">Immediately activate the </w:t>
      </w:r>
      <w:r>
        <w:rPr>
          <w:b/>
          <w:bCs/>
        </w:rPr>
        <w:t>One Health Committee</w:t>
      </w:r>
      <w:r>
        <w:t xml:space="preserve"> at the LSG level. Convene an </w:t>
      </w:r>
      <w:r>
        <w:rPr>
          <w:b/>
          <w:bCs/>
        </w:rPr>
        <w:t xml:space="preserve">emergency meeting </w:t>
      </w:r>
      <w:r>
        <w:t>to review risk assessment, roles, and preparedness. Ensure coordination between Health, Veterinary, Agriculture, Local Self Government, and allied departments.</w:t>
      </w:r>
    </w:p>
    <w:p w14:paraId="430E584E" w14:textId="77777777" w:rsidR="00C923D8" w:rsidRDefault="009B6B2F">
      <w:pPr>
        <w:numPr>
          <w:ilvl w:val="1"/>
          <w:numId w:val="29"/>
        </w:numPr>
        <w:spacing w:line="360" w:lineRule="auto"/>
      </w:pPr>
      <w:r>
        <w:t>Prepare and circulate a contact directory of all committee members and emergency services.</w:t>
      </w:r>
    </w:p>
    <w:p w14:paraId="185E88EC" w14:textId="77777777" w:rsidR="00C923D8" w:rsidRDefault="009B6B2F">
      <w:pPr>
        <w:numPr>
          <w:ilvl w:val="1"/>
          <w:numId w:val="29"/>
        </w:numPr>
        <w:spacing w:line="360" w:lineRule="auto"/>
      </w:pPr>
      <w:r>
        <w:t>Ensure documentation of decisions and action points with timelines.</w:t>
      </w:r>
    </w:p>
    <w:p w14:paraId="7DB77E60" w14:textId="77777777" w:rsidR="00C923D8" w:rsidRDefault="009B6B2F">
      <w:pPr>
        <w:numPr>
          <w:ilvl w:val="1"/>
          <w:numId w:val="29"/>
        </w:numPr>
        <w:spacing w:line="360" w:lineRule="auto"/>
      </w:pPr>
      <w:r>
        <w:t>Escalation hierarchy to be finalised (LSG to Institution to Block to District).</w:t>
      </w:r>
    </w:p>
    <w:p w14:paraId="0378355F" w14:textId="77777777" w:rsidR="00C923D8" w:rsidRDefault="00C923D8"/>
    <w:p w14:paraId="35A420CE" w14:textId="77777777" w:rsidR="00C923D8" w:rsidRDefault="009B6B2F">
      <w:pPr>
        <w:pStyle w:val="Heading3"/>
        <w:numPr>
          <w:ilvl w:val="0"/>
          <w:numId w:val="29"/>
        </w:numPr>
        <w:spacing w:line="360" w:lineRule="auto"/>
      </w:pPr>
      <w:bookmarkStart w:id="90" w:name="_1bnydrehzhso" w:colFirst="0" w:colLast="0"/>
      <w:bookmarkEnd w:id="90"/>
      <w:r>
        <w:t>Surveillance and Reporting</w:t>
      </w:r>
    </w:p>
    <w:p w14:paraId="748B4783" w14:textId="77777777" w:rsidR="00C923D8" w:rsidRDefault="009B6B2F">
      <w:pPr>
        <w:spacing w:line="360" w:lineRule="auto"/>
        <w:ind w:left="720"/>
      </w:pPr>
      <w:r>
        <w:t>Objective: To ensure early detection, timely reporting, and response to potential outbreaks through enhanced facility-, community-, and event-based surveillance</w:t>
      </w:r>
    </w:p>
    <w:p w14:paraId="1E437423" w14:textId="77777777" w:rsidR="00C923D8" w:rsidRDefault="009B6B2F">
      <w:pPr>
        <w:numPr>
          <w:ilvl w:val="0"/>
          <w:numId w:val="21"/>
        </w:numPr>
        <w:spacing w:before="360" w:line="360" w:lineRule="auto"/>
        <w:jc w:val="left"/>
      </w:pPr>
      <w:r>
        <w:rPr>
          <w:b/>
          <w:bCs/>
        </w:rPr>
        <w:t>Enhanced syndromic surveillance:</w:t>
      </w:r>
    </w:p>
    <w:p w14:paraId="1CCB2CD2" w14:textId="77777777" w:rsidR="00C923D8" w:rsidRDefault="009B6B2F">
      <w:pPr>
        <w:spacing w:line="360" w:lineRule="auto"/>
        <w:ind w:left="1440"/>
      </w:pPr>
      <w:r>
        <w:t>The LSGD shall initiate enhanced surveillance for priority syndromes and events such as:</w:t>
      </w:r>
    </w:p>
    <w:p w14:paraId="3983406B" w14:textId="77777777" w:rsidR="00C923D8" w:rsidRDefault="009B6B2F">
      <w:pPr>
        <w:numPr>
          <w:ilvl w:val="1"/>
          <w:numId w:val="3"/>
        </w:numPr>
        <w:spacing w:before="180" w:line="360" w:lineRule="auto"/>
        <w:jc w:val="left"/>
      </w:pPr>
      <w:r>
        <w:t>Fever</w:t>
      </w:r>
    </w:p>
    <w:p w14:paraId="7B4B1153" w14:textId="77777777" w:rsidR="00C923D8" w:rsidRDefault="009B6B2F">
      <w:pPr>
        <w:numPr>
          <w:ilvl w:val="1"/>
          <w:numId w:val="3"/>
        </w:numPr>
        <w:spacing w:line="360" w:lineRule="auto"/>
        <w:jc w:val="left"/>
      </w:pPr>
      <w:r>
        <w:t>Influenza-like illness (ILI)</w:t>
      </w:r>
    </w:p>
    <w:p w14:paraId="09E48FCC" w14:textId="77777777" w:rsidR="00C923D8" w:rsidRDefault="009B6B2F">
      <w:pPr>
        <w:numPr>
          <w:ilvl w:val="1"/>
          <w:numId w:val="3"/>
        </w:numPr>
        <w:spacing w:line="360" w:lineRule="auto"/>
        <w:jc w:val="left"/>
      </w:pPr>
      <w:r>
        <w:t>Severe acute respiratory infection (SARI)</w:t>
      </w:r>
    </w:p>
    <w:p w14:paraId="206D354A" w14:textId="77777777" w:rsidR="00C923D8" w:rsidRDefault="009B6B2F">
      <w:pPr>
        <w:numPr>
          <w:ilvl w:val="1"/>
          <w:numId w:val="3"/>
        </w:numPr>
        <w:spacing w:after="180" w:line="360" w:lineRule="auto"/>
        <w:jc w:val="left"/>
      </w:pPr>
      <w:r>
        <w:t>Unusual illness clusters (any unexpected increase in similar symptoms in a defined area or group)</w:t>
      </w:r>
    </w:p>
    <w:p w14:paraId="18A229DB" w14:textId="77777777" w:rsidR="00C923D8" w:rsidRDefault="00C923D8">
      <w:pPr>
        <w:spacing w:before="180" w:after="180" w:line="360" w:lineRule="auto"/>
        <w:jc w:val="left"/>
      </w:pPr>
    </w:p>
    <w:p w14:paraId="202C8576" w14:textId="77777777" w:rsidR="00C923D8" w:rsidRDefault="00C923D8">
      <w:pPr>
        <w:spacing w:before="180" w:after="180" w:line="360" w:lineRule="auto"/>
        <w:jc w:val="left"/>
      </w:pPr>
    </w:p>
    <w:p w14:paraId="6708BD9B" w14:textId="77777777" w:rsidR="00C923D8" w:rsidRDefault="009B6B2F">
      <w:pPr>
        <w:ind w:left="1440"/>
        <w:jc w:val="left"/>
      </w:pPr>
      <w:r>
        <w:rPr>
          <w:b/>
          <w:bCs/>
        </w:rPr>
        <w:t>Data sources for surveillance:</w:t>
      </w:r>
    </w:p>
    <w:p w14:paraId="555ED6EC" w14:textId="77777777" w:rsidR="00C923D8" w:rsidRDefault="009B6B2F">
      <w:pPr>
        <w:numPr>
          <w:ilvl w:val="0"/>
          <w:numId w:val="30"/>
        </w:numPr>
        <w:spacing w:before="180" w:line="360" w:lineRule="auto"/>
        <w:ind w:left="2160" w:firstLine="0"/>
        <w:jc w:val="left"/>
      </w:pPr>
      <w:r>
        <w:t xml:space="preserve">Ward-wise household surveillance (through </w:t>
      </w:r>
      <w:r>
        <w:lastRenderedPageBreak/>
        <w:t>ASHAs/JPHNs/ward volunteers)</w:t>
      </w:r>
    </w:p>
    <w:p w14:paraId="3267FFFD" w14:textId="77777777" w:rsidR="00C923D8" w:rsidRDefault="009B6B2F">
      <w:pPr>
        <w:numPr>
          <w:ilvl w:val="0"/>
          <w:numId w:val="30"/>
        </w:numPr>
        <w:spacing w:line="360" w:lineRule="auto"/>
        <w:ind w:left="2160" w:firstLine="0"/>
        <w:jc w:val="left"/>
      </w:pPr>
      <w:r>
        <w:t>Outpatient surveillance from all government facilities (PHC, FHC, CHC, GH, etc.)</w:t>
      </w:r>
    </w:p>
    <w:p w14:paraId="5AD46819" w14:textId="77777777" w:rsidR="00C923D8" w:rsidRDefault="009B6B2F">
      <w:pPr>
        <w:numPr>
          <w:ilvl w:val="0"/>
          <w:numId w:val="30"/>
        </w:numPr>
        <w:spacing w:after="180" w:line="360" w:lineRule="auto"/>
        <w:ind w:left="2160" w:firstLine="0"/>
        <w:jc w:val="left"/>
      </w:pPr>
      <w:r>
        <w:t>Private hospitals, clinics and labs</w:t>
      </w:r>
    </w:p>
    <w:p w14:paraId="21AA6319" w14:textId="77777777" w:rsidR="00C923D8" w:rsidRDefault="009B6B2F">
      <w:pPr>
        <w:ind w:left="1440"/>
        <w:jc w:val="left"/>
      </w:pPr>
      <w:r>
        <w:rPr>
          <w:b/>
          <w:bCs/>
        </w:rPr>
        <w:t>Event-based triggers (to be monitored and reported):</w:t>
      </w:r>
    </w:p>
    <w:p w14:paraId="20A86BA8" w14:textId="77777777" w:rsidR="00C923D8" w:rsidRDefault="009B6B2F">
      <w:pPr>
        <w:numPr>
          <w:ilvl w:val="0"/>
          <w:numId w:val="17"/>
        </w:numPr>
        <w:spacing w:before="180" w:line="360" w:lineRule="auto"/>
        <w:ind w:left="2160" w:firstLine="0"/>
        <w:jc w:val="left"/>
      </w:pPr>
      <w:r>
        <w:t>School absenteeism above the usual pattern (to be monitored through the headmaster/PTA nodal person)</w:t>
      </w:r>
    </w:p>
    <w:p w14:paraId="7836E0FF" w14:textId="77777777" w:rsidR="00C923D8" w:rsidRDefault="009B6B2F">
      <w:pPr>
        <w:numPr>
          <w:ilvl w:val="0"/>
          <w:numId w:val="17"/>
        </w:numPr>
        <w:spacing w:line="360" w:lineRule="auto"/>
        <w:ind w:left="2160" w:firstLine="0"/>
        <w:jc w:val="left"/>
      </w:pPr>
      <w:r>
        <w:t>Sudden increase in pharmacy sales of fever/cough/cold medicines</w:t>
      </w:r>
    </w:p>
    <w:p w14:paraId="6C629616" w14:textId="77777777" w:rsidR="00C923D8" w:rsidRDefault="009B6B2F">
      <w:pPr>
        <w:numPr>
          <w:ilvl w:val="0"/>
          <w:numId w:val="17"/>
        </w:numPr>
        <w:spacing w:line="360" w:lineRule="auto"/>
        <w:ind w:left="2160" w:firstLine="0"/>
        <w:jc w:val="left"/>
      </w:pPr>
      <w:r>
        <w:t>Workplace illness clusters (multiple staff reporting similar symptoms within a short period)</w:t>
      </w:r>
    </w:p>
    <w:p w14:paraId="1D24C926" w14:textId="77777777" w:rsidR="00C923D8" w:rsidRDefault="009B6B2F">
      <w:pPr>
        <w:numPr>
          <w:ilvl w:val="0"/>
          <w:numId w:val="21"/>
        </w:numPr>
        <w:spacing w:line="360" w:lineRule="auto"/>
      </w:pPr>
      <w:r>
        <w:rPr>
          <w:b/>
          <w:bCs/>
        </w:rPr>
        <w:t>Zoonotic and animal health surveillance</w:t>
      </w:r>
    </w:p>
    <w:p w14:paraId="274573B9" w14:textId="77777777" w:rsidR="00C923D8" w:rsidRDefault="009B6B2F">
      <w:pPr>
        <w:numPr>
          <w:ilvl w:val="0"/>
          <w:numId w:val="14"/>
        </w:numPr>
        <w:spacing w:line="360" w:lineRule="auto"/>
      </w:pPr>
      <w:r>
        <w:t>LSGD shall review reports of unusual animal deaths or suspected outbreaks in animals in coordination with the Veterinary Officer..</w:t>
      </w:r>
    </w:p>
    <w:p w14:paraId="2E754D89" w14:textId="77777777" w:rsidR="00C923D8" w:rsidRDefault="00C923D8">
      <w:pPr>
        <w:ind w:left="2160"/>
      </w:pPr>
    </w:p>
    <w:p w14:paraId="652C45A0" w14:textId="77777777" w:rsidR="00C923D8" w:rsidRDefault="009B6B2F">
      <w:pPr>
        <w:numPr>
          <w:ilvl w:val="0"/>
          <w:numId w:val="14"/>
        </w:numPr>
      </w:pPr>
      <w:r>
        <w:t>Any unusual mortality in poultry, pigs, cattle, companion animals, or wild birds/mammals shall be notified within 24 hours to the Veterinary Officer and One Health Committee for joint investigation.</w:t>
      </w:r>
    </w:p>
    <w:p w14:paraId="6E78088D" w14:textId="77777777" w:rsidR="00C923D8" w:rsidRDefault="00C923D8">
      <w:pPr>
        <w:spacing w:line="360" w:lineRule="auto"/>
        <w:ind w:left="2160"/>
      </w:pPr>
    </w:p>
    <w:p w14:paraId="0DED0BFA" w14:textId="77777777" w:rsidR="00C923D8" w:rsidRDefault="009B6B2F">
      <w:pPr>
        <w:spacing w:line="360" w:lineRule="auto"/>
        <w:ind w:left="1440"/>
      </w:pPr>
      <w:r>
        <w:rPr>
          <w:b/>
          <w:bCs/>
        </w:rPr>
        <w:t>Reporting Mechanism:</w:t>
      </w:r>
    </w:p>
    <w:p w14:paraId="59F127F2" w14:textId="77777777" w:rsidR="00C923D8" w:rsidRDefault="009B6B2F">
      <w:pPr>
        <w:spacing w:line="360" w:lineRule="auto"/>
        <w:ind w:left="1440"/>
      </w:pPr>
      <w:r>
        <w:t>All government and private health facilities, laboratories, and clinics within the LSGD shall report suspected and confirmed cases of notifiable diseases. Unusual clusters (schools, workplaces, neighborhoods, events, institutions) shall be reported within 24 hours of detection for verification and field investigation.​</w:t>
      </w:r>
    </w:p>
    <w:p w14:paraId="13965C9D" w14:textId="77777777" w:rsidR="00C923D8" w:rsidRDefault="00C923D8">
      <w:pPr>
        <w:jc w:val="left"/>
      </w:pPr>
    </w:p>
    <w:p w14:paraId="0A6BA384" w14:textId="77777777" w:rsidR="00C923D8" w:rsidRDefault="00C923D8">
      <w:pPr>
        <w:jc w:val="left"/>
      </w:pPr>
    </w:p>
    <w:p w14:paraId="5E6CC66F" w14:textId="77777777" w:rsidR="00C923D8" w:rsidRDefault="00C923D8">
      <w:pPr>
        <w:rPr>
          <w:b/>
          <w:bCs/>
        </w:rPr>
      </w:pPr>
    </w:p>
    <w:p w14:paraId="0E05751B" w14:textId="77777777" w:rsidR="00C923D8" w:rsidRDefault="009B6B2F">
      <w:pPr>
        <w:pStyle w:val="Heading3"/>
        <w:numPr>
          <w:ilvl w:val="0"/>
          <w:numId w:val="29"/>
        </w:numPr>
        <w:spacing w:before="0" w:after="0" w:line="360" w:lineRule="auto"/>
      </w:pPr>
      <w:bookmarkStart w:id="91" w:name="_vvolwnizqcns" w:colFirst="0" w:colLast="0"/>
      <w:bookmarkEnd w:id="91"/>
      <w:r>
        <w:t>Logistics and Stock Preparedness</w:t>
      </w:r>
    </w:p>
    <w:p w14:paraId="026A4C0D" w14:textId="77777777" w:rsidR="00C923D8" w:rsidRDefault="009B6B2F">
      <w:pPr>
        <w:numPr>
          <w:ilvl w:val="1"/>
          <w:numId w:val="29"/>
        </w:numPr>
        <w:spacing w:line="360" w:lineRule="auto"/>
      </w:pPr>
      <w:r>
        <w:t xml:space="preserve">Identify and empanel local vendors and define emergency procurement mechanisms in accordance with existing LSGD and Health Department </w:t>
      </w:r>
      <w:r>
        <w:lastRenderedPageBreak/>
        <w:t>norms.</w:t>
      </w:r>
    </w:p>
    <w:p w14:paraId="42F44DE3" w14:textId="77777777" w:rsidR="00C923D8" w:rsidRDefault="00C923D8"/>
    <w:p w14:paraId="315CDC07" w14:textId="77777777" w:rsidR="00C923D8" w:rsidRDefault="009B6B2F">
      <w:pPr>
        <w:numPr>
          <w:ilvl w:val="1"/>
          <w:numId w:val="29"/>
        </w:numPr>
      </w:pPr>
      <w:r>
        <w:t>Prepare and maintain an essential logistics checklist covering medical supplies, consumables, and support equipment.</w:t>
      </w:r>
      <w:r>
        <w:br/>
      </w:r>
    </w:p>
    <w:p w14:paraId="5271CBDD" w14:textId="77777777" w:rsidR="00C923D8" w:rsidRDefault="009B6B2F">
      <w:pPr>
        <w:numPr>
          <w:ilvl w:val="1"/>
          <w:numId w:val="29"/>
        </w:numPr>
      </w:pPr>
      <w:r>
        <w:t>Pre-identify secure storage locations for emergency stocks and ensure maintenance of stock registers with regular updating.</w:t>
      </w:r>
      <w:r>
        <w:br/>
      </w:r>
    </w:p>
    <w:p w14:paraId="72A6B686" w14:textId="77777777" w:rsidR="00C923D8" w:rsidRDefault="009B6B2F">
      <w:pPr>
        <w:numPr>
          <w:ilvl w:val="1"/>
          <w:numId w:val="29"/>
        </w:numPr>
      </w:pPr>
      <w:r>
        <w:t>Finalise emergency transport arrangements, including availability of vehicles and identified drivers for rapid deployment during alerts.</w:t>
      </w:r>
      <w:r>
        <w:br/>
      </w:r>
    </w:p>
    <w:p w14:paraId="00B51956" w14:textId="77777777" w:rsidR="00C923D8" w:rsidRDefault="009B6B2F">
      <w:pPr>
        <w:numPr>
          <w:ilvl w:val="1"/>
          <w:numId w:val="29"/>
        </w:numPr>
      </w:pPr>
      <w:r>
        <w:t>Designate a Nodal Officer for Logistics to enable prompt decision-making, coordination, and communication during emergencies.</w:t>
      </w:r>
    </w:p>
    <w:p w14:paraId="3E99A606" w14:textId="77777777" w:rsidR="00C923D8" w:rsidRDefault="009B6B2F">
      <w:pPr>
        <w:numPr>
          <w:ilvl w:val="1"/>
          <w:numId w:val="29"/>
        </w:numPr>
      </w:pPr>
      <w:r>
        <w:t>Conduct rapid stock verification and ensure availability of minimum buffer stock, including:</w:t>
      </w:r>
      <w:r>
        <w:br/>
      </w:r>
    </w:p>
    <w:p w14:paraId="69A3D41D" w14:textId="507AD5C2" w:rsidR="00C923D8" w:rsidRDefault="009B6B2F" w:rsidP="008C601D">
      <w:pPr>
        <w:numPr>
          <w:ilvl w:val="0"/>
          <w:numId w:val="28"/>
        </w:numPr>
      </w:pPr>
      <w:r>
        <w:t xml:space="preserve">PPE kits – </w:t>
      </w:r>
      <w:r w:rsidR="00307BF8">
        <w:t>20</w:t>
      </w:r>
      <w:r>
        <w:t xml:space="preserve"> numbers</w:t>
      </w:r>
      <w:r>
        <w:br/>
      </w:r>
      <w:r>
        <w:br/>
      </w:r>
    </w:p>
    <w:p w14:paraId="4D0D52FF" w14:textId="5478A501" w:rsidR="00C923D8" w:rsidRDefault="009B6B2F">
      <w:pPr>
        <w:numPr>
          <w:ilvl w:val="0"/>
          <w:numId w:val="28"/>
        </w:numPr>
      </w:pPr>
      <w:r>
        <w:t xml:space="preserve">Hand sanitizers – </w:t>
      </w:r>
      <w:r w:rsidR="008C601D">
        <w:t>5</w:t>
      </w:r>
      <w:r>
        <w:t xml:space="preserve"> litres</w:t>
      </w:r>
      <w:r>
        <w:br/>
      </w:r>
    </w:p>
    <w:p w14:paraId="1335E126" w14:textId="5B9A7219" w:rsidR="00C923D8" w:rsidRDefault="009B6B2F">
      <w:pPr>
        <w:numPr>
          <w:ilvl w:val="0"/>
          <w:numId w:val="28"/>
        </w:numPr>
      </w:pPr>
      <w:r>
        <w:t xml:space="preserve">Masks, gloves, disinfectants </w:t>
      </w:r>
      <w:r w:rsidR="008C601D">
        <w:t>-</w:t>
      </w:r>
      <w:r>
        <w:t xml:space="preserve"> adequate quantity</w:t>
      </w:r>
      <w:r>
        <w:br/>
      </w:r>
    </w:p>
    <w:p w14:paraId="150B207C" w14:textId="77777777" w:rsidR="00C923D8" w:rsidRDefault="009B6B2F">
      <w:pPr>
        <w:ind w:left="1350"/>
      </w:pPr>
      <w:r>
        <w:t>Identify critical gaps in logistics and immediately communicate requirements to the Block and District authorities for timely replenishment and support. Monitor expiry dates and stock rotation.</w:t>
      </w:r>
    </w:p>
    <w:p w14:paraId="66E9F8EE" w14:textId="77777777" w:rsidR="00C923D8" w:rsidRDefault="00C923D8">
      <w:pPr>
        <w:spacing w:line="360" w:lineRule="auto"/>
        <w:rPr>
          <w:b/>
          <w:bCs/>
        </w:rPr>
      </w:pPr>
    </w:p>
    <w:p w14:paraId="38FFB208" w14:textId="77777777" w:rsidR="00C923D8" w:rsidRDefault="009B6B2F">
      <w:pPr>
        <w:pStyle w:val="Heading3"/>
        <w:numPr>
          <w:ilvl w:val="0"/>
          <w:numId w:val="29"/>
        </w:numPr>
        <w:spacing w:before="0" w:after="0" w:line="360" w:lineRule="auto"/>
      </w:pPr>
      <w:bookmarkStart w:id="92" w:name="_b02nh7s6q8u1" w:colFirst="0" w:colLast="0"/>
      <w:bookmarkEnd w:id="92"/>
      <w:r>
        <w:t>Identification of Quarantine and Isolation Facilities</w:t>
      </w:r>
    </w:p>
    <w:p w14:paraId="445DA224" w14:textId="77777777" w:rsidR="00C923D8" w:rsidRDefault="009B6B2F">
      <w:pPr>
        <w:numPr>
          <w:ilvl w:val="1"/>
          <w:numId w:val="29"/>
        </w:numPr>
        <w:spacing w:line="360" w:lineRule="auto"/>
      </w:pPr>
      <w:r>
        <w:t>Identify and list suitable buildings for quarantine and isolation (schools, hostels, community halls, etc.).</w:t>
      </w:r>
    </w:p>
    <w:p w14:paraId="5722129F" w14:textId="77777777" w:rsidR="00C923D8" w:rsidRDefault="009B6B2F">
      <w:pPr>
        <w:numPr>
          <w:ilvl w:val="1"/>
          <w:numId w:val="29"/>
        </w:numPr>
        <w:spacing w:line="360" w:lineRule="auto"/>
      </w:pPr>
      <w:r>
        <w:t>Categorize cases as per the severity and allocate to appropriate facilities (for instance, severe cases to class rooms, mild case to an assembly hall in case of a school).</w:t>
      </w:r>
    </w:p>
    <w:p w14:paraId="51314BE8" w14:textId="77777777" w:rsidR="00C923D8" w:rsidRDefault="009B6B2F">
      <w:pPr>
        <w:numPr>
          <w:ilvl w:val="1"/>
          <w:numId w:val="29"/>
        </w:numPr>
        <w:spacing w:line="360" w:lineRule="auto"/>
      </w:pPr>
      <w:r>
        <w:t>Facility readiness checklist needed (beds, toilets, ventilation) etc.</w:t>
      </w:r>
    </w:p>
    <w:p w14:paraId="6B39DD91" w14:textId="77777777" w:rsidR="00C923D8" w:rsidRDefault="009B6B2F">
      <w:pPr>
        <w:numPr>
          <w:ilvl w:val="1"/>
          <w:numId w:val="29"/>
        </w:numPr>
        <w:spacing w:line="360" w:lineRule="auto"/>
      </w:pPr>
      <w:r>
        <w:t>Find alternate site if primary sites not available or not in use condition.</w:t>
      </w:r>
    </w:p>
    <w:p w14:paraId="25F5FF29" w14:textId="77777777" w:rsidR="00C923D8" w:rsidRDefault="009B6B2F">
      <w:pPr>
        <w:numPr>
          <w:ilvl w:val="1"/>
          <w:numId w:val="29"/>
        </w:numPr>
        <w:spacing w:line="360" w:lineRule="auto"/>
      </w:pPr>
      <w:r>
        <w:t>Identify facility managers and support staff</w:t>
      </w:r>
    </w:p>
    <w:p w14:paraId="694A888E" w14:textId="77777777" w:rsidR="00C923D8" w:rsidRDefault="009B6B2F">
      <w:pPr>
        <w:numPr>
          <w:ilvl w:val="1"/>
          <w:numId w:val="29"/>
        </w:numPr>
        <w:spacing w:line="360" w:lineRule="auto"/>
      </w:pPr>
      <w:r>
        <w:lastRenderedPageBreak/>
        <w:t>Prepare basic SOPs for:</w:t>
      </w:r>
    </w:p>
    <w:p w14:paraId="6B65A66B" w14:textId="77777777" w:rsidR="00C923D8" w:rsidRDefault="009B6B2F">
      <w:pPr>
        <w:numPr>
          <w:ilvl w:val="2"/>
          <w:numId w:val="29"/>
        </w:numPr>
        <w:spacing w:line="360" w:lineRule="auto"/>
      </w:pPr>
      <w:r>
        <w:t>Admission and discharge</w:t>
      </w:r>
    </w:p>
    <w:p w14:paraId="35AE5A39" w14:textId="77777777" w:rsidR="00C923D8" w:rsidRDefault="009B6B2F">
      <w:pPr>
        <w:numPr>
          <w:ilvl w:val="2"/>
          <w:numId w:val="29"/>
        </w:numPr>
        <w:spacing w:line="360" w:lineRule="auto"/>
      </w:pPr>
      <w:r>
        <w:t>Food, water, sanitation</w:t>
      </w:r>
    </w:p>
    <w:p w14:paraId="7CC80037" w14:textId="77777777" w:rsidR="00C923D8" w:rsidRDefault="009B6B2F">
      <w:pPr>
        <w:numPr>
          <w:ilvl w:val="2"/>
          <w:numId w:val="29"/>
        </w:numPr>
        <w:spacing w:line="360" w:lineRule="auto"/>
      </w:pPr>
      <w:r>
        <w:t>Infection prevention and waste disposal</w:t>
      </w:r>
    </w:p>
    <w:p w14:paraId="1FBD3113" w14:textId="77777777" w:rsidR="00C923D8" w:rsidRDefault="009B6B2F">
      <w:pPr>
        <w:numPr>
          <w:ilvl w:val="1"/>
          <w:numId w:val="29"/>
        </w:numPr>
        <w:spacing w:line="360" w:lineRule="auto"/>
      </w:pPr>
      <w:r>
        <w:t xml:space="preserve"> Ensure availability of basic amenities: water, sanitation, electricity, ventilation, and waste disposal.  Prepare a rapid activation plan for these facilities if case numbers increase.</w:t>
      </w:r>
    </w:p>
    <w:p w14:paraId="38105961" w14:textId="77777777" w:rsidR="00C923D8" w:rsidRDefault="00C923D8"/>
    <w:p w14:paraId="6641AFE8" w14:textId="77777777" w:rsidR="00C923D8" w:rsidRDefault="009B6B2F">
      <w:pPr>
        <w:pStyle w:val="Heading3"/>
        <w:numPr>
          <w:ilvl w:val="0"/>
          <w:numId w:val="29"/>
        </w:numPr>
        <w:spacing w:before="0" w:after="0" w:line="360" w:lineRule="auto"/>
      </w:pPr>
      <w:bookmarkStart w:id="93" w:name="_y5yqqcy3jc0q" w:colFirst="0" w:colLast="0"/>
      <w:bookmarkEnd w:id="93"/>
      <w:r>
        <w:t>Risk Communication and Community Preparedness</w:t>
      </w:r>
    </w:p>
    <w:p w14:paraId="0106570A" w14:textId="77777777" w:rsidR="00C923D8" w:rsidRDefault="009B6B2F">
      <w:pPr>
        <w:numPr>
          <w:ilvl w:val="1"/>
          <w:numId w:val="29"/>
        </w:numPr>
        <w:spacing w:line="360" w:lineRule="auto"/>
      </w:pPr>
      <w:r>
        <w:t xml:space="preserve">Disseminate </w:t>
      </w:r>
      <w:r>
        <w:rPr>
          <w:b/>
          <w:bCs/>
        </w:rPr>
        <w:t>e</w:t>
      </w:r>
      <w:r>
        <w:t>arly warning messages on symptoms, preventive measures, and reporting mechanisms. Display IEC materials both in English and the local language in public places and ensure ward-level awareness.</w:t>
      </w:r>
    </w:p>
    <w:p w14:paraId="6B45C27E" w14:textId="77777777" w:rsidR="00C923D8" w:rsidRDefault="009B6B2F">
      <w:pPr>
        <w:numPr>
          <w:ilvl w:val="1"/>
          <w:numId w:val="29"/>
        </w:numPr>
        <w:spacing w:line="360" w:lineRule="auto"/>
      </w:pPr>
      <w:r>
        <w:t>Sensitize elected representatives and community leaders on preparedness measures.</w:t>
      </w:r>
    </w:p>
    <w:p w14:paraId="6E434DE3" w14:textId="77777777" w:rsidR="00C923D8" w:rsidRDefault="009B6B2F">
      <w:pPr>
        <w:numPr>
          <w:ilvl w:val="1"/>
          <w:numId w:val="29"/>
        </w:numPr>
        <w:spacing w:line="360" w:lineRule="auto"/>
      </w:pPr>
      <w:r>
        <w:t>Establish a rumour tracking and misinformation response mechanism to identify, verify, and promptly counter false or misleading information.</w:t>
      </w:r>
    </w:p>
    <w:p w14:paraId="270FFB6C" w14:textId="77777777" w:rsidR="00C923D8" w:rsidRDefault="009B6B2F">
      <w:pPr>
        <w:numPr>
          <w:ilvl w:val="1"/>
          <w:numId w:val="29"/>
        </w:numPr>
        <w:spacing w:line="360" w:lineRule="auto"/>
      </w:pPr>
      <w:r>
        <w:t>Engage trusted local persons (ward members, ASHA workers, religious leaders, teachers, community volunteers) to communicate official public health messages and reinforce correct practices.</w:t>
      </w:r>
    </w:p>
    <w:p w14:paraId="2B2D1EC0" w14:textId="77777777" w:rsidR="00C923D8" w:rsidRDefault="009B6B2F">
      <w:pPr>
        <w:numPr>
          <w:ilvl w:val="1"/>
          <w:numId w:val="29"/>
        </w:numPr>
        <w:spacing w:line="360" w:lineRule="auto"/>
      </w:pPr>
      <w:r>
        <w:t>Develop and deploy targeted IEC materials for:</w:t>
      </w:r>
    </w:p>
    <w:p w14:paraId="7D016E48" w14:textId="77777777" w:rsidR="00C923D8" w:rsidRDefault="009B6B2F">
      <w:pPr>
        <w:numPr>
          <w:ilvl w:val="2"/>
          <w:numId w:val="29"/>
        </w:numPr>
        <w:spacing w:line="360" w:lineRule="auto"/>
        <w:jc w:val="left"/>
      </w:pPr>
      <w:r>
        <w:t>Schools and educational institutions</w:t>
      </w:r>
    </w:p>
    <w:p w14:paraId="3AF0CBC0" w14:textId="77777777" w:rsidR="00C923D8" w:rsidRDefault="009B6B2F">
      <w:pPr>
        <w:numPr>
          <w:ilvl w:val="2"/>
          <w:numId w:val="29"/>
        </w:numPr>
        <w:spacing w:line="360" w:lineRule="auto"/>
        <w:jc w:val="left"/>
      </w:pPr>
      <w:r>
        <w:t>Markets and commercial areas</w:t>
      </w:r>
    </w:p>
    <w:p w14:paraId="42C54783" w14:textId="77777777" w:rsidR="00C923D8" w:rsidRDefault="009B6B2F">
      <w:pPr>
        <w:numPr>
          <w:ilvl w:val="2"/>
          <w:numId w:val="29"/>
        </w:numPr>
        <w:spacing w:after="240" w:line="360" w:lineRule="auto"/>
        <w:jc w:val="left"/>
      </w:pPr>
      <w:r>
        <w:t>Work sites and labour settings</w:t>
      </w:r>
    </w:p>
    <w:p w14:paraId="2555405D" w14:textId="77777777" w:rsidR="00C923D8" w:rsidRDefault="00C923D8">
      <w:pPr>
        <w:spacing w:before="240" w:after="240" w:line="360" w:lineRule="auto"/>
        <w:ind w:left="1440"/>
      </w:pPr>
    </w:p>
    <w:p w14:paraId="5292E61B" w14:textId="77777777" w:rsidR="00C923D8" w:rsidRDefault="009B6B2F">
      <w:pPr>
        <w:numPr>
          <w:ilvl w:val="1"/>
          <w:numId w:val="29"/>
        </w:numPr>
        <w:spacing w:before="240" w:line="360" w:lineRule="auto"/>
      </w:pPr>
      <w:r>
        <w:t>Conduct community sensitization meetings at the ward level to promote preventive behaviors, address concerns, and strengthen community participation in preparedness and response.</w:t>
      </w:r>
    </w:p>
    <w:p w14:paraId="68928E18" w14:textId="77777777" w:rsidR="00C923D8" w:rsidRDefault="009B6B2F">
      <w:pPr>
        <w:pStyle w:val="Heading3"/>
        <w:keepNext w:val="0"/>
        <w:keepLines w:val="0"/>
        <w:numPr>
          <w:ilvl w:val="0"/>
          <w:numId w:val="29"/>
        </w:numPr>
        <w:spacing w:before="0" w:after="0" w:line="360" w:lineRule="auto"/>
      </w:pPr>
      <w:bookmarkStart w:id="94" w:name="_1pmzkltfnp0" w:colFirst="0" w:colLast="0"/>
      <w:bookmarkEnd w:id="94"/>
      <w:r>
        <w:t>Protection of Vulnerable Groups</w:t>
      </w:r>
    </w:p>
    <w:p w14:paraId="59622B53" w14:textId="77777777" w:rsidR="00C923D8" w:rsidRDefault="009B6B2F">
      <w:pPr>
        <w:spacing w:line="360" w:lineRule="auto"/>
        <w:ind w:left="720"/>
      </w:pPr>
      <w:r>
        <w:lastRenderedPageBreak/>
        <w:t>Vulnerable populations require priority protection through targeted line-listing, service continuity, and delivery mechanisms.</w:t>
      </w:r>
    </w:p>
    <w:p w14:paraId="2624EB9E" w14:textId="77777777" w:rsidR="00C923D8" w:rsidRDefault="009B6B2F">
      <w:pPr>
        <w:numPr>
          <w:ilvl w:val="0"/>
          <w:numId w:val="11"/>
        </w:numPr>
        <w:spacing w:before="240" w:line="360" w:lineRule="auto"/>
      </w:pPr>
      <w:r>
        <w:t xml:space="preserve">Prepare and regularly update </w:t>
      </w:r>
      <w:r>
        <w:rPr>
          <w:b/>
          <w:bCs/>
        </w:rPr>
        <w:t>line-lists</w:t>
      </w:r>
      <w:r>
        <w:t xml:space="preserve"> of vulnerable populations, including:</w:t>
      </w:r>
    </w:p>
    <w:p w14:paraId="716FC56B" w14:textId="77777777" w:rsidR="00C923D8" w:rsidRDefault="009B6B2F">
      <w:pPr>
        <w:numPr>
          <w:ilvl w:val="1"/>
          <w:numId w:val="11"/>
        </w:numPr>
        <w:spacing w:line="360" w:lineRule="auto"/>
        <w:jc w:val="left"/>
      </w:pPr>
      <w:r>
        <w:t>Elderly persons living alone</w:t>
      </w:r>
    </w:p>
    <w:p w14:paraId="67F57C7A" w14:textId="77777777" w:rsidR="00C923D8" w:rsidRDefault="009B6B2F">
      <w:pPr>
        <w:numPr>
          <w:ilvl w:val="1"/>
          <w:numId w:val="11"/>
        </w:numPr>
        <w:spacing w:line="360" w:lineRule="auto"/>
        <w:jc w:val="left"/>
      </w:pPr>
      <w:r>
        <w:t>Persons with disabilities</w:t>
      </w:r>
    </w:p>
    <w:p w14:paraId="4FB52FA8" w14:textId="77777777" w:rsidR="00C923D8" w:rsidRDefault="009B6B2F">
      <w:pPr>
        <w:numPr>
          <w:ilvl w:val="1"/>
          <w:numId w:val="11"/>
        </w:numPr>
        <w:spacing w:line="360" w:lineRule="auto"/>
        <w:jc w:val="left"/>
      </w:pPr>
      <w:r>
        <w:t>Pregnant women</w:t>
      </w:r>
    </w:p>
    <w:p w14:paraId="74F229FA" w14:textId="77777777" w:rsidR="00C923D8" w:rsidRDefault="009B6B2F">
      <w:pPr>
        <w:numPr>
          <w:ilvl w:val="1"/>
          <w:numId w:val="11"/>
        </w:numPr>
        <w:spacing w:after="240" w:line="360" w:lineRule="auto"/>
        <w:jc w:val="left"/>
      </w:pPr>
      <w:r>
        <w:t>Migrant workers</w:t>
      </w:r>
    </w:p>
    <w:p w14:paraId="094155E2" w14:textId="77777777" w:rsidR="00C923D8" w:rsidRDefault="009B6B2F">
      <w:pPr>
        <w:spacing w:before="240" w:after="240" w:line="360" w:lineRule="auto"/>
        <w:ind w:left="1440"/>
        <w:jc w:val="left"/>
      </w:pPr>
      <w:r>
        <w:t xml:space="preserve">The detailed line-lists shall be maintained as </w:t>
      </w:r>
      <w:r>
        <w:rPr>
          <w:b/>
          <w:bCs/>
        </w:rPr>
        <w:t>Annexure ___</w:t>
      </w:r>
      <w:r>
        <w:t xml:space="preserve"> and updated periodically.</w:t>
      </w:r>
    </w:p>
    <w:p w14:paraId="2A886E88" w14:textId="77777777" w:rsidR="00C923D8" w:rsidRDefault="009B6B2F">
      <w:pPr>
        <w:pStyle w:val="Heading3"/>
        <w:numPr>
          <w:ilvl w:val="0"/>
          <w:numId w:val="2"/>
        </w:numPr>
        <w:spacing w:before="240" w:after="240" w:line="360" w:lineRule="auto"/>
        <w:jc w:val="left"/>
      </w:pPr>
      <w:bookmarkStart w:id="95" w:name="_feq7h3e8xl" w:colFirst="0" w:colLast="0"/>
      <w:bookmarkEnd w:id="95"/>
      <w:r>
        <w:t xml:space="preserve"> Clinical Dependency Mapping</w:t>
      </w:r>
    </w:p>
    <w:p w14:paraId="4F05306C" w14:textId="77777777" w:rsidR="00C923D8" w:rsidRDefault="009B6B2F">
      <w:pPr>
        <w:spacing w:before="240" w:after="240" w:line="360" w:lineRule="auto"/>
        <w:ind w:left="720"/>
        <w:jc w:val="left"/>
      </w:pPr>
      <w:r>
        <w:t>Develop ward-wise dependency and vulnerability maps to identify households requiring regular support during emergencies. Ensure continuity of essential health services for vulnerable groups, including</w:t>
      </w:r>
    </w:p>
    <w:p w14:paraId="151F70FC" w14:textId="77777777" w:rsidR="00C923D8" w:rsidRDefault="009B6B2F">
      <w:pPr>
        <w:numPr>
          <w:ilvl w:val="0"/>
          <w:numId w:val="12"/>
        </w:numPr>
        <w:spacing w:before="240" w:line="360" w:lineRule="auto"/>
        <w:jc w:val="left"/>
      </w:pPr>
      <w:r>
        <w:t>Dialysis services (facility mapping, transport arrangements, and scheduling)</w:t>
      </w:r>
    </w:p>
    <w:p w14:paraId="723E2D8A" w14:textId="77777777" w:rsidR="00C923D8" w:rsidRDefault="009B6B2F">
      <w:pPr>
        <w:numPr>
          <w:ilvl w:val="0"/>
          <w:numId w:val="12"/>
        </w:numPr>
        <w:spacing w:line="360" w:lineRule="auto"/>
        <w:jc w:val="left"/>
      </w:pPr>
      <w:r>
        <w:t>Continuity of treatment for TB, HIV, and other chronic conditions requiring uninterrupted medication</w:t>
      </w:r>
    </w:p>
    <w:p w14:paraId="5665F799" w14:textId="77777777" w:rsidR="00C923D8" w:rsidRDefault="009B6B2F">
      <w:pPr>
        <w:numPr>
          <w:ilvl w:val="0"/>
          <w:numId w:val="12"/>
        </w:numPr>
        <w:spacing w:after="240" w:line="360" w:lineRule="auto"/>
        <w:jc w:val="left"/>
      </w:pPr>
      <w:r>
        <w:t>Mental health and psychosocial support services</w:t>
      </w:r>
    </w:p>
    <w:p w14:paraId="20D89B26" w14:textId="77777777" w:rsidR="00C923D8" w:rsidRDefault="009B6B2F">
      <w:pPr>
        <w:spacing w:before="240" w:after="240" w:line="360" w:lineRule="auto"/>
      </w:pPr>
      <w:r>
        <w:t xml:space="preserve">Establish </w:t>
      </w:r>
      <w:r>
        <w:rPr>
          <w:b/>
          <w:bCs/>
        </w:rPr>
        <w:t>delivery mechanisms</w:t>
      </w:r>
      <w:r>
        <w:t xml:space="preserve"> for food, essential commodities, and medicines to vulnerable households through coordinated action involving ASHAs, JPHNs, Kudumbashree, volunteers, and local administration.</w:t>
      </w:r>
    </w:p>
    <w:p w14:paraId="30C4D03B" w14:textId="77777777" w:rsidR="00C923D8" w:rsidRDefault="00C923D8">
      <w:pPr>
        <w:ind w:left="720"/>
        <w:rPr>
          <w:b/>
          <w:bCs/>
        </w:rPr>
      </w:pPr>
    </w:p>
    <w:p w14:paraId="09752F98" w14:textId="77777777" w:rsidR="00C923D8" w:rsidRDefault="009B6B2F">
      <w:pPr>
        <w:pStyle w:val="Heading2"/>
        <w:numPr>
          <w:ilvl w:val="1"/>
          <w:numId w:val="1"/>
        </w:numPr>
        <w:tabs>
          <w:tab w:val="left" w:pos="0"/>
        </w:tabs>
      </w:pPr>
      <w:bookmarkStart w:id="96" w:name="_njhx0pagmxl7" w:colFirst="0" w:colLast="0"/>
      <w:bookmarkEnd w:id="96"/>
      <w:r>
        <w:t>PHASE 2 - Active Response</w:t>
      </w:r>
    </w:p>
    <w:p w14:paraId="6FAF8A9F" w14:textId="77777777" w:rsidR="00C923D8" w:rsidRDefault="009B6B2F">
      <w:pPr>
        <w:pStyle w:val="Heading3"/>
        <w:keepNext w:val="0"/>
        <w:keepLines w:val="0"/>
        <w:numPr>
          <w:ilvl w:val="0"/>
          <w:numId w:val="22"/>
        </w:numPr>
        <w:spacing w:before="360" w:after="0"/>
      </w:pPr>
      <w:bookmarkStart w:id="97" w:name="_mlf7a2yz06cp" w:colFirst="0" w:colLast="0"/>
      <w:bookmarkEnd w:id="97"/>
      <w:r>
        <w:rPr>
          <w:b/>
          <w:bCs/>
        </w:rPr>
        <w:t>Case Identification and Contact Tracing</w:t>
      </w:r>
    </w:p>
    <w:p w14:paraId="3C65DCA4" w14:textId="77777777" w:rsidR="00C923D8" w:rsidRDefault="009B6B2F">
      <w:pPr>
        <w:ind w:left="720"/>
      </w:pPr>
      <w:r>
        <w:t xml:space="preserve">Case detection and contact tracing activities will be carried out in coordination </w:t>
      </w:r>
      <w:r>
        <w:lastRenderedPageBreak/>
        <w:t>with the Health authorities, following disease-specific SOPs and IDSP guidelines.</w:t>
      </w:r>
    </w:p>
    <w:p w14:paraId="2ACE4231" w14:textId="77777777" w:rsidR="00C923D8" w:rsidRDefault="009B6B2F">
      <w:pPr>
        <w:spacing w:before="240" w:after="240" w:line="360" w:lineRule="auto"/>
        <w:ind w:left="720"/>
      </w:pPr>
      <w:r>
        <w:rPr>
          <w:b/>
          <w:bCs/>
        </w:rPr>
        <w:t>Field Staff Involved</w:t>
      </w:r>
    </w:p>
    <w:p w14:paraId="45CE17A2" w14:textId="77777777" w:rsidR="00C923D8" w:rsidRDefault="009B6B2F">
      <w:pPr>
        <w:numPr>
          <w:ilvl w:val="0"/>
          <w:numId w:val="18"/>
        </w:numPr>
        <w:spacing w:before="240" w:line="360" w:lineRule="auto"/>
        <w:ind w:left="1440" w:firstLine="0"/>
        <w:jc w:val="left"/>
      </w:pPr>
      <w:r>
        <w:t>Health Inspector (HI)</w:t>
      </w:r>
    </w:p>
    <w:p w14:paraId="0E6D86C9" w14:textId="77777777" w:rsidR="00C923D8" w:rsidRDefault="009B6B2F">
      <w:pPr>
        <w:numPr>
          <w:ilvl w:val="0"/>
          <w:numId w:val="18"/>
        </w:numPr>
        <w:spacing w:line="360" w:lineRule="auto"/>
        <w:ind w:left="1440" w:firstLine="0"/>
        <w:jc w:val="left"/>
      </w:pPr>
      <w:r>
        <w:t>Junior Health Inspector (JHI)</w:t>
      </w:r>
    </w:p>
    <w:p w14:paraId="1AD873D6" w14:textId="77777777" w:rsidR="00C923D8" w:rsidRDefault="009B6B2F">
      <w:pPr>
        <w:numPr>
          <w:ilvl w:val="0"/>
          <w:numId w:val="18"/>
        </w:numPr>
        <w:spacing w:line="360" w:lineRule="auto"/>
        <w:ind w:left="1440" w:firstLine="0"/>
        <w:jc w:val="left"/>
      </w:pPr>
      <w:r>
        <w:t>Junior Public Health Nurse (JPHN)</w:t>
      </w:r>
    </w:p>
    <w:p w14:paraId="7CE08FA9" w14:textId="77777777" w:rsidR="00C923D8" w:rsidRDefault="009B6B2F">
      <w:pPr>
        <w:numPr>
          <w:ilvl w:val="0"/>
          <w:numId w:val="18"/>
        </w:numPr>
        <w:spacing w:line="360" w:lineRule="auto"/>
        <w:ind w:left="1440" w:firstLine="0"/>
        <w:jc w:val="left"/>
      </w:pPr>
      <w:r>
        <w:t>ASHAs and ASHA Supervisors</w:t>
      </w:r>
    </w:p>
    <w:p w14:paraId="4DF44C11" w14:textId="77777777" w:rsidR="00C923D8" w:rsidRDefault="009B6B2F">
      <w:pPr>
        <w:numPr>
          <w:ilvl w:val="0"/>
          <w:numId w:val="18"/>
        </w:numPr>
        <w:spacing w:line="480" w:lineRule="auto"/>
        <w:ind w:left="1440" w:firstLine="0"/>
        <w:jc w:val="left"/>
      </w:pPr>
      <w:r>
        <w:t>Ward-level volunteers and Kudumbashree members (as required)</w:t>
      </w:r>
    </w:p>
    <w:p w14:paraId="301703D0" w14:textId="77777777" w:rsidR="00C923D8" w:rsidRDefault="009B6B2F">
      <w:pPr>
        <w:pStyle w:val="Heading3"/>
        <w:keepNext w:val="0"/>
        <w:keepLines w:val="0"/>
        <w:numPr>
          <w:ilvl w:val="0"/>
          <w:numId w:val="22"/>
        </w:numPr>
        <w:spacing w:before="0" w:after="0" w:line="360" w:lineRule="auto"/>
        <w:jc w:val="left"/>
      </w:pPr>
      <w:bookmarkStart w:id="98" w:name="_twcm5iu95rsh" w:colFirst="0" w:colLast="0"/>
      <w:bookmarkEnd w:id="98"/>
      <w:r>
        <w:rPr>
          <w:b/>
          <w:bCs/>
        </w:rPr>
        <w:t>Screening Checkpoints</w:t>
      </w:r>
    </w:p>
    <w:p w14:paraId="7DFA2205" w14:textId="77777777" w:rsidR="00C923D8" w:rsidRDefault="009B6B2F">
      <w:pPr>
        <w:spacing w:before="240" w:after="240" w:line="360" w:lineRule="auto"/>
        <w:ind w:left="720"/>
      </w:pPr>
      <w:r>
        <w:t>Screening checkpoints at high-traffic locations (transport hubs, markets, religious gatherings) for early detection of symptomatic travelers and crowd screening during outbreaks. Potential locations include bus stands, market entry points, and boat jetties, based on local context and risk assessment.</w:t>
      </w:r>
    </w:p>
    <w:p w14:paraId="7FF80363" w14:textId="77777777" w:rsidR="00C923D8" w:rsidRDefault="009B6B2F">
      <w:pPr>
        <w:spacing w:before="240" w:after="240" w:line="360" w:lineRule="auto"/>
        <w:ind w:left="720"/>
      </w:pPr>
      <w:r>
        <w:t>Screening activities will be carried out by trained personnel such as ASHAs, ward members, and volunteers, with support from Health Department staff. Necessary equipment including non-contact thermometers and appropriate PPE shall be ensured prior to activation.</w:t>
      </w:r>
    </w:p>
    <w:p w14:paraId="68A6EA9E" w14:textId="77777777" w:rsidR="00C923D8" w:rsidRDefault="00C923D8">
      <w:pPr>
        <w:spacing w:before="240" w:after="240" w:line="360" w:lineRule="auto"/>
        <w:ind w:left="720"/>
      </w:pPr>
    </w:p>
    <w:p w14:paraId="6683A0C3" w14:textId="77777777" w:rsidR="00C923D8" w:rsidRDefault="00C923D8">
      <w:pPr>
        <w:spacing w:before="240" w:after="240" w:line="360" w:lineRule="auto"/>
        <w:ind w:left="720"/>
      </w:pPr>
    </w:p>
    <w:tbl>
      <w:tblPr>
        <w:tblW w:w="9105" w:type="dxa"/>
        <w:tblInd w:w="480" w:type="dxa"/>
        <w:tblBorders>
          <w:top w:val="nil"/>
          <w:left w:val="nil"/>
          <w:bottom w:val="nil"/>
          <w:right w:val="nil"/>
          <w:insideH w:val="nil"/>
          <w:insideV w:val="nil"/>
        </w:tblBorders>
        <w:tblLayout w:type="fixed"/>
        <w:tblLook w:val="0600" w:firstRow="0" w:lastRow="0" w:firstColumn="0" w:lastColumn="0" w:noHBand="1" w:noVBand="1"/>
      </w:tblPr>
      <w:tblGrid>
        <w:gridCol w:w="1380"/>
        <w:gridCol w:w="1800"/>
        <w:gridCol w:w="1815"/>
        <w:gridCol w:w="2520"/>
        <w:gridCol w:w="1590"/>
      </w:tblGrid>
      <w:tr w:rsidR="00E6679D" w14:paraId="3484696C" w14:textId="77777777" w:rsidTr="00502638">
        <w:trPr>
          <w:trHeight w:val="825"/>
        </w:trPr>
        <w:tc>
          <w:tcPr>
            <w:tcW w:w="13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1577FB1" w14:textId="77777777" w:rsidR="00E6679D" w:rsidRDefault="00E6679D" w:rsidP="00502638">
            <w:pPr>
              <w:spacing w:before="240" w:after="240"/>
              <w:jc w:val="left"/>
              <w:rPr>
                <w:rFonts w:ascii="Garamond" w:eastAsia="Garamond" w:hAnsi="Garamond" w:cs="Garamond"/>
              </w:rPr>
            </w:pPr>
            <w:bookmarkStart w:id="99" w:name="_pd3vqzmgpkrk" w:colFirst="0" w:colLast="0"/>
            <w:bookmarkEnd w:id="99"/>
            <w:r>
              <w:rPr>
                <w:rFonts w:ascii="Garamond" w:eastAsia="Garamond" w:hAnsi="Garamond" w:cs="Garamond"/>
                <w:b/>
                <w:bCs/>
              </w:rPr>
              <w:t>Location</w:t>
            </w:r>
          </w:p>
        </w:tc>
        <w:tc>
          <w:tcPr>
            <w:tcW w:w="18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4CA853D" w14:textId="77777777" w:rsidR="00E6679D" w:rsidRDefault="00E6679D" w:rsidP="00502638">
            <w:pPr>
              <w:spacing w:before="240" w:after="240"/>
              <w:jc w:val="left"/>
              <w:rPr>
                <w:rFonts w:ascii="Garamond" w:eastAsia="Garamond" w:hAnsi="Garamond" w:cs="Garamond"/>
              </w:rPr>
            </w:pPr>
            <w:r>
              <w:rPr>
                <w:rFonts w:ascii="Garamond" w:eastAsia="Garamond" w:hAnsi="Garamond" w:cs="Garamond"/>
                <w:b/>
                <w:bCs/>
              </w:rPr>
              <w:t>Type (Bus stand/Jetty/Market/Railway)</w:t>
            </w:r>
          </w:p>
        </w:tc>
        <w:tc>
          <w:tcPr>
            <w:tcW w:w="18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8664A22" w14:textId="77777777" w:rsidR="00E6679D" w:rsidRDefault="00E6679D" w:rsidP="00502638">
            <w:pPr>
              <w:spacing w:before="240" w:after="240"/>
              <w:jc w:val="left"/>
              <w:rPr>
                <w:rFonts w:ascii="Garamond" w:eastAsia="Garamond" w:hAnsi="Garamond" w:cs="Garamond"/>
              </w:rPr>
            </w:pPr>
            <w:r>
              <w:rPr>
                <w:rFonts w:ascii="Garamond" w:eastAsia="Garamond" w:hAnsi="Garamond" w:cs="Garamond"/>
                <w:b/>
                <w:bCs/>
              </w:rPr>
              <w:t>Staff Deployed (ASHAs/Volunteers)</w:t>
            </w:r>
          </w:p>
        </w:tc>
        <w:tc>
          <w:tcPr>
            <w:tcW w:w="252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736AD14" w14:textId="77777777" w:rsidR="00E6679D" w:rsidRDefault="00E6679D" w:rsidP="00502638">
            <w:pPr>
              <w:spacing w:before="240" w:after="240"/>
              <w:jc w:val="left"/>
              <w:rPr>
                <w:rFonts w:ascii="Garamond" w:eastAsia="Garamond" w:hAnsi="Garamond" w:cs="Garamond"/>
              </w:rPr>
            </w:pPr>
            <w:r>
              <w:rPr>
                <w:rFonts w:ascii="Garamond" w:eastAsia="Garamond" w:hAnsi="Garamond" w:cs="Garamond"/>
                <w:b/>
                <w:bCs/>
              </w:rPr>
              <w:t>Screening Method</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79AB0FB" w14:textId="77777777" w:rsidR="00E6679D" w:rsidRDefault="00E6679D" w:rsidP="00502638">
            <w:pPr>
              <w:spacing w:before="240" w:after="240"/>
              <w:jc w:val="left"/>
              <w:rPr>
                <w:rFonts w:ascii="Garamond" w:eastAsia="Garamond" w:hAnsi="Garamond" w:cs="Garamond"/>
                <w:b/>
                <w:bCs/>
              </w:rPr>
            </w:pPr>
            <w:r>
              <w:rPr>
                <w:rFonts w:ascii="Garamond" w:eastAsia="Garamond" w:hAnsi="Garamond" w:cs="Garamond"/>
                <w:b/>
                <w:bCs/>
              </w:rPr>
              <w:t>Reporting authority</w:t>
            </w:r>
          </w:p>
        </w:tc>
      </w:tr>
      <w:tr w:rsidR="00E6679D" w14:paraId="70B75E7E" w14:textId="77777777" w:rsidTr="00502638">
        <w:trPr>
          <w:trHeight w:val="2525"/>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CD1EB6" w14:textId="77777777" w:rsidR="00E6679D" w:rsidRDefault="00E6679D" w:rsidP="00502638">
            <w:pPr>
              <w:spacing w:before="240" w:after="240"/>
              <w:rPr>
                <w:rFonts w:ascii="Garamond" w:eastAsia="Garamond" w:hAnsi="Garamond" w:cs="Garamond"/>
              </w:rPr>
            </w:pPr>
            <w:r>
              <w:rPr>
                <w:rFonts w:ascii="Garamond" w:eastAsia="Garamond" w:hAnsi="Garamond" w:cs="Garamond"/>
              </w:rPr>
              <w:lastRenderedPageBreak/>
              <w:t>Bus stand</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201B17" w14:textId="77777777" w:rsidR="00E6679D" w:rsidRDefault="00E6679D" w:rsidP="00502638">
            <w:pPr>
              <w:spacing w:before="240" w:after="240"/>
              <w:rPr>
                <w:rFonts w:ascii="Garamond" w:eastAsia="Garamond" w:hAnsi="Garamond" w:cs="Garamond"/>
              </w:rPr>
            </w:pPr>
            <w:r>
              <w:rPr>
                <w:rFonts w:ascii="Garamond" w:eastAsia="Garamond" w:hAnsi="Garamond" w:cs="Garamond"/>
              </w:rPr>
              <w:t>Transport hub</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BBF534" w14:textId="77777777" w:rsidR="00E6679D" w:rsidRDefault="00E6679D" w:rsidP="00502638">
            <w:pPr>
              <w:spacing w:before="240"/>
              <w:rPr>
                <w:rFonts w:ascii="Garamond" w:eastAsia="Garamond" w:hAnsi="Garamond" w:cs="Garamond"/>
              </w:rPr>
            </w:pPr>
            <w:r>
              <w:rPr>
                <w:rFonts w:ascii="Garamond" w:eastAsia="Garamond" w:hAnsi="Garamond" w:cs="Garamond"/>
              </w:rPr>
              <w:t>One JHI</w:t>
            </w:r>
          </w:p>
          <w:p w14:paraId="0DBAC068" w14:textId="77777777" w:rsidR="00E6679D" w:rsidRDefault="00E6679D" w:rsidP="00502638">
            <w:pPr>
              <w:rPr>
                <w:rFonts w:ascii="Garamond" w:eastAsia="Garamond" w:hAnsi="Garamond" w:cs="Garamond"/>
              </w:rPr>
            </w:pPr>
            <w:r>
              <w:rPr>
                <w:rFonts w:ascii="Garamond" w:eastAsia="Garamond" w:hAnsi="Garamond" w:cs="Garamond"/>
              </w:rPr>
              <w:t>One ASHA</w:t>
            </w:r>
          </w:p>
          <w:p w14:paraId="50741A91" w14:textId="77777777" w:rsidR="00E6679D" w:rsidRDefault="00E6679D" w:rsidP="00502638">
            <w:pPr>
              <w:spacing w:after="240"/>
              <w:rPr>
                <w:rFonts w:ascii="Garamond" w:eastAsia="Garamond" w:hAnsi="Garamond" w:cs="Garamond"/>
              </w:rPr>
            </w:pPr>
            <w:r>
              <w:rPr>
                <w:rFonts w:ascii="Garamond" w:eastAsia="Garamond" w:hAnsi="Garamond" w:cs="Garamond"/>
              </w:rPr>
              <w:t>One health Mentors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2BFCC7" w14:textId="77777777" w:rsidR="00E6679D" w:rsidRDefault="00E6679D" w:rsidP="00502638">
            <w:pPr>
              <w:spacing w:before="240"/>
              <w:rPr>
                <w:rFonts w:ascii="Garamond" w:eastAsia="Garamond" w:hAnsi="Garamond" w:cs="Garamond"/>
              </w:rPr>
            </w:pPr>
            <w:r>
              <w:rPr>
                <w:rFonts w:ascii="Garamond" w:eastAsia="Garamond" w:hAnsi="Garamond" w:cs="Garamond"/>
              </w:rPr>
              <w:t>1.Swab Collection.</w:t>
            </w:r>
          </w:p>
          <w:p w14:paraId="5F8D1870" w14:textId="77777777" w:rsidR="00E6679D" w:rsidRDefault="00E6679D" w:rsidP="00502638">
            <w:pPr>
              <w:rPr>
                <w:rFonts w:ascii="Garamond" w:eastAsia="Garamond" w:hAnsi="Garamond" w:cs="Garamond"/>
              </w:rPr>
            </w:pPr>
            <w:r>
              <w:rPr>
                <w:rFonts w:ascii="Garamond" w:eastAsia="Garamond" w:hAnsi="Garamond" w:cs="Garamond"/>
              </w:rPr>
              <w:t>2. Blood smears collection (RDT)</w:t>
            </w:r>
          </w:p>
          <w:p w14:paraId="42EF58BA" w14:textId="77777777" w:rsidR="00E6679D" w:rsidRDefault="00E6679D" w:rsidP="00502638">
            <w:pPr>
              <w:spacing w:after="240"/>
              <w:rPr>
                <w:rFonts w:ascii="Garamond" w:eastAsia="Garamond" w:hAnsi="Garamond" w:cs="Garamond"/>
              </w:rPr>
            </w:pPr>
            <w:r>
              <w:rPr>
                <w:rFonts w:ascii="Garamond" w:eastAsia="Garamond" w:hAnsi="Garamond" w:cs="Garamond"/>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2BC1D1" w14:textId="77777777" w:rsidR="00E6679D" w:rsidRDefault="00E6679D" w:rsidP="00502638">
            <w:pPr>
              <w:spacing w:before="240" w:after="240"/>
              <w:ind w:left="141" w:hanging="141"/>
              <w:rPr>
                <w:rFonts w:ascii="Garamond" w:eastAsia="Garamond" w:hAnsi="Garamond" w:cs="Garamond"/>
              </w:rPr>
            </w:pPr>
            <w:r>
              <w:rPr>
                <w:rFonts w:ascii="Garamond" w:eastAsia="Garamond" w:hAnsi="Garamond" w:cs="Garamond"/>
              </w:rPr>
              <w:t>Surveillance Nodal Officer in control room</w:t>
            </w:r>
          </w:p>
        </w:tc>
      </w:tr>
      <w:tr w:rsidR="00E6679D" w14:paraId="06A5B549" w14:textId="77777777" w:rsidTr="00502638">
        <w:trPr>
          <w:trHeight w:val="825"/>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B0F372" w14:textId="77777777" w:rsidR="00E6679D" w:rsidRDefault="00E6679D" w:rsidP="00502638">
            <w:pPr>
              <w:spacing w:before="240" w:after="240"/>
              <w:rPr>
                <w:rFonts w:ascii="Garamond" w:eastAsia="Garamond" w:hAnsi="Garamond" w:cs="Garamond"/>
              </w:rPr>
            </w:pPr>
            <w:r>
              <w:rPr>
                <w:rFonts w:ascii="Garamond" w:eastAsia="Garamond" w:hAnsi="Garamond" w:cs="Garamond"/>
              </w:rPr>
              <w:t>Market entry</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783701" w14:textId="77777777" w:rsidR="00E6679D" w:rsidRDefault="00E6679D" w:rsidP="00502638">
            <w:pPr>
              <w:spacing w:before="240" w:after="240"/>
              <w:rPr>
                <w:rFonts w:ascii="Garamond" w:eastAsia="Garamond" w:hAnsi="Garamond" w:cs="Garamond"/>
              </w:rPr>
            </w:pPr>
            <w:r>
              <w:rPr>
                <w:rFonts w:ascii="Garamond" w:eastAsia="Garamond" w:hAnsi="Garamond" w:cs="Garamond"/>
              </w:rPr>
              <w:t>Market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E2EBFF" w14:textId="77777777" w:rsidR="00E6679D" w:rsidRDefault="00E6679D" w:rsidP="00502638">
            <w:pPr>
              <w:spacing w:before="240"/>
              <w:rPr>
                <w:rFonts w:ascii="Garamond" w:eastAsia="Garamond" w:hAnsi="Garamond" w:cs="Garamond"/>
              </w:rPr>
            </w:pPr>
            <w:r>
              <w:rPr>
                <w:rFonts w:ascii="Garamond" w:eastAsia="Garamond" w:hAnsi="Garamond" w:cs="Garamond"/>
              </w:rPr>
              <w:t>One JHI</w:t>
            </w:r>
          </w:p>
          <w:p w14:paraId="328445D1" w14:textId="77777777" w:rsidR="00E6679D" w:rsidRDefault="00E6679D" w:rsidP="00502638">
            <w:pPr>
              <w:rPr>
                <w:rFonts w:ascii="Garamond" w:eastAsia="Garamond" w:hAnsi="Garamond" w:cs="Garamond"/>
              </w:rPr>
            </w:pPr>
            <w:r>
              <w:rPr>
                <w:rFonts w:ascii="Garamond" w:eastAsia="Garamond" w:hAnsi="Garamond" w:cs="Garamond"/>
              </w:rPr>
              <w:t>One ASHA</w:t>
            </w:r>
          </w:p>
          <w:p w14:paraId="177734E6" w14:textId="77777777" w:rsidR="00E6679D" w:rsidRDefault="00E6679D" w:rsidP="00502638">
            <w:pPr>
              <w:spacing w:after="240"/>
              <w:rPr>
                <w:rFonts w:ascii="Garamond" w:eastAsia="Garamond" w:hAnsi="Garamond" w:cs="Garamond"/>
              </w:rPr>
            </w:pPr>
            <w:r>
              <w:rPr>
                <w:rFonts w:ascii="Garamond" w:eastAsia="Garamond" w:hAnsi="Garamond" w:cs="Garamond"/>
              </w:rPr>
              <w:t>Male health volunteers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3352A74" w14:textId="77777777" w:rsidR="00E6679D" w:rsidRDefault="00E6679D" w:rsidP="00502638">
            <w:pPr>
              <w:spacing w:before="240"/>
              <w:rPr>
                <w:rFonts w:ascii="Garamond" w:eastAsia="Garamond" w:hAnsi="Garamond" w:cs="Garamond"/>
              </w:rPr>
            </w:pPr>
            <w:r>
              <w:rPr>
                <w:rFonts w:ascii="Garamond" w:eastAsia="Garamond" w:hAnsi="Garamond" w:cs="Garamond"/>
              </w:rPr>
              <w:t>1.Swab Collection.</w:t>
            </w:r>
          </w:p>
          <w:p w14:paraId="39AA883F" w14:textId="77777777" w:rsidR="00E6679D" w:rsidRDefault="00E6679D" w:rsidP="00502638">
            <w:pPr>
              <w:rPr>
                <w:rFonts w:ascii="Garamond" w:eastAsia="Garamond" w:hAnsi="Garamond" w:cs="Garamond"/>
              </w:rPr>
            </w:pPr>
            <w:r>
              <w:rPr>
                <w:rFonts w:ascii="Garamond" w:eastAsia="Garamond" w:hAnsi="Garamond" w:cs="Garamond"/>
              </w:rPr>
              <w:t>2. Blood smears collection (RDT)</w:t>
            </w:r>
          </w:p>
          <w:p w14:paraId="5E39A623" w14:textId="77777777" w:rsidR="00E6679D" w:rsidRDefault="00E6679D" w:rsidP="00502638">
            <w:pPr>
              <w:spacing w:after="240"/>
              <w:rPr>
                <w:rFonts w:ascii="Garamond" w:eastAsia="Garamond" w:hAnsi="Garamond" w:cs="Garamond"/>
              </w:rPr>
            </w:pPr>
            <w:r>
              <w:rPr>
                <w:rFonts w:ascii="Garamond" w:eastAsia="Garamond" w:hAnsi="Garamond" w:cs="Garamond"/>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A770F8" w14:textId="77777777" w:rsidR="00E6679D" w:rsidRDefault="00E6679D" w:rsidP="00502638">
            <w:pPr>
              <w:spacing w:before="240" w:after="240"/>
              <w:ind w:left="141"/>
              <w:rPr>
                <w:rFonts w:ascii="Garamond" w:eastAsia="Garamond" w:hAnsi="Garamond" w:cs="Garamond"/>
              </w:rPr>
            </w:pPr>
            <w:r>
              <w:rPr>
                <w:rFonts w:ascii="Garamond" w:eastAsia="Garamond" w:hAnsi="Garamond" w:cs="Garamond"/>
              </w:rPr>
              <w:t>Surveillance Nodal Officer in control room</w:t>
            </w:r>
          </w:p>
        </w:tc>
      </w:tr>
      <w:tr w:rsidR="00E6679D" w14:paraId="50EA36F9" w14:textId="77777777" w:rsidTr="00502638">
        <w:trPr>
          <w:trHeight w:val="825"/>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E28672C" w14:textId="77777777" w:rsidR="00E6679D" w:rsidRDefault="00E6679D" w:rsidP="00502638">
            <w:pPr>
              <w:spacing w:before="240" w:after="240"/>
              <w:rPr>
                <w:rFonts w:ascii="Garamond" w:eastAsia="Garamond" w:hAnsi="Garamond" w:cs="Garamond"/>
              </w:rPr>
            </w:pPr>
            <w:r>
              <w:rPr>
                <w:rFonts w:ascii="Garamond" w:eastAsia="Garamond" w:hAnsi="Garamond" w:cs="Garamond"/>
              </w:rPr>
              <w:t>Boat jetty</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F0AB890" w14:textId="77777777" w:rsidR="00E6679D" w:rsidRDefault="00E6679D" w:rsidP="00502638">
            <w:pPr>
              <w:spacing w:before="240" w:after="240"/>
              <w:rPr>
                <w:rFonts w:ascii="Garamond" w:eastAsia="Garamond" w:hAnsi="Garamond" w:cs="Garamond"/>
              </w:rPr>
            </w:pPr>
            <w:r>
              <w:rPr>
                <w:rFonts w:ascii="Garamond" w:eastAsia="Garamond" w:hAnsi="Garamond" w:cs="Garamond"/>
              </w:rPr>
              <w:t>Water transport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571AEB" w14:textId="77777777" w:rsidR="00E6679D" w:rsidRDefault="00E6679D" w:rsidP="00502638">
            <w:pPr>
              <w:spacing w:before="240"/>
              <w:rPr>
                <w:rFonts w:ascii="Garamond" w:eastAsia="Garamond" w:hAnsi="Garamond" w:cs="Garamond"/>
              </w:rPr>
            </w:pPr>
            <w:r>
              <w:rPr>
                <w:rFonts w:ascii="Garamond" w:eastAsia="Garamond" w:hAnsi="Garamond" w:cs="Garamond"/>
              </w:rPr>
              <w:t>One JHI</w:t>
            </w:r>
          </w:p>
          <w:p w14:paraId="0DB08277" w14:textId="77777777" w:rsidR="00E6679D" w:rsidRDefault="00E6679D" w:rsidP="00502638">
            <w:pPr>
              <w:rPr>
                <w:rFonts w:ascii="Garamond" w:eastAsia="Garamond" w:hAnsi="Garamond" w:cs="Garamond"/>
              </w:rPr>
            </w:pPr>
            <w:r>
              <w:rPr>
                <w:rFonts w:ascii="Garamond" w:eastAsia="Garamond" w:hAnsi="Garamond" w:cs="Garamond"/>
              </w:rPr>
              <w:t>One ASHA</w:t>
            </w:r>
          </w:p>
          <w:p w14:paraId="4789C195" w14:textId="77777777" w:rsidR="00E6679D" w:rsidRDefault="00E6679D" w:rsidP="00502638">
            <w:pPr>
              <w:spacing w:after="240"/>
              <w:rPr>
                <w:rFonts w:ascii="Garamond" w:eastAsia="Garamond" w:hAnsi="Garamond" w:cs="Garamond"/>
              </w:rPr>
            </w:pPr>
            <w:r>
              <w:rPr>
                <w:rFonts w:ascii="Garamond" w:eastAsia="Garamond" w:hAnsi="Garamond" w:cs="Garamond"/>
              </w:rPr>
              <w:t>Male health volunteers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D44D5F" w14:textId="77777777" w:rsidR="00E6679D" w:rsidRDefault="00E6679D" w:rsidP="00502638">
            <w:pPr>
              <w:spacing w:before="240"/>
              <w:rPr>
                <w:rFonts w:ascii="Garamond" w:eastAsia="Garamond" w:hAnsi="Garamond" w:cs="Garamond"/>
              </w:rPr>
            </w:pPr>
            <w:r>
              <w:rPr>
                <w:rFonts w:ascii="Garamond" w:eastAsia="Garamond" w:hAnsi="Garamond" w:cs="Garamond"/>
              </w:rPr>
              <w:t>1.Swab Collection.</w:t>
            </w:r>
          </w:p>
          <w:p w14:paraId="0DA8D9A1" w14:textId="77777777" w:rsidR="00E6679D" w:rsidRDefault="00E6679D" w:rsidP="00502638">
            <w:pPr>
              <w:rPr>
                <w:rFonts w:ascii="Garamond" w:eastAsia="Garamond" w:hAnsi="Garamond" w:cs="Garamond"/>
              </w:rPr>
            </w:pPr>
            <w:r>
              <w:rPr>
                <w:rFonts w:ascii="Garamond" w:eastAsia="Garamond" w:hAnsi="Garamond" w:cs="Garamond"/>
              </w:rPr>
              <w:t>2. Blood smears collection (RDT)</w:t>
            </w:r>
          </w:p>
          <w:p w14:paraId="21B1BE19" w14:textId="77777777" w:rsidR="00E6679D" w:rsidRDefault="00E6679D" w:rsidP="00502638">
            <w:pPr>
              <w:spacing w:after="240"/>
              <w:rPr>
                <w:rFonts w:ascii="Garamond" w:eastAsia="Garamond" w:hAnsi="Garamond" w:cs="Garamond"/>
              </w:rPr>
            </w:pPr>
            <w:r>
              <w:rPr>
                <w:rFonts w:ascii="Garamond" w:eastAsia="Garamond" w:hAnsi="Garamond" w:cs="Garamond"/>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AD678EF" w14:textId="77777777" w:rsidR="00E6679D" w:rsidRDefault="00E6679D" w:rsidP="00502638">
            <w:pPr>
              <w:spacing w:before="240" w:after="240"/>
              <w:ind w:left="141"/>
              <w:rPr>
                <w:rFonts w:ascii="Garamond" w:eastAsia="Garamond" w:hAnsi="Garamond" w:cs="Garamond"/>
              </w:rPr>
            </w:pPr>
            <w:r>
              <w:rPr>
                <w:rFonts w:ascii="Garamond" w:eastAsia="Garamond" w:hAnsi="Garamond" w:cs="Garamond"/>
              </w:rPr>
              <w:t>Surveillance Nodal Officer in control room</w:t>
            </w:r>
          </w:p>
        </w:tc>
      </w:tr>
    </w:tbl>
    <w:p w14:paraId="4B810C29" w14:textId="77777777" w:rsidR="00C923D8" w:rsidRDefault="009B6B2F">
      <w:pPr>
        <w:pStyle w:val="Heading2"/>
        <w:keepNext w:val="0"/>
        <w:keepLines w:val="0"/>
        <w:numPr>
          <w:ilvl w:val="1"/>
          <w:numId w:val="1"/>
        </w:numPr>
        <w:tabs>
          <w:tab w:val="left" w:pos="0"/>
        </w:tabs>
        <w:spacing w:before="360" w:after="0" w:line="360" w:lineRule="auto"/>
      </w:pPr>
      <w:r>
        <w:rPr>
          <w:rFonts w:ascii="Roboto" w:eastAsia="Roboto" w:hAnsi="Roboto" w:cs="Roboto"/>
          <w:color w:val="000000"/>
          <w:sz w:val="34"/>
          <w:szCs w:val="34"/>
        </w:rPr>
        <w:t>Standard Screening Protocol</w:t>
      </w:r>
    </w:p>
    <w:p w14:paraId="30BC544A" w14:textId="77777777" w:rsidR="00C923D8" w:rsidRDefault="009B6B2F">
      <w:pPr>
        <w:spacing w:before="240" w:after="240" w:line="360" w:lineRule="auto"/>
        <w:ind w:left="720"/>
      </w:pPr>
      <w:r>
        <w:rPr>
          <w:noProof/>
        </w:rPr>
        <w:drawing>
          <wp:inline distT="0" distB="0" distL="0" distR="0" wp14:anchorId="5D55CDB9" wp14:editId="3FC21DA8">
            <wp:extent cx="5645150" cy="174307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645150" cy="1743075"/>
                    </a:xfrm>
                    <a:prstGeom prst="rect">
                      <a:avLst/>
                    </a:prstGeom>
                    <a:ln/>
                  </pic:spPr>
                </pic:pic>
              </a:graphicData>
            </a:graphic>
          </wp:inline>
        </w:drawing>
      </w:r>
    </w:p>
    <w:p w14:paraId="43FA7B17" w14:textId="77777777" w:rsidR="00C923D8" w:rsidRDefault="009B6B2F">
      <w:pPr>
        <w:spacing w:before="240" w:after="240" w:line="360" w:lineRule="auto"/>
        <w:ind w:left="720"/>
      </w:pPr>
      <w:r>
        <w:t xml:space="preserve">The screening protocol shall include temperature screening, observation for visible symptoms, and inquiry regarding recent travel or exposure history. Individuals identified as suspects during screening shall be immediately referred to the nearest PHC/FHC for further evaluation, testing, and appropriate action as </w:t>
      </w:r>
      <w:r>
        <w:lastRenderedPageBreak/>
        <w:t>per prevailing guidelines.</w:t>
      </w:r>
    </w:p>
    <w:p w14:paraId="7B5103E2" w14:textId="77777777" w:rsidR="00C923D8" w:rsidRDefault="009B6B2F">
      <w:pPr>
        <w:pStyle w:val="Heading3"/>
        <w:numPr>
          <w:ilvl w:val="0"/>
          <w:numId w:val="22"/>
        </w:numPr>
      </w:pPr>
      <w:bookmarkStart w:id="100" w:name="_87vcmaezbmz6" w:colFirst="0" w:colLast="0"/>
      <w:bookmarkEnd w:id="100"/>
      <w:r>
        <w:rPr>
          <w:b/>
          <w:bCs/>
        </w:rPr>
        <w:t>Pandemic Control Room</w:t>
      </w:r>
    </w:p>
    <w:p w14:paraId="6E0EEFD5" w14:textId="77777777" w:rsidR="00C923D8" w:rsidRDefault="009B6B2F">
      <w:pPr>
        <w:ind w:left="720"/>
      </w:pPr>
      <w:r>
        <w:t>The Pandemic Control Room (PCR) serves as the central nerve center for real-time coordination, data aggregation, decision support, and communication during outbreaks. It consolidates information from all LSGD teams, health facilities and community sources to enable rapid response decisions.</w:t>
      </w:r>
    </w:p>
    <w:p w14:paraId="4E13AC99" w14:textId="77777777" w:rsidR="00C923D8" w:rsidRDefault="009B6B2F">
      <w:pPr>
        <w:pStyle w:val="Heading3"/>
        <w:keepNext w:val="0"/>
        <w:keepLines w:val="0"/>
        <w:numPr>
          <w:ilvl w:val="2"/>
          <w:numId w:val="1"/>
        </w:numPr>
        <w:tabs>
          <w:tab w:val="left" w:pos="0"/>
        </w:tabs>
        <w:spacing w:before="360" w:after="0"/>
        <w:ind w:left="720"/>
      </w:pPr>
      <w:bookmarkStart w:id="101" w:name="_oudwcxg6lxkw" w:colFirst="0" w:colLast="0"/>
      <w:bookmarkEnd w:id="101"/>
      <w:r>
        <w:rPr>
          <w:b/>
          <w:bCs/>
          <w:color w:val="000000"/>
        </w:rPr>
        <w:t>Control Room Infrastructure and Location</w:t>
      </w:r>
    </w:p>
    <w:p w14:paraId="63D14AE9" w14:textId="1B1B2DEC" w:rsidR="00C923D8" w:rsidRDefault="009B6B2F">
      <w:pPr>
        <w:spacing w:before="120" w:after="120" w:line="240" w:lineRule="auto"/>
        <w:ind w:left="720"/>
      </w:pPr>
      <w:r>
        <w:t xml:space="preserve">Primary Location: </w:t>
      </w:r>
      <w:r w:rsidR="00736E4F">
        <w:t>Devikulangara  LSGI</w:t>
      </w:r>
      <w:r>
        <w:t xml:space="preserve"> (LSGD Office / PHC / Community Hall / Other: __)</w:t>
      </w:r>
      <w:r>
        <w:br/>
        <w:t xml:space="preserve">Backup Location: </w:t>
      </w:r>
      <w:r w:rsidR="00567CED">
        <w:t xml:space="preserve">Devikulangara phc </w:t>
      </w:r>
      <w:r>
        <w:t xml:space="preserve"> (in case primary unavailable)</w:t>
      </w:r>
    </w:p>
    <w:p w14:paraId="6F33CAF9" w14:textId="77777777" w:rsidR="00C923D8" w:rsidRDefault="00C923D8">
      <w:pPr>
        <w:pStyle w:val="Heading3"/>
        <w:numPr>
          <w:ilvl w:val="2"/>
          <w:numId w:val="1"/>
        </w:numPr>
        <w:tabs>
          <w:tab w:val="left" w:pos="0"/>
        </w:tabs>
        <w:spacing w:before="120" w:after="120"/>
        <w:ind w:left="720"/>
      </w:pPr>
      <w:bookmarkStart w:id="102" w:name="_yrvg9zxirg5x" w:colFirst="0" w:colLast="0"/>
      <w:bookmarkEnd w:id="102"/>
    </w:p>
    <w:p w14:paraId="30FE95BD" w14:textId="77777777" w:rsidR="00C923D8" w:rsidRDefault="009B6B2F">
      <w:pPr>
        <w:pStyle w:val="Heading3"/>
        <w:numPr>
          <w:ilvl w:val="2"/>
          <w:numId w:val="1"/>
        </w:numPr>
        <w:tabs>
          <w:tab w:val="left" w:pos="0"/>
        </w:tabs>
        <w:spacing w:before="120" w:after="120"/>
        <w:ind w:left="720"/>
      </w:pPr>
      <w:bookmarkStart w:id="103" w:name="_qutixkc9ex1n" w:colFirst="0" w:colLast="0"/>
      <w:bookmarkEnd w:id="103"/>
      <w:r>
        <w:t>Health System Control Room Framework</w:t>
      </w:r>
    </w:p>
    <w:p w14:paraId="31C34110" w14:textId="77777777" w:rsidR="00C923D8" w:rsidRDefault="009B6B2F">
      <w:pPr>
        <w:ind w:left="720"/>
      </w:pPr>
      <w:r>
        <w:t xml:space="preserve">The PCR is organized into </w:t>
      </w:r>
      <w:r>
        <w:rPr>
          <w:b/>
          <w:bCs/>
        </w:rPr>
        <w:t>seven functional pillars</w:t>
      </w:r>
      <w:r>
        <w:t xml:space="preserve"> to ensure no aspect of the response is overlooked:</w:t>
      </w:r>
    </w:p>
    <w:p w14:paraId="2AA3CEA4" w14:textId="77777777" w:rsidR="00C923D8" w:rsidRDefault="009B6B2F">
      <w:pPr>
        <w:pStyle w:val="Heading4"/>
        <w:numPr>
          <w:ilvl w:val="0"/>
          <w:numId w:val="23"/>
        </w:numPr>
        <w:spacing w:before="0" w:after="0"/>
      </w:pPr>
      <w:bookmarkStart w:id="104" w:name="_cvk1t0uivio1" w:colFirst="0" w:colLast="0"/>
      <w:bookmarkEnd w:id="104"/>
      <w:r>
        <w:t>Rapid Response Team (RRT)</w:t>
      </w:r>
    </w:p>
    <w:p w14:paraId="693B3C86" w14:textId="77777777" w:rsidR="00C923D8" w:rsidRDefault="009B6B2F">
      <w:pPr>
        <w:numPr>
          <w:ilvl w:val="1"/>
          <w:numId w:val="23"/>
        </w:numPr>
        <w:spacing w:line="240" w:lineRule="auto"/>
        <w:jc w:val="left"/>
      </w:pPr>
      <w:r>
        <w:t>Provides immediate intervention during emergencies, clusters, and field alerts.​</w:t>
      </w:r>
    </w:p>
    <w:p w14:paraId="208DBD71" w14:textId="77777777" w:rsidR="00C923D8" w:rsidRDefault="009B6B2F">
      <w:pPr>
        <w:numPr>
          <w:ilvl w:val="1"/>
          <w:numId w:val="23"/>
        </w:numPr>
        <w:spacing w:line="240" w:lineRule="auto"/>
        <w:jc w:val="left"/>
      </w:pPr>
      <w:r>
        <w:t>Coordinates urgent actions such as case investigation, contact tracing, isolation, and inter-facility referrals.</w:t>
      </w:r>
    </w:p>
    <w:p w14:paraId="78A96CF1" w14:textId="77777777" w:rsidR="00C923D8" w:rsidRDefault="009B6B2F">
      <w:pPr>
        <w:pStyle w:val="Heading4"/>
        <w:numPr>
          <w:ilvl w:val="0"/>
          <w:numId w:val="23"/>
        </w:numPr>
        <w:spacing w:before="0" w:after="0"/>
      </w:pPr>
      <w:bookmarkStart w:id="105" w:name="_4jbck2ioph8u" w:colFirst="0" w:colLast="0"/>
      <w:bookmarkEnd w:id="105"/>
      <w:r>
        <w:t>Data Management &amp; Analytics Team</w:t>
      </w:r>
    </w:p>
    <w:p w14:paraId="16C5520A" w14:textId="77777777" w:rsidR="00C923D8" w:rsidRDefault="009B6B2F">
      <w:pPr>
        <w:numPr>
          <w:ilvl w:val="1"/>
          <w:numId w:val="23"/>
        </w:numPr>
        <w:spacing w:before="40" w:line="240" w:lineRule="auto"/>
        <w:jc w:val="left"/>
      </w:pPr>
      <w:r>
        <w:t>Collects, validates, and manages key health system indicators (cases, tests, beds, HR, supplies).​</w:t>
      </w:r>
    </w:p>
    <w:p w14:paraId="2AE9001B" w14:textId="77777777" w:rsidR="00C923D8" w:rsidRDefault="009B6B2F">
      <w:pPr>
        <w:numPr>
          <w:ilvl w:val="1"/>
          <w:numId w:val="23"/>
        </w:numPr>
        <w:spacing w:line="240" w:lineRule="auto"/>
        <w:jc w:val="left"/>
      </w:pPr>
      <w:r>
        <w:t>Analyzes data trends, generates projections, and supports evidence-based decision-making for local authorities.</w:t>
      </w:r>
    </w:p>
    <w:p w14:paraId="47B5E7AC" w14:textId="77777777" w:rsidR="00C923D8" w:rsidRDefault="009B6B2F">
      <w:pPr>
        <w:pStyle w:val="Heading4"/>
        <w:numPr>
          <w:ilvl w:val="0"/>
          <w:numId w:val="23"/>
        </w:numPr>
        <w:spacing w:before="0" w:after="0"/>
      </w:pPr>
      <w:bookmarkStart w:id="106" w:name="_jm1mv5wtsy7" w:colFirst="0" w:colLast="0"/>
      <w:bookmarkEnd w:id="106"/>
      <w:r>
        <w:t>Human Resource Deployment Team</w:t>
      </w:r>
    </w:p>
    <w:p w14:paraId="28857F7D" w14:textId="77777777" w:rsidR="00C923D8" w:rsidRDefault="009B6B2F">
      <w:pPr>
        <w:numPr>
          <w:ilvl w:val="1"/>
          <w:numId w:val="23"/>
        </w:numPr>
        <w:spacing w:before="40" w:line="240" w:lineRule="auto"/>
        <w:jc w:val="left"/>
      </w:pPr>
      <w:r>
        <w:t>Allocates healthcare staff efficiently based on workload and need</w:t>
      </w:r>
    </w:p>
    <w:p w14:paraId="24789542" w14:textId="77777777" w:rsidR="00C923D8" w:rsidRDefault="009B6B2F">
      <w:pPr>
        <w:numPr>
          <w:ilvl w:val="1"/>
          <w:numId w:val="23"/>
        </w:numPr>
        <w:spacing w:line="240" w:lineRule="auto"/>
        <w:jc w:val="left"/>
      </w:pPr>
      <w:r>
        <w:t>Ensures adequate and equitable workforce distribution across facilities</w:t>
      </w:r>
    </w:p>
    <w:p w14:paraId="4102DD51" w14:textId="77777777" w:rsidR="00C923D8" w:rsidRDefault="009B6B2F">
      <w:pPr>
        <w:pStyle w:val="Heading4"/>
        <w:numPr>
          <w:ilvl w:val="0"/>
          <w:numId w:val="23"/>
        </w:numPr>
        <w:spacing w:before="0" w:after="0"/>
      </w:pPr>
      <w:bookmarkStart w:id="107" w:name="_haghb1uugx8k" w:colFirst="0" w:colLast="0"/>
      <w:bookmarkEnd w:id="107"/>
      <w:r>
        <w:t>Laboratory Surveillance Team</w:t>
      </w:r>
    </w:p>
    <w:p w14:paraId="25F14C30" w14:textId="77777777" w:rsidR="00C923D8" w:rsidRDefault="009B6B2F">
      <w:pPr>
        <w:numPr>
          <w:ilvl w:val="1"/>
          <w:numId w:val="23"/>
        </w:numPr>
        <w:spacing w:before="40" w:line="240" w:lineRule="auto"/>
        <w:jc w:val="left"/>
      </w:pPr>
      <w:r>
        <w:t>Oversees diagnostic testing coordination, sample transport, and timely reporting of results.​</w:t>
      </w:r>
    </w:p>
    <w:p w14:paraId="35048629" w14:textId="77777777" w:rsidR="00C923D8" w:rsidRDefault="009B6B2F">
      <w:pPr>
        <w:numPr>
          <w:ilvl w:val="1"/>
          <w:numId w:val="23"/>
        </w:numPr>
        <w:spacing w:line="240" w:lineRule="auto"/>
        <w:jc w:val="left"/>
      </w:pPr>
      <w:r>
        <w:t>Monitors lab indicators (testing volume, positivity rate, turnaround time) for early detection of outbreaks</w:t>
      </w:r>
    </w:p>
    <w:p w14:paraId="099B99A1" w14:textId="77777777" w:rsidR="00C923D8" w:rsidRDefault="009B6B2F">
      <w:pPr>
        <w:pStyle w:val="Heading4"/>
        <w:numPr>
          <w:ilvl w:val="0"/>
          <w:numId w:val="23"/>
        </w:numPr>
        <w:spacing w:before="0" w:after="0"/>
      </w:pPr>
      <w:bookmarkStart w:id="108" w:name="_vuo052e9g6jj" w:colFirst="0" w:colLast="0"/>
      <w:bookmarkEnd w:id="108"/>
      <w:r>
        <w:t>Vaccination Cell (If Required)</w:t>
      </w:r>
    </w:p>
    <w:p w14:paraId="31617AF3" w14:textId="77777777" w:rsidR="00C923D8" w:rsidRDefault="009B6B2F">
      <w:pPr>
        <w:numPr>
          <w:ilvl w:val="1"/>
          <w:numId w:val="23"/>
        </w:numPr>
        <w:spacing w:before="40" w:line="240" w:lineRule="auto"/>
        <w:jc w:val="left"/>
      </w:pPr>
      <w:r>
        <w:t>Plans and executes vaccination campaigns, including micro-planning and session scheduling.​</w:t>
      </w:r>
    </w:p>
    <w:p w14:paraId="03B67E5E" w14:textId="77777777" w:rsidR="00C923D8" w:rsidRDefault="009B6B2F">
      <w:pPr>
        <w:numPr>
          <w:ilvl w:val="1"/>
          <w:numId w:val="23"/>
        </w:numPr>
        <w:spacing w:line="240" w:lineRule="auto"/>
        <w:jc w:val="left"/>
      </w:pPr>
      <w:r>
        <w:t>Tracks coverage, identifies gaps, and coordinates corrective actions with field teams and outreach services.</w:t>
      </w:r>
    </w:p>
    <w:p w14:paraId="0B1A9792" w14:textId="77777777" w:rsidR="00C923D8" w:rsidRDefault="009B6B2F">
      <w:pPr>
        <w:pStyle w:val="Heading4"/>
        <w:numPr>
          <w:ilvl w:val="0"/>
          <w:numId w:val="23"/>
        </w:numPr>
        <w:spacing w:before="0" w:after="0"/>
      </w:pPr>
      <w:bookmarkStart w:id="109" w:name="_wcv9svcdl910" w:colFirst="0" w:colLast="0"/>
      <w:bookmarkEnd w:id="109"/>
      <w:r>
        <w:lastRenderedPageBreak/>
        <w:t>Infrastructure &amp; Patient Occupancy Team</w:t>
      </w:r>
    </w:p>
    <w:p w14:paraId="16357117" w14:textId="77777777" w:rsidR="00C923D8" w:rsidRDefault="009B6B2F">
      <w:pPr>
        <w:numPr>
          <w:ilvl w:val="1"/>
          <w:numId w:val="23"/>
        </w:numPr>
        <w:spacing w:before="40" w:line="240" w:lineRule="auto"/>
        <w:jc w:val="left"/>
      </w:pPr>
      <w:r>
        <w:t>Monitors facility capacity, earmarked beds, oxygen and critical care resources across all linked facilities.​</w:t>
      </w:r>
    </w:p>
    <w:p w14:paraId="1B4049E9" w14:textId="77777777" w:rsidR="00C923D8" w:rsidRDefault="009B6B2F">
      <w:pPr>
        <w:numPr>
          <w:ilvl w:val="1"/>
          <w:numId w:val="23"/>
        </w:numPr>
        <w:spacing w:line="240" w:lineRule="auto"/>
        <w:jc w:val="left"/>
      </w:pPr>
      <w:r>
        <w:t>Ensures optimal patient distribution and referral management using updated bed-status and resource data.</w:t>
      </w:r>
    </w:p>
    <w:p w14:paraId="0C603F39" w14:textId="77777777" w:rsidR="00C923D8" w:rsidRDefault="009B6B2F">
      <w:pPr>
        <w:pStyle w:val="Heading4"/>
        <w:numPr>
          <w:ilvl w:val="0"/>
          <w:numId w:val="23"/>
        </w:numPr>
        <w:spacing w:before="0" w:after="0"/>
      </w:pPr>
      <w:bookmarkStart w:id="110" w:name="_8gs7bqg0uwz9" w:colFirst="0" w:colLast="0"/>
      <w:bookmarkEnd w:id="110"/>
      <w:r>
        <w:t>Policy Execution &amp; Strategy Team</w:t>
      </w:r>
    </w:p>
    <w:p w14:paraId="63661D6F" w14:textId="77777777" w:rsidR="00C923D8" w:rsidRDefault="009B6B2F">
      <w:pPr>
        <w:numPr>
          <w:ilvl w:val="1"/>
          <w:numId w:val="23"/>
        </w:numPr>
        <w:spacing w:before="40" w:line="240" w:lineRule="auto"/>
        <w:jc w:val="left"/>
      </w:pPr>
      <w:r>
        <w:t>Implements health policies, SoPs, and government orders within the LSGD jurisdiction.​</w:t>
      </w:r>
    </w:p>
    <w:p w14:paraId="5F842036" w14:textId="77777777" w:rsidR="00C923D8" w:rsidRDefault="009B6B2F">
      <w:pPr>
        <w:numPr>
          <w:ilvl w:val="1"/>
          <w:numId w:val="23"/>
        </w:numPr>
        <w:spacing w:after="180" w:line="240" w:lineRule="auto"/>
        <w:jc w:val="left"/>
      </w:pPr>
      <w:r>
        <w:t>Develops local strategies, reviews compliance, and recommends modifications based on field feedback and data.</w:t>
      </w:r>
    </w:p>
    <w:p w14:paraId="6AD49F3E" w14:textId="77777777" w:rsidR="00C923D8" w:rsidRDefault="00C923D8">
      <w:pPr>
        <w:pStyle w:val="Heading3"/>
        <w:numPr>
          <w:ilvl w:val="2"/>
          <w:numId w:val="1"/>
        </w:numPr>
        <w:tabs>
          <w:tab w:val="left" w:pos="0"/>
        </w:tabs>
        <w:ind w:left="720"/>
      </w:pPr>
      <w:bookmarkStart w:id="111" w:name="_jz5cjbu5gqnu" w:colFirst="0" w:colLast="0"/>
      <w:bookmarkEnd w:id="111"/>
    </w:p>
    <w:p w14:paraId="79EDEF60" w14:textId="77777777" w:rsidR="00C923D8" w:rsidRDefault="009B6B2F">
      <w:pPr>
        <w:pStyle w:val="Heading3"/>
        <w:tabs>
          <w:tab w:val="left" w:pos="0"/>
        </w:tabs>
      </w:pPr>
      <w:bookmarkStart w:id="112" w:name="_rck7hz60t7vn" w:colFirst="0" w:colLast="0"/>
      <w:bookmarkEnd w:id="112"/>
      <w:r>
        <w:t>Key Control Room Team</w:t>
      </w:r>
    </w:p>
    <w:p w14:paraId="38053EC5" w14:textId="77777777" w:rsidR="00C923D8" w:rsidRDefault="009B6B2F">
      <w:r>
        <w:t>The Control Room Team coordinates all pandemic response activities within the LSGD and serves as the single command and communication hub during activation. It integrates information, field actions, logistics, and policy execution across all participating departments and health facilities.</w:t>
      </w:r>
    </w:p>
    <w:p w14:paraId="3C45E003" w14:textId="77777777" w:rsidR="00C923D8" w:rsidRDefault="00C923D8"/>
    <w:p w14:paraId="5FAFA1C3" w14:textId="77777777" w:rsidR="00C923D8" w:rsidRDefault="00C923D8"/>
    <w:tbl>
      <w:tblPr>
        <w:tblStyle w:val="affa"/>
        <w:tblW w:w="10055" w:type="dxa"/>
        <w:tblInd w:w="-13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2975"/>
        <w:gridCol w:w="1410"/>
        <w:gridCol w:w="1485"/>
        <w:gridCol w:w="1650"/>
        <w:gridCol w:w="2535"/>
      </w:tblGrid>
      <w:tr w:rsidR="00C923D8" w14:paraId="1D0E748D" w14:textId="77777777">
        <w:trPr>
          <w:trHeight w:val="825"/>
        </w:trPr>
        <w:tc>
          <w:tcPr>
            <w:tcW w:w="2975" w:type="dxa"/>
            <w:tcBorders>
              <w:top w:val="single" w:sz="8" w:space="0" w:color="DDDDDD"/>
              <w:left w:val="single" w:sz="8" w:space="0" w:color="DDDDDD"/>
              <w:bottom w:val="single" w:sz="8" w:space="0" w:color="DDDDDD"/>
              <w:right w:val="single" w:sz="8" w:space="0" w:color="DDDDDD"/>
            </w:tcBorders>
            <w:shd w:val="clear" w:color="auto" w:fill="F2F2F2"/>
          </w:tcPr>
          <w:p w14:paraId="6FDDAB66" w14:textId="77777777" w:rsidR="00C923D8" w:rsidRDefault="009B6B2F">
            <w:pPr>
              <w:jc w:val="left"/>
            </w:pPr>
            <w:r>
              <w:rPr>
                <w:rFonts w:ascii="Arial" w:eastAsia="Arial" w:hAnsi="Arial" w:cs="Arial"/>
                <w:b/>
                <w:bCs/>
              </w:rPr>
              <w:t>Role</w:t>
            </w:r>
          </w:p>
        </w:tc>
        <w:tc>
          <w:tcPr>
            <w:tcW w:w="1410" w:type="dxa"/>
            <w:tcBorders>
              <w:top w:val="single" w:sz="8" w:space="0" w:color="DDDDDD"/>
              <w:left w:val="single" w:sz="8" w:space="0" w:color="DDDDDD"/>
              <w:bottom w:val="single" w:sz="8" w:space="0" w:color="DDDDDD"/>
              <w:right w:val="single" w:sz="8" w:space="0" w:color="DDDDDD"/>
            </w:tcBorders>
            <w:shd w:val="clear" w:color="auto" w:fill="F2F2F2"/>
          </w:tcPr>
          <w:p w14:paraId="26056809" w14:textId="77777777" w:rsidR="00C923D8" w:rsidRDefault="009B6B2F">
            <w:pPr>
              <w:jc w:val="left"/>
            </w:pPr>
            <w:r>
              <w:rPr>
                <w:rFonts w:ascii="Arial" w:eastAsia="Arial" w:hAnsi="Arial" w:cs="Arial"/>
                <w:b/>
                <w:bCs/>
              </w:rPr>
              <w:t>Name</w:t>
            </w:r>
          </w:p>
        </w:tc>
        <w:tc>
          <w:tcPr>
            <w:tcW w:w="1485" w:type="dxa"/>
            <w:tcBorders>
              <w:top w:val="single" w:sz="8" w:space="0" w:color="DDDDDD"/>
              <w:left w:val="single" w:sz="8" w:space="0" w:color="DDDDDD"/>
              <w:bottom w:val="single" w:sz="8" w:space="0" w:color="DDDDDD"/>
              <w:right w:val="single" w:sz="8" w:space="0" w:color="DDDDDD"/>
            </w:tcBorders>
            <w:shd w:val="clear" w:color="auto" w:fill="F2F2F2"/>
          </w:tcPr>
          <w:p w14:paraId="3874DE0A" w14:textId="77777777" w:rsidR="00C923D8" w:rsidRDefault="009B6B2F">
            <w:pPr>
              <w:jc w:val="left"/>
            </w:pPr>
            <w:r>
              <w:rPr>
                <w:rFonts w:ascii="Arial" w:eastAsia="Arial" w:hAnsi="Arial" w:cs="Arial"/>
                <w:b/>
                <w:bCs/>
              </w:rPr>
              <w:t>Designation</w:t>
            </w:r>
          </w:p>
        </w:tc>
        <w:tc>
          <w:tcPr>
            <w:tcW w:w="1650" w:type="dxa"/>
            <w:tcBorders>
              <w:top w:val="single" w:sz="8" w:space="0" w:color="DDDDDD"/>
              <w:left w:val="single" w:sz="8" w:space="0" w:color="DDDDDD"/>
              <w:bottom w:val="single" w:sz="8" w:space="0" w:color="DDDDDD"/>
              <w:right w:val="single" w:sz="8" w:space="0" w:color="DDDDDD"/>
            </w:tcBorders>
            <w:shd w:val="clear" w:color="auto" w:fill="F2F2F2"/>
          </w:tcPr>
          <w:p w14:paraId="7676E505" w14:textId="77777777" w:rsidR="00C923D8" w:rsidRDefault="009B6B2F">
            <w:pPr>
              <w:jc w:val="left"/>
            </w:pPr>
            <w:r>
              <w:rPr>
                <w:rFonts w:ascii="Arial" w:eastAsia="Arial" w:hAnsi="Arial" w:cs="Arial"/>
                <w:b/>
                <w:bCs/>
              </w:rPr>
              <w:t>Contact Number</w:t>
            </w:r>
          </w:p>
        </w:tc>
        <w:tc>
          <w:tcPr>
            <w:tcW w:w="2535" w:type="dxa"/>
            <w:tcBorders>
              <w:top w:val="single" w:sz="8" w:space="0" w:color="DDDDDD"/>
              <w:left w:val="single" w:sz="8" w:space="0" w:color="DDDDDD"/>
              <w:bottom w:val="single" w:sz="8" w:space="0" w:color="DDDDDD"/>
              <w:right w:val="single" w:sz="8" w:space="0" w:color="DDDDDD"/>
            </w:tcBorders>
            <w:shd w:val="clear" w:color="auto" w:fill="F2F2F2"/>
          </w:tcPr>
          <w:p w14:paraId="4A3CE448" w14:textId="77777777" w:rsidR="00C923D8" w:rsidRDefault="009B6B2F">
            <w:pPr>
              <w:jc w:val="left"/>
            </w:pPr>
            <w:r>
              <w:rPr>
                <w:rFonts w:ascii="Arial" w:eastAsia="Arial" w:hAnsi="Arial" w:cs="Arial"/>
                <w:b/>
                <w:bCs/>
              </w:rPr>
              <w:t>Responsibility</w:t>
            </w:r>
          </w:p>
        </w:tc>
      </w:tr>
      <w:tr w:rsidR="00C923D8" w14:paraId="317F48EA" w14:textId="77777777">
        <w:trPr>
          <w:trHeight w:val="825"/>
        </w:trPr>
        <w:tc>
          <w:tcPr>
            <w:tcW w:w="2975" w:type="dxa"/>
            <w:tcBorders>
              <w:top w:val="single" w:sz="8" w:space="0" w:color="DDDDDD"/>
              <w:left w:val="single" w:sz="8" w:space="0" w:color="DDDDDD"/>
              <w:bottom w:val="single" w:sz="8" w:space="0" w:color="DDDDDD"/>
              <w:right w:val="single" w:sz="8" w:space="0" w:color="DDDDDD"/>
            </w:tcBorders>
          </w:tcPr>
          <w:p w14:paraId="4E9A0942" w14:textId="77777777" w:rsidR="00C923D8" w:rsidRDefault="009B6B2F">
            <w:pPr>
              <w:jc w:val="left"/>
            </w:pPr>
            <w:r>
              <w:rPr>
                <w:rFonts w:ascii="Arial" w:eastAsia="Arial" w:hAnsi="Arial" w:cs="Arial"/>
                <w:b/>
                <w:bCs/>
              </w:rPr>
              <w:t>In-charge/Nodal Officer</w:t>
            </w:r>
          </w:p>
        </w:tc>
        <w:tc>
          <w:tcPr>
            <w:tcW w:w="1410" w:type="dxa"/>
            <w:tcBorders>
              <w:top w:val="single" w:sz="8" w:space="0" w:color="DDDDDD"/>
              <w:left w:val="single" w:sz="8" w:space="0" w:color="DDDDDD"/>
              <w:bottom w:val="single" w:sz="8" w:space="0" w:color="DDDDDD"/>
              <w:right w:val="single" w:sz="8" w:space="0" w:color="DDDDDD"/>
            </w:tcBorders>
          </w:tcPr>
          <w:p w14:paraId="0662001F" w14:textId="7FB96185" w:rsidR="00C923D8" w:rsidRDefault="0098658C">
            <w:pPr>
              <w:jc w:val="left"/>
              <w:rPr>
                <w:rFonts w:ascii="Arial" w:eastAsia="Arial" w:hAnsi="Arial" w:cs="Arial"/>
              </w:rPr>
            </w:pPr>
            <w:r>
              <w:rPr>
                <w:rFonts w:ascii="Arial" w:eastAsia="Arial" w:hAnsi="Arial" w:cs="Arial"/>
              </w:rPr>
              <w:t>D</w:t>
            </w:r>
            <w:r w:rsidR="00A325C2">
              <w:rPr>
                <w:rFonts w:ascii="Arial" w:eastAsia="Arial" w:hAnsi="Arial" w:cs="Arial"/>
              </w:rPr>
              <w:t>r</w:t>
            </w:r>
            <w:r>
              <w:rPr>
                <w:rFonts w:ascii="Arial" w:eastAsia="Arial" w:hAnsi="Arial" w:cs="Arial"/>
              </w:rPr>
              <w:t>.Anoopa</w:t>
            </w:r>
          </w:p>
        </w:tc>
        <w:tc>
          <w:tcPr>
            <w:tcW w:w="1485" w:type="dxa"/>
            <w:tcBorders>
              <w:top w:val="single" w:sz="8" w:space="0" w:color="DDDDDD"/>
              <w:left w:val="single" w:sz="8" w:space="0" w:color="DDDDDD"/>
              <w:bottom w:val="single" w:sz="8" w:space="0" w:color="DDDDDD"/>
              <w:right w:val="single" w:sz="8" w:space="0" w:color="DDDDDD"/>
            </w:tcBorders>
          </w:tcPr>
          <w:p w14:paraId="78AB6240" w14:textId="75876DFB" w:rsidR="00C923D8" w:rsidRDefault="0098658C">
            <w:pPr>
              <w:jc w:val="left"/>
              <w:rPr>
                <w:rFonts w:ascii="Arial" w:eastAsia="Arial" w:hAnsi="Arial" w:cs="Arial"/>
              </w:rPr>
            </w:pPr>
            <w:r>
              <w:rPr>
                <w:rFonts w:ascii="Arial" w:eastAsia="Arial" w:hAnsi="Arial" w:cs="Arial"/>
              </w:rPr>
              <w:t>MO</w:t>
            </w:r>
          </w:p>
        </w:tc>
        <w:tc>
          <w:tcPr>
            <w:tcW w:w="1650" w:type="dxa"/>
            <w:tcBorders>
              <w:top w:val="single" w:sz="8" w:space="0" w:color="DDDDDD"/>
              <w:left w:val="single" w:sz="8" w:space="0" w:color="DDDDDD"/>
              <w:bottom w:val="single" w:sz="8" w:space="0" w:color="DDDDDD"/>
              <w:right w:val="single" w:sz="8" w:space="0" w:color="DDDDDD"/>
            </w:tcBorders>
          </w:tcPr>
          <w:p w14:paraId="61E52BE8" w14:textId="7C3E0E9C" w:rsidR="00C923D8" w:rsidRDefault="0098658C">
            <w:pPr>
              <w:jc w:val="left"/>
              <w:rPr>
                <w:rFonts w:ascii="Arial" w:eastAsia="Arial" w:hAnsi="Arial" w:cs="Arial"/>
              </w:rPr>
            </w:pPr>
            <w:r>
              <w:rPr>
                <w:rFonts w:ascii="Arial" w:eastAsia="Arial" w:hAnsi="Arial" w:cs="Arial"/>
              </w:rPr>
              <w:t>947633650</w:t>
            </w:r>
          </w:p>
        </w:tc>
        <w:tc>
          <w:tcPr>
            <w:tcW w:w="2535" w:type="dxa"/>
            <w:tcBorders>
              <w:top w:val="single" w:sz="8" w:space="0" w:color="DDDDDD"/>
              <w:left w:val="single" w:sz="8" w:space="0" w:color="DDDDDD"/>
              <w:bottom w:val="single" w:sz="8" w:space="0" w:color="DDDDDD"/>
              <w:right w:val="single" w:sz="8" w:space="0" w:color="DDDDDD"/>
            </w:tcBorders>
          </w:tcPr>
          <w:p w14:paraId="2FD24A75" w14:textId="77777777" w:rsidR="00C923D8" w:rsidRDefault="009B6B2F">
            <w:pPr>
              <w:jc w:val="left"/>
            </w:pPr>
            <w:r>
              <w:rPr>
                <w:rFonts w:ascii="Arial" w:eastAsia="Arial" w:hAnsi="Arial" w:cs="Arial"/>
              </w:rPr>
              <w:t>Overall coordination, decision-making, and reporting to the District level.</w:t>
            </w:r>
          </w:p>
        </w:tc>
      </w:tr>
      <w:tr w:rsidR="00C923D8" w14:paraId="65105E68" w14:textId="77777777">
        <w:trPr>
          <w:trHeight w:val="1860"/>
        </w:trPr>
        <w:tc>
          <w:tcPr>
            <w:tcW w:w="2975" w:type="dxa"/>
            <w:tcBorders>
              <w:top w:val="single" w:sz="8" w:space="0" w:color="DDDDDD"/>
              <w:left w:val="single" w:sz="8" w:space="0" w:color="DDDDDD"/>
              <w:bottom w:val="single" w:sz="8" w:space="0" w:color="DDDDDD"/>
              <w:right w:val="single" w:sz="8" w:space="0" w:color="DDDDDD"/>
            </w:tcBorders>
          </w:tcPr>
          <w:p w14:paraId="7B1D0DC0" w14:textId="77777777" w:rsidR="00C923D8" w:rsidRDefault="009B6B2F">
            <w:pPr>
              <w:jc w:val="left"/>
            </w:pPr>
            <w:r>
              <w:rPr>
                <w:rFonts w:ascii="Arial" w:eastAsia="Arial" w:hAnsi="Arial" w:cs="Arial"/>
                <w:b/>
                <w:bCs/>
              </w:rPr>
              <w:t>Data Entry Operator</w:t>
            </w:r>
          </w:p>
        </w:tc>
        <w:tc>
          <w:tcPr>
            <w:tcW w:w="1410" w:type="dxa"/>
            <w:tcBorders>
              <w:top w:val="single" w:sz="8" w:space="0" w:color="DDDDDD"/>
              <w:left w:val="single" w:sz="8" w:space="0" w:color="DDDDDD"/>
              <w:bottom w:val="single" w:sz="8" w:space="0" w:color="DDDDDD"/>
              <w:right w:val="single" w:sz="8" w:space="0" w:color="DDDDDD"/>
            </w:tcBorders>
          </w:tcPr>
          <w:p w14:paraId="24A5694D" w14:textId="5F826FC0" w:rsidR="00C923D8" w:rsidRDefault="001B36D9">
            <w:pPr>
              <w:jc w:val="left"/>
              <w:rPr>
                <w:rFonts w:ascii="Arial" w:eastAsia="Arial" w:hAnsi="Arial" w:cs="Arial"/>
              </w:rPr>
            </w:pPr>
            <w:r>
              <w:rPr>
                <w:rFonts w:ascii="Arial" w:eastAsia="Arial" w:hAnsi="Arial" w:cs="Arial"/>
              </w:rPr>
              <w:t>Mr. Syam</w:t>
            </w:r>
          </w:p>
        </w:tc>
        <w:tc>
          <w:tcPr>
            <w:tcW w:w="1485" w:type="dxa"/>
            <w:tcBorders>
              <w:top w:val="single" w:sz="8" w:space="0" w:color="DDDDDD"/>
              <w:left w:val="single" w:sz="8" w:space="0" w:color="DDDDDD"/>
              <w:bottom w:val="single" w:sz="8" w:space="0" w:color="DDDDDD"/>
              <w:right w:val="single" w:sz="8" w:space="0" w:color="DDDDDD"/>
            </w:tcBorders>
          </w:tcPr>
          <w:p w14:paraId="78C56DD6" w14:textId="4DCAFF3E" w:rsidR="00C923D8" w:rsidRDefault="001B36D9">
            <w:pPr>
              <w:jc w:val="left"/>
              <w:rPr>
                <w:rFonts w:ascii="Arial" w:eastAsia="Arial" w:hAnsi="Arial" w:cs="Arial"/>
              </w:rPr>
            </w:pPr>
            <w:r>
              <w:rPr>
                <w:rFonts w:ascii="Arial" w:eastAsia="Arial" w:hAnsi="Arial" w:cs="Arial"/>
              </w:rPr>
              <w:t>JHI</w:t>
            </w:r>
          </w:p>
        </w:tc>
        <w:tc>
          <w:tcPr>
            <w:tcW w:w="1650" w:type="dxa"/>
            <w:tcBorders>
              <w:top w:val="single" w:sz="8" w:space="0" w:color="DDDDDD"/>
              <w:left w:val="single" w:sz="8" w:space="0" w:color="DDDDDD"/>
              <w:bottom w:val="single" w:sz="8" w:space="0" w:color="DDDDDD"/>
              <w:right w:val="single" w:sz="8" w:space="0" w:color="DDDDDD"/>
            </w:tcBorders>
          </w:tcPr>
          <w:p w14:paraId="491393CB" w14:textId="31751B73" w:rsidR="00C923D8" w:rsidRDefault="001B36D9">
            <w:pPr>
              <w:jc w:val="left"/>
              <w:rPr>
                <w:rFonts w:ascii="Arial" w:eastAsia="Arial" w:hAnsi="Arial" w:cs="Arial"/>
              </w:rPr>
            </w:pPr>
            <w:r>
              <w:rPr>
                <w:rFonts w:ascii="Arial" w:eastAsia="Arial" w:hAnsi="Arial" w:cs="Arial"/>
              </w:rPr>
              <w:t>799400</w:t>
            </w:r>
            <w:r w:rsidR="000E632B">
              <w:rPr>
                <w:rFonts w:ascii="Arial" w:eastAsia="Arial" w:hAnsi="Arial" w:cs="Arial"/>
              </w:rPr>
              <w:t>3516</w:t>
            </w:r>
          </w:p>
        </w:tc>
        <w:tc>
          <w:tcPr>
            <w:tcW w:w="2535" w:type="dxa"/>
            <w:tcBorders>
              <w:top w:val="single" w:sz="8" w:space="0" w:color="DDDDDD"/>
              <w:left w:val="single" w:sz="8" w:space="0" w:color="DDDDDD"/>
              <w:bottom w:val="single" w:sz="8" w:space="0" w:color="DDDDDD"/>
              <w:right w:val="single" w:sz="8" w:space="0" w:color="DDDDDD"/>
            </w:tcBorders>
          </w:tcPr>
          <w:p w14:paraId="0F199FB3" w14:textId="77777777" w:rsidR="00C923D8" w:rsidRDefault="009B6B2F">
            <w:pPr>
              <w:jc w:val="left"/>
            </w:pPr>
            <w:r>
              <w:rPr>
                <w:rFonts w:ascii="Arial" w:eastAsia="Arial" w:hAnsi="Arial" w:cs="Arial"/>
              </w:rPr>
              <w:t>Managing the line list, updating dashboards, and tracking testing results.</w:t>
            </w:r>
          </w:p>
        </w:tc>
      </w:tr>
      <w:tr w:rsidR="00C923D8" w14:paraId="65C57102" w14:textId="77777777">
        <w:trPr>
          <w:trHeight w:val="1796"/>
        </w:trPr>
        <w:tc>
          <w:tcPr>
            <w:tcW w:w="2975" w:type="dxa"/>
            <w:tcBorders>
              <w:top w:val="single" w:sz="8" w:space="0" w:color="DDDDDD"/>
              <w:left w:val="single" w:sz="8" w:space="0" w:color="DDDDDD"/>
              <w:bottom w:val="single" w:sz="8" w:space="0" w:color="DDDDDD"/>
              <w:right w:val="single" w:sz="8" w:space="0" w:color="DDDDDD"/>
            </w:tcBorders>
          </w:tcPr>
          <w:p w14:paraId="4002A774" w14:textId="77777777" w:rsidR="00C923D8" w:rsidRDefault="009B6B2F">
            <w:pPr>
              <w:jc w:val="left"/>
            </w:pPr>
            <w:r>
              <w:rPr>
                <w:rFonts w:ascii="Arial" w:eastAsia="Arial" w:hAnsi="Arial" w:cs="Arial"/>
                <w:b/>
                <w:bCs/>
              </w:rPr>
              <w:t>Communication Officer</w:t>
            </w:r>
          </w:p>
        </w:tc>
        <w:tc>
          <w:tcPr>
            <w:tcW w:w="1410" w:type="dxa"/>
            <w:tcBorders>
              <w:top w:val="single" w:sz="8" w:space="0" w:color="DDDDDD"/>
              <w:left w:val="single" w:sz="8" w:space="0" w:color="DDDDDD"/>
              <w:bottom w:val="single" w:sz="8" w:space="0" w:color="DDDDDD"/>
              <w:right w:val="single" w:sz="8" w:space="0" w:color="DDDDDD"/>
            </w:tcBorders>
          </w:tcPr>
          <w:p w14:paraId="40DEE7A7" w14:textId="4651A7D2" w:rsidR="00C923D8" w:rsidRDefault="000E632B">
            <w:pPr>
              <w:jc w:val="left"/>
              <w:rPr>
                <w:rFonts w:ascii="Arial" w:eastAsia="Arial" w:hAnsi="Arial" w:cs="Arial"/>
              </w:rPr>
            </w:pPr>
            <w:r>
              <w:rPr>
                <w:rFonts w:ascii="Arial" w:eastAsia="Arial" w:hAnsi="Arial" w:cs="Arial"/>
              </w:rPr>
              <w:t>Mr.Shanavas</w:t>
            </w:r>
          </w:p>
        </w:tc>
        <w:tc>
          <w:tcPr>
            <w:tcW w:w="1485" w:type="dxa"/>
            <w:tcBorders>
              <w:top w:val="single" w:sz="8" w:space="0" w:color="DDDDDD"/>
              <w:left w:val="single" w:sz="8" w:space="0" w:color="DDDDDD"/>
              <w:bottom w:val="single" w:sz="8" w:space="0" w:color="DDDDDD"/>
              <w:right w:val="single" w:sz="8" w:space="0" w:color="DDDDDD"/>
            </w:tcBorders>
          </w:tcPr>
          <w:p w14:paraId="4269DBB1" w14:textId="280BF226" w:rsidR="00C923D8" w:rsidRDefault="000E632B">
            <w:pPr>
              <w:jc w:val="left"/>
              <w:rPr>
                <w:rFonts w:ascii="Arial" w:eastAsia="Arial" w:hAnsi="Arial" w:cs="Arial"/>
              </w:rPr>
            </w:pPr>
            <w:r>
              <w:rPr>
                <w:rFonts w:ascii="Arial" w:eastAsia="Arial" w:hAnsi="Arial" w:cs="Arial"/>
              </w:rPr>
              <w:t>HI</w:t>
            </w:r>
          </w:p>
        </w:tc>
        <w:tc>
          <w:tcPr>
            <w:tcW w:w="1650" w:type="dxa"/>
            <w:tcBorders>
              <w:top w:val="single" w:sz="8" w:space="0" w:color="DDDDDD"/>
              <w:left w:val="single" w:sz="8" w:space="0" w:color="DDDDDD"/>
              <w:bottom w:val="single" w:sz="8" w:space="0" w:color="DDDDDD"/>
              <w:right w:val="single" w:sz="8" w:space="0" w:color="DDDDDD"/>
            </w:tcBorders>
          </w:tcPr>
          <w:p w14:paraId="721DEFF6" w14:textId="473FA70B" w:rsidR="00C923D8" w:rsidRDefault="00CC1882">
            <w:pPr>
              <w:jc w:val="left"/>
              <w:rPr>
                <w:rFonts w:ascii="Arial" w:eastAsia="Arial" w:hAnsi="Arial" w:cs="Arial"/>
              </w:rPr>
            </w:pPr>
            <w:r>
              <w:rPr>
                <w:rFonts w:ascii="Arial" w:eastAsia="Arial" w:hAnsi="Arial" w:cs="Arial"/>
              </w:rPr>
              <w:t>944</w:t>
            </w:r>
            <w:r w:rsidR="00DE3FF1">
              <w:rPr>
                <w:rFonts w:ascii="Arial" w:eastAsia="Arial" w:hAnsi="Arial" w:cs="Arial"/>
              </w:rPr>
              <w:t>7087037</w:t>
            </w:r>
          </w:p>
        </w:tc>
        <w:tc>
          <w:tcPr>
            <w:tcW w:w="2535" w:type="dxa"/>
            <w:tcBorders>
              <w:top w:val="single" w:sz="8" w:space="0" w:color="DDDDDD"/>
              <w:left w:val="single" w:sz="8" w:space="0" w:color="DDDDDD"/>
              <w:bottom w:val="single" w:sz="8" w:space="0" w:color="DDDDDD"/>
              <w:right w:val="single" w:sz="8" w:space="0" w:color="DDDDDD"/>
            </w:tcBorders>
          </w:tcPr>
          <w:p w14:paraId="018BA855" w14:textId="77777777" w:rsidR="00C923D8" w:rsidRDefault="009B6B2F">
            <w:pPr>
              <w:jc w:val="left"/>
            </w:pPr>
            <w:r>
              <w:rPr>
                <w:rFonts w:ascii="Arial" w:eastAsia="Arial" w:hAnsi="Arial" w:cs="Arial"/>
              </w:rPr>
              <w:t>Handling the public helpline, coordinating ambulance dispatch, and contact tracing calls.</w:t>
            </w:r>
          </w:p>
        </w:tc>
      </w:tr>
      <w:tr w:rsidR="00FD44F3" w14:paraId="715BE173" w14:textId="77777777">
        <w:trPr>
          <w:trHeight w:val="825"/>
        </w:trPr>
        <w:tc>
          <w:tcPr>
            <w:tcW w:w="2975" w:type="dxa"/>
            <w:tcBorders>
              <w:top w:val="single" w:sz="8" w:space="0" w:color="DDDDDD"/>
              <w:left w:val="single" w:sz="8" w:space="0" w:color="DDDDDD"/>
              <w:bottom w:val="single" w:sz="8" w:space="0" w:color="DDDDDD"/>
              <w:right w:val="single" w:sz="8" w:space="0" w:color="DDDDDD"/>
            </w:tcBorders>
          </w:tcPr>
          <w:p w14:paraId="628D5967" w14:textId="77777777" w:rsidR="00FD44F3" w:rsidRDefault="00FD44F3" w:rsidP="00FD44F3">
            <w:pPr>
              <w:jc w:val="left"/>
            </w:pPr>
            <w:r>
              <w:rPr>
                <w:rFonts w:ascii="Arial" w:eastAsia="Arial" w:hAnsi="Arial" w:cs="Arial"/>
                <w:b/>
                <w:bCs/>
              </w:rPr>
              <w:lastRenderedPageBreak/>
              <w:t>Logistics Coordinator</w:t>
            </w:r>
          </w:p>
        </w:tc>
        <w:tc>
          <w:tcPr>
            <w:tcW w:w="1410" w:type="dxa"/>
            <w:tcBorders>
              <w:top w:val="single" w:sz="8" w:space="0" w:color="DDDDDD"/>
              <w:left w:val="single" w:sz="8" w:space="0" w:color="DDDDDD"/>
              <w:bottom w:val="single" w:sz="8" w:space="0" w:color="DDDDDD"/>
              <w:right w:val="single" w:sz="8" w:space="0" w:color="DDDDDD"/>
            </w:tcBorders>
          </w:tcPr>
          <w:p w14:paraId="63ABBD80" w14:textId="1625D889" w:rsidR="00FD44F3" w:rsidRDefault="00FD44F3" w:rsidP="00FD44F3">
            <w:pPr>
              <w:jc w:val="left"/>
              <w:rPr>
                <w:rFonts w:ascii="Arial" w:eastAsia="Arial" w:hAnsi="Arial" w:cs="Arial"/>
              </w:rPr>
            </w:pPr>
            <w:r>
              <w:rPr>
                <w:rFonts w:ascii="Arial" w:eastAsia="Arial" w:hAnsi="Arial" w:cs="Arial"/>
              </w:rPr>
              <w:t>Mr.Shanavas</w:t>
            </w:r>
          </w:p>
        </w:tc>
        <w:tc>
          <w:tcPr>
            <w:tcW w:w="1485" w:type="dxa"/>
            <w:tcBorders>
              <w:top w:val="single" w:sz="8" w:space="0" w:color="DDDDDD"/>
              <w:left w:val="single" w:sz="8" w:space="0" w:color="DDDDDD"/>
              <w:bottom w:val="single" w:sz="8" w:space="0" w:color="DDDDDD"/>
              <w:right w:val="single" w:sz="8" w:space="0" w:color="DDDDDD"/>
            </w:tcBorders>
          </w:tcPr>
          <w:p w14:paraId="4E91C5B8" w14:textId="44F0BFD5" w:rsidR="00FD44F3" w:rsidRDefault="00FD44F3" w:rsidP="00FD44F3">
            <w:pPr>
              <w:jc w:val="left"/>
              <w:rPr>
                <w:rFonts w:ascii="Arial" w:eastAsia="Arial" w:hAnsi="Arial" w:cs="Arial"/>
              </w:rPr>
            </w:pPr>
            <w:r>
              <w:rPr>
                <w:rFonts w:ascii="Arial" w:eastAsia="Arial" w:hAnsi="Arial" w:cs="Arial"/>
              </w:rPr>
              <w:t>HI</w:t>
            </w:r>
          </w:p>
        </w:tc>
        <w:tc>
          <w:tcPr>
            <w:tcW w:w="1650" w:type="dxa"/>
            <w:tcBorders>
              <w:top w:val="single" w:sz="8" w:space="0" w:color="DDDDDD"/>
              <w:left w:val="single" w:sz="8" w:space="0" w:color="DDDDDD"/>
              <w:bottom w:val="single" w:sz="8" w:space="0" w:color="DDDDDD"/>
              <w:right w:val="single" w:sz="8" w:space="0" w:color="DDDDDD"/>
            </w:tcBorders>
          </w:tcPr>
          <w:p w14:paraId="495B051A" w14:textId="62FC33D4" w:rsidR="00FD44F3" w:rsidRDefault="00FD44F3" w:rsidP="00FD44F3">
            <w:pPr>
              <w:jc w:val="left"/>
              <w:rPr>
                <w:rFonts w:ascii="Arial" w:eastAsia="Arial" w:hAnsi="Arial" w:cs="Arial"/>
              </w:rPr>
            </w:pPr>
            <w:r>
              <w:rPr>
                <w:rFonts w:ascii="Arial" w:eastAsia="Arial" w:hAnsi="Arial" w:cs="Arial"/>
              </w:rPr>
              <w:t>9447087037</w:t>
            </w:r>
          </w:p>
        </w:tc>
        <w:tc>
          <w:tcPr>
            <w:tcW w:w="2535" w:type="dxa"/>
            <w:tcBorders>
              <w:top w:val="single" w:sz="8" w:space="0" w:color="DDDDDD"/>
              <w:left w:val="single" w:sz="8" w:space="0" w:color="DDDDDD"/>
              <w:bottom w:val="single" w:sz="8" w:space="0" w:color="DDDDDD"/>
              <w:right w:val="single" w:sz="8" w:space="0" w:color="DDDDDD"/>
            </w:tcBorders>
          </w:tcPr>
          <w:p w14:paraId="43DF8771" w14:textId="3A0AFAF5" w:rsidR="00FD44F3" w:rsidRDefault="003B5251" w:rsidP="00FD44F3">
            <w:pPr>
              <w:jc w:val="left"/>
              <w:rPr>
                <w:rFonts w:ascii="Arial" w:eastAsia="Arial" w:hAnsi="Arial" w:cs="Arial"/>
              </w:rPr>
            </w:pPr>
            <w:r>
              <w:rPr>
                <w:rFonts w:ascii="Arial" w:eastAsia="Arial" w:hAnsi="Arial" w:cs="Arial"/>
              </w:rPr>
              <w:t>Financial,transport handling</w:t>
            </w:r>
          </w:p>
        </w:tc>
      </w:tr>
      <w:tr w:rsidR="00FD44F3" w14:paraId="2F06BCC8" w14:textId="77777777">
        <w:trPr>
          <w:trHeight w:val="825"/>
        </w:trPr>
        <w:tc>
          <w:tcPr>
            <w:tcW w:w="2975" w:type="dxa"/>
            <w:tcBorders>
              <w:top w:val="single" w:sz="8" w:space="0" w:color="DDDDDD"/>
              <w:left w:val="single" w:sz="8" w:space="0" w:color="DDDDDD"/>
              <w:bottom w:val="single" w:sz="8" w:space="0" w:color="DDDDDD"/>
              <w:right w:val="single" w:sz="8" w:space="0" w:color="DDDDDD"/>
            </w:tcBorders>
          </w:tcPr>
          <w:p w14:paraId="6CE4EC17" w14:textId="77777777" w:rsidR="00FD44F3" w:rsidRDefault="00FD44F3" w:rsidP="00FD44F3">
            <w:r>
              <w:rPr>
                <w:rFonts w:ascii="Arial" w:eastAsia="Arial" w:hAnsi="Arial" w:cs="Arial"/>
                <w:b/>
                <w:bCs/>
              </w:rPr>
              <w:t>Technical Support</w:t>
            </w:r>
            <w:r>
              <w:rPr>
                <w:rFonts w:ascii="Arial" w:eastAsia="Arial" w:hAnsi="Arial" w:cs="Arial"/>
              </w:rPr>
              <w:t xml:space="preserve"> </w:t>
            </w:r>
            <w:r>
              <w:rPr>
                <w:rFonts w:ascii="Arial" w:eastAsia="Arial" w:hAnsi="Arial" w:cs="Arial"/>
                <w:i/>
                <w:iCs/>
              </w:rPr>
              <w:t>(IT/Data)</w:t>
            </w:r>
          </w:p>
        </w:tc>
        <w:tc>
          <w:tcPr>
            <w:tcW w:w="1410" w:type="dxa"/>
            <w:tcBorders>
              <w:top w:val="single" w:sz="8" w:space="0" w:color="DDDDDD"/>
              <w:left w:val="single" w:sz="8" w:space="0" w:color="DDDDDD"/>
              <w:bottom w:val="single" w:sz="8" w:space="0" w:color="DDDDDD"/>
              <w:right w:val="single" w:sz="8" w:space="0" w:color="DDDDDD"/>
            </w:tcBorders>
          </w:tcPr>
          <w:p w14:paraId="25421D2D" w14:textId="43947A18" w:rsidR="00FD44F3" w:rsidRDefault="00FD44F3" w:rsidP="00FD44F3">
            <w:pPr>
              <w:rPr>
                <w:rFonts w:ascii="Arial" w:eastAsia="Arial" w:hAnsi="Arial" w:cs="Arial"/>
              </w:rPr>
            </w:pPr>
            <w:r>
              <w:rPr>
                <w:rFonts w:ascii="Arial" w:eastAsia="Arial" w:hAnsi="Arial" w:cs="Arial"/>
              </w:rPr>
              <w:t>Mrs.Pooja</w:t>
            </w:r>
          </w:p>
        </w:tc>
        <w:tc>
          <w:tcPr>
            <w:tcW w:w="1485" w:type="dxa"/>
            <w:tcBorders>
              <w:top w:val="single" w:sz="8" w:space="0" w:color="DDDDDD"/>
              <w:left w:val="single" w:sz="8" w:space="0" w:color="DDDDDD"/>
              <w:bottom w:val="single" w:sz="8" w:space="0" w:color="DDDDDD"/>
              <w:right w:val="single" w:sz="8" w:space="0" w:color="DDDDDD"/>
            </w:tcBorders>
          </w:tcPr>
          <w:p w14:paraId="746613B2" w14:textId="208EBA23" w:rsidR="00FD44F3" w:rsidRDefault="00FD44F3" w:rsidP="00FD44F3">
            <w:pPr>
              <w:rPr>
                <w:rFonts w:ascii="Arial" w:eastAsia="Arial" w:hAnsi="Arial" w:cs="Arial"/>
              </w:rPr>
            </w:pPr>
            <w:r>
              <w:rPr>
                <w:rFonts w:ascii="Arial" w:eastAsia="Arial" w:hAnsi="Arial" w:cs="Arial"/>
              </w:rPr>
              <w:t>JHI</w:t>
            </w:r>
          </w:p>
        </w:tc>
        <w:tc>
          <w:tcPr>
            <w:tcW w:w="1650" w:type="dxa"/>
            <w:tcBorders>
              <w:top w:val="single" w:sz="8" w:space="0" w:color="DDDDDD"/>
              <w:left w:val="single" w:sz="8" w:space="0" w:color="DDDDDD"/>
              <w:bottom w:val="single" w:sz="8" w:space="0" w:color="DDDDDD"/>
              <w:right w:val="single" w:sz="8" w:space="0" w:color="DDDDDD"/>
            </w:tcBorders>
          </w:tcPr>
          <w:p w14:paraId="0B0E9764" w14:textId="3B45ACD5" w:rsidR="00FD44F3" w:rsidRDefault="00FE1E5D" w:rsidP="00FD44F3">
            <w:pPr>
              <w:rPr>
                <w:rFonts w:ascii="Arial" w:eastAsia="Arial" w:hAnsi="Arial" w:cs="Arial"/>
              </w:rPr>
            </w:pPr>
            <w:r>
              <w:rPr>
                <w:rFonts w:ascii="Arial" w:eastAsia="Arial" w:hAnsi="Arial" w:cs="Arial"/>
              </w:rPr>
              <w:t>7994421447</w:t>
            </w:r>
          </w:p>
        </w:tc>
        <w:tc>
          <w:tcPr>
            <w:tcW w:w="2535" w:type="dxa"/>
            <w:tcBorders>
              <w:top w:val="single" w:sz="8" w:space="0" w:color="DDDDDD"/>
              <w:left w:val="single" w:sz="8" w:space="0" w:color="DDDDDD"/>
              <w:bottom w:val="single" w:sz="8" w:space="0" w:color="DDDDDD"/>
              <w:right w:val="single" w:sz="8" w:space="0" w:color="DDDDDD"/>
            </w:tcBorders>
          </w:tcPr>
          <w:p w14:paraId="49D29764" w14:textId="7AB59CA4" w:rsidR="00FD44F3" w:rsidRDefault="00FD44F3" w:rsidP="00FD44F3">
            <w:pPr>
              <w:rPr>
                <w:rFonts w:ascii="Arial" w:eastAsia="Arial" w:hAnsi="Arial" w:cs="Arial"/>
              </w:rPr>
            </w:pPr>
            <w:r>
              <w:rPr>
                <w:rFonts w:ascii="Arial" w:eastAsia="Arial" w:hAnsi="Arial" w:cs="Arial"/>
              </w:rPr>
              <w:t>Data handiling</w:t>
            </w:r>
          </w:p>
        </w:tc>
      </w:tr>
    </w:tbl>
    <w:p w14:paraId="30851C40" w14:textId="77777777" w:rsidR="00C923D8" w:rsidRDefault="00C923D8"/>
    <w:p w14:paraId="7D9983AF" w14:textId="77777777" w:rsidR="00C923D8" w:rsidRDefault="00C923D8"/>
    <w:p w14:paraId="055DD8DF" w14:textId="77777777" w:rsidR="00C923D8" w:rsidRDefault="009B6B2F">
      <w:pPr>
        <w:spacing w:before="240" w:after="240" w:line="240" w:lineRule="auto"/>
        <w:ind w:left="720"/>
      </w:pPr>
      <w:r>
        <w:rPr>
          <w:b/>
          <w:bCs/>
        </w:rPr>
        <w:t>Key Points:</w:t>
      </w:r>
    </w:p>
    <w:p w14:paraId="7C55A612" w14:textId="77777777" w:rsidR="00C923D8" w:rsidRDefault="009B6B2F">
      <w:pPr>
        <w:numPr>
          <w:ilvl w:val="0"/>
          <w:numId w:val="16"/>
        </w:numPr>
        <w:spacing w:before="240" w:line="240" w:lineRule="auto"/>
        <w:jc w:val="left"/>
      </w:pPr>
      <w:r>
        <w:t>The Control Room shall be staffed with a designated In-charge, data entry personnel, and communication staff with clearly defined roles and shift arrangements.</w:t>
      </w:r>
      <w:r>
        <w:br/>
      </w:r>
    </w:p>
    <w:p w14:paraId="7CD0F02E" w14:textId="77777777" w:rsidR="00C923D8" w:rsidRDefault="009B6B2F">
      <w:pPr>
        <w:numPr>
          <w:ilvl w:val="0"/>
          <w:numId w:val="16"/>
        </w:numPr>
        <w:spacing w:line="240" w:lineRule="auto"/>
        <w:jc w:val="left"/>
      </w:pPr>
      <w:r>
        <w:t>It shall maintain updated records on daily monitoring indicators including new cases, persons under active quarantine, and hospital bed occupancy.</w:t>
      </w:r>
      <w:r>
        <w:br/>
      </w:r>
    </w:p>
    <w:p w14:paraId="769B076C" w14:textId="77777777" w:rsidR="00C923D8" w:rsidRDefault="009B6B2F">
      <w:pPr>
        <w:numPr>
          <w:ilvl w:val="0"/>
          <w:numId w:val="16"/>
        </w:numPr>
        <w:spacing w:line="240" w:lineRule="auto"/>
        <w:jc w:val="left"/>
      </w:pPr>
      <w:r>
        <w:t>All reports and situation updates shall be shared daily with the Block and District Surveillance Unit.</w:t>
      </w:r>
      <w:r>
        <w:br/>
      </w:r>
    </w:p>
    <w:p w14:paraId="3478BE09" w14:textId="77777777" w:rsidR="00C923D8" w:rsidRDefault="009B6B2F">
      <w:pPr>
        <w:numPr>
          <w:ilvl w:val="0"/>
          <w:numId w:val="16"/>
        </w:numPr>
        <w:spacing w:line="240" w:lineRule="auto"/>
        <w:jc w:val="left"/>
      </w:pPr>
      <w:r>
        <w:t>The Control Room shall act as a single point of contact for coordination with response teams, health institutions, and other departments.</w:t>
      </w:r>
      <w:r>
        <w:br/>
      </w:r>
    </w:p>
    <w:p w14:paraId="171F263B" w14:textId="77777777" w:rsidR="00C923D8" w:rsidRDefault="009B6B2F">
      <w:pPr>
        <w:numPr>
          <w:ilvl w:val="0"/>
          <w:numId w:val="16"/>
        </w:numPr>
        <w:spacing w:after="240" w:line="240" w:lineRule="auto"/>
        <w:jc w:val="left"/>
      </w:pPr>
      <w:r>
        <w:t>Contact details of the Control Room shall be widely communicated to field staff and stakeholders during activation.</w:t>
      </w:r>
    </w:p>
    <w:p w14:paraId="210A5970" w14:textId="77777777" w:rsidR="00C923D8" w:rsidRDefault="009B6B2F">
      <w:pPr>
        <w:pStyle w:val="Heading3"/>
        <w:numPr>
          <w:ilvl w:val="2"/>
          <w:numId w:val="1"/>
        </w:numPr>
        <w:tabs>
          <w:tab w:val="left" w:pos="0"/>
        </w:tabs>
        <w:spacing w:before="240" w:after="240"/>
        <w:ind w:left="720"/>
        <w:jc w:val="left"/>
      </w:pPr>
      <w:bookmarkStart w:id="113" w:name="_3we3jwd5svlg" w:colFirst="0" w:colLast="0"/>
      <w:bookmarkEnd w:id="113"/>
      <w:r>
        <w:rPr>
          <w:b/>
          <w:bCs/>
        </w:rPr>
        <w:t>Daily Monitoring Indicators</w:t>
      </w:r>
    </w:p>
    <w:p w14:paraId="2515D36A" w14:textId="77777777" w:rsidR="00C923D8" w:rsidRDefault="009B6B2F">
      <w:pPr>
        <w:ind w:left="720"/>
      </w:pPr>
      <w:r>
        <w:t>To ensure timely decision-making and effective response, the following key indicators shall be monitored and updated on a daily basis by the Pandemic Control Room:</w:t>
      </w:r>
    </w:p>
    <w:p w14:paraId="515C460D" w14:textId="77777777" w:rsidR="00C923D8" w:rsidRDefault="009B6B2F">
      <w:pPr>
        <w:pStyle w:val="Heading3"/>
        <w:keepNext w:val="0"/>
        <w:keepLines w:val="0"/>
        <w:numPr>
          <w:ilvl w:val="0"/>
          <w:numId w:val="24"/>
        </w:numPr>
        <w:spacing w:before="280" w:after="0"/>
      </w:pPr>
      <w:bookmarkStart w:id="114" w:name="_mk3upfi1erm" w:colFirst="0" w:colLast="0"/>
      <w:bookmarkEnd w:id="114"/>
      <w:r>
        <w:rPr>
          <w:b/>
          <w:bCs/>
          <w:color w:val="000000"/>
          <w:sz w:val="26"/>
          <w:szCs w:val="26"/>
        </w:rPr>
        <w:t>Epidemiological Indicators:</w:t>
      </w:r>
    </w:p>
    <w:p w14:paraId="5BF83192" w14:textId="77777777" w:rsidR="00C923D8" w:rsidRDefault="009B6B2F">
      <w:pPr>
        <w:spacing w:before="240" w:after="240" w:line="240" w:lineRule="auto"/>
        <w:ind w:left="1440"/>
        <w:jc w:val="left"/>
      </w:pPr>
      <w:r>
        <w:t>New cases reported today, Total active cases</w:t>
      </w:r>
      <w:r>
        <w:rPr>
          <w:i/>
          <w:iCs/>
        </w:rPr>
        <w:t xml:space="preserve">, </w:t>
      </w:r>
      <w:r>
        <w:t>Test Positivity Rate (TPR), Case Fatality Rate (CFR)</w:t>
      </w:r>
    </w:p>
    <w:p w14:paraId="5B928781" w14:textId="77777777" w:rsidR="00C923D8" w:rsidRDefault="009B6B2F">
      <w:pPr>
        <w:numPr>
          <w:ilvl w:val="0"/>
          <w:numId w:val="24"/>
        </w:numPr>
        <w:spacing w:before="240" w:after="240" w:line="240" w:lineRule="auto"/>
        <w:jc w:val="left"/>
      </w:pPr>
      <w:r>
        <w:rPr>
          <w:b/>
          <w:bCs/>
        </w:rPr>
        <w:t>Surveillance Indicators:</w:t>
      </w:r>
    </w:p>
    <w:p w14:paraId="1F65350F" w14:textId="77777777" w:rsidR="00C923D8" w:rsidRDefault="009B6B2F">
      <w:pPr>
        <w:spacing w:before="240" w:after="240" w:line="240" w:lineRule="auto"/>
        <w:ind w:left="1440"/>
      </w:pPr>
      <w:r>
        <w:t>Persons under home quarantine, High-risk contacts identified, Fever, ILI, SARI or other symptoms (syndromic surges), Travellers (symptomatic or high-risk arrivals),Animal husbandry surveillance (zoonotic alerts, unusual animal deaths, poultry/bird flu signals), Mortality surveillance (excess deaths, unexplained fatalities, verbal autopsy reports)</w:t>
      </w:r>
    </w:p>
    <w:p w14:paraId="08B14816" w14:textId="77777777" w:rsidR="00C923D8" w:rsidRDefault="009B6B2F">
      <w:pPr>
        <w:numPr>
          <w:ilvl w:val="0"/>
          <w:numId w:val="24"/>
        </w:numPr>
        <w:spacing w:before="240" w:after="240" w:line="240" w:lineRule="auto"/>
        <w:jc w:val="left"/>
      </w:pPr>
      <w:r>
        <w:rPr>
          <w:b/>
          <w:bCs/>
        </w:rPr>
        <w:lastRenderedPageBreak/>
        <w:t>Logistics and Infrastructure Indicators:</w:t>
      </w:r>
    </w:p>
    <w:p w14:paraId="142719FC" w14:textId="77777777" w:rsidR="00C923D8" w:rsidRDefault="009B6B2F">
      <w:pPr>
        <w:spacing w:before="240" w:after="240" w:line="240" w:lineRule="auto"/>
        <w:ind w:left="1440"/>
        <w:jc w:val="left"/>
      </w:pPr>
      <w:r>
        <w:t>Hospital / CFLTC beds occupied, Oxygen cylinders / concentrators available, Ambulances on standby</w:t>
      </w:r>
    </w:p>
    <w:p w14:paraId="3B1C8F8B" w14:textId="77777777" w:rsidR="00C923D8" w:rsidRDefault="009B6B2F">
      <w:pPr>
        <w:numPr>
          <w:ilvl w:val="0"/>
          <w:numId w:val="24"/>
        </w:numPr>
        <w:spacing w:before="360" w:line="240" w:lineRule="auto"/>
        <w:jc w:val="left"/>
      </w:pPr>
      <w:r>
        <w:rPr>
          <w:b/>
          <w:bCs/>
        </w:rPr>
        <w:t>Alert Findings</w:t>
      </w:r>
    </w:p>
    <w:p w14:paraId="51BBADC6" w14:textId="77777777" w:rsidR="00C923D8" w:rsidRDefault="009B6B2F">
      <w:pPr>
        <w:spacing w:before="120" w:after="120" w:line="240" w:lineRule="auto"/>
        <w:ind w:left="1440"/>
      </w:pPr>
      <w:r>
        <w:t xml:space="preserve">The following table outlines category-specific </w:t>
      </w:r>
      <w:r>
        <w:rPr>
          <w:b/>
          <w:bCs/>
        </w:rPr>
        <w:t>trigger points (red flags)</w:t>
      </w:r>
      <w:r>
        <w:t xml:space="preserve"> from surveillance indicators and corresponding immediate actions for the Pandemic Control Room. These enable rapid response to alert findings like testing anomalies, positive cases exceeding thresholds, clusters, and WGS reports.</w:t>
      </w:r>
    </w:p>
    <w:p w14:paraId="28065C73" w14:textId="77777777" w:rsidR="00C923D8" w:rsidRDefault="00C923D8">
      <w:pPr>
        <w:spacing w:before="120" w:after="120" w:line="240" w:lineRule="auto"/>
        <w:ind w:left="1440"/>
        <w:jc w:val="left"/>
      </w:pPr>
    </w:p>
    <w:tbl>
      <w:tblPr>
        <w:tblStyle w:val="affb"/>
        <w:tblW w:w="9330" w:type="dxa"/>
        <w:tblInd w:w="295"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000" w:firstRow="0" w:lastRow="0" w:firstColumn="0" w:lastColumn="0" w:noHBand="0" w:noVBand="0"/>
      </w:tblPr>
      <w:tblGrid>
        <w:gridCol w:w="1500"/>
        <w:gridCol w:w="4605"/>
        <w:gridCol w:w="3225"/>
      </w:tblGrid>
      <w:tr w:rsidR="00C923D8" w14:paraId="434EDC17" w14:textId="77777777">
        <w:trPr>
          <w:trHeight w:val="555"/>
        </w:trPr>
        <w:tc>
          <w:tcPr>
            <w:tcW w:w="1500" w:type="dxa"/>
            <w:tcBorders>
              <w:top w:val="single" w:sz="8" w:space="0" w:color="1F1F1F"/>
              <w:left w:val="single" w:sz="8" w:space="0" w:color="1F1F1F"/>
              <w:bottom w:val="single" w:sz="8" w:space="0" w:color="1F1F1F"/>
              <w:right w:val="single" w:sz="8" w:space="0" w:color="1F1F1F"/>
            </w:tcBorders>
            <w:shd w:val="clear" w:color="auto" w:fill="EFEFEF"/>
          </w:tcPr>
          <w:p w14:paraId="17156140" w14:textId="77777777" w:rsidR="00C923D8" w:rsidRDefault="009B6B2F">
            <w:pPr>
              <w:spacing w:after="480"/>
              <w:jc w:val="left"/>
            </w:pPr>
            <w:r>
              <w:rPr>
                <w:rFonts w:ascii="Arial" w:eastAsia="Arial" w:hAnsi="Arial" w:cs="Arial"/>
                <w:b/>
                <w:bCs/>
                <w:color w:val="1F1F1F"/>
              </w:rPr>
              <w:t>Category</w:t>
            </w:r>
          </w:p>
        </w:tc>
        <w:tc>
          <w:tcPr>
            <w:tcW w:w="4605" w:type="dxa"/>
            <w:tcBorders>
              <w:top w:val="single" w:sz="8" w:space="0" w:color="1F1F1F"/>
              <w:left w:val="single" w:sz="8" w:space="0" w:color="1F1F1F"/>
              <w:bottom w:val="single" w:sz="8" w:space="0" w:color="1F1F1F"/>
              <w:right w:val="single" w:sz="8" w:space="0" w:color="1F1F1F"/>
            </w:tcBorders>
            <w:shd w:val="clear" w:color="auto" w:fill="EFEFEF"/>
          </w:tcPr>
          <w:p w14:paraId="2A4093F1" w14:textId="77777777" w:rsidR="00C923D8" w:rsidRDefault="009B6B2F">
            <w:pPr>
              <w:spacing w:after="480"/>
              <w:jc w:val="left"/>
            </w:pPr>
            <w:r>
              <w:rPr>
                <w:rFonts w:ascii="Arial" w:eastAsia="Arial" w:hAnsi="Arial" w:cs="Arial"/>
                <w:b/>
                <w:bCs/>
                <w:color w:val="1F1F1F"/>
              </w:rPr>
              <w:t>Trigger Point (Red Flag)</w:t>
            </w:r>
          </w:p>
        </w:tc>
        <w:tc>
          <w:tcPr>
            <w:tcW w:w="3225" w:type="dxa"/>
            <w:tcBorders>
              <w:top w:val="single" w:sz="8" w:space="0" w:color="1F1F1F"/>
              <w:left w:val="single" w:sz="8" w:space="0" w:color="1F1F1F"/>
              <w:bottom w:val="single" w:sz="8" w:space="0" w:color="1F1F1F"/>
              <w:right w:val="single" w:sz="8" w:space="0" w:color="1F1F1F"/>
            </w:tcBorders>
            <w:shd w:val="clear" w:color="auto" w:fill="EFEFEF"/>
          </w:tcPr>
          <w:p w14:paraId="0A78472A" w14:textId="77777777" w:rsidR="00C923D8" w:rsidRDefault="009B6B2F">
            <w:pPr>
              <w:spacing w:after="480"/>
              <w:jc w:val="left"/>
            </w:pPr>
            <w:r>
              <w:rPr>
                <w:rFonts w:ascii="Arial" w:eastAsia="Arial" w:hAnsi="Arial" w:cs="Arial"/>
                <w:b/>
                <w:bCs/>
                <w:color w:val="1F1F1F"/>
              </w:rPr>
              <w:t>Immediate Action</w:t>
            </w:r>
          </w:p>
        </w:tc>
      </w:tr>
      <w:tr w:rsidR="00C923D8" w14:paraId="543FC296" w14:textId="77777777">
        <w:trPr>
          <w:trHeight w:val="1117"/>
        </w:trPr>
        <w:tc>
          <w:tcPr>
            <w:tcW w:w="1500" w:type="dxa"/>
            <w:tcBorders>
              <w:top w:val="single" w:sz="8" w:space="0" w:color="1F1F1F"/>
              <w:left w:val="single" w:sz="8" w:space="0" w:color="1F1F1F"/>
              <w:bottom w:val="single" w:sz="8" w:space="0" w:color="1F1F1F"/>
              <w:right w:val="single" w:sz="8" w:space="0" w:color="1F1F1F"/>
            </w:tcBorders>
          </w:tcPr>
          <w:p w14:paraId="435E4349" w14:textId="77777777" w:rsidR="00C923D8" w:rsidRDefault="009B6B2F">
            <w:pPr>
              <w:spacing w:after="480"/>
              <w:jc w:val="left"/>
            </w:pPr>
            <w:r>
              <w:rPr>
                <w:rFonts w:ascii="Arial" w:eastAsia="Arial" w:hAnsi="Arial" w:cs="Arial"/>
                <w:b/>
                <w:bCs/>
                <w:color w:val="1F1F1F"/>
              </w:rPr>
              <w:t>Clusters</w:t>
            </w:r>
          </w:p>
        </w:tc>
        <w:tc>
          <w:tcPr>
            <w:tcW w:w="4605" w:type="dxa"/>
            <w:tcBorders>
              <w:top w:val="single" w:sz="8" w:space="0" w:color="1F1F1F"/>
              <w:left w:val="single" w:sz="8" w:space="0" w:color="1F1F1F"/>
              <w:bottom w:val="single" w:sz="8" w:space="0" w:color="1F1F1F"/>
              <w:right w:val="single" w:sz="8" w:space="0" w:color="1F1F1F"/>
            </w:tcBorders>
          </w:tcPr>
          <w:p w14:paraId="124814B3" w14:textId="77777777" w:rsidR="00C923D8" w:rsidRDefault="009B6B2F">
            <w:pPr>
              <w:spacing w:after="480"/>
              <w:jc w:val="left"/>
            </w:pPr>
            <w:r>
              <w:rPr>
                <w:rFonts w:ascii="Arial" w:eastAsia="Arial" w:hAnsi="Arial" w:cs="Arial"/>
                <w:b/>
                <w:bCs/>
                <w:color w:val="1F1F1F"/>
              </w:rPr>
              <w:t>Geographical or facility-based:</w:t>
            </w:r>
            <w:r>
              <w:rPr>
                <w:rFonts w:ascii="Arial" w:eastAsia="Arial" w:hAnsi="Arial" w:cs="Arial"/>
                <w:color w:val="1F1F1F"/>
              </w:rPr>
              <w:t xml:space="preserve"> 5+ cases linked to one location (office, school, street).</w:t>
            </w:r>
          </w:p>
        </w:tc>
        <w:tc>
          <w:tcPr>
            <w:tcW w:w="3225" w:type="dxa"/>
            <w:tcBorders>
              <w:top w:val="single" w:sz="8" w:space="0" w:color="1F1F1F"/>
              <w:left w:val="single" w:sz="8" w:space="0" w:color="1F1F1F"/>
              <w:bottom w:val="single" w:sz="8" w:space="0" w:color="1F1F1F"/>
              <w:right w:val="single" w:sz="8" w:space="0" w:color="1F1F1F"/>
            </w:tcBorders>
          </w:tcPr>
          <w:p w14:paraId="724ECDF2" w14:textId="77777777" w:rsidR="00C923D8" w:rsidRDefault="009B6B2F">
            <w:pPr>
              <w:spacing w:line="240" w:lineRule="auto"/>
              <w:jc w:val="left"/>
            </w:pPr>
            <w:r>
              <w:rPr>
                <w:rFonts w:ascii="Arial" w:eastAsia="Arial" w:hAnsi="Arial" w:cs="Arial"/>
              </w:rPr>
              <w:t>Declare a micro-containment zone; perimeter control and active case finding.</w:t>
            </w:r>
          </w:p>
        </w:tc>
      </w:tr>
      <w:tr w:rsidR="00C923D8" w14:paraId="74123020" w14:textId="77777777">
        <w:trPr>
          <w:trHeight w:val="1951"/>
        </w:trPr>
        <w:tc>
          <w:tcPr>
            <w:tcW w:w="1500" w:type="dxa"/>
            <w:tcBorders>
              <w:top w:val="single" w:sz="8" w:space="0" w:color="1F1F1F"/>
              <w:left w:val="single" w:sz="8" w:space="0" w:color="1F1F1F"/>
              <w:bottom w:val="single" w:sz="8" w:space="0" w:color="1F1F1F"/>
              <w:right w:val="single" w:sz="8" w:space="0" w:color="1F1F1F"/>
            </w:tcBorders>
          </w:tcPr>
          <w:p w14:paraId="2D18D022" w14:textId="77777777" w:rsidR="00C923D8" w:rsidRDefault="009B6B2F">
            <w:pPr>
              <w:spacing w:after="480"/>
              <w:jc w:val="left"/>
            </w:pPr>
            <w:r>
              <w:rPr>
                <w:rFonts w:ascii="Arial" w:eastAsia="Arial" w:hAnsi="Arial" w:cs="Arial"/>
                <w:b/>
                <w:bCs/>
                <w:color w:val="1F1F1F"/>
              </w:rPr>
              <w:t>Testing</w:t>
            </w:r>
          </w:p>
        </w:tc>
        <w:tc>
          <w:tcPr>
            <w:tcW w:w="4605" w:type="dxa"/>
            <w:tcBorders>
              <w:top w:val="single" w:sz="8" w:space="0" w:color="1F1F1F"/>
              <w:left w:val="single" w:sz="8" w:space="0" w:color="1F1F1F"/>
              <w:bottom w:val="single" w:sz="8" w:space="0" w:color="1F1F1F"/>
              <w:right w:val="single" w:sz="8" w:space="0" w:color="1F1F1F"/>
            </w:tcBorders>
          </w:tcPr>
          <w:p w14:paraId="2BF56173" w14:textId="77777777" w:rsidR="00C923D8" w:rsidRDefault="009B6B2F">
            <w:pPr>
              <w:spacing w:after="480"/>
              <w:jc w:val="left"/>
            </w:pPr>
            <w:r>
              <w:rPr>
                <w:rFonts w:ascii="Arial" w:eastAsia="Arial" w:hAnsi="Arial" w:cs="Arial"/>
                <w:color w:val="1F1F1F"/>
              </w:rPr>
              <w:t>Sudden drop in testing volume / delay in reporting / unusual testing trends</w:t>
            </w:r>
          </w:p>
        </w:tc>
        <w:tc>
          <w:tcPr>
            <w:tcW w:w="3225" w:type="dxa"/>
            <w:tcBorders>
              <w:top w:val="single" w:sz="8" w:space="0" w:color="1F1F1F"/>
              <w:left w:val="single" w:sz="8" w:space="0" w:color="1F1F1F"/>
              <w:bottom w:val="single" w:sz="8" w:space="0" w:color="1F1F1F"/>
              <w:right w:val="single" w:sz="8" w:space="0" w:color="1F1F1F"/>
            </w:tcBorders>
          </w:tcPr>
          <w:p w14:paraId="7FA83BFC" w14:textId="77777777" w:rsidR="00C923D8" w:rsidRDefault="009B6B2F">
            <w:pPr>
              <w:spacing w:after="480"/>
              <w:jc w:val="left"/>
            </w:pPr>
            <w:r>
              <w:rPr>
                <w:rFonts w:ascii="Arial" w:eastAsia="Arial" w:hAnsi="Arial" w:cs="Arial"/>
                <w:color w:val="1F1F1F"/>
              </w:rPr>
              <w:t>Review the sample collection process, address lab bottlenecks, deploy additional testing teams, and notify</w:t>
            </w:r>
            <w:r>
              <w:rPr>
                <w:color w:val="1F1F1F"/>
                <w:sz w:val="21"/>
                <w:szCs w:val="21"/>
              </w:rPr>
              <w:t xml:space="preserve"> the District Lab.</w:t>
            </w:r>
          </w:p>
        </w:tc>
      </w:tr>
      <w:tr w:rsidR="00C923D8" w14:paraId="73E6D55E" w14:textId="77777777">
        <w:trPr>
          <w:trHeight w:val="784"/>
        </w:trPr>
        <w:tc>
          <w:tcPr>
            <w:tcW w:w="1500" w:type="dxa"/>
            <w:tcBorders>
              <w:top w:val="single" w:sz="8" w:space="0" w:color="1F1F1F"/>
              <w:left w:val="single" w:sz="8" w:space="0" w:color="1F1F1F"/>
              <w:bottom w:val="single" w:sz="8" w:space="0" w:color="1F1F1F"/>
              <w:right w:val="single" w:sz="8" w:space="0" w:color="1F1F1F"/>
            </w:tcBorders>
          </w:tcPr>
          <w:p w14:paraId="78CD25F2" w14:textId="77777777" w:rsidR="00C923D8" w:rsidRDefault="009B6B2F">
            <w:pPr>
              <w:spacing w:after="480"/>
              <w:jc w:val="left"/>
            </w:pPr>
            <w:r>
              <w:rPr>
                <w:rFonts w:ascii="Arial" w:eastAsia="Arial" w:hAnsi="Arial" w:cs="Arial"/>
                <w:b/>
                <w:bCs/>
                <w:color w:val="1F1F1F"/>
              </w:rPr>
              <w:t>Lab</w:t>
            </w:r>
          </w:p>
        </w:tc>
        <w:tc>
          <w:tcPr>
            <w:tcW w:w="4605" w:type="dxa"/>
            <w:tcBorders>
              <w:top w:val="single" w:sz="8" w:space="0" w:color="1F1F1F"/>
              <w:left w:val="single" w:sz="8" w:space="0" w:color="1F1F1F"/>
              <w:bottom w:val="single" w:sz="8" w:space="0" w:color="1F1F1F"/>
              <w:right w:val="single" w:sz="8" w:space="0" w:color="1F1F1F"/>
            </w:tcBorders>
          </w:tcPr>
          <w:p w14:paraId="7135AB86" w14:textId="77777777" w:rsidR="00C923D8" w:rsidRDefault="009B6B2F">
            <w:pPr>
              <w:spacing w:after="480"/>
              <w:jc w:val="left"/>
            </w:pPr>
            <w:r>
              <w:rPr>
                <w:rFonts w:ascii="Arial" w:eastAsia="Arial" w:hAnsi="Arial" w:cs="Arial"/>
                <w:color w:val="1F1F1F"/>
              </w:rPr>
              <w:t>Test Positivity rate increases</w:t>
            </w:r>
          </w:p>
        </w:tc>
        <w:tc>
          <w:tcPr>
            <w:tcW w:w="3225" w:type="dxa"/>
            <w:tcBorders>
              <w:top w:val="single" w:sz="8" w:space="0" w:color="1F1F1F"/>
              <w:left w:val="single" w:sz="8" w:space="0" w:color="1F1F1F"/>
              <w:bottom w:val="single" w:sz="8" w:space="0" w:color="1F1F1F"/>
              <w:right w:val="single" w:sz="8" w:space="0" w:color="1F1F1F"/>
            </w:tcBorders>
          </w:tcPr>
          <w:p w14:paraId="33022233" w14:textId="77777777" w:rsidR="00C923D8" w:rsidRDefault="009B6B2F">
            <w:pPr>
              <w:spacing w:after="480"/>
              <w:jc w:val="left"/>
            </w:pPr>
            <w:r>
              <w:rPr>
                <w:rFonts w:ascii="Arial" w:eastAsia="Arial" w:hAnsi="Arial" w:cs="Arial"/>
                <w:color w:val="1F1F1F"/>
              </w:rPr>
              <w:t>Increase testing sites in that ward.</w:t>
            </w:r>
          </w:p>
        </w:tc>
      </w:tr>
      <w:tr w:rsidR="00C923D8" w14:paraId="7F06D254" w14:textId="77777777">
        <w:trPr>
          <w:trHeight w:val="825"/>
        </w:trPr>
        <w:tc>
          <w:tcPr>
            <w:tcW w:w="1500" w:type="dxa"/>
            <w:tcBorders>
              <w:top w:val="single" w:sz="8" w:space="0" w:color="1F1F1F"/>
              <w:left w:val="single" w:sz="8" w:space="0" w:color="1F1F1F"/>
              <w:bottom w:val="single" w:sz="8" w:space="0" w:color="1F1F1F"/>
              <w:right w:val="single" w:sz="8" w:space="0" w:color="1F1F1F"/>
            </w:tcBorders>
          </w:tcPr>
          <w:p w14:paraId="799464FD" w14:textId="77777777" w:rsidR="00C923D8" w:rsidRDefault="009B6B2F">
            <w:pPr>
              <w:spacing w:after="480"/>
              <w:jc w:val="left"/>
            </w:pPr>
            <w:r>
              <w:rPr>
                <w:rFonts w:ascii="Arial" w:eastAsia="Arial" w:hAnsi="Arial" w:cs="Arial"/>
                <w:b/>
                <w:bCs/>
                <w:color w:val="1F1F1F"/>
              </w:rPr>
              <w:t>Hospital</w:t>
            </w:r>
          </w:p>
        </w:tc>
        <w:tc>
          <w:tcPr>
            <w:tcW w:w="4605" w:type="dxa"/>
            <w:tcBorders>
              <w:top w:val="single" w:sz="8" w:space="0" w:color="1F1F1F"/>
              <w:left w:val="single" w:sz="8" w:space="0" w:color="1F1F1F"/>
              <w:bottom w:val="single" w:sz="8" w:space="0" w:color="1F1F1F"/>
              <w:right w:val="single" w:sz="8" w:space="0" w:color="1F1F1F"/>
            </w:tcBorders>
          </w:tcPr>
          <w:p w14:paraId="4CF34934" w14:textId="77777777" w:rsidR="00C923D8" w:rsidRDefault="009B6B2F">
            <w:pPr>
              <w:spacing w:after="480"/>
              <w:jc w:val="left"/>
            </w:pPr>
            <w:r>
              <w:rPr>
                <w:rFonts w:ascii="Arial" w:eastAsia="Arial" w:hAnsi="Arial" w:cs="Arial"/>
                <w:color w:val="1F1F1F"/>
              </w:rPr>
              <w:t>&gt;80% Oxygen bed occupancy</w:t>
            </w:r>
          </w:p>
        </w:tc>
        <w:tc>
          <w:tcPr>
            <w:tcW w:w="3225" w:type="dxa"/>
            <w:tcBorders>
              <w:top w:val="single" w:sz="8" w:space="0" w:color="1F1F1F"/>
              <w:left w:val="single" w:sz="8" w:space="0" w:color="1F1F1F"/>
              <w:bottom w:val="single" w:sz="8" w:space="0" w:color="1F1F1F"/>
              <w:right w:val="single" w:sz="8" w:space="0" w:color="1F1F1F"/>
            </w:tcBorders>
          </w:tcPr>
          <w:p w14:paraId="2C4C1D25" w14:textId="77777777" w:rsidR="00C923D8" w:rsidRDefault="009B6B2F">
            <w:pPr>
              <w:spacing w:after="480"/>
              <w:jc w:val="left"/>
            </w:pPr>
            <w:r>
              <w:rPr>
                <w:rFonts w:ascii="Arial" w:eastAsia="Arial" w:hAnsi="Arial" w:cs="Arial"/>
                <w:color w:val="1F1F1F"/>
              </w:rPr>
              <w:t>Activate backup/CFLTC beds.</w:t>
            </w:r>
          </w:p>
        </w:tc>
      </w:tr>
      <w:tr w:rsidR="00C923D8" w14:paraId="11C86CBD" w14:textId="77777777">
        <w:trPr>
          <w:trHeight w:val="825"/>
        </w:trPr>
        <w:tc>
          <w:tcPr>
            <w:tcW w:w="1500" w:type="dxa"/>
            <w:tcBorders>
              <w:top w:val="single" w:sz="8" w:space="0" w:color="1F1F1F"/>
              <w:left w:val="single" w:sz="8" w:space="0" w:color="1F1F1F"/>
              <w:bottom w:val="single" w:sz="8" w:space="0" w:color="1F1F1F"/>
              <w:right w:val="single" w:sz="8" w:space="0" w:color="1F1F1F"/>
            </w:tcBorders>
          </w:tcPr>
          <w:p w14:paraId="43BFE211" w14:textId="77777777" w:rsidR="00C923D8" w:rsidRDefault="009B6B2F">
            <w:pPr>
              <w:spacing w:after="480"/>
              <w:jc w:val="left"/>
            </w:pPr>
            <w:r>
              <w:rPr>
                <w:rFonts w:ascii="Arial" w:eastAsia="Arial" w:hAnsi="Arial" w:cs="Arial"/>
                <w:b/>
                <w:bCs/>
                <w:color w:val="1F1F1F"/>
              </w:rPr>
              <w:t>Travel</w:t>
            </w:r>
          </w:p>
        </w:tc>
        <w:tc>
          <w:tcPr>
            <w:tcW w:w="4605" w:type="dxa"/>
            <w:tcBorders>
              <w:top w:val="single" w:sz="8" w:space="0" w:color="1F1F1F"/>
              <w:left w:val="single" w:sz="8" w:space="0" w:color="1F1F1F"/>
              <w:bottom w:val="single" w:sz="8" w:space="0" w:color="1F1F1F"/>
              <w:right w:val="single" w:sz="8" w:space="0" w:color="1F1F1F"/>
            </w:tcBorders>
          </w:tcPr>
          <w:p w14:paraId="33508244" w14:textId="77777777" w:rsidR="00C923D8" w:rsidRDefault="009B6B2F">
            <w:pPr>
              <w:spacing w:after="480"/>
              <w:jc w:val="left"/>
            </w:pPr>
            <w:r>
              <w:rPr>
                <w:rFonts w:ascii="Arial" w:eastAsia="Arial" w:hAnsi="Arial" w:cs="Arial"/>
                <w:color w:val="1F1F1F"/>
              </w:rPr>
              <w:t>Cluster of cases from a single flight/train or high-risk arrival group.</w:t>
            </w:r>
          </w:p>
        </w:tc>
        <w:tc>
          <w:tcPr>
            <w:tcW w:w="3225" w:type="dxa"/>
            <w:tcBorders>
              <w:top w:val="single" w:sz="8" w:space="0" w:color="1F1F1F"/>
              <w:left w:val="single" w:sz="8" w:space="0" w:color="1F1F1F"/>
              <w:bottom w:val="single" w:sz="8" w:space="0" w:color="1F1F1F"/>
              <w:right w:val="single" w:sz="8" w:space="0" w:color="1F1F1F"/>
            </w:tcBorders>
          </w:tcPr>
          <w:p w14:paraId="32A2273F" w14:textId="77777777" w:rsidR="00C923D8" w:rsidRDefault="009B6B2F">
            <w:pPr>
              <w:spacing w:after="480"/>
              <w:jc w:val="left"/>
            </w:pPr>
            <w:r>
              <w:rPr>
                <w:rFonts w:ascii="Arial" w:eastAsia="Arial" w:hAnsi="Arial" w:cs="Arial"/>
                <w:color w:val="1F1F1F"/>
              </w:rPr>
              <w:t xml:space="preserve">Trace all passengers in adjacent seats; implement mandatory institutional </w:t>
            </w:r>
            <w:r>
              <w:rPr>
                <w:rFonts w:ascii="Arial" w:eastAsia="Arial" w:hAnsi="Arial" w:cs="Arial"/>
                <w:color w:val="1F1F1F"/>
              </w:rPr>
              <w:lastRenderedPageBreak/>
              <w:t>quarantine.</w:t>
            </w:r>
          </w:p>
        </w:tc>
      </w:tr>
      <w:tr w:rsidR="00C923D8" w14:paraId="35354D45" w14:textId="77777777">
        <w:trPr>
          <w:trHeight w:val="825"/>
        </w:trPr>
        <w:tc>
          <w:tcPr>
            <w:tcW w:w="1500" w:type="dxa"/>
            <w:tcBorders>
              <w:top w:val="single" w:sz="8" w:space="0" w:color="1F1F1F"/>
              <w:left w:val="single" w:sz="8" w:space="0" w:color="1F1F1F"/>
              <w:bottom w:val="single" w:sz="8" w:space="0" w:color="1F1F1F"/>
              <w:right w:val="single" w:sz="8" w:space="0" w:color="1F1F1F"/>
            </w:tcBorders>
          </w:tcPr>
          <w:p w14:paraId="510041C3" w14:textId="77777777" w:rsidR="00C923D8" w:rsidRDefault="009B6B2F">
            <w:pPr>
              <w:spacing w:after="480"/>
              <w:jc w:val="left"/>
            </w:pPr>
            <w:r>
              <w:rPr>
                <w:rFonts w:ascii="Arial" w:eastAsia="Arial" w:hAnsi="Arial" w:cs="Arial"/>
                <w:b/>
                <w:bCs/>
                <w:color w:val="1F1F1F"/>
              </w:rPr>
              <w:lastRenderedPageBreak/>
              <w:t>Animal</w:t>
            </w:r>
          </w:p>
        </w:tc>
        <w:tc>
          <w:tcPr>
            <w:tcW w:w="4605" w:type="dxa"/>
            <w:tcBorders>
              <w:top w:val="single" w:sz="8" w:space="0" w:color="1F1F1F"/>
              <w:left w:val="single" w:sz="8" w:space="0" w:color="1F1F1F"/>
              <w:bottom w:val="single" w:sz="8" w:space="0" w:color="1F1F1F"/>
              <w:right w:val="single" w:sz="8" w:space="0" w:color="1F1F1F"/>
            </w:tcBorders>
          </w:tcPr>
          <w:p w14:paraId="11E7AB09" w14:textId="77777777" w:rsidR="00C923D8" w:rsidRDefault="009B6B2F">
            <w:pPr>
              <w:spacing w:after="480"/>
              <w:jc w:val="left"/>
            </w:pPr>
            <w:r>
              <w:rPr>
                <w:rFonts w:ascii="Arial" w:eastAsia="Arial" w:hAnsi="Arial" w:cs="Arial"/>
                <w:color w:val="1F1F1F"/>
              </w:rPr>
              <w:t>Mass poultry/wildlife death or unusual sickness</w:t>
            </w:r>
          </w:p>
        </w:tc>
        <w:tc>
          <w:tcPr>
            <w:tcW w:w="3225" w:type="dxa"/>
            <w:tcBorders>
              <w:top w:val="single" w:sz="8" w:space="0" w:color="1F1F1F"/>
              <w:left w:val="single" w:sz="8" w:space="0" w:color="1F1F1F"/>
              <w:bottom w:val="single" w:sz="8" w:space="0" w:color="1F1F1F"/>
              <w:right w:val="single" w:sz="8" w:space="0" w:color="1F1F1F"/>
            </w:tcBorders>
          </w:tcPr>
          <w:p w14:paraId="7F993FE6" w14:textId="77777777" w:rsidR="00C923D8" w:rsidRDefault="009B6B2F">
            <w:pPr>
              <w:spacing w:after="480"/>
              <w:jc w:val="left"/>
            </w:pPr>
            <w:r>
              <w:rPr>
                <w:rFonts w:ascii="Arial" w:eastAsia="Arial" w:hAnsi="Arial" w:cs="Arial"/>
                <w:color w:val="1F1F1F"/>
              </w:rPr>
              <w:t>Notify Animal Husbandry, sample the area, and dispatch RRT for environmental sampling and zoonotic check.</w:t>
            </w:r>
          </w:p>
        </w:tc>
      </w:tr>
      <w:tr w:rsidR="00C923D8" w14:paraId="4BDC56F0" w14:textId="77777777">
        <w:trPr>
          <w:trHeight w:val="825"/>
        </w:trPr>
        <w:tc>
          <w:tcPr>
            <w:tcW w:w="1500" w:type="dxa"/>
            <w:tcBorders>
              <w:top w:val="single" w:sz="8" w:space="0" w:color="1F1F1F"/>
              <w:left w:val="single" w:sz="8" w:space="0" w:color="1F1F1F"/>
              <w:bottom w:val="single" w:sz="8" w:space="0" w:color="1F1F1F"/>
              <w:right w:val="single" w:sz="8" w:space="0" w:color="1F1F1F"/>
            </w:tcBorders>
          </w:tcPr>
          <w:p w14:paraId="58E22D80" w14:textId="77777777" w:rsidR="00C923D8" w:rsidRDefault="009B6B2F">
            <w:pPr>
              <w:spacing w:after="480"/>
              <w:jc w:val="left"/>
            </w:pPr>
            <w:r>
              <w:rPr>
                <w:rFonts w:ascii="Arial" w:eastAsia="Arial" w:hAnsi="Arial" w:cs="Arial"/>
                <w:b/>
                <w:bCs/>
                <w:color w:val="1F1F1F"/>
              </w:rPr>
              <w:t>Mortality</w:t>
            </w:r>
          </w:p>
        </w:tc>
        <w:tc>
          <w:tcPr>
            <w:tcW w:w="4605" w:type="dxa"/>
            <w:tcBorders>
              <w:top w:val="single" w:sz="8" w:space="0" w:color="1F1F1F"/>
              <w:left w:val="single" w:sz="8" w:space="0" w:color="1F1F1F"/>
              <w:bottom w:val="single" w:sz="8" w:space="0" w:color="1F1F1F"/>
              <w:right w:val="single" w:sz="8" w:space="0" w:color="1F1F1F"/>
            </w:tcBorders>
          </w:tcPr>
          <w:p w14:paraId="77F874BE" w14:textId="77777777" w:rsidR="00C923D8" w:rsidRDefault="009B6B2F">
            <w:pPr>
              <w:spacing w:after="480"/>
              <w:jc w:val="left"/>
            </w:pPr>
            <w:r>
              <w:rPr>
                <w:rFonts w:ascii="Arial" w:eastAsia="Arial" w:hAnsi="Arial" w:cs="Arial"/>
                <w:color w:val="1F1F1F"/>
              </w:rPr>
              <w:t>Sudden spike in home deaths or brought-in-dead (BID) cases</w:t>
            </w:r>
          </w:p>
        </w:tc>
        <w:tc>
          <w:tcPr>
            <w:tcW w:w="3225" w:type="dxa"/>
            <w:tcBorders>
              <w:top w:val="single" w:sz="8" w:space="0" w:color="1F1F1F"/>
              <w:left w:val="single" w:sz="8" w:space="0" w:color="1F1F1F"/>
              <w:bottom w:val="single" w:sz="8" w:space="0" w:color="1F1F1F"/>
              <w:right w:val="single" w:sz="8" w:space="0" w:color="1F1F1F"/>
            </w:tcBorders>
          </w:tcPr>
          <w:p w14:paraId="11A396C9" w14:textId="77777777" w:rsidR="00C923D8" w:rsidRDefault="009B6B2F">
            <w:pPr>
              <w:spacing w:after="480"/>
              <w:jc w:val="left"/>
            </w:pPr>
            <w:r>
              <w:rPr>
                <w:rFonts w:ascii="Arial" w:eastAsia="Arial" w:hAnsi="Arial" w:cs="Arial"/>
                <w:color w:val="1F1F1F"/>
              </w:rPr>
              <w:t xml:space="preserve"> Audit the deaths and Active Case Search drive</w:t>
            </w:r>
          </w:p>
        </w:tc>
      </w:tr>
      <w:tr w:rsidR="00C923D8" w14:paraId="24FD791E" w14:textId="77777777">
        <w:trPr>
          <w:trHeight w:val="825"/>
        </w:trPr>
        <w:tc>
          <w:tcPr>
            <w:tcW w:w="1500" w:type="dxa"/>
            <w:tcBorders>
              <w:top w:val="single" w:sz="8" w:space="0" w:color="1F1F1F"/>
              <w:left w:val="single" w:sz="8" w:space="0" w:color="1F1F1F"/>
              <w:bottom w:val="single" w:sz="8" w:space="0" w:color="1F1F1F"/>
              <w:right w:val="single" w:sz="8" w:space="0" w:color="1F1F1F"/>
            </w:tcBorders>
          </w:tcPr>
          <w:p w14:paraId="5F001EAF" w14:textId="77777777" w:rsidR="00C923D8" w:rsidRDefault="009B6B2F">
            <w:pPr>
              <w:spacing w:after="480"/>
              <w:jc w:val="left"/>
            </w:pPr>
            <w:r>
              <w:rPr>
                <w:rFonts w:ascii="Arial" w:eastAsia="Arial" w:hAnsi="Arial" w:cs="Arial"/>
                <w:b/>
                <w:bCs/>
                <w:color w:val="1F1F1F"/>
              </w:rPr>
              <w:t>Whole Genome Sequencing (WGS)</w:t>
            </w:r>
          </w:p>
        </w:tc>
        <w:tc>
          <w:tcPr>
            <w:tcW w:w="4605" w:type="dxa"/>
            <w:tcBorders>
              <w:top w:val="single" w:sz="8" w:space="0" w:color="1F1F1F"/>
              <w:left w:val="single" w:sz="8" w:space="0" w:color="1F1F1F"/>
              <w:bottom w:val="single" w:sz="8" w:space="0" w:color="1F1F1F"/>
              <w:right w:val="single" w:sz="8" w:space="0" w:color="1F1F1F"/>
            </w:tcBorders>
          </w:tcPr>
          <w:p w14:paraId="22A61630" w14:textId="77777777" w:rsidR="00C923D8" w:rsidRDefault="009B6B2F">
            <w:pPr>
              <w:spacing w:after="480"/>
              <w:jc w:val="left"/>
            </w:pPr>
            <w:r>
              <w:rPr>
                <w:rFonts w:ascii="Arial" w:eastAsia="Arial" w:hAnsi="Arial" w:cs="Arial"/>
                <w:color w:val="1F1F1F"/>
              </w:rPr>
              <w:t xml:space="preserve">Detection of a </w:t>
            </w:r>
            <w:r>
              <w:rPr>
                <w:rFonts w:ascii="Arial" w:eastAsia="Arial" w:hAnsi="Arial" w:cs="Arial"/>
                <w:b/>
                <w:bCs/>
                <w:color w:val="1F1F1F"/>
              </w:rPr>
              <w:t>Variant of Concern (VOC) or Variant of Interest (VOI)</w:t>
            </w:r>
          </w:p>
        </w:tc>
        <w:tc>
          <w:tcPr>
            <w:tcW w:w="3225" w:type="dxa"/>
            <w:tcBorders>
              <w:top w:val="single" w:sz="8" w:space="0" w:color="1F1F1F"/>
              <w:left w:val="single" w:sz="8" w:space="0" w:color="1F1F1F"/>
              <w:bottom w:val="single" w:sz="8" w:space="0" w:color="1F1F1F"/>
              <w:right w:val="single" w:sz="8" w:space="0" w:color="1F1F1F"/>
            </w:tcBorders>
          </w:tcPr>
          <w:p w14:paraId="58ADF784" w14:textId="77777777" w:rsidR="00C923D8" w:rsidRDefault="009B6B2F">
            <w:pPr>
              <w:spacing w:after="480"/>
              <w:jc w:val="left"/>
            </w:pPr>
            <w:r>
              <w:rPr>
                <w:rFonts w:ascii="Arial" w:eastAsia="Arial" w:hAnsi="Arial" w:cs="Arial"/>
                <w:color w:val="1F1F1F"/>
              </w:rPr>
              <w:t>Implement strict micro-containment; update clinical protocols to match variant severity.</w:t>
            </w:r>
          </w:p>
        </w:tc>
      </w:tr>
    </w:tbl>
    <w:p w14:paraId="2B1C3889" w14:textId="77777777" w:rsidR="00C923D8" w:rsidRDefault="00C923D8">
      <w:pPr>
        <w:jc w:val="left"/>
      </w:pPr>
    </w:p>
    <w:p w14:paraId="74B1A1EE" w14:textId="77777777" w:rsidR="00C923D8" w:rsidRDefault="00C923D8">
      <w:pPr>
        <w:jc w:val="left"/>
      </w:pPr>
    </w:p>
    <w:p w14:paraId="5D9E1036" w14:textId="77777777" w:rsidR="00C923D8" w:rsidRDefault="00C923D8">
      <w:pPr>
        <w:jc w:val="left"/>
      </w:pPr>
    </w:p>
    <w:p w14:paraId="13E0BF10" w14:textId="77777777" w:rsidR="00C923D8" w:rsidRDefault="00C923D8">
      <w:pPr>
        <w:jc w:val="left"/>
      </w:pPr>
    </w:p>
    <w:p w14:paraId="300E7B51" w14:textId="77777777" w:rsidR="00C923D8" w:rsidRDefault="00C923D8">
      <w:pPr>
        <w:jc w:val="left"/>
      </w:pPr>
    </w:p>
    <w:p w14:paraId="369D963D" w14:textId="77777777" w:rsidR="00C923D8" w:rsidRDefault="00C923D8">
      <w:pPr>
        <w:jc w:val="left"/>
      </w:pPr>
    </w:p>
    <w:p w14:paraId="56996465" w14:textId="77777777" w:rsidR="00C923D8" w:rsidRDefault="009B6B2F">
      <w:pPr>
        <w:pStyle w:val="Heading3"/>
        <w:keepNext w:val="0"/>
        <w:keepLines w:val="0"/>
        <w:numPr>
          <w:ilvl w:val="0"/>
          <w:numId w:val="22"/>
        </w:numPr>
        <w:spacing w:before="360" w:after="0"/>
        <w:jc w:val="left"/>
      </w:pPr>
      <w:bookmarkStart w:id="115" w:name="_f4obgvebeprm" w:colFirst="0" w:colLast="0"/>
      <w:bookmarkEnd w:id="115"/>
      <w:r>
        <w:rPr>
          <w:b/>
          <w:bCs/>
        </w:rPr>
        <w:t>Communication of Public Health Information</w:t>
      </w:r>
    </w:p>
    <w:p w14:paraId="55AD6669" w14:textId="48EB6621" w:rsidR="00C923D8" w:rsidRPr="003B5251" w:rsidRDefault="009B6B2F">
      <w:pPr>
        <w:spacing w:before="240" w:after="240" w:line="240" w:lineRule="auto"/>
        <w:ind w:left="720"/>
      </w:pPr>
      <w:r>
        <w:t xml:space="preserve">A </w:t>
      </w:r>
      <w:r w:rsidRPr="003B5251">
        <w:t>Community Communication Hub shall be established to ensure timely, accurate, and consistent dissemination of information during a pandemic. The Hub will function under the coordination act as the nodal point for public communication, risk messaging, and community engagement. It will support dissemination of official advisories, promote preventive behaviors, address rumors and misinformation, and ensure that messages reach all sections of the population through trusted local channels and leaders.</w:t>
      </w:r>
    </w:p>
    <w:p w14:paraId="783E9D50" w14:textId="77777777" w:rsidR="00C923D8" w:rsidRDefault="009B6B2F">
      <w:pPr>
        <w:pStyle w:val="Heading3"/>
        <w:numPr>
          <w:ilvl w:val="2"/>
          <w:numId w:val="1"/>
        </w:numPr>
        <w:tabs>
          <w:tab w:val="left" w:pos="0"/>
        </w:tabs>
        <w:ind w:left="720"/>
      </w:pPr>
      <w:bookmarkStart w:id="116" w:name="_ix1g22g74ncx" w:colFirst="0" w:colLast="0"/>
      <w:bookmarkEnd w:id="116"/>
      <w:r>
        <w:t>Key communicators</w:t>
      </w:r>
    </w:p>
    <w:p w14:paraId="1525F7BB" w14:textId="77777777" w:rsidR="00C923D8" w:rsidRDefault="00C923D8">
      <w:pPr>
        <w:ind w:left="720"/>
      </w:pPr>
    </w:p>
    <w:tbl>
      <w:tblPr>
        <w:tblStyle w:val="affc"/>
        <w:tblW w:w="9270" w:type="dxa"/>
        <w:tblInd w:w="-309"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2839"/>
        <w:gridCol w:w="3146"/>
        <w:gridCol w:w="3285"/>
      </w:tblGrid>
      <w:tr w:rsidR="00C923D8" w14:paraId="78CDE2E7" w14:textId="77777777" w:rsidTr="00353701">
        <w:trPr>
          <w:trHeight w:val="540"/>
        </w:trPr>
        <w:tc>
          <w:tcPr>
            <w:tcW w:w="2839" w:type="dxa"/>
            <w:tcBorders>
              <w:top w:val="single" w:sz="8" w:space="0" w:color="DDDDDD"/>
              <w:left w:val="single" w:sz="8" w:space="0" w:color="DDDDDD"/>
              <w:bottom w:val="single" w:sz="8" w:space="0" w:color="DDDDDD"/>
              <w:right w:val="single" w:sz="8" w:space="0" w:color="DDDDDD"/>
            </w:tcBorders>
            <w:shd w:val="clear" w:color="auto" w:fill="F2F2F2"/>
          </w:tcPr>
          <w:p w14:paraId="6C9D8989" w14:textId="77777777" w:rsidR="00C923D8" w:rsidRDefault="009B6B2F">
            <w:pPr>
              <w:jc w:val="center"/>
            </w:pPr>
            <w:r>
              <w:rPr>
                <w:rFonts w:ascii="Arial" w:eastAsia="Arial" w:hAnsi="Arial" w:cs="Arial"/>
                <w:b/>
                <w:bCs/>
              </w:rPr>
              <w:lastRenderedPageBreak/>
              <w:t>Channel</w:t>
            </w:r>
          </w:p>
        </w:tc>
        <w:tc>
          <w:tcPr>
            <w:tcW w:w="3146" w:type="dxa"/>
            <w:tcBorders>
              <w:top w:val="single" w:sz="8" w:space="0" w:color="DDDDDD"/>
              <w:left w:val="single" w:sz="8" w:space="0" w:color="DDDDDD"/>
              <w:bottom w:val="single" w:sz="8" w:space="0" w:color="DDDDDD"/>
              <w:right w:val="single" w:sz="8" w:space="0" w:color="DDDDDD"/>
            </w:tcBorders>
            <w:shd w:val="clear" w:color="auto" w:fill="F2F2F2"/>
          </w:tcPr>
          <w:p w14:paraId="72B24D58" w14:textId="77777777" w:rsidR="00C923D8" w:rsidRDefault="009B6B2F">
            <w:pPr>
              <w:jc w:val="left"/>
            </w:pPr>
            <w:r>
              <w:rPr>
                <w:rFonts w:ascii="Arial" w:eastAsia="Arial" w:hAnsi="Arial" w:cs="Arial"/>
                <w:b/>
                <w:bCs/>
              </w:rPr>
              <w:t>Responsible Person</w:t>
            </w:r>
          </w:p>
        </w:tc>
        <w:tc>
          <w:tcPr>
            <w:tcW w:w="3285" w:type="dxa"/>
            <w:tcBorders>
              <w:top w:val="single" w:sz="8" w:space="0" w:color="DDDDDD"/>
              <w:left w:val="single" w:sz="8" w:space="0" w:color="DDDDDD"/>
              <w:bottom w:val="single" w:sz="8" w:space="0" w:color="DDDDDD"/>
              <w:right w:val="single" w:sz="8" w:space="0" w:color="DDDDDD"/>
            </w:tcBorders>
            <w:shd w:val="clear" w:color="auto" w:fill="F2F2F2"/>
          </w:tcPr>
          <w:p w14:paraId="3D4E1D7C" w14:textId="77777777" w:rsidR="00C923D8" w:rsidRDefault="009B6B2F">
            <w:pPr>
              <w:jc w:val="center"/>
            </w:pPr>
            <w:r>
              <w:rPr>
                <w:rFonts w:ascii="Arial" w:eastAsia="Arial" w:hAnsi="Arial" w:cs="Arial"/>
                <w:b/>
                <w:bCs/>
              </w:rPr>
              <w:t>Contact</w:t>
            </w:r>
          </w:p>
        </w:tc>
      </w:tr>
      <w:tr w:rsidR="00C923D8" w14:paraId="71B9487B" w14:textId="77777777" w:rsidTr="00353701">
        <w:trPr>
          <w:trHeight w:val="540"/>
        </w:trPr>
        <w:tc>
          <w:tcPr>
            <w:tcW w:w="2839" w:type="dxa"/>
            <w:tcBorders>
              <w:top w:val="single" w:sz="8" w:space="0" w:color="DDDDDD"/>
              <w:left w:val="single" w:sz="8" w:space="0" w:color="DDDDDD"/>
              <w:bottom w:val="single" w:sz="8" w:space="0" w:color="DDDDDD"/>
              <w:right w:val="single" w:sz="8" w:space="0" w:color="DDDDDD"/>
            </w:tcBorders>
          </w:tcPr>
          <w:p w14:paraId="0D86B55A" w14:textId="77777777" w:rsidR="00C923D8" w:rsidRDefault="009B6B2F">
            <w:r>
              <w:rPr>
                <w:rFonts w:ascii="Arial" w:eastAsia="Arial" w:hAnsi="Arial" w:cs="Arial"/>
              </w:rPr>
              <w:t>Ward-level announcements</w:t>
            </w:r>
          </w:p>
        </w:tc>
        <w:tc>
          <w:tcPr>
            <w:tcW w:w="3146" w:type="dxa"/>
            <w:tcBorders>
              <w:top w:val="single" w:sz="8" w:space="0" w:color="DDDDDD"/>
              <w:left w:val="single" w:sz="8" w:space="0" w:color="DDDDDD"/>
              <w:bottom w:val="single" w:sz="8" w:space="0" w:color="DDDDDD"/>
              <w:right w:val="single" w:sz="8" w:space="0" w:color="DDDDDD"/>
            </w:tcBorders>
          </w:tcPr>
          <w:p w14:paraId="03E7F3DF" w14:textId="77777777" w:rsidR="00C923D8" w:rsidRDefault="009B6B2F">
            <w:pPr>
              <w:ind w:left="720"/>
              <w:rPr>
                <w:rFonts w:ascii="Arial" w:eastAsia="Arial" w:hAnsi="Arial" w:cs="Arial"/>
              </w:rPr>
            </w:pPr>
            <w:r>
              <w:rPr>
                <w:rFonts w:ascii="Arial" w:eastAsia="Arial" w:hAnsi="Arial" w:cs="Arial"/>
              </w:rPr>
              <w:t>RENADEV</w:t>
            </w:r>
          </w:p>
        </w:tc>
        <w:tc>
          <w:tcPr>
            <w:tcW w:w="3285" w:type="dxa"/>
            <w:tcBorders>
              <w:top w:val="single" w:sz="8" w:space="0" w:color="DDDDDD"/>
              <w:left w:val="single" w:sz="8" w:space="0" w:color="DDDDDD"/>
              <w:bottom w:val="single" w:sz="8" w:space="0" w:color="DDDDDD"/>
              <w:right w:val="single" w:sz="8" w:space="0" w:color="DDDDDD"/>
            </w:tcBorders>
          </w:tcPr>
          <w:p w14:paraId="748371FF" w14:textId="77777777" w:rsidR="00C923D8" w:rsidRDefault="009B6B2F">
            <w:pPr>
              <w:ind w:left="720"/>
              <w:rPr>
                <w:rFonts w:ascii="Arial" w:eastAsia="Arial" w:hAnsi="Arial" w:cs="Arial"/>
              </w:rPr>
            </w:pPr>
            <w:r>
              <w:rPr>
                <w:rFonts w:ascii="Arial" w:eastAsia="Arial" w:hAnsi="Arial" w:cs="Arial"/>
              </w:rPr>
              <w:t>9847803282</w:t>
            </w:r>
          </w:p>
        </w:tc>
      </w:tr>
      <w:tr w:rsidR="00353701" w14:paraId="1DC9F525" w14:textId="77777777" w:rsidTr="00353701">
        <w:trPr>
          <w:trHeight w:val="540"/>
        </w:trPr>
        <w:tc>
          <w:tcPr>
            <w:tcW w:w="2839" w:type="dxa"/>
            <w:tcBorders>
              <w:top w:val="single" w:sz="8" w:space="0" w:color="DDDDDD"/>
              <w:left w:val="single" w:sz="8" w:space="0" w:color="DDDDDD"/>
              <w:bottom w:val="single" w:sz="8" w:space="0" w:color="DDDDDD"/>
              <w:right w:val="single" w:sz="8" w:space="0" w:color="DDDDDD"/>
            </w:tcBorders>
          </w:tcPr>
          <w:p w14:paraId="6C1E98D5" w14:textId="77777777" w:rsidR="00353701" w:rsidRDefault="00353701" w:rsidP="00353701">
            <w:r>
              <w:rPr>
                <w:rFonts w:ascii="Arial" w:eastAsia="Arial" w:hAnsi="Arial" w:cs="Arial"/>
              </w:rPr>
              <w:t>Social media</w:t>
            </w:r>
          </w:p>
        </w:tc>
        <w:tc>
          <w:tcPr>
            <w:tcW w:w="3146" w:type="dxa"/>
            <w:tcBorders>
              <w:top w:val="single" w:sz="8" w:space="0" w:color="DDDDDD"/>
              <w:left w:val="single" w:sz="8" w:space="0" w:color="DDDDDD"/>
              <w:bottom w:val="single" w:sz="8" w:space="0" w:color="DDDDDD"/>
              <w:right w:val="single" w:sz="8" w:space="0" w:color="DDDDDD"/>
            </w:tcBorders>
          </w:tcPr>
          <w:p w14:paraId="6CDA10D9" w14:textId="7D7A8EFA" w:rsidR="00353701" w:rsidRDefault="00353701" w:rsidP="00353701">
            <w:pPr>
              <w:ind w:left="720"/>
              <w:rPr>
                <w:rFonts w:ascii="Arial" w:eastAsia="Arial" w:hAnsi="Arial" w:cs="Arial"/>
              </w:rPr>
            </w:pPr>
            <w:r>
              <w:rPr>
                <w:rFonts w:ascii="Arial" w:eastAsia="Arial" w:hAnsi="Arial" w:cs="Arial"/>
              </w:rPr>
              <w:t>Shyam</w:t>
            </w:r>
          </w:p>
        </w:tc>
        <w:tc>
          <w:tcPr>
            <w:tcW w:w="3285" w:type="dxa"/>
            <w:tcBorders>
              <w:top w:val="single" w:sz="8" w:space="0" w:color="DDDDDD"/>
              <w:left w:val="single" w:sz="8" w:space="0" w:color="DDDDDD"/>
              <w:bottom w:val="single" w:sz="8" w:space="0" w:color="DDDDDD"/>
              <w:right w:val="single" w:sz="8" w:space="0" w:color="DDDDDD"/>
            </w:tcBorders>
          </w:tcPr>
          <w:p w14:paraId="04C53D36" w14:textId="26188045" w:rsidR="00353701" w:rsidRDefault="00353701" w:rsidP="00353701">
            <w:pPr>
              <w:ind w:left="720"/>
              <w:rPr>
                <w:rFonts w:ascii="Arial" w:eastAsia="Arial" w:hAnsi="Arial" w:cs="Arial"/>
              </w:rPr>
            </w:pPr>
            <w:r w:rsidRPr="008A0C44">
              <w:rPr>
                <w:rFonts w:ascii="Arial" w:eastAsia="Arial" w:hAnsi="Arial" w:cs="Arial"/>
              </w:rPr>
              <w:t>7994003516</w:t>
            </w:r>
          </w:p>
        </w:tc>
      </w:tr>
      <w:tr w:rsidR="00353701" w14:paraId="5F36059B" w14:textId="77777777" w:rsidTr="00353701">
        <w:trPr>
          <w:trHeight w:val="540"/>
        </w:trPr>
        <w:tc>
          <w:tcPr>
            <w:tcW w:w="2839" w:type="dxa"/>
            <w:tcBorders>
              <w:top w:val="single" w:sz="8" w:space="0" w:color="DDDDDD"/>
              <w:left w:val="single" w:sz="8" w:space="0" w:color="DDDDDD"/>
              <w:bottom w:val="single" w:sz="8" w:space="0" w:color="DDDDDD"/>
              <w:right w:val="single" w:sz="8" w:space="0" w:color="DDDDDD"/>
            </w:tcBorders>
          </w:tcPr>
          <w:p w14:paraId="67CE4C94" w14:textId="77777777" w:rsidR="00353701" w:rsidRDefault="00353701" w:rsidP="00353701">
            <w:r>
              <w:rPr>
                <w:sz w:val="21"/>
                <w:szCs w:val="21"/>
              </w:rPr>
              <w:t>Local Cable TV/Radio</w:t>
            </w:r>
          </w:p>
        </w:tc>
        <w:tc>
          <w:tcPr>
            <w:tcW w:w="3146" w:type="dxa"/>
            <w:tcBorders>
              <w:top w:val="single" w:sz="8" w:space="0" w:color="DDDDDD"/>
              <w:left w:val="single" w:sz="8" w:space="0" w:color="DDDDDD"/>
              <w:bottom w:val="single" w:sz="8" w:space="0" w:color="DDDDDD"/>
              <w:right w:val="single" w:sz="8" w:space="0" w:color="DDDDDD"/>
            </w:tcBorders>
          </w:tcPr>
          <w:p w14:paraId="705CB62F" w14:textId="08B9A5ED" w:rsidR="00353701" w:rsidRDefault="00353701" w:rsidP="00353701">
            <w:pPr>
              <w:ind w:left="720"/>
              <w:rPr>
                <w:rFonts w:ascii="Arial" w:eastAsia="Arial" w:hAnsi="Arial" w:cs="Arial"/>
              </w:rPr>
            </w:pPr>
            <w:r>
              <w:rPr>
                <w:rFonts w:ascii="Arial" w:eastAsia="Arial" w:hAnsi="Arial" w:cs="Arial"/>
              </w:rPr>
              <w:t xml:space="preserve">Shyam </w:t>
            </w:r>
          </w:p>
        </w:tc>
        <w:tc>
          <w:tcPr>
            <w:tcW w:w="3285" w:type="dxa"/>
            <w:tcBorders>
              <w:top w:val="single" w:sz="8" w:space="0" w:color="DDDDDD"/>
              <w:left w:val="single" w:sz="8" w:space="0" w:color="DDDDDD"/>
              <w:bottom w:val="single" w:sz="8" w:space="0" w:color="DDDDDD"/>
              <w:right w:val="single" w:sz="8" w:space="0" w:color="DDDDDD"/>
            </w:tcBorders>
          </w:tcPr>
          <w:p w14:paraId="2FC622E9" w14:textId="14FD920A" w:rsidR="00353701" w:rsidRDefault="00353701" w:rsidP="00353701">
            <w:pPr>
              <w:ind w:left="720"/>
              <w:rPr>
                <w:rFonts w:ascii="Arial" w:eastAsia="Arial" w:hAnsi="Arial" w:cs="Arial"/>
              </w:rPr>
            </w:pPr>
            <w:r w:rsidRPr="008A0C44">
              <w:rPr>
                <w:rFonts w:ascii="Arial" w:eastAsia="Arial" w:hAnsi="Arial" w:cs="Arial"/>
              </w:rPr>
              <w:t>7994003516</w:t>
            </w:r>
          </w:p>
        </w:tc>
      </w:tr>
    </w:tbl>
    <w:p w14:paraId="3681F7A8" w14:textId="77777777" w:rsidR="00C923D8" w:rsidRDefault="00C923D8">
      <w:pPr>
        <w:ind w:left="720"/>
      </w:pPr>
    </w:p>
    <w:p w14:paraId="3306B489" w14:textId="77777777" w:rsidR="00C923D8" w:rsidRDefault="009B6B2F">
      <w:pPr>
        <w:numPr>
          <w:ilvl w:val="0"/>
          <w:numId w:val="4"/>
        </w:numPr>
      </w:pPr>
      <w:r>
        <w:t>All messages disseminated through the Hub shall align with advisories issued by the Health Department and District authorities.</w:t>
      </w:r>
      <w:r>
        <w:br/>
      </w:r>
    </w:p>
    <w:p w14:paraId="2348B0B5" w14:textId="77777777" w:rsidR="00C923D8" w:rsidRDefault="009B6B2F">
      <w:pPr>
        <w:numPr>
          <w:ilvl w:val="0"/>
          <w:numId w:val="4"/>
        </w:numPr>
      </w:pPr>
      <w:r>
        <w:t>Community leaders shall be sensitized to support behavior change, reduce stigma, and counter misinformation.</w:t>
      </w:r>
      <w:r>
        <w:br/>
      </w:r>
    </w:p>
    <w:p w14:paraId="36AFC76D" w14:textId="77777777" w:rsidR="00C923D8" w:rsidRDefault="009B6B2F">
      <w:pPr>
        <w:numPr>
          <w:ilvl w:val="0"/>
          <w:numId w:val="4"/>
        </w:numPr>
      </w:pPr>
      <w:r>
        <w:t>Special efforts shall be made to reach vulnerable and hard-to-reach populations using locally appropriate communication methods.</w:t>
      </w:r>
    </w:p>
    <w:p w14:paraId="108278DE" w14:textId="77777777" w:rsidR="00C923D8" w:rsidRDefault="00C923D8">
      <w:pPr>
        <w:ind w:left="720"/>
      </w:pPr>
    </w:p>
    <w:p w14:paraId="78638F12" w14:textId="77777777" w:rsidR="00C923D8" w:rsidRDefault="009B6B2F">
      <w:pPr>
        <w:ind w:left="720"/>
      </w:pPr>
      <w:r>
        <w:rPr>
          <w:b/>
          <w:bCs/>
        </w:rPr>
        <w:t>Rumor Tracking:</w:t>
      </w:r>
      <w:r>
        <w:t xml:space="preserve"> A designated volunteer will monitor local social media/WhatsApp groups daily to identify misinformation and issue official clarifications via the Communication Hub.</w:t>
      </w:r>
      <w:r>
        <w:br w:type="page"/>
      </w:r>
    </w:p>
    <w:p w14:paraId="1E74AF1C" w14:textId="77777777" w:rsidR="00C923D8" w:rsidRDefault="00C923D8"/>
    <w:p w14:paraId="7D6E8B87" w14:textId="77777777" w:rsidR="00C923D8" w:rsidRDefault="009B6B2F">
      <w:pPr>
        <w:pStyle w:val="Heading3"/>
        <w:numPr>
          <w:ilvl w:val="0"/>
          <w:numId w:val="22"/>
        </w:numPr>
      </w:pPr>
      <w:bookmarkStart w:id="117" w:name="_45thjsy6hw6x" w:colFirst="0" w:colLast="0"/>
      <w:bookmarkEnd w:id="117"/>
      <w:r>
        <w:rPr>
          <w:b/>
          <w:bCs/>
        </w:rPr>
        <w:t>Coordination with District/State Authorities &amp; Other Organisations</w:t>
      </w:r>
    </w:p>
    <w:p w14:paraId="14EBA964" w14:textId="77777777" w:rsidR="00C923D8" w:rsidRDefault="009B6B2F">
      <w:pPr>
        <w:ind w:left="720"/>
      </w:pPr>
      <w:r>
        <w:t>Effective coordination with Block, District, and State authorities is essential to ensure timely reporting, technical guidance, and uninterrupted supply of essential resources during a pandemic. The LSG shall establish clear communication channels, designate responsible officers, and adhere to prescribed reporting timelines to support coordinated public health action and efficient resource mobilisation.</w:t>
      </w:r>
    </w:p>
    <w:p w14:paraId="2FCE11CF" w14:textId="77777777" w:rsidR="00C923D8" w:rsidRDefault="00C923D8">
      <w:pPr>
        <w:ind w:left="720"/>
      </w:pPr>
    </w:p>
    <w:p w14:paraId="0F8DF9AF" w14:textId="77777777" w:rsidR="00C923D8" w:rsidRDefault="009B6B2F">
      <w:pPr>
        <w:pStyle w:val="Heading3"/>
        <w:numPr>
          <w:ilvl w:val="2"/>
          <w:numId w:val="1"/>
        </w:numPr>
        <w:tabs>
          <w:tab w:val="left" w:pos="0"/>
        </w:tabs>
        <w:spacing w:before="240" w:after="240"/>
        <w:ind w:left="720"/>
      </w:pPr>
      <w:bookmarkStart w:id="118" w:name="_s63n34v2kahs" w:colFirst="0" w:colLast="0"/>
      <w:bookmarkEnd w:id="118"/>
      <w:r>
        <w:t>Key Details:</w:t>
      </w:r>
    </w:p>
    <w:p w14:paraId="54B06CFD" w14:textId="63D1419F" w:rsidR="00C923D8" w:rsidRDefault="009B6B2F">
      <w:pPr>
        <w:numPr>
          <w:ilvl w:val="0"/>
          <w:numId w:val="13"/>
        </w:numPr>
        <w:spacing w:before="240" w:line="240" w:lineRule="auto"/>
        <w:ind w:left="1440" w:firstLine="0"/>
        <w:jc w:val="left"/>
      </w:pPr>
      <w:r>
        <w:rPr>
          <w:b/>
          <w:bCs/>
        </w:rPr>
        <w:t>Nodal Officer for Reporting:</w:t>
      </w:r>
      <w:r w:rsidR="001B121B">
        <w:t xml:space="preserve"> Dr.Anoopa</w:t>
      </w:r>
      <w:r>
        <w:br/>
      </w:r>
    </w:p>
    <w:p w14:paraId="0F520B84" w14:textId="0ADAF91C" w:rsidR="00C923D8" w:rsidRDefault="009B6B2F">
      <w:pPr>
        <w:numPr>
          <w:ilvl w:val="0"/>
          <w:numId w:val="13"/>
        </w:numPr>
        <w:spacing w:after="240" w:line="240" w:lineRule="auto"/>
        <w:ind w:left="1440" w:firstLine="0"/>
        <w:jc w:val="left"/>
      </w:pPr>
      <w:r>
        <w:rPr>
          <w:b/>
          <w:bCs/>
        </w:rPr>
        <w:t>Contact Number:</w:t>
      </w:r>
      <w:r>
        <w:t xml:space="preserve"> </w:t>
      </w:r>
      <w:r w:rsidR="00DC36BC">
        <w:t>94</w:t>
      </w:r>
      <w:r w:rsidR="00A52BE7">
        <w:t>97633650</w:t>
      </w:r>
    </w:p>
    <w:p w14:paraId="5990861E" w14:textId="77777777" w:rsidR="00C923D8" w:rsidRDefault="009B6B2F">
      <w:pPr>
        <w:pStyle w:val="Heading3"/>
        <w:numPr>
          <w:ilvl w:val="2"/>
          <w:numId w:val="1"/>
        </w:numPr>
        <w:tabs>
          <w:tab w:val="left" w:pos="0"/>
        </w:tabs>
        <w:ind w:left="720"/>
      </w:pPr>
      <w:bookmarkStart w:id="119" w:name="_zd1igifzi21n" w:colFirst="0" w:colLast="0"/>
      <w:bookmarkEnd w:id="119"/>
      <w:r>
        <w:t>Reporting Schedule and Protocols:</w:t>
      </w:r>
    </w:p>
    <w:p w14:paraId="18760B76" w14:textId="77777777" w:rsidR="00C923D8" w:rsidRDefault="00C923D8"/>
    <w:tbl>
      <w:tblPr>
        <w:tblStyle w:val="affd"/>
        <w:tblW w:w="8565" w:type="dxa"/>
        <w:tblInd w:w="685"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1666"/>
        <w:gridCol w:w="2534"/>
        <w:gridCol w:w="1785"/>
        <w:gridCol w:w="2580"/>
      </w:tblGrid>
      <w:tr w:rsidR="00C923D8" w14:paraId="12337516" w14:textId="77777777">
        <w:trPr>
          <w:trHeight w:val="825"/>
        </w:trPr>
        <w:tc>
          <w:tcPr>
            <w:tcW w:w="1666" w:type="dxa"/>
            <w:tcBorders>
              <w:top w:val="single" w:sz="8" w:space="0" w:color="DDDDDD"/>
              <w:left w:val="single" w:sz="8" w:space="0" w:color="DDDDDD"/>
              <w:bottom w:val="single" w:sz="8" w:space="0" w:color="DDDDDD"/>
              <w:right w:val="single" w:sz="8" w:space="0" w:color="DDDDDD"/>
            </w:tcBorders>
            <w:shd w:val="clear" w:color="auto" w:fill="F2F2F2"/>
          </w:tcPr>
          <w:p w14:paraId="03A26A30" w14:textId="77777777" w:rsidR="00C923D8" w:rsidRDefault="009B6B2F">
            <w:pPr>
              <w:jc w:val="left"/>
            </w:pPr>
            <w:r>
              <w:rPr>
                <w:rFonts w:ascii="Arial" w:eastAsia="Arial" w:hAnsi="Arial" w:cs="Arial"/>
                <w:b/>
                <w:bCs/>
              </w:rPr>
              <w:t>To Whom</w:t>
            </w:r>
          </w:p>
        </w:tc>
        <w:tc>
          <w:tcPr>
            <w:tcW w:w="2534" w:type="dxa"/>
            <w:tcBorders>
              <w:top w:val="single" w:sz="8" w:space="0" w:color="DDDDDD"/>
              <w:left w:val="single" w:sz="8" w:space="0" w:color="DDDDDD"/>
              <w:bottom w:val="single" w:sz="8" w:space="0" w:color="DDDDDD"/>
              <w:right w:val="single" w:sz="8" w:space="0" w:color="DDDDDD"/>
            </w:tcBorders>
            <w:shd w:val="clear" w:color="auto" w:fill="F2F2F2"/>
          </w:tcPr>
          <w:p w14:paraId="08D06F62" w14:textId="77777777" w:rsidR="00C923D8" w:rsidRDefault="009B6B2F">
            <w:pPr>
              <w:jc w:val="left"/>
            </w:pPr>
            <w:r>
              <w:rPr>
                <w:rFonts w:ascii="Arial" w:eastAsia="Arial" w:hAnsi="Arial" w:cs="Arial"/>
                <w:b/>
                <w:bCs/>
              </w:rPr>
              <w:t>What to Report</w:t>
            </w:r>
          </w:p>
        </w:tc>
        <w:tc>
          <w:tcPr>
            <w:tcW w:w="1785" w:type="dxa"/>
            <w:tcBorders>
              <w:top w:val="single" w:sz="8" w:space="0" w:color="DDDDDD"/>
              <w:left w:val="single" w:sz="8" w:space="0" w:color="DDDDDD"/>
              <w:bottom w:val="single" w:sz="8" w:space="0" w:color="DDDDDD"/>
              <w:right w:val="single" w:sz="8" w:space="0" w:color="DDDDDD"/>
            </w:tcBorders>
            <w:shd w:val="clear" w:color="auto" w:fill="F2F2F2"/>
          </w:tcPr>
          <w:p w14:paraId="3F4DC211" w14:textId="77777777" w:rsidR="00C923D8" w:rsidRDefault="009B6B2F">
            <w:pPr>
              <w:jc w:val="left"/>
            </w:pPr>
            <w:r>
              <w:rPr>
                <w:rFonts w:ascii="Arial" w:eastAsia="Arial" w:hAnsi="Arial" w:cs="Arial"/>
                <w:b/>
                <w:bCs/>
              </w:rPr>
              <w:t>Frequency</w:t>
            </w:r>
          </w:p>
        </w:tc>
        <w:tc>
          <w:tcPr>
            <w:tcW w:w="2580" w:type="dxa"/>
            <w:tcBorders>
              <w:top w:val="single" w:sz="8" w:space="0" w:color="DDDDDD"/>
              <w:left w:val="single" w:sz="8" w:space="0" w:color="DDDDDD"/>
              <w:bottom w:val="single" w:sz="8" w:space="0" w:color="DDDDDD"/>
              <w:right w:val="single" w:sz="8" w:space="0" w:color="DDDDDD"/>
            </w:tcBorders>
            <w:shd w:val="clear" w:color="auto" w:fill="F2F2F2"/>
          </w:tcPr>
          <w:p w14:paraId="251ADA3F" w14:textId="77777777" w:rsidR="00C923D8" w:rsidRDefault="009B6B2F">
            <w:pPr>
              <w:jc w:val="left"/>
            </w:pPr>
            <w:r>
              <w:rPr>
                <w:rFonts w:ascii="Arial" w:eastAsia="Arial" w:hAnsi="Arial" w:cs="Arial"/>
                <w:b/>
                <w:bCs/>
              </w:rPr>
              <w:t>Nodal Person</w:t>
            </w:r>
          </w:p>
        </w:tc>
      </w:tr>
      <w:tr w:rsidR="00C923D8" w14:paraId="2E4C5CBF" w14:textId="77777777">
        <w:trPr>
          <w:trHeight w:val="1095"/>
        </w:trPr>
        <w:tc>
          <w:tcPr>
            <w:tcW w:w="1666" w:type="dxa"/>
            <w:tcBorders>
              <w:top w:val="single" w:sz="8" w:space="0" w:color="DDDDDD"/>
              <w:left w:val="single" w:sz="8" w:space="0" w:color="DDDDDD"/>
              <w:bottom w:val="single" w:sz="8" w:space="0" w:color="DDDDDD"/>
              <w:right w:val="single" w:sz="8" w:space="0" w:color="DDDDDD"/>
            </w:tcBorders>
          </w:tcPr>
          <w:p w14:paraId="5B1F8A6F" w14:textId="77777777" w:rsidR="00C923D8" w:rsidRDefault="009B6B2F">
            <w:r>
              <w:rPr>
                <w:rFonts w:ascii="Arial" w:eastAsia="Arial" w:hAnsi="Arial" w:cs="Arial"/>
                <w:b/>
                <w:bCs/>
              </w:rPr>
              <w:t>Block PHC</w:t>
            </w:r>
          </w:p>
        </w:tc>
        <w:tc>
          <w:tcPr>
            <w:tcW w:w="2534" w:type="dxa"/>
            <w:tcBorders>
              <w:top w:val="single" w:sz="8" w:space="0" w:color="DDDDDD"/>
              <w:left w:val="single" w:sz="8" w:space="0" w:color="DDDDDD"/>
              <w:bottom w:val="single" w:sz="8" w:space="0" w:color="DDDDDD"/>
              <w:right w:val="single" w:sz="8" w:space="0" w:color="DDDDDD"/>
            </w:tcBorders>
          </w:tcPr>
          <w:p w14:paraId="640E9C10" w14:textId="77777777" w:rsidR="00C923D8" w:rsidRDefault="009B6B2F">
            <w:r>
              <w:rPr>
                <w:rFonts w:ascii="Arial" w:eastAsia="Arial" w:hAnsi="Arial" w:cs="Arial"/>
              </w:rPr>
              <w:t>Complete Situation Report (Cases, Quarantine, Beds, Screening, Deaths)</w:t>
            </w:r>
          </w:p>
        </w:tc>
        <w:tc>
          <w:tcPr>
            <w:tcW w:w="1785" w:type="dxa"/>
            <w:tcBorders>
              <w:top w:val="single" w:sz="8" w:space="0" w:color="DDDDDD"/>
              <w:left w:val="single" w:sz="8" w:space="0" w:color="DDDDDD"/>
              <w:bottom w:val="single" w:sz="8" w:space="0" w:color="DDDDDD"/>
              <w:right w:val="single" w:sz="8" w:space="0" w:color="DDDDDD"/>
            </w:tcBorders>
          </w:tcPr>
          <w:p w14:paraId="1F86068E" w14:textId="77777777" w:rsidR="00C923D8" w:rsidRDefault="009B6B2F">
            <w:r>
              <w:rPr>
                <w:rFonts w:ascii="Arial" w:eastAsia="Arial" w:hAnsi="Arial" w:cs="Arial"/>
                <w:b/>
                <w:bCs/>
              </w:rPr>
              <w:t>Daily</w:t>
            </w:r>
          </w:p>
        </w:tc>
        <w:tc>
          <w:tcPr>
            <w:tcW w:w="2580" w:type="dxa"/>
            <w:tcBorders>
              <w:top w:val="single" w:sz="8" w:space="0" w:color="DDDDDD"/>
              <w:left w:val="single" w:sz="8" w:space="0" w:color="DDDDDD"/>
              <w:bottom w:val="single" w:sz="8" w:space="0" w:color="DDDDDD"/>
              <w:right w:val="single" w:sz="8" w:space="0" w:color="DDDDDD"/>
            </w:tcBorders>
          </w:tcPr>
          <w:p w14:paraId="73B628E9" w14:textId="4D5A3D02" w:rsidR="00C923D8" w:rsidRDefault="00A52BE7">
            <w:pPr>
              <w:rPr>
                <w:rFonts w:ascii="Arial" w:eastAsia="Arial" w:hAnsi="Arial" w:cs="Arial"/>
              </w:rPr>
            </w:pPr>
            <w:r>
              <w:rPr>
                <w:rFonts w:ascii="Arial" w:eastAsia="Arial" w:hAnsi="Arial" w:cs="Arial"/>
              </w:rPr>
              <w:t>BMO</w:t>
            </w:r>
          </w:p>
        </w:tc>
      </w:tr>
      <w:tr w:rsidR="00C923D8" w14:paraId="19236A73" w14:textId="77777777">
        <w:trPr>
          <w:trHeight w:val="1095"/>
        </w:trPr>
        <w:tc>
          <w:tcPr>
            <w:tcW w:w="1666" w:type="dxa"/>
            <w:tcBorders>
              <w:top w:val="single" w:sz="8" w:space="0" w:color="DDDDDD"/>
              <w:left w:val="single" w:sz="8" w:space="0" w:color="DDDDDD"/>
              <w:bottom w:val="single" w:sz="8" w:space="0" w:color="DDDDDD"/>
              <w:right w:val="single" w:sz="8" w:space="0" w:color="DDDDDD"/>
            </w:tcBorders>
          </w:tcPr>
          <w:p w14:paraId="428EC6A8" w14:textId="77777777" w:rsidR="00C923D8" w:rsidRDefault="009B6B2F">
            <w:r>
              <w:rPr>
                <w:rFonts w:ascii="Arial" w:eastAsia="Arial" w:hAnsi="Arial" w:cs="Arial"/>
                <w:b/>
                <w:bCs/>
              </w:rPr>
              <w:t>District IDSP Unit</w:t>
            </w:r>
          </w:p>
        </w:tc>
        <w:tc>
          <w:tcPr>
            <w:tcW w:w="2534" w:type="dxa"/>
            <w:tcBorders>
              <w:top w:val="single" w:sz="8" w:space="0" w:color="DDDDDD"/>
              <w:left w:val="single" w:sz="8" w:space="0" w:color="DDDDDD"/>
              <w:bottom w:val="single" w:sz="8" w:space="0" w:color="DDDDDD"/>
              <w:right w:val="single" w:sz="8" w:space="0" w:color="DDDDDD"/>
            </w:tcBorders>
          </w:tcPr>
          <w:p w14:paraId="7A67E881" w14:textId="77777777" w:rsidR="00C923D8" w:rsidRDefault="009B6B2F">
            <w:r>
              <w:rPr>
                <w:rFonts w:ascii="Arial" w:eastAsia="Arial" w:hAnsi="Arial" w:cs="Arial"/>
              </w:rPr>
              <w:t>Outbreaks/Clusters/Unusual Events (&gt;5 cases same ward)</w:t>
            </w:r>
          </w:p>
        </w:tc>
        <w:tc>
          <w:tcPr>
            <w:tcW w:w="1785" w:type="dxa"/>
            <w:tcBorders>
              <w:top w:val="single" w:sz="8" w:space="0" w:color="DDDDDD"/>
              <w:left w:val="single" w:sz="8" w:space="0" w:color="DDDDDD"/>
              <w:bottom w:val="single" w:sz="8" w:space="0" w:color="DDDDDD"/>
              <w:right w:val="single" w:sz="8" w:space="0" w:color="DDDDDD"/>
            </w:tcBorders>
          </w:tcPr>
          <w:p w14:paraId="7F4F9605" w14:textId="77777777" w:rsidR="00C923D8" w:rsidRDefault="009B6B2F">
            <w:r>
              <w:rPr>
                <w:rFonts w:ascii="Arial" w:eastAsia="Arial" w:hAnsi="Arial" w:cs="Arial"/>
                <w:b/>
                <w:bCs/>
              </w:rPr>
              <w:t>Within 24 hrs</w:t>
            </w:r>
          </w:p>
        </w:tc>
        <w:tc>
          <w:tcPr>
            <w:tcW w:w="2580" w:type="dxa"/>
            <w:tcBorders>
              <w:top w:val="single" w:sz="8" w:space="0" w:color="DDDDDD"/>
              <w:left w:val="single" w:sz="8" w:space="0" w:color="DDDDDD"/>
              <w:bottom w:val="single" w:sz="8" w:space="0" w:color="DDDDDD"/>
              <w:right w:val="single" w:sz="8" w:space="0" w:color="DDDDDD"/>
            </w:tcBorders>
          </w:tcPr>
          <w:p w14:paraId="2B3B3315" w14:textId="5E5BD2B5" w:rsidR="00C923D8" w:rsidRDefault="00A52BE7">
            <w:pPr>
              <w:rPr>
                <w:rFonts w:ascii="Arial" w:eastAsia="Arial" w:hAnsi="Arial" w:cs="Arial"/>
              </w:rPr>
            </w:pPr>
            <w:r>
              <w:rPr>
                <w:rFonts w:ascii="Arial" w:eastAsia="Arial" w:hAnsi="Arial" w:cs="Arial"/>
              </w:rPr>
              <w:t>DSO</w:t>
            </w:r>
          </w:p>
        </w:tc>
      </w:tr>
      <w:tr w:rsidR="00C923D8" w14:paraId="40703CFB" w14:textId="77777777">
        <w:trPr>
          <w:trHeight w:val="825"/>
        </w:trPr>
        <w:tc>
          <w:tcPr>
            <w:tcW w:w="1666" w:type="dxa"/>
            <w:tcBorders>
              <w:top w:val="single" w:sz="8" w:space="0" w:color="DDDDDD"/>
              <w:left w:val="single" w:sz="8" w:space="0" w:color="DDDDDD"/>
              <w:bottom w:val="single" w:sz="8" w:space="0" w:color="DDDDDD"/>
              <w:right w:val="single" w:sz="8" w:space="0" w:color="DDDDDD"/>
            </w:tcBorders>
          </w:tcPr>
          <w:p w14:paraId="7EB76BA1" w14:textId="77777777" w:rsidR="00C923D8" w:rsidRDefault="009B6B2F">
            <w:r>
              <w:rPr>
                <w:rFonts w:ascii="Arial" w:eastAsia="Arial" w:hAnsi="Arial" w:cs="Arial"/>
                <w:b/>
                <w:bCs/>
              </w:rPr>
              <w:t>Veterinary Officer</w:t>
            </w:r>
          </w:p>
        </w:tc>
        <w:tc>
          <w:tcPr>
            <w:tcW w:w="2534" w:type="dxa"/>
            <w:tcBorders>
              <w:top w:val="single" w:sz="8" w:space="0" w:color="DDDDDD"/>
              <w:left w:val="single" w:sz="8" w:space="0" w:color="DDDDDD"/>
              <w:bottom w:val="single" w:sz="8" w:space="0" w:color="DDDDDD"/>
              <w:right w:val="single" w:sz="8" w:space="0" w:color="DDDDDD"/>
            </w:tcBorders>
          </w:tcPr>
          <w:p w14:paraId="5DA905FC" w14:textId="77777777" w:rsidR="00C923D8" w:rsidRDefault="009B6B2F">
            <w:r>
              <w:rPr>
                <w:rFonts w:ascii="Arial" w:eastAsia="Arial" w:hAnsi="Arial" w:cs="Arial"/>
              </w:rPr>
              <w:t>Animal health events/Zoonotic alerts</w:t>
            </w:r>
          </w:p>
        </w:tc>
        <w:tc>
          <w:tcPr>
            <w:tcW w:w="1785" w:type="dxa"/>
            <w:tcBorders>
              <w:top w:val="single" w:sz="8" w:space="0" w:color="DDDDDD"/>
              <w:left w:val="single" w:sz="8" w:space="0" w:color="DDDDDD"/>
              <w:bottom w:val="single" w:sz="8" w:space="0" w:color="DDDDDD"/>
              <w:right w:val="single" w:sz="8" w:space="0" w:color="DDDDDD"/>
            </w:tcBorders>
          </w:tcPr>
          <w:p w14:paraId="3857702F" w14:textId="6A6E5421" w:rsidR="00C923D8" w:rsidRDefault="00086069">
            <w:pPr>
              <w:rPr>
                <w:rFonts w:ascii="Arial" w:eastAsia="Arial" w:hAnsi="Arial" w:cs="Arial"/>
              </w:rPr>
            </w:pPr>
            <w:r>
              <w:rPr>
                <w:rFonts w:ascii="Arial" w:eastAsia="Arial" w:hAnsi="Arial" w:cs="Arial"/>
              </w:rPr>
              <w:t>Daily</w:t>
            </w:r>
          </w:p>
        </w:tc>
        <w:tc>
          <w:tcPr>
            <w:tcW w:w="2580" w:type="dxa"/>
            <w:tcBorders>
              <w:top w:val="single" w:sz="8" w:space="0" w:color="DDDDDD"/>
              <w:left w:val="single" w:sz="8" w:space="0" w:color="DDDDDD"/>
              <w:bottom w:val="single" w:sz="8" w:space="0" w:color="DDDDDD"/>
              <w:right w:val="single" w:sz="8" w:space="0" w:color="DDDDDD"/>
            </w:tcBorders>
          </w:tcPr>
          <w:p w14:paraId="0D779A89" w14:textId="4D7F1940" w:rsidR="00C923D8" w:rsidRPr="00086069" w:rsidRDefault="00086069">
            <w:pPr>
              <w:rPr>
                <w:rFonts w:ascii="Arial" w:eastAsia="Arial" w:hAnsi="Arial" w:cs="Arial"/>
              </w:rPr>
            </w:pPr>
            <w:r w:rsidRPr="00086069">
              <w:rPr>
                <w:rFonts w:ascii="Arial" w:eastAsia="Arial" w:hAnsi="Arial" w:cs="Arial"/>
              </w:rPr>
              <w:t>District Veterinary Officer</w:t>
            </w:r>
          </w:p>
        </w:tc>
      </w:tr>
      <w:tr w:rsidR="00C923D8" w14:paraId="0A24FEAF" w14:textId="77777777">
        <w:trPr>
          <w:trHeight w:val="1380"/>
        </w:trPr>
        <w:tc>
          <w:tcPr>
            <w:tcW w:w="1666" w:type="dxa"/>
            <w:tcBorders>
              <w:top w:val="single" w:sz="8" w:space="0" w:color="DDDDDD"/>
              <w:left w:val="single" w:sz="8" w:space="0" w:color="DDDDDD"/>
              <w:bottom w:val="single" w:sz="8" w:space="0" w:color="DDDDDD"/>
              <w:right w:val="single" w:sz="8" w:space="0" w:color="DDDDDD"/>
            </w:tcBorders>
          </w:tcPr>
          <w:p w14:paraId="2CE04067" w14:textId="77777777" w:rsidR="00C923D8" w:rsidRDefault="009B6B2F">
            <w:r>
              <w:rPr>
                <w:rFonts w:ascii="Arial" w:eastAsia="Arial" w:hAnsi="Arial" w:cs="Arial"/>
                <w:b/>
                <w:bCs/>
              </w:rPr>
              <w:t>State Cell</w:t>
            </w:r>
          </w:p>
        </w:tc>
        <w:tc>
          <w:tcPr>
            <w:tcW w:w="2534" w:type="dxa"/>
            <w:tcBorders>
              <w:top w:val="single" w:sz="8" w:space="0" w:color="DDDDDD"/>
              <w:left w:val="single" w:sz="8" w:space="0" w:color="DDDDDD"/>
              <w:bottom w:val="single" w:sz="8" w:space="0" w:color="DDDDDD"/>
              <w:right w:val="single" w:sz="8" w:space="0" w:color="DDDDDD"/>
            </w:tcBorders>
          </w:tcPr>
          <w:p w14:paraId="32137361" w14:textId="77777777" w:rsidR="00C923D8" w:rsidRDefault="009B6B2F">
            <w:r>
              <w:rPr>
                <w:rFonts w:ascii="Arial" w:eastAsia="Arial" w:hAnsi="Arial" w:cs="Arial"/>
              </w:rPr>
              <w:t>Zoonotic cross-sector events</w:t>
            </w:r>
          </w:p>
        </w:tc>
        <w:tc>
          <w:tcPr>
            <w:tcW w:w="1785" w:type="dxa"/>
            <w:tcBorders>
              <w:top w:val="single" w:sz="8" w:space="0" w:color="DDDDDD"/>
              <w:left w:val="single" w:sz="8" w:space="0" w:color="DDDDDD"/>
              <w:bottom w:val="single" w:sz="8" w:space="0" w:color="DDDDDD"/>
              <w:right w:val="single" w:sz="8" w:space="0" w:color="DDDDDD"/>
            </w:tcBorders>
          </w:tcPr>
          <w:p w14:paraId="2F3E206A" w14:textId="58154272" w:rsidR="00C923D8" w:rsidRDefault="00086069">
            <w:pPr>
              <w:rPr>
                <w:rFonts w:ascii="Arial" w:eastAsia="Arial" w:hAnsi="Arial" w:cs="Arial"/>
              </w:rPr>
            </w:pPr>
            <w:r>
              <w:rPr>
                <w:rFonts w:ascii="Arial" w:eastAsia="Arial" w:hAnsi="Arial" w:cs="Arial"/>
              </w:rPr>
              <w:t>Daily</w:t>
            </w:r>
          </w:p>
        </w:tc>
        <w:tc>
          <w:tcPr>
            <w:tcW w:w="2580" w:type="dxa"/>
            <w:tcBorders>
              <w:top w:val="single" w:sz="8" w:space="0" w:color="DDDDDD"/>
              <w:left w:val="single" w:sz="8" w:space="0" w:color="DDDDDD"/>
              <w:bottom w:val="single" w:sz="8" w:space="0" w:color="DDDDDD"/>
              <w:right w:val="single" w:sz="8" w:space="0" w:color="DDDDDD"/>
            </w:tcBorders>
          </w:tcPr>
          <w:p w14:paraId="7D6E439E" w14:textId="25E8521E" w:rsidR="00C923D8" w:rsidRDefault="00086069">
            <w:pPr>
              <w:rPr>
                <w:rFonts w:ascii="Arial" w:eastAsia="Arial" w:hAnsi="Arial" w:cs="Arial"/>
              </w:rPr>
            </w:pPr>
            <w:r>
              <w:rPr>
                <w:rFonts w:ascii="Arial" w:eastAsia="Arial" w:hAnsi="Arial" w:cs="Arial"/>
              </w:rPr>
              <w:t>One health nodel officer</w:t>
            </w:r>
          </w:p>
        </w:tc>
      </w:tr>
    </w:tbl>
    <w:p w14:paraId="484B43D5" w14:textId="77777777" w:rsidR="00C923D8" w:rsidRDefault="00C923D8"/>
    <w:p w14:paraId="0A762E6E" w14:textId="77777777" w:rsidR="00C923D8" w:rsidRDefault="00C923D8"/>
    <w:p w14:paraId="72DFE296" w14:textId="77777777" w:rsidR="00C923D8" w:rsidRDefault="009B6B2F">
      <w:pPr>
        <w:pStyle w:val="Heading3"/>
        <w:keepNext w:val="0"/>
        <w:keepLines w:val="0"/>
        <w:numPr>
          <w:ilvl w:val="2"/>
          <w:numId w:val="1"/>
        </w:numPr>
        <w:tabs>
          <w:tab w:val="left" w:pos="0"/>
        </w:tabs>
        <w:spacing w:before="360" w:after="0"/>
      </w:pPr>
      <w:bookmarkStart w:id="120" w:name="_ablc482daim8" w:colFirst="0" w:colLast="0"/>
      <w:bookmarkEnd w:id="120"/>
      <w:r>
        <w:lastRenderedPageBreak/>
        <w:t>Supply Chain Coordination</w:t>
      </w:r>
    </w:p>
    <w:p w14:paraId="12049047" w14:textId="77777777" w:rsidR="00C923D8" w:rsidRDefault="009B6B2F">
      <w:r>
        <w:t>The LSG shall coordinate closely with Block, District, and State authorities (KMSCL) to ensure uninterrupted availability of essential goods, medical supplies, and logistics during a pandemic. Supply requirements shall be assessed regularly based on case load and communicated promptly to the appropriate authorities for timely replenishment.</w:t>
      </w:r>
    </w:p>
    <w:p w14:paraId="541FA9F7" w14:textId="77777777" w:rsidR="00C923D8" w:rsidRDefault="009B6B2F">
      <w:pPr>
        <w:spacing w:before="240" w:after="240" w:line="240" w:lineRule="auto"/>
      </w:pPr>
      <w:r>
        <w:rPr>
          <w:b/>
          <w:bCs/>
        </w:rPr>
        <w:t>Key Points:</w:t>
      </w:r>
    </w:p>
    <w:p w14:paraId="5DC84F15" w14:textId="77777777" w:rsidR="00C923D8" w:rsidRDefault="009B6B2F">
      <w:pPr>
        <w:numPr>
          <w:ilvl w:val="0"/>
          <w:numId w:val="10"/>
        </w:numPr>
        <w:spacing w:before="240" w:line="240" w:lineRule="auto"/>
        <w:jc w:val="left"/>
      </w:pPr>
      <w:r>
        <w:t>Maintain updated contact details of District and Block nodal officers for health logistics, oxygen supply, ambulances, and essential medicines.</w:t>
      </w:r>
      <w:r>
        <w:br/>
      </w:r>
    </w:p>
    <w:p w14:paraId="688EB71D" w14:textId="77777777" w:rsidR="00C923D8" w:rsidRDefault="009B6B2F">
      <w:pPr>
        <w:numPr>
          <w:ilvl w:val="0"/>
          <w:numId w:val="10"/>
        </w:numPr>
        <w:spacing w:line="240" w:lineRule="auto"/>
        <w:jc w:val="left"/>
      </w:pPr>
      <w:r>
        <w:t>Submit timely indent requests for PPE, testing kits, medicines, oxygen, and other critical supplies through prescribed channels.</w:t>
      </w:r>
      <w:r>
        <w:br/>
      </w:r>
    </w:p>
    <w:p w14:paraId="4613AF3F" w14:textId="77777777" w:rsidR="00C923D8" w:rsidRDefault="009B6B2F">
      <w:pPr>
        <w:numPr>
          <w:ilvl w:val="0"/>
          <w:numId w:val="10"/>
        </w:numPr>
        <w:jc w:val="left"/>
      </w:pPr>
      <w:r>
        <w:t>Monitor stock levels at LSGD facilities, quarantine/isolation centres, and field teams through daily stock registers and dispensing logs to prevent shortages.</w:t>
      </w:r>
      <w:r>
        <w:br/>
      </w:r>
    </w:p>
    <w:p w14:paraId="7C36EA4F" w14:textId="77777777" w:rsidR="00C923D8" w:rsidRDefault="009B6B2F">
      <w:pPr>
        <w:numPr>
          <w:ilvl w:val="0"/>
          <w:numId w:val="10"/>
        </w:numPr>
        <w:jc w:val="left"/>
      </w:pPr>
      <w:r>
        <w:t>Coordinate with District authorities, Karunya/Neethi medical shops, and local purchase committees for funds allocation and emergency procurement.</w:t>
      </w:r>
    </w:p>
    <w:p w14:paraId="61C7E484" w14:textId="77777777" w:rsidR="00C923D8" w:rsidRDefault="00C923D8">
      <w:pPr>
        <w:ind w:left="720"/>
        <w:jc w:val="left"/>
      </w:pPr>
    </w:p>
    <w:p w14:paraId="4C9673B2" w14:textId="77777777" w:rsidR="00C923D8" w:rsidRDefault="009B6B2F">
      <w:pPr>
        <w:numPr>
          <w:ilvl w:val="0"/>
          <w:numId w:val="10"/>
        </w:numPr>
        <w:jc w:val="left"/>
      </w:pPr>
      <w:r>
        <w:t>Ensure regular monitoring of dispensing registers at all facilities to track usage, expiry, and pilferage—shortages being a perennial issue requiring proactive weekly audits.</w:t>
      </w:r>
    </w:p>
    <w:p w14:paraId="42E1420A" w14:textId="77777777" w:rsidR="00C923D8" w:rsidRDefault="00C923D8">
      <w:pPr>
        <w:ind w:left="720"/>
        <w:jc w:val="left"/>
      </w:pPr>
    </w:p>
    <w:p w14:paraId="56AF5352" w14:textId="77777777" w:rsidR="00C923D8" w:rsidRDefault="009B6B2F">
      <w:pPr>
        <w:numPr>
          <w:ilvl w:val="0"/>
          <w:numId w:val="10"/>
        </w:numPr>
        <w:jc w:val="left"/>
      </w:pPr>
      <w:r>
        <w:t>Activate surge procurement protocols during high caseloads, leveraging local purchase powers under LSGD funds alongside state supplies.</w:t>
      </w:r>
    </w:p>
    <w:p w14:paraId="1F1C5AE4" w14:textId="77777777" w:rsidR="00C923D8" w:rsidRDefault="00C923D8">
      <w:pPr>
        <w:pStyle w:val="Heading3"/>
        <w:numPr>
          <w:ilvl w:val="2"/>
          <w:numId w:val="1"/>
        </w:numPr>
        <w:tabs>
          <w:tab w:val="left" w:pos="0"/>
        </w:tabs>
      </w:pPr>
      <w:bookmarkStart w:id="121" w:name="_oqlev1z8di6a" w:colFirst="0" w:colLast="0"/>
      <w:bookmarkEnd w:id="121"/>
    </w:p>
    <w:p w14:paraId="1DD79819" w14:textId="77777777" w:rsidR="00C923D8" w:rsidRDefault="00C923D8">
      <w:pPr>
        <w:pStyle w:val="Heading3"/>
        <w:numPr>
          <w:ilvl w:val="2"/>
          <w:numId w:val="1"/>
        </w:numPr>
        <w:tabs>
          <w:tab w:val="left" w:pos="0"/>
        </w:tabs>
      </w:pPr>
      <w:bookmarkStart w:id="122" w:name="_bbsu01yu62xq" w:colFirst="0" w:colLast="0"/>
      <w:bookmarkEnd w:id="122"/>
    </w:p>
    <w:p w14:paraId="72F2C48E" w14:textId="77777777" w:rsidR="00C923D8" w:rsidRDefault="00C923D8"/>
    <w:p w14:paraId="666B74BE" w14:textId="77777777" w:rsidR="00C923D8" w:rsidRDefault="00C923D8"/>
    <w:p w14:paraId="436A9249" w14:textId="77777777" w:rsidR="00C923D8" w:rsidRDefault="00C923D8">
      <w:pPr>
        <w:pStyle w:val="Heading3"/>
        <w:numPr>
          <w:ilvl w:val="2"/>
          <w:numId w:val="1"/>
        </w:numPr>
        <w:tabs>
          <w:tab w:val="left" w:pos="0"/>
        </w:tabs>
      </w:pPr>
      <w:bookmarkStart w:id="123" w:name="_91hl7yynvljd" w:colFirst="0" w:colLast="0"/>
      <w:bookmarkEnd w:id="123"/>
    </w:p>
    <w:p w14:paraId="6A7ADE9F" w14:textId="77777777" w:rsidR="00C923D8" w:rsidRDefault="009B6B2F">
      <w:pPr>
        <w:pStyle w:val="Heading3"/>
        <w:numPr>
          <w:ilvl w:val="2"/>
          <w:numId w:val="1"/>
        </w:numPr>
        <w:tabs>
          <w:tab w:val="left" w:pos="0"/>
        </w:tabs>
      </w:pPr>
      <w:bookmarkStart w:id="124" w:name="_t6intg4fejb7" w:colFirst="0" w:colLast="0"/>
      <w:bookmarkEnd w:id="124"/>
      <w:r>
        <w:t>Resource Inventory and Contacts</w:t>
      </w:r>
    </w:p>
    <w:tbl>
      <w:tblPr>
        <w:tblW w:w="94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810"/>
        <w:gridCol w:w="3315"/>
        <w:gridCol w:w="2280"/>
      </w:tblGrid>
      <w:tr w:rsidR="00D50594" w:rsidRPr="00AD305A" w14:paraId="4732C49A" w14:textId="77777777" w:rsidTr="00502638">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E99ADF9"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bookmarkStart w:id="125" w:name="_lmg4llhw80so" w:colFirst="0" w:colLast="0"/>
            <w:bookmarkEnd w:id="125"/>
            <w:r w:rsidRPr="00AD305A">
              <w:rPr>
                <w:rFonts w:ascii="Times New Roman" w:eastAsia="Garamond" w:hAnsi="Times New Roman" w:cs="Times New Roman"/>
                <w:b/>
                <w:bCs/>
                <w:color w:val="000000"/>
              </w:rPr>
              <w:t>Resource Category</w:t>
            </w:r>
          </w:p>
        </w:tc>
        <w:tc>
          <w:tcPr>
            <w:tcW w:w="33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8B40518" w14:textId="77777777" w:rsidR="00D50594" w:rsidRPr="00AD305A" w:rsidRDefault="00D50594" w:rsidP="00502638">
            <w:pPr>
              <w:pBdr>
                <w:top w:val="nil"/>
                <w:left w:val="nil"/>
                <w:bottom w:val="nil"/>
                <w:right w:val="nil"/>
                <w:between w:val="nil"/>
              </w:pBdr>
              <w:spacing w:before="240"/>
              <w:ind w:left="720" w:hanging="360"/>
              <w:jc w:val="left"/>
              <w:rPr>
                <w:rFonts w:ascii="Times New Roman" w:eastAsia="Garamond" w:hAnsi="Times New Roman" w:cs="Times New Roman"/>
                <w:b/>
                <w:bCs/>
                <w:color w:val="000000"/>
              </w:rPr>
            </w:pPr>
            <w:r w:rsidRPr="00AD305A">
              <w:rPr>
                <w:rFonts w:ascii="Times New Roman" w:eastAsia="Garamond" w:hAnsi="Times New Roman" w:cs="Times New Roman"/>
                <w:b/>
                <w:bCs/>
                <w:color w:val="000000"/>
              </w:rPr>
              <w:t>Source</w:t>
            </w:r>
          </w:p>
          <w:p w14:paraId="0D34492E" w14:textId="77777777" w:rsidR="00D50594" w:rsidRPr="00AD305A" w:rsidRDefault="00D50594" w:rsidP="00502638">
            <w:pPr>
              <w:pBdr>
                <w:top w:val="nil"/>
                <w:left w:val="nil"/>
                <w:bottom w:val="nil"/>
                <w:right w:val="nil"/>
                <w:between w:val="nil"/>
              </w:pBdr>
              <w:spacing w:after="240"/>
              <w:ind w:left="720" w:hanging="360"/>
              <w:jc w:val="left"/>
              <w:rPr>
                <w:rFonts w:ascii="Times New Roman" w:eastAsia="Garamond" w:hAnsi="Times New Roman" w:cs="Times New Roman"/>
                <w:color w:val="000000"/>
              </w:rPr>
            </w:pPr>
            <w:r w:rsidRPr="00AD305A">
              <w:rPr>
                <w:rFonts w:ascii="Times New Roman" w:eastAsia="Garamond" w:hAnsi="Times New Roman" w:cs="Times New Roman"/>
                <w:b/>
                <w:bCs/>
                <w:color w:val="000000"/>
              </w:rPr>
              <w:t>(District/State/Private)</w:t>
            </w:r>
          </w:p>
        </w:tc>
        <w:tc>
          <w:tcPr>
            <w:tcW w:w="2280" w:type="dxa"/>
            <w:tcBorders>
              <w:top w:val="single" w:sz="8" w:space="0" w:color="DDDDDD"/>
              <w:left w:val="single" w:sz="8" w:space="0" w:color="DDDDDD"/>
              <w:bottom w:val="single" w:sz="8" w:space="0" w:color="DDDDDD"/>
              <w:right w:val="single" w:sz="8" w:space="0" w:color="DDDDDD"/>
            </w:tcBorders>
            <w:shd w:val="clear" w:color="auto" w:fill="F2F2F2"/>
          </w:tcPr>
          <w:p w14:paraId="29E82CEC" w14:textId="77777777" w:rsidR="00D50594" w:rsidRPr="00AD305A" w:rsidRDefault="00D50594" w:rsidP="00502638">
            <w:pPr>
              <w:pBdr>
                <w:top w:val="nil"/>
                <w:left w:val="nil"/>
                <w:bottom w:val="nil"/>
                <w:right w:val="nil"/>
                <w:between w:val="nil"/>
              </w:pBdr>
              <w:spacing w:before="79"/>
              <w:rPr>
                <w:rFonts w:ascii="Times New Roman" w:eastAsia="Arial" w:hAnsi="Times New Roman" w:cs="Times New Roman"/>
                <w:color w:val="000000"/>
              </w:rPr>
            </w:pPr>
          </w:p>
          <w:p w14:paraId="4B1030F3"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b/>
                <w:bCs/>
                <w:color w:val="000000"/>
              </w:rPr>
            </w:pPr>
            <w:r w:rsidRPr="00AD305A">
              <w:rPr>
                <w:rFonts w:ascii="Times New Roman" w:eastAsia="Arial" w:hAnsi="Times New Roman" w:cs="Times New Roman"/>
                <w:b/>
                <w:bCs/>
                <w:color w:val="000000"/>
              </w:rPr>
              <w:t>Contac                                          t</w:t>
            </w:r>
          </w:p>
        </w:tc>
      </w:tr>
      <w:tr w:rsidR="00D50594" w:rsidRPr="00AD305A" w14:paraId="3C2A995F" w14:textId="77777777" w:rsidTr="00502638">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AD181F"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D305A">
              <w:rPr>
                <w:rFonts w:ascii="Times New Roman" w:eastAsia="Garamond" w:hAnsi="Times New Roman" w:cs="Times New Roman"/>
                <w:b/>
                <w:bCs/>
                <w:color w:val="000000"/>
              </w:rPr>
              <w:t>PPE Kits/Masks/Gloves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831E5F" w14:textId="77777777" w:rsidR="00D50594" w:rsidRPr="00AD305A" w:rsidRDefault="00D50594" w:rsidP="00502638">
            <w:pPr>
              <w:pBdr>
                <w:top w:val="nil"/>
                <w:left w:val="nil"/>
                <w:bottom w:val="nil"/>
                <w:right w:val="nil"/>
                <w:between w:val="nil"/>
              </w:pBdr>
              <w:spacing w:before="240" w:after="240"/>
              <w:jc w:val="center"/>
              <w:rPr>
                <w:rFonts w:ascii="Times New Roman" w:eastAsia="Garamond" w:hAnsi="Times New Roman" w:cs="Times New Roman"/>
                <w:color w:val="000000"/>
              </w:rPr>
            </w:pPr>
            <w:r w:rsidRPr="00AD305A">
              <w:rPr>
                <w:rFonts w:ascii="Times New Roman" w:eastAsia="Garamond" w:hAnsi="Times New Roman" w:cs="Times New Roman"/>
                <w:color w:val="000000"/>
                <w:sz w:val="21"/>
                <w:szCs w:val="21"/>
              </w:rPr>
              <w:t xml:space="preserve">KMSCL </w:t>
            </w:r>
          </w:p>
        </w:tc>
        <w:tc>
          <w:tcPr>
            <w:tcW w:w="2280" w:type="dxa"/>
            <w:tcBorders>
              <w:top w:val="single" w:sz="8" w:space="0" w:color="DDDDDD"/>
              <w:left w:val="single" w:sz="8" w:space="0" w:color="DDDDDD"/>
              <w:bottom w:val="single" w:sz="8" w:space="0" w:color="DDDDDD"/>
              <w:right w:val="single" w:sz="8" w:space="0" w:color="DDDDDD"/>
            </w:tcBorders>
          </w:tcPr>
          <w:p w14:paraId="09311CCD"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D305A">
              <w:rPr>
                <w:rFonts w:ascii="Times New Roman" w:eastAsia="Arial" w:hAnsi="Times New Roman" w:cs="Times New Roman"/>
              </w:rPr>
              <w:t>9895214070</w:t>
            </w:r>
          </w:p>
        </w:tc>
      </w:tr>
      <w:tr w:rsidR="00D50594" w:rsidRPr="00AD305A" w14:paraId="200D1D19" w14:textId="77777777" w:rsidTr="00502638">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4AB47E"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b/>
                <w:bCs/>
                <w:color w:val="000000"/>
              </w:rPr>
            </w:pPr>
            <w:r w:rsidRPr="00AD305A">
              <w:rPr>
                <w:rFonts w:ascii="Times New Roman" w:eastAsia="Garamond" w:hAnsi="Times New Roman" w:cs="Times New Roman"/>
                <w:b/>
                <w:bCs/>
                <w:color w:val="000000"/>
              </w:rPr>
              <w:t>PPE Kits/Masks/Gloves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FB1D97" w14:textId="77777777" w:rsidR="00D50594" w:rsidRPr="00AD305A" w:rsidRDefault="00D50594" w:rsidP="00502638">
            <w:pPr>
              <w:pBdr>
                <w:top w:val="nil"/>
                <w:left w:val="nil"/>
                <w:bottom w:val="nil"/>
                <w:right w:val="nil"/>
                <w:between w:val="nil"/>
              </w:pBdr>
              <w:spacing w:before="240" w:after="240"/>
              <w:jc w:val="center"/>
              <w:rPr>
                <w:rFonts w:ascii="Times New Roman" w:eastAsia="Garamond" w:hAnsi="Times New Roman" w:cs="Times New Roman"/>
                <w:color w:val="000000"/>
                <w:sz w:val="21"/>
                <w:szCs w:val="21"/>
              </w:rPr>
            </w:pPr>
            <w:r w:rsidRPr="00AD305A">
              <w:rPr>
                <w:rFonts w:ascii="Times New Roman" w:eastAsia="Garamond" w:hAnsi="Times New Roman" w:cs="Times New Roman"/>
                <w:color w:val="000000"/>
                <w:sz w:val="21"/>
                <w:szCs w:val="21"/>
              </w:rPr>
              <w:t>Local Vendors</w:t>
            </w:r>
          </w:p>
        </w:tc>
        <w:tc>
          <w:tcPr>
            <w:tcW w:w="2280" w:type="dxa"/>
            <w:tcBorders>
              <w:top w:val="single" w:sz="8" w:space="0" w:color="DDDDDD"/>
              <w:left w:val="single" w:sz="8" w:space="0" w:color="DDDDDD"/>
              <w:bottom w:val="single" w:sz="8" w:space="0" w:color="DDDDDD"/>
              <w:right w:val="single" w:sz="8" w:space="0" w:color="DDDDDD"/>
            </w:tcBorders>
          </w:tcPr>
          <w:p w14:paraId="29AAFF33"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D305A">
              <w:rPr>
                <w:rFonts w:ascii="Times New Roman" w:eastAsia="Arial" w:hAnsi="Times New Roman" w:cs="Times New Roman"/>
                <w:color w:val="000000"/>
              </w:rPr>
              <w:t xml:space="preserve"> </w:t>
            </w:r>
            <w:r w:rsidRPr="00AD305A">
              <w:rPr>
                <w:rFonts w:ascii="Times New Roman" w:eastAsia="Arial" w:hAnsi="Times New Roman" w:cs="Times New Roman"/>
              </w:rPr>
              <w:t>9895214070</w:t>
            </w:r>
          </w:p>
        </w:tc>
      </w:tr>
      <w:tr w:rsidR="00D50594" w:rsidRPr="00AD305A" w14:paraId="3972E611" w14:textId="77777777" w:rsidTr="00502638">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220C31" w14:textId="77777777" w:rsidR="00D50594" w:rsidRPr="00AD305A" w:rsidRDefault="00D50594" w:rsidP="00502638">
            <w:pPr>
              <w:pBdr>
                <w:top w:val="nil"/>
                <w:left w:val="nil"/>
                <w:bottom w:val="nil"/>
                <w:right w:val="nil"/>
                <w:between w:val="nil"/>
              </w:pBdr>
              <w:spacing w:before="240"/>
              <w:ind w:left="270"/>
              <w:jc w:val="left"/>
              <w:rPr>
                <w:rFonts w:ascii="Times New Roman" w:eastAsia="Garamond" w:hAnsi="Times New Roman" w:cs="Times New Roman"/>
                <w:b/>
                <w:bCs/>
                <w:color w:val="000000"/>
              </w:rPr>
            </w:pPr>
            <w:r w:rsidRPr="00AD305A">
              <w:rPr>
                <w:rFonts w:ascii="Times New Roman" w:eastAsia="Garamond" w:hAnsi="Times New Roman" w:cs="Times New Roman"/>
                <w:b/>
                <w:bCs/>
                <w:color w:val="000000"/>
              </w:rPr>
              <w:t>Oxygen</w:t>
            </w:r>
          </w:p>
          <w:p w14:paraId="5F3A91E9" w14:textId="77777777" w:rsidR="00D50594" w:rsidRPr="00AD305A" w:rsidRDefault="00D50594" w:rsidP="00502638">
            <w:pPr>
              <w:pBdr>
                <w:top w:val="nil"/>
                <w:left w:val="nil"/>
                <w:bottom w:val="nil"/>
                <w:right w:val="nil"/>
                <w:between w:val="nil"/>
              </w:pBdr>
              <w:spacing w:after="240"/>
              <w:ind w:left="270"/>
              <w:jc w:val="left"/>
              <w:rPr>
                <w:rFonts w:ascii="Times New Roman" w:eastAsia="Garamond" w:hAnsi="Times New Roman" w:cs="Times New Roman"/>
                <w:color w:val="000000"/>
              </w:rPr>
            </w:pPr>
            <w:r w:rsidRPr="00AD305A">
              <w:rPr>
                <w:rFonts w:ascii="Times New Roman" w:eastAsia="Garamond" w:hAnsi="Times New Roman" w:cs="Times New Roman"/>
                <w:b/>
                <w:bCs/>
                <w:color w:val="000000"/>
              </w:rPr>
              <w:t>Cylinders/Concentrators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FC76E0" w14:textId="77777777" w:rsidR="00D50594" w:rsidRPr="00AD305A" w:rsidRDefault="00D50594" w:rsidP="00502638">
            <w:pPr>
              <w:pBdr>
                <w:top w:val="nil"/>
                <w:left w:val="nil"/>
                <w:bottom w:val="nil"/>
                <w:right w:val="nil"/>
                <w:between w:val="nil"/>
              </w:pBdr>
              <w:spacing w:before="240" w:after="240"/>
              <w:jc w:val="center"/>
              <w:rPr>
                <w:rFonts w:ascii="Times New Roman" w:eastAsia="Garamond" w:hAnsi="Times New Roman" w:cs="Times New Roman"/>
                <w:color w:val="000000"/>
              </w:rPr>
            </w:pPr>
            <w:r w:rsidRPr="00AD305A">
              <w:rPr>
                <w:rFonts w:ascii="Times New Roman" w:eastAsia="Garamond" w:hAnsi="Times New Roman" w:cs="Times New Roman"/>
                <w:color w:val="000000"/>
                <w:sz w:val="21"/>
                <w:szCs w:val="21"/>
              </w:rPr>
              <w:t>KMSCL</w:t>
            </w:r>
          </w:p>
        </w:tc>
        <w:tc>
          <w:tcPr>
            <w:tcW w:w="2280" w:type="dxa"/>
            <w:tcBorders>
              <w:top w:val="single" w:sz="8" w:space="0" w:color="DDDDDD"/>
              <w:left w:val="single" w:sz="8" w:space="0" w:color="DDDDDD"/>
              <w:bottom w:val="single" w:sz="8" w:space="0" w:color="DDDDDD"/>
              <w:right w:val="single" w:sz="8" w:space="0" w:color="DDDDDD"/>
            </w:tcBorders>
          </w:tcPr>
          <w:p w14:paraId="44696A68" w14:textId="77777777" w:rsidR="00D50594" w:rsidRPr="00AD305A" w:rsidRDefault="00D50594" w:rsidP="00502638">
            <w:pPr>
              <w:rPr>
                <w:rFonts w:ascii="Times New Roman" w:eastAsia="Arial" w:hAnsi="Times New Roman" w:cs="Times New Roman"/>
              </w:rPr>
            </w:pPr>
          </w:p>
          <w:p w14:paraId="1B23FB5D" w14:textId="77777777" w:rsidR="00D50594" w:rsidRPr="00AD305A" w:rsidRDefault="00D50594" w:rsidP="00502638">
            <w:pPr>
              <w:rPr>
                <w:rFonts w:ascii="Times New Roman" w:eastAsia="Arial" w:hAnsi="Times New Roman" w:cs="Times New Roman"/>
              </w:rPr>
            </w:pPr>
            <w:r w:rsidRPr="00AD305A">
              <w:rPr>
                <w:rFonts w:ascii="Times New Roman" w:eastAsia="Arial" w:hAnsi="Times New Roman" w:cs="Times New Roman"/>
              </w:rPr>
              <w:t>9895214070</w:t>
            </w:r>
          </w:p>
          <w:p w14:paraId="4E6EE19F" w14:textId="77777777" w:rsidR="00D50594" w:rsidRPr="00AD305A" w:rsidRDefault="00D50594" w:rsidP="00502638">
            <w:pPr>
              <w:rPr>
                <w:rFonts w:ascii="Times New Roman" w:eastAsia="Arial" w:hAnsi="Times New Roman" w:cs="Times New Roman"/>
              </w:rPr>
            </w:pPr>
            <w:r w:rsidRPr="00AD305A">
              <w:rPr>
                <w:rFonts w:ascii="Times New Roman" w:eastAsia="Arial" w:hAnsi="Times New Roman" w:cs="Times New Roman"/>
              </w:rPr>
              <w:t>0479-2442806</w:t>
            </w:r>
          </w:p>
          <w:p w14:paraId="0ED26B81"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p>
        </w:tc>
      </w:tr>
      <w:tr w:rsidR="00D50594" w:rsidRPr="00AD305A" w14:paraId="0FE8E075" w14:textId="77777777" w:rsidTr="00502638">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7F0E87B"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D305A">
              <w:rPr>
                <w:rFonts w:ascii="Times New Roman" w:eastAsia="Garamond" w:hAnsi="Times New Roman" w:cs="Times New Roman"/>
                <w:b/>
                <w:bCs/>
                <w:color w:val="000000"/>
              </w:rPr>
              <w:t>Medicines/Antivirals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13630B" w14:textId="77777777" w:rsidR="00D50594" w:rsidRPr="00AD305A" w:rsidRDefault="00D50594" w:rsidP="00502638">
            <w:pPr>
              <w:pBdr>
                <w:top w:val="nil"/>
                <w:left w:val="nil"/>
                <w:bottom w:val="nil"/>
                <w:right w:val="nil"/>
                <w:between w:val="nil"/>
              </w:pBdr>
              <w:spacing w:before="240" w:after="240"/>
              <w:jc w:val="center"/>
              <w:rPr>
                <w:rFonts w:ascii="Times New Roman" w:eastAsia="Garamond" w:hAnsi="Times New Roman" w:cs="Times New Roman"/>
                <w:color w:val="000000"/>
              </w:rPr>
            </w:pPr>
            <w:r w:rsidRPr="00AD305A">
              <w:rPr>
                <w:rFonts w:ascii="Times New Roman" w:eastAsia="Garamond" w:hAnsi="Times New Roman" w:cs="Times New Roman"/>
                <w:color w:val="000000"/>
                <w:sz w:val="21"/>
                <w:szCs w:val="21"/>
              </w:rPr>
              <w:t xml:space="preserve">KMSCL </w:t>
            </w:r>
          </w:p>
        </w:tc>
        <w:tc>
          <w:tcPr>
            <w:tcW w:w="2280" w:type="dxa"/>
            <w:tcBorders>
              <w:top w:val="single" w:sz="8" w:space="0" w:color="DDDDDD"/>
              <w:left w:val="single" w:sz="8" w:space="0" w:color="DDDDDD"/>
              <w:bottom w:val="single" w:sz="8" w:space="0" w:color="DDDDDD"/>
              <w:right w:val="single" w:sz="8" w:space="0" w:color="DDDDDD"/>
            </w:tcBorders>
          </w:tcPr>
          <w:p w14:paraId="42CB64DA"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D305A">
              <w:rPr>
                <w:rFonts w:ascii="Times New Roman" w:eastAsia="Arial" w:hAnsi="Times New Roman" w:cs="Times New Roman"/>
              </w:rPr>
              <w:t>9895214070</w:t>
            </w:r>
          </w:p>
        </w:tc>
      </w:tr>
      <w:tr w:rsidR="00D50594" w:rsidRPr="00AD305A" w14:paraId="63FC3DF1" w14:textId="77777777" w:rsidTr="00502638">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F79323"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D305A">
              <w:rPr>
                <w:rFonts w:ascii="Times New Roman" w:eastAsia="Garamond" w:hAnsi="Times New Roman" w:cs="Times New Roman"/>
                <w:b/>
                <w:bCs/>
                <w:color w:val="000000"/>
              </w:rPr>
              <w:t>Medicines/Antivirals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BD48D1D" w14:textId="77777777" w:rsidR="00D50594" w:rsidRPr="00AD305A" w:rsidRDefault="00D50594" w:rsidP="00502638">
            <w:pPr>
              <w:pBdr>
                <w:top w:val="nil"/>
                <w:left w:val="nil"/>
                <w:bottom w:val="nil"/>
                <w:right w:val="nil"/>
                <w:between w:val="nil"/>
              </w:pBdr>
              <w:spacing w:before="240" w:after="240"/>
              <w:jc w:val="center"/>
              <w:rPr>
                <w:rFonts w:ascii="Times New Roman" w:eastAsia="Garamond" w:hAnsi="Times New Roman" w:cs="Times New Roman"/>
                <w:color w:val="000000"/>
              </w:rPr>
            </w:pPr>
            <w:r w:rsidRPr="00AD305A">
              <w:rPr>
                <w:rFonts w:ascii="Times New Roman" w:eastAsia="Garamond" w:hAnsi="Times New Roman" w:cs="Times New Roman"/>
                <w:color w:val="000000"/>
                <w:sz w:val="21"/>
                <w:szCs w:val="21"/>
              </w:rPr>
              <w:t xml:space="preserve">Neethi Shops </w:t>
            </w:r>
          </w:p>
        </w:tc>
        <w:tc>
          <w:tcPr>
            <w:tcW w:w="2280" w:type="dxa"/>
            <w:tcBorders>
              <w:top w:val="single" w:sz="8" w:space="0" w:color="DDDDDD"/>
              <w:left w:val="single" w:sz="8" w:space="0" w:color="DDDDDD"/>
              <w:bottom w:val="single" w:sz="8" w:space="0" w:color="DDDDDD"/>
              <w:right w:val="single" w:sz="8" w:space="0" w:color="DDDDDD"/>
            </w:tcBorders>
          </w:tcPr>
          <w:p w14:paraId="243684DA" w14:textId="77777777" w:rsidR="00D50594" w:rsidRPr="00AD305A" w:rsidRDefault="00D50594" w:rsidP="00502638">
            <w:pPr>
              <w:pBdr>
                <w:top w:val="nil"/>
                <w:left w:val="nil"/>
                <w:bottom w:val="nil"/>
                <w:right w:val="nil"/>
                <w:between w:val="nil"/>
              </w:pBdr>
              <w:rPr>
                <w:rFonts w:ascii="Times New Roman" w:eastAsia="Arial" w:hAnsi="Times New Roman" w:cs="Times New Roman"/>
              </w:rPr>
            </w:pPr>
            <w:r w:rsidRPr="00AD305A">
              <w:rPr>
                <w:rFonts w:ascii="Times New Roman" w:eastAsia="Arial" w:hAnsi="Times New Roman" w:cs="Times New Roman"/>
              </w:rPr>
              <w:t>9656018108</w:t>
            </w:r>
          </w:p>
          <w:p w14:paraId="5A9367A6"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D305A">
              <w:rPr>
                <w:rFonts w:ascii="Times New Roman" w:eastAsia="Arial" w:hAnsi="Times New Roman" w:cs="Times New Roman"/>
              </w:rPr>
              <w:t>8606908108</w:t>
            </w:r>
          </w:p>
        </w:tc>
      </w:tr>
      <w:tr w:rsidR="00D50594" w:rsidRPr="00AD305A" w14:paraId="7536FC0B" w14:textId="77777777" w:rsidTr="00502638">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E1434E"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D305A">
              <w:rPr>
                <w:rFonts w:ascii="Times New Roman" w:eastAsia="Garamond" w:hAnsi="Times New Roman" w:cs="Times New Roman"/>
                <w:b/>
                <w:bCs/>
                <w:color w:val="000000"/>
              </w:rPr>
              <w:t>Test Kits (RTPCR/Rapid)</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vAlign w:val="center"/>
          </w:tcPr>
          <w:p w14:paraId="02DFF1BD" w14:textId="77777777" w:rsidR="00D50594" w:rsidRPr="00AD305A" w:rsidRDefault="00D50594" w:rsidP="00502638">
            <w:pPr>
              <w:pBdr>
                <w:top w:val="nil"/>
                <w:left w:val="nil"/>
                <w:bottom w:val="nil"/>
                <w:right w:val="nil"/>
                <w:between w:val="nil"/>
              </w:pBdr>
              <w:spacing w:before="220" w:after="220"/>
              <w:jc w:val="center"/>
              <w:rPr>
                <w:rFonts w:ascii="Times New Roman" w:eastAsia="Garamond" w:hAnsi="Times New Roman" w:cs="Times New Roman"/>
                <w:color w:val="000000"/>
                <w:sz w:val="19"/>
                <w:szCs w:val="19"/>
              </w:rPr>
            </w:pPr>
            <w:r w:rsidRPr="00AD305A">
              <w:rPr>
                <w:rFonts w:ascii="Times New Roman" w:eastAsia="Garamond" w:hAnsi="Times New Roman" w:cs="Times New Roman"/>
                <w:color w:val="000000"/>
                <w:sz w:val="19"/>
                <w:szCs w:val="19"/>
              </w:rPr>
              <w:t xml:space="preserve">KMSCL </w:t>
            </w:r>
          </w:p>
        </w:tc>
        <w:tc>
          <w:tcPr>
            <w:tcW w:w="2280" w:type="dxa"/>
            <w:tcBorders>
              <w:top w:val="single" w:sz="8" w:space="0" w:color="DDDDDD"/>
              <w:left w:val="single" w:sz="8" w:space="0" w:color="DDDDDD"/>
              <w:bottom w:val="single" w:sz="8" w:space="0" w:color="DDDDDD"/>
              <w:right w:val="single" w:sz="8" w:space="0" w:color="DDDDDD"/>
            </w:tcBorders>
          </w:tcPr>
          <w:p w14:paraId="64499070" w14:textId="77777777" w:rsidR="00D50594" w:rsidRPr="00AD305A" w:rsidRDefault="00D50594" w:rsidP="00502638">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D305A">
              <w:rPr>
                <w:rFonts w:ascii="Times New Roman" w:eastAsia="Arial" w:hAnsi="Times New Roman" w:cs="Times New Roman"/>
              </w:rPr>
              <w:t>9495757110</w:t>
            </w:r>
          </w:p>
        </w:tc>
      </w:tr>
    </w:tbl>
    <w:p w14:paraId="18B499AC" w14:textId="77777777" w:rsidR="00C923D8" w:rsidRDefault="00C923D8">
      <w:pPr>
        <w:pStyle w:val="Heading2"/>
        <w:numPr>
          <w:ilvl w:val="1"/>
          <w:numId w:val="1"/>
        </w:numPr>
        <w:tabs>
          <w:tab w:val="left" w:pos="0"/>
        </w:tabs>
        <w:rPr>
          <w:rFonts w:ascii="Roboto" w:eastAsia="Roboto" w:hAnsi="Roboto" w:cs="Roboto"/>
          <w:b w:val="0"/>
          <w:bCs w:val="0"/>
          <w:color w:val="000000"/>
          <w:sz w:val="24"/>
          <w:szCs w:val="24"/>
        </w:rPr>
      </w:pPr>
    </w:p>
    <w:p w14:paraId="6378078A" w14:textId="77777777" w:rsidR="00C923D8" w:rsidRDefault="009B6B2F">
      <w:pPr>
        <w:pStyle w:val="Heading3"/>
        <w:numPr>
          <w:ilvl w:val="2"/>
          <w:numId w:val="1"/>
        </w:numPr>
        <w:tabs>
          <w:tab w:val="left" w:pos="0"/>
        </w:tabs>
      </w:pPr>
      <w:bookmarkStart w:id="126" w:name="_n6yzrmc3einy" w:colFirst="0" w:colLast="0"/>
      <w:bookmarkEnd w:id="126"/>
      <w:r>
        <w:t>Collaboration with NGOs, PPP, and CSR</w:t>
      </w:r>
    </w:p>
    <w:p w14:paraId="0EC631D8" w14:textId="77777777" w:rsidR="00C923D8" w:rsidRDefault="009B6B2F">
      <w:r>
        <w:t>To augment government efforts during a pandemic, the LSG shall collaborate with NGOs, voluntary organisations, and private sector partners through public–private partnerships and Corporate Social Responsibility (CSR) initiatives, in coordination with District authorities.</w:t>
      </w:r>
    </w:p>
    <w:p w14:paraId="6472F6D8" w14:textId="77777777" w:rsidR="00C923D8" w:rsidRDefault="009B6B2F">
      <w:pPr>
        <w:spacing w:before="240" w:after="240" w:line="240" w:lineRule="auto"/>
      </w:pPr>
      <w:r>
        <w:rPr>
          <w:b/>
          <w:bCs/>
        </w:rPr>
        <w:t>Key Points:</w:t>
      </w:r>
    </w:p>
    <w:p w14:paraId="2974B255" w14:textId="77777777" w:rsidR="00C923D8" w:rsidRDefault="009B6B2F">
      <w:pPr>
        <w:numPr>
          <w:ilvl w:val="0"/>
          <w:numId w:val="15"/>
        </w:numPr>
        <w:spacing w:before="240" w:line="240" w:lineRule="auto"/>
        <w:jc w:val="left"/>
      </w:pPr>
      <w:r>
        <w:lastRenderedPageBreak/>
        <w:t>Engage NGOs and community-based organisations for community outreach, awareness, and support to vulnerable populations.</w:t>
      </w:r>
      <w:r>
        <w:br/>
      </w:r>
    </w:p>
    <w:p w14:paraId="7CEA3600" w14:textId="77777777" w:rsidR="00C923D8" w:rsidRDefault="009B6B2F">
      <w:pPr>
        <w:numPr>
          <w:ilvl w:val="0"/>
          <w:numId w:val="15"/>
        </w:numPr>
        <w:spacing w:line="240" w:lineRule="auto"/>
        <w:jc w:val="left"/>
      </w:pPr>
      <w:r>
        <w:t>Leverage CSR support for procurement of medical equipment, PPE, oxygen concentrators, food kits, and sanitation materials, as permitted.</w:t>
      </w:r>
      <w:r>
        <w:br/>
      </w:r>
    </w:p>
    <w:p w14:paraId="40269702" w14:textId="77777777" w:rsidR="00C923D8" w:rsidRDefault="009B6B2F">
      <w:pPr>
        <w:numPr>
          <w:ilvl w:val="0"/>
          <w:numId w:val="15"/>
        </w:numPr>
        <w:spacing w:line="240" w:lineRule="auto"/>
        <w:jc w:val="left"/>
      </w:pPr>
      <w:r>
        <w:t>Ensure all collaborations align with government guidelines and are routed through approved administrative and financial procedures.</w:t>
      </w:r>
      <w:r>
        <w:br/>
      </w:r>
    </w:p>
    <w:p w14:paraId="237C0F0E" w14:textId="77777777" w:rsidR="00C923D8" w:rsidRDefault="009B6B2F">
      <w:pPr>
        <w:numPr>
          <w:ilvl w:val="0"/>
          <w:numId w:val="15"/>
        </w:numPr>
        <w:spacing w:after="240" w:line="240" w:lineRule="auto"/>
        <w:jc w:val="left"/>
      </w:pPr>
      <w:r>
        <w:t>Maintain transparency and documentation for all external support received and utilised.</w:t>
      </w:r>
    </w:p>
    <w:p w14:paraId="45C24041" w14:textId="77777777" w:rsidR="00C923D8" w:rsidRDefault="009B6B2F">
      <w:pPr>
        <w:pStyle w:val="Heading3"/>
        <w:keepNext w:val="0"/>
        <w:keepLines w:val="0"/>
        <w:numPr>
          <w:ilvl w:val="2"/>
          <w:numId w:val="1"/>
        </w:numPr>
        <w:tabs>
          <w:tab w:val="left" w:pos="0"/>
        </w:tabs>
        <w:spacing w:before="360" w:after="0"/>
      </w:pPr>
      <w:bookmarkStart w:id="127" w:name="_o8m6u1mhi31e" w:colFirst="0" w:colLast="0"/>
      <w:bookmarkEnd w:id="127"/>
      <w:r>
        <w:t>Interdepartmental Coordination</w:t>
      </w:r>
    </w:p>
    <w:p w14:paraId="4827DF78" w14:textId="77777777" w:rsidR="00C923D8" w:rsidRDefault="009B6B2F">
      <w:r>
        <w:t>Coordination among departments during a pandemic shall be ensured through regular review meetings convened by the LSGD President. These meetings will provide a structured platform for sharing situational updates, assessing resource availability, resolving operational gaps, and taking joint decisions to ensure a coordinated and timely response.</w:t>
      </w:r>
    </w:p>
    <w:p w14:paraId="3CB4E0FA" w14:textId="77777777" w:rsidR="00C923D8" w:rsidRDefault="00C923D8"/>
    <w:tbl>
      <w:tblPr>
        <w:tblStyle w:val="afff0"/>
        <w:tblW w:w="8655"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2190"/>
        <w:gridCol w:w="1980"/>
        <w:gridCol w:w="2895"/>
        <w:gridCol w:w="1590"/>
      </w:tblGrid>
      <w:tr w:rsidR="00C923D8" w14:paraId="6B281B65" w14:textId="77777777">
        <w:trPr>
          <w:trHeight w:val="540"/>
        </w:trPr>
        <w:tc>
          <w:tcPr>
            <w:tcW w:w="2190" w:type="dxa"/>
            <w:tcBorders>
              <w:top w:val="single" w:sz="8" w:space="0" w:color="DDDDDD"/>
              <w:left w:val="single" w:sz="8" w:space="0" w:color="DDDDDD"/>
              <w:bottom w:val="single" w:sz="8" w:space="0" w:color="DDDDDD"/>
              <w:right w:val="single" w:sz="8" w:space="0" w:color="DDDDDD"/>
            </w:tcBorders>
            <w:shd w:val="clear" w:color="auto" w:fill="F2F2F2"/>
          </w:tcPr>
          <w:p w14:paraId="02279D42" w14:textId="77777777" w:rsidR="00C923D8" w:rsidRDefault="009B6B2F">
            <w:pPr>
              <w:jc w:val="left"/>
            </w:pPr>
            <w:r>
              <w:rPr>
                <w:rFonts w:ascii="Arial" w:eastAsia="Arial" w:hAnsi="Arial" w:cs="Arial"/>
                <w:b/>
                <w:bCs/>
              </w:rPr>
              <w:t>Department</w:t>
            </w:r>
          </w:p>
        </w:tc>
        <w:tc>
          <w:tcPr>
            <w:tcW w:w="1980" w:type="dxa"/>
            <w:tcBorders>
              <w:top w:val="single" w:sz="8" w:space="0" w:color="DDDDDD"/>
              <w:left w:val="single" w:sz="8" w:space="0" w:color="DDDDDD"/>
              <w:bottom w:val="single" w:sz="8" w:space="0" w:color="DDDDDD"/>
              <w:right w:val="single" w:sz="8" w:space="0" w:color="DDDDDD"/>
            </w:tcBorders>
            <w:shd w:val="clear" w:color="auto" w:fill="F2F2F2"/>
          </w:tcPr>
          <w:p w14:paraId="44C89690" w14:textId="77777777" w:rsidR="00C923D8" w:rsidRDefault="009B6B2F">
            <w:pPr>
              <w:jc w:val="left"/>
            </w:pPr>
            <w:r>
              <w:rPr>
                <w:rFonts w:ascii="Arial" w:eastAsia="Arial" w:hAnsi="Arial" w:cs="Arial"/>
                <w:b/>
                <w:bCs/>
              </w:rPr>
              <w:t>Representative</w:t>
            </w:r>
          </w:p>
        </w:tc>
        <w:tc>
          <w:tcPr>
            <w:tcW w:w="2895" w:type="dxa"/>
            <w:tcBorders>
              <w:top w:val="single" w:sz="8" w:space="0" w:color="DDDDDD"/>
              <w:left w:val="single" w:sz="8" w:space="0" w:color="DDDDDD"/>
              <w:bottom w:val="single" w:sz="8" w:space="0" w:color="DDDDDD"/>
              <w:right w:val="single" w:sz="8" w:space="0" w:color="DDDDDD"/>
            </w:tcBorders>
            <w:shd w:val="clear" w:color="auto" w:fill="F2F2F2"/>
          </w:tcPr>
          <w:p w14:paraId="5E44E4E2" w14:textId="77777777" w:rsidR="00C923D8" w:rsidRDefault="009B6B2F">
            <w:pPr>
              <w:jc w:val="left"/>
            </w:pPr>
            <w:r>
              <w:rPr>
                <w:rFonts w:ascii="Arial" w:eastAsia="Arial" w:hAnsi="Arial" w:cs="Arial"/>
                <w:b/>
                <w:bCs/>
              </w:rPr>
              <w:t>Key Role</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Pr>
          <w:p w14:paraId="140DA964" w14:textId="77777777" w:rsidR="00C923D8" w:rsidRDefault="009B6B2F">
            <w:pPr>
              <w:jc w:val="left"/>
            </w:pPr>
            <w:r>
              <w:rPr>
                <w:rFonts w:ascii="Arial" w:eastAsia="Arial" w:hAnsi="Arial" w:cs="Arial"/>
                <w:b/>
                <w:bCs/>
              </w:rPr>
              <w:t>Contact</w:t>
            </w:r>
          </w:p>
        </w:tc>
      </w:tr>
      <w:tr w:rsidR="00C923D8" w14:paraId="4AC889C7" w14:textId="77777777">
        <w:trPr>
          <w:trHeight w:val="540"/>
        </w:trPr>
        <w:tc>
          <w:tcPr>
            <w:tcW w:w="2190" w:type="dxa"/>
            <w:tcBorders>
              <w:top w:val="single" w:sz="8" w:space="0" w:color="DDDDDD"/>
              <w:left w:val="single" w:sz="8" w:space="0" w:color="DDDDDD"/>
              <w:bottom w:val="single" w:sz="8" w:space="0" w:color="DDDDDD"/>
              <w:right w:val="single" w:sz="8" w:space="0" w:color="DDDDDD"/>
            </w:tcBorders>
          </w:tcPr>
          <w:p w14:paraId="7CAFE920" w14:textId="77777777" w:rsidR="00C923D8" w:rsidRDefault="009B6B2F">
            <w:r>
              <w:rPr>
                <w:rFonts w:ascii="Arial" w:eastAsia="Arial" w:hAnsi="Arial" w:cs="Arial"/>
              </w:rPr>
              <w:t>Health (PHC)</w:t>
            </w:r>
          </w:p>
        </w:tc>
        <w:tc>
          <w:tcPr>
            <w:tcW w:w="1980" w:type="dxa"/>
            <w:tcBorders>
              <w:top w:val="single" w:sz="8" w:space="0" w:color="DDDDDD"/>
              <w:left w:val="single" w:sz="8" w:space="0" w:color="DDDDDD"/>
              <w:bottom w:val="single" w:sz="8" w:space="0" w:color="DDDDDD"/>
              <w:right w:val="single" w:sz="8" w:space="0" w:color="DDDDDD"/>
            </w:tcBorders>
          </w:tcPr>
          <w:p w14:paraId="038F5F26" w14:textId="77777777" w:rsidR="00C923D8" w:rsidRDefault="009B6B2F">
            <w:r>
              <w:rPr>
                <w:rFonts w:ascii="Arial" w:eastAsia="Arial" w:hAnsi="Arial" w:cs="Arial"/>
              </w:rPr>
              <w:t>__MEDICAL OFFICER________</w:t>
            </w:r>
          </w:p>
        </w:tc>
        <w:tc>
          <w:tcPr>
            <w:tcW w:w="2895" w:type="dxa"/>
            <w:tcBorders>
              <w:top w:val="single" w:sz="8" w:space="0" w:color="DDDDDD"/>
              <w:left w:val="single" w:sz="8" w:space="0" w:color="DDDDDD"/>
              <w:bottom w:val="single" w:sz="8" w:space="0" w:color="DDDDDD"/>
              <w:right w:val="single" w:sz="8" w:space="0" w:color="DDDDDD"/>
            </w:tcBorders>
          </w:tcPr>
          <w:p w14:paraId="2E41E549" w14:textId="77777777" w:rsidR="00C923D8" w:rsidRDefault="009B6B2F">
            <w:r>
              <w:rPr>
                <w:rFonts w:ascii="Arial" w:eastAsia="Arial" w:hAnsi="Arial" w:cs="Arial"/>
              </w:rPr>
              <w:t>Case management</w:t>
            </w:r>
          </w:p>
        </w:tc>
        <w:tc>
          <w:tcPr>
            <w:tcW w:w="1590" w:type="dxa"/>
            <w:tcBorders>
              <w:top w:val="single" w:sz="8" w:space="0" w:color="DDDDDD"/>
              <w:left w:val="single" w:sz="8" w:space="0" w:color="DDDDDD"/>
              <w:bottom w:val="single" w:sz="8" w:space="0" w:color="DDDDDD"/>
              <w:right w:val="single" w:sz="8" w:space="0" w:color="DDDDDD"/>
            </w:tcBorders>
          </w:tcPr>
          <w:p w14:paraId="3105E901" w14:textId="77777777" w:rsidR="00C923D8" w:rsidRDefault="009B6B2F">
            <w:r>
              <w:rPr>
                <w:rFonts w:ascii="Arial" w:eastAsia="Arial" w:hAnsi="Arial" w:cs="Arial"/>
              </w:rPr>
              <w:t>__________</w:t>
            </w:r>
          </w:p>
        </w:tc>
      </w:tr>
      <w:tr w:rsidR="00C923D8" w14:paraId="6D936E76" w14:textId="77777777">
        <w:trPr>
          <w:trHeight w:val="540"/>
        </w:trPr>
        <w:tc>
          <w:tcPr>
            <w:tcW w:w="2190" w:type="dxa"/>
            <w:tcBorders>
              <w:top w:val="single" w:sz="8" w:space="0" w:color="DDDDDD"/>
              <w:left w:val="single" w:sz="8" w:space="0" w:color="DDDDDD"/>
              <w:bottom w:val="single" w:sz="8" w:space="0" w:color="DDDDDD"/>
              <w:right w:val="single" w:sz="8" w:space="0" w:color="DDDDDD"/>
            </w:tcBorders>
          </w:tcPr>
          <w:p w14:paraId="0A5A7CE6" w14:textId="77777777" w:rsidR="00C923D8" w:rsidRDefault="009B6B2F">
            <w:r>
              <w:rPr>
                <w:rFonts w:ascii="Arial" w:eastAsia="Arial" w:hAnsi="Arial" w:cs="Arial"/>
              </w:rPr>
              <w:t>Veterinary</w:t>
            </w:r>
          </w:p>
        </w:tc>
        <w:tc>
          <w:tcPr>
            <w:tcW w:w="1980" w:type="dxa"/>
            <w:tcBorders>
              <w:top w:val="single" w:sz="8" w:space="0" w:color="DDDDDD"/>
              <w:left w:val="single" w:sz="8" w:space="0" w:color="DDDDDD"/>
              <w:bottom w:val="single" w:sz="8" w:space="0" w:color="DDDDDD"/>
              <w:right w:val="single" w:sz="8" w:space="0" w:color="DDDDDD"/>
            </w:tcBorders>
          </w:tcPr>
          <w:p w14:paraId="4C7642B8" w14:textId="77777777" w:rsidR="00C923D8" w:rsidRDefault="009B6B2F">
            <w:r>
              <w:rPr>
                <w:rFonts w:ascii="Arial" w:eastAsia="Arial" w:hAnsi="Arial" w:cs="Arial"/>
              </w:rPr>
              <w:t>________VETERINARY SURGEON __</w:t>
            </w:r>
          </w:p>
        </w:tc>
        <w:tc>
          <w:tcPr>
            <w:tcW w:w="2895" w:type="dxa"/>
            <w:tcBorders>
              <w:top w:val="single" w:sz="8" w:space="0" w:color="DDDDDD"/>
              <w:left w:val="single" w:sz="8" w:space="0" w:color="DDDDDD"/>
              <w:bottom w:val="single" w:sz="8" w:space="0" w:color="DDDDDD"/>
              <w:right w:val="single" w:sz="8" w:space="0" w:color="DDDDDD"/>
            </w:tcBorders>
          </w:tcPr>
          <w:p w14:paraId="6FEA6B67" w14:textId="77777777" w:rsidR="00C923D8" w:rsidRDefault="009B6B2F">
            <w:r>
              <w:rPr>
                <w:rFonts w:ascii="Arial" w:eastAsia="Arial" w:hAnsi="Arial" w:cs="Arial"/>
              </w:rPr>
              <w:t>Animal surveillance</w:t>
            </w:r>
          </w:p>
        </w:tc>
        <w:tc>
          <w:tcPr>
            <w:tcW w:w="1590" w:type="dxa"/>
            <w:tcBorders>
              <w:top w:val="single" w:sz="8" w:space="0" w:color="DDDDDD"/>
              <w:left w:val="single" w:sz="8" w:space="0" w:color="DDDDDD"/>
              <w:bottom w:val="single" w:sz="8" w:space="0" w:color="DDDDDD"/>
              <w:right w:val="single" w:sz="8" w:space="0" w:color="DDDDDD"/>
            </w:tcBorders>
          </w:tcPr>
          <w:p w14:paraId="0F27311A" w14:textId="77777777" w:rsidR="00C923D8" w:rsidRDefault="009B6B2F">
            <w:r>
              <w:rPr>
                <w:rFonts w:ascii="Arial" w:eastAsia="Arial" w:hAnsi="Arial" w:cs="Arial"/>
              </w:rPr>
              <w:t>__________</w:t>
            </w:r>
          </w:p>
        </w:tc>
      </w:tr>
      <w:tr w:rsidR="00C923D8" w14:paraId="7DA22B90" w14:textId="77777777">
        <w:trPr>
          <w:trHeight w:val="540"/>
        </w:trPr>
        <w:tc>
          <w:tcPr>
            <w:tcW w:w="2190" w:type="dxa"/>
            <w:tcBorders>
              <w:top w:val="single" w:sz="8" w:space="0" w:color="DDDDDD"/>
              <w:left w:val="single" w:sz="8" w:space="0" w:color="DDDDDD"/>
              <w:bottom w:val="single" w:sz="8" w:space="0" w:color="DDDDDD"/>
              <w:right w:val="single" w:sz="8" w:space="0" w:color="DDDDDD"/>
            </w:tcBorders>
          </w:tcPr>
          <w:p w14:paraId="4C0191AA" w14:textId="77777777" w:rsidR="00C923D8" w:rsidRDefault="009B6B2F">
            <w:r>
              <w:rPr>
                <w:rFonts w:ascii="Arial" w:eastAsia="Arial" w:hAnsi="Arial" w:cs="Arial"/>
              </w:rPr>
              <w:t>ICDS</w:t>
            </w:r>
          </w:p>
        </w:tc>
        <w:tc>
          <w:tcPr>
            <w:tcW w:w="1980" w:type="dxa"/>
            <w:tcBorders>
              <w:top w:val="single" w:sz="8" w:space="0" w:color="DDDDDD"/>
              <w:left w:val="single" w:sz="8" w:space="0" w:color="DDDDDD"/>
              <w:bottom w:val="single" w:sz="8" w:space="0" w:color="DDDDDD"/>
              <w:right w:val="single" w:sz="8" w:space="0" w:color="DDDDDD"/>
            </w:tcBorders>
          </w:tcPr>
          <w:p w14:paraId="733DF6B4" w14:textId="77777777" w:rsidR="00C923D8" w:rsidRDefault="009B6B2F">
            <w:r>
              <w:rPr>
                <w:rFonts w:ascii="Arial" w:eastAsia="Arial" w:hAnsi="Arial" w:cs="Arial"/>
              </w:rPr>
              <w:t>___ICDS OFFICER_______</w:t>
            </w:r>
          </w:p>
        </w:tc>
        <w:tc>
          <w:tcPr>
            <w:tcW w:w="2895" w:type="dxa"/>
            <w:tcBorders>
              <w:top w:val="single" w:sz="8" w:space="0" w:color="DDDDDD"/>
              <w:left w:val="single" w:sz="8" w:space="0" w:color="DDDDDD"/>
              <w:bottom w:val="single" w:sz="8" w:space="0" w:color="DDDDDD"/>
              <w:right w:val="single" w:sz="8" w:space="0" w:color="DDDDDD"/>
            </w:tcBorders>
          </w:tcPr>
          <w:p w14:paraId="2B2E5054" w14:textId="77777777" w:rsidR="00C923D8" w:rsidRDefault="009B6B2F">
            <w:r>
              <w:rPr>
                <w:rFonts w:ascii="Arial" w:eastAsia="Arial" w:hAnsi="Arial" w:cs="Arial"/>
              </w:rPr>
              <w:t>Nutrition support</w:t>
            </w:r>
          </w:p>
        </w:tc>
        <w:tc>
          <w:tcPr>
            <w:tcW w:w="1590" w:type="dxa"/>
            <w:tcBorders>
              <w:top w:val="single" w:sz="8" w:space="0" w:color="DDDDDD"/>
              <w:left w:val="single" w:sz="8" w:space="0" w:color="DDDDDD"/>
              <w:bottom w:val="single" w:sz="8" w:space="0" w:color="DDDDDD"/>
              <w:right w:val="single" w:sz="8" w:space="0" w:color="DDDDDD"/>
            </w:tcBorders>
          </w:tcPr>
          <w:p w14:paraId="2ACC6096" w14:textId="77777777" w:rsidR="00C923D8" w:rsidRDefault="009B6B2F">
            <w:r>
              <w:rPr>
                <w:rFonts w:ascii="Arial" w:eastAsia="Arial" w:hAnsi="Arial" w:cs="Arial"/>
              </w:rPr>
              <w:t>__________</w:t>
            </w:r>
          </w:p>
        </w:tc>
      </w:tr>
      <w:tr w:rsidR="00C923D8" w14:paraId="5E4A8FD8" w14:textId="77777777">
        <w:trPr>
          <w:trHeight w:val="540"/>
        </w:trPr>
        <w:tc>
          <w:tcPr>
            <w:tcW w:w="2190" w:type="dxa"/>
            <w:tcBorders>
              <w:top w:val="single" w:sz="8" w:space="0" w:color="DDDDDD"/>
              <w:left w:val="single" w:sz="8" w:space="0" w:color="DDDDDD"/>
              <w:bottom w:val="single" w:sz="8" w:space="0" w:color="DDDDDD"/>
              <w:right w:val="single" w:sz="8" w:space="0" w:color="DDDDDD"/>
            </w:tcBorders>
          </w:tcPr>
          <w:p w14:paraId="516E21AE" w14:textId="77777777" w:rsidR="00C923D8" w:rsidRDefault="009B6B2F">
            <w:r>
              <w:rPr>
                <w:rFonts w:ascii="Arial" w:eastAsia="Arial" w:hAnsi="Arial" w:cs="Arial"/>
              </w:rPr>
              <w:t>Education</w:t>
            </w:r>
          </w:p>
        </w:tc>
        <w:tc>
          <w:tcPr>
            <w:tcW w:w="1980" w:type="dxa"/>
            <w:tcBorders>
              <w:top w:val="single" w:sz="8" w:space="0" w:color="DDDDDD"/>
              <w:left w:val="single" w:sz="8" w:space="0" w:color="DDDDDD"/>
              <w:bottom w:val="single" w:sz="8" w:space="0" w:color="DDDDDD"/>
              <w:right w:val="single" w:sz="8" w:space="0" w:color="DDDDDD"/>
            </w:tcBorders>
          </w:tcPr>
          <w:p w14:paraId="090EFF7C" w14:textId="77777777" w:rsidR="00C923D8" w:rsidRDefault="009B6B2F">
            <w:r>
              <w:rPr>
                <w:rFonts w:ascii="Arial" w:eastAsia="Arial" w:hAnsi="Arial" w:cs="Arial"/>
              </w:rPr>
              <w:t>__________</w:t>
            </w:r>
          </w:p>
        </w:tc>
        <w:tc>
          <w:tcPr>
            <w:tcW w:w="2895" w:type="dxa"/>
            <w:tcBorders>
              <w:top w:val="single" w:sz="8" w:space="0" w:color="DDDDDD"/>
              <w:left w:val="single" w:sz="8" w:space="0" w:color="DDDDDD"/>
              <w:bottom w:val="single" w:sz="8" w:space="0" w:color="DDDDDD"/>
              <w:right w:val="single" w:sz="8" w:space="0" w:color="DDDDDD"/>
            </w:tcBorders>
          </w:tcPr>
          <w:p w14:paraId="1F6BE169" w14:textId="77777777" w:rsidR="00C923D8" w:rsidRDefault="009B6B2F">
            <w:r>
              <w:rPr>
                <w:rFonts w:ascii="Arial" w:eastAsia="Arial" w:hAnsi="Arial" w:cs="Arial"/>
              </w:rPr>
              <w:t>School coordination</w:t>
            </w:r>
          </w:p>
        </w:tc>
        <w:tc>
          <w:tcPr>
            <w:tcW w:w="1590" w:type="dxa"/>
            <w:tcBorders>
              <w:top w:val="single" w:sz="8" w:space="0" w:color="DDDDDD"/>
              <w:left w:val="single" w:sz="8" w:space="0" w:color="DDDDDD"/>
              <w:bottom w:val="single" w:sz="8" w:space="0" w:color="DDDDDD"/>
              <w:right w:val="single" w:sz="8" w:space="0" w:color="DDDDDD"/>
            </w:tcBorders>
          </w:tcPr>
          <w:p w14:paraId="08B336D0" w14:textId="77777777" w:rsidR="00C923D8" w:rsidRDefault="009B6B2F">
            <w:r>
              <w:rPr>
                <w:rFonts w:ascii="Arial" w:eastAsia="Arial" w:hAnsi="Arial" w:cs="Arial"/>
              </w:rPr>
              <w:t>__________</w:t>
            </w:r>
          </w:p>
        </w:tc>
      </w:tr>
      <w:tr w:rsidR="00C923D8" w14:paraId="5F3788A6" w14:textId="77777777">
        <w:trPr>
          <w:trHeight w:val="825"/>
        </w:trPr>
        <w:tc>
          <w:tcPr>
            <w:tcW w:w="2190" w:type="dxa"/>
            <w:tcBorders>
              <w:top w:val="single" w:sz="8" w:space="0" w:color="DDDDDD"/>
              <w:left w:val="single" w:sz="8" w:space="0" w:color="DDDDDD"/>
              <w:bottom w:val="single" w:sz="8" w:space="0" w:color="DDDDDD"/>
              <w:right w:val="single" w:sz="8" w:space="0" w:color="DDDDDD"/>
            </w:tcBorders>
          </w:tcPr>
          <w:p w14:paraId="6D7D39D7" w14:textId="77777777" w:rsidR="00C923D8" w:rsidRDefault="009B6B2F">
            <w:r>
              <w:rPr>
                <w:rFonts w:ascii="Arial" w:eastAsia="Arial" w:hAnsi="Arial" w:cs="Arial"/>
              </w:rPr>
              <w:t>Police</w:t>
            </w:r>
          </w:p>
        </w:tc>
        <w:tc>
          <w:tcPr>
            <w:tcW w:w="1980" w:type="dxa"/>
            <w:tcBorders>
              <w:top w:val="single" w:sz="8" w:space="0" w:color="DDDDDD"/>
              <w:left w:val="single" w:sz="8" w:space="0" w:color="DDDDDD"/>
              <w:bottom w:val="single" w:sz="8" w:space="0" w:color="DDDDDD"/>
              <w:right w:val="single" w:sz="8" w:space="0" w:color="DDDDDD"/>
            </w:tcBorders>
          </w:tcPr>
          <w:p w14:paraId="7820EE47" w14:textId="77777777" w:rsidR="00C923D8" w:rsidRDefault="009B6B2F">
            <w:r>
              <w:rPr>
                <w:rFonts w:ascii="Arial" w:eastAsia="Arial" w:hAnsi="Arial" w:cs="Arial"/>
              </w:rPr>
              <w:t>__________</w:t>
            </w:r>
          </w:p>
        </w:tc>
        <w:tc>
          <w:tcPr>
            <w:tcW w:w="2895" w:type="dxa"/>
            <w:tcBorders>
              <w:top w:val="single" w:sz="8" w:space="0" w:color="DDDDDD"/>
              <w:left w:val="single" w:sz="8" w:space="0" w:color="DDDDDD"/>
              <w:bottom w:val="single" w:sz="8" w:space="0" w:color="DDDDDD"/>
              <w:right w:val="single" w:sz="8" w:space="0" w:color="DDDDDD"/>
            </w:tcBorders>
          </w:tcPr>
          <w:p w14:paraId="22621FB1" w14:textId="77777777" w:rsidR="00C923D8" w:rsidRDefault="009B6B2F">
            <w:r>
              <w:rPr>
                <w:rFonts w:ascii="Arial" w:eastAsia="Arial" w:hAnsi="Arial" w:cs="Arial"/>
              </w:rPr>
              <w:t>Containment enforcement</w:t>
            </w:r>
          </w:p>
        </w:tc>
        <w:tc>
          <w:tcPr>
            <w:tcW w:w="1590" w:type="dxa"/>
            <w:tcBorders>
              <w:top w:val="single" w:sz="8" w:space="0" w:color="DDDDDD"/>
              <w:left w:val="single" w:sz="8" w:space="0" w:color="DDDDDD"/>
              <w:bottom w:val="single" w:sz="8" w:space="0" w:color="DDDDDD"/>
              <w:right w:val="single" w:sz="8" w:space="0" w:color="DDDDDD"/>
            </w:tcBorders>
          </w:tcPr>
          <w:p w14:paraId="2966938E" w14:textId="77777777" w:rsidR="00C923D8" w:rsidRDefault="009B6B2F">
            <w:r>
              <w:rPr>
                <w:rFonts w:ascii="Arial" w:eastAsia="Arial" w:hAnsi="Arial" w:cs="Arial"/>
              </w:rPr>
              <w:t>__________</w:t>
            </w:r>
          </w:p>
        </w:tc>
      </w:tr>
      <w:tr w:rsidR="00C923D8" w14:paraId="0C3E16A3" w14:textId="77777777">
        <w:trPr>
          <w:trHeight w:val="540"/>
        </w:trPr>
        <w:tc>
          <w:tcPr>
            <w:tcW w:w="2190" w:type="dxa"/>
            <w:tcBorders>
              <w:top w:val="single" w:sz="8" w:space="0" w:color="DDDDDD"/>
              <w:left w:val="single" w:sz="8" w:space="0" w:color="DDDDDD"/>
              <w:bottom w:val="single" w:sz="8" w:space="0" w:color="DDDDDD"/>
              <w:right w:val="single" w:sz="8" w:space="0" w:color="DDDDDD"/>
            </w:tcBorders>
          </w:tcPr>
          <w:p w14:paraId="70822EE1" w14:textId="77777777" w:rsidR="00C923D8" w:rsidRDefault="009B6B2F">
            <w:r>
              <w:rPr>
                <w:rFonts w:ascii="Arial" w:eastAsia="Arial" w:hAnsi="Arial" w:cs="Arial"/>
              </w:rPr>
              <w:t>Fire/Rescue</w:t>
            </w:r>
          </w:p>
        </w:tc>
        <w:tc>
          <w:tcPr>
            <w:tcW w:w="1980" w:type="dxa"/>
            <w:tcBorders>
              <w:top w:val="single" w:sz="8" w:space="0" w:color="DDDDDD"/>
              <w:left w:val="single" w:sz="8" w:space="0" w:color="DDDDDD"/>
              <w:bottom w:val="single" w:sz="8" w:space="0" w:color="DDDDDD"/>
              <w:right w:val="single" w:sz="8" w:space="0" w:color="DDDDDD"/>
            </w:tcBorders>
          </w:tcPr>
          <w:p w14:paraId="4D4D6121" w14:textId="77777777" w:rsidR="00C923D8" w:rsidRDefault="009B6B2F">
            <w:r>
              <w:rPr>
                <w:rFonts w:ascii="Arial" w:eastAsia="Arial" w:hAnsi="Arial" w:cs="Arial"/>
              </w:rPr>
              <w:t>__________</w:t>
            </w:r>
          </w:p>
        </w:tc>
        <w:tc>
          <w:tcPr>
            <w:tcW w:w="2895" w:type="dxa"/>
            <w:tcBorders>
              <w:top w:val="single" w:sz="8" w:space="0" w:color="DDDDDD"/>
              <w:left w:val="single" w:sz="8" w:space="0" w:color="DDDDDD"/>
              <w:bottom w:val="single" w:sz="8" w:space="0" w:color="DDDDDD"/>
              <w:right w:val="single" w:sz="8" w:space="0" w:color="DDDDDD"/>
            </w:tcBorders>
          </w:tcPr>
          <w:p w14:paraId="2C93FE57" w14:textId="77777777" w:rsidR="00C923D8" w:rsidRDefault="009B6B2F">
            <w:r>
              <w:rPr>
                <w:rFonts w:ascii="Arial" w:eastAsia="Arial" w:hAnsi="Arial" w:cs="Arial"/>
              </w:rPr>
              <w:t>Disinfection support</w:t>
            </w:r>
          </w:p>
        </w:tc>
        <w:tc>
          <w:tcPr>
            <w:tcW w:w="1590" w:type="dxa"/>
            <w:tcBorders>
              <w:top w:val="single" w:sz="8" w:space="0" w:color="DDDDDD"/>
              <w:left w:val="single" w:sz="8" w:space="0" w:color="DDDDDD"/>
              <w:bottom w:val="single" w:sz="8" w:space="0" w:color="DDDDDD"/>
              <w:right w:val="single" w:sz="8" w:space="0" w:color="DDDDDD"/>
            </w:tcBorders>
          </w:tcPr>
          <w:p w14:paraId="449110CB" w14:textId="77777777" w:rsidR="00C923D8" w:rsidRDefault="009B6B2F">
            <w:r>
              <w:rPr>
                <w:rFonts w:ascii="Arial" w:eastAsia="Arial" w:hAnsi="Arial" w:cs="Arial"/>
              </w:rPr>
              <w:t>__________</w:t>
            </w:r>
          </w:p>
        </w:tc>
      </w:tr>
      <w:tr w:rsidR="00C923D8" w14:paraId="023BC191" w14:textId="77777777">
        <w:trPr>
          <w:trHeight w:val="540"/>
        </w:trPr>
        <w:tc>
          <w:tcPr>
            <w:tcW w:w="2190" w:type="dxa"/>
            <w:tcBorders>
              <w:top w:val="single" w:sz="8" w:space="0" w:color="DDDDDD"/>
              <w:left w:val="single" w:sz="8" w:space="0" w:color="DDDDDD"/>
              <w:bottom w:val="single" w:sz="8" w:space="0" w:color="DDDDDD"/>
              <w:right w:val="single" w:sz="8" w:space="0" w:color="DDDDDD"/>
            </w:tcBorders>
          </w:tcPr>
          <w:p w14:paraId="44F72B5A" w14:textId="77777777" w:rsidR="00C923D8" w:rsidRDefault="009B6B2F">
            <w:r>
              <w:rPr>
                <w:rFonts w:ascii="Arial" w:eastAsia="Arial" w:hAnsi="Arial" w:cs="Arial"/>
              </w:rPr>
              <w:lastRenderedPageBreak/>
              <w:t>Water Authority</w:t>
            </w:r>
          </w:p>
        </w:tc>
        <w:tc>
          <w:tcPr>
            <w:tcW w:w="1980" w:type="dxa"/>
            <w:tcBorders>
              <w:top w:val="single" w:sz="8" w:space="0" w:color="DDDDDD"/>
              <w:left w:val="single" w:sz="8" w:space="0" w:color="DDDDDD"/>
              <w:bottom w:val="single" w:sz="8" w:space="0" w:color="DDDDDD"/>
              <w:right w:val="single" w:sz="8" w:space="0" w:color="DDDDDD"/>
            </w:tcBorders>
          </w:tcPr>
          <w:p w14:paraId="5947081E" w14:textId="77777777" w:rsidR="00C923D8" w:rsidRDefault="009B6B2F">
            <w:r>
              <w:rPr>
                <w:rFonts w:ascii="Arial" w:eastAsia="Arial" w:hAnsi="Arial" w:cs="Arial"/>
              </w:rPr>
              <w:t>__________</w:t>
            </w:r>
          </w:p>
        </w:tc>
        <w:tc>
          <w:tcPr>
            <w:tcW w:w="2895" w:type="dxa"/>
            <w:tcBorders>
              <w:top w:val="single" w:sz="8" w:space="0" w:color="DDDDDD"/>
              <w:left w:val="single" w:sz="8" w:space="0" w:color="DDDDDD"/>
              <w:bottom w:val="single" w:sz="8" w:space="0" w:color="DDDDDD"/>
              <w:right w:val="single" w:sz="8" w:space="0" w:color="DDDDDD"/>
            </w:tcBorders>
          </w:tcPr>
          <w:p w14:paraId="150F3A5F" w14:textId="77777777" w:rsidR="00C923D8" w:rsidRDefault="009B6B2F">
            <w:r>
              <w:rPr>
                <w:rFonts w:ascii="Arial" w:eastAsia="Arial" w:hAnsi="Arial" w:cs="Arial"/>
              </w:rPr>
              <w:t>Water supply</w:t>
            </w:r>
          </w:p>
        </w:tc>
        <w:tc>
          <w:tcPr>
            <w:tcW w:w="1590" w:type="dxa"/>
            <w:tcBorders>
              <w:top w:val="single" w:sz="8" w:space="0" w:color="DDDDDD"/>
              <w:left w:val="single" w:sz="8" w:space="0" w:color="DDDDDD"/>
              <w:bottom w:val="single" w:sz="8" w:space="0" w:color="DDDDDD"/>
              <w:right w:val="single" w:sz="8" w:space="0" w:color="DDDDDD"/>
            </w:tcBorders>
          </w:tcPr>
          <w:p w14:paraId="043F0F54" w14:textId="77777777" w:rsidR="00C923D8" w:rsidRDefault="009B6B2F">
            <w:r>
              <w:rPr>
                <w:rFonts w:ascii="Arial" w:eastAsia="Arial" w:hAnsi="Arial" w:cs="Arial"/>
              </w:rPr>
              <w:t>__________</w:t>
            </w:r>
          </w:p>
        </w:tc>
      </w:tr>
      <w:tr w:rsidR="00C923D8" w14:paraId="3EE761E1" w14:textId="77777777">
        <w:trPr>
          <w:trHeight w:val="825"/>
        </w:trPr>
        <w:tc>
          <w:tcPr>
            <w:tcW w:w="2190" w:type="dxa"/>
            <w:tcBorders>
              <w:top w:val="single" w:sz="8" w:space="0" w:color="DDDDDD"/>
              <w:left w:val="single" w:sz="8" w:space="0" w:color="DDDDDD"/>
              <w:bottom w:val="single" w:sz="8" w:space="0" w:color="DDDDDD"/>
              <w:right w:val="single" w:sz="8" w:space="0" w:color="DDDDDD"/>
            </w:tcBorders>
          </w:tcPr>
          <w:p w14:paraId="497D860E" w14:textId="77777777" w:rsidR="00C923D8" w:rsidRDefault="009B6B2F">
            <w:r>
              <w:rPr>
                <w:rFonts w:ascii="Arial" w:eastAsia="Arial" w:hAnsi="Arial" w:cs="Arial"/>
              </w:rPr>
              <w:t>LSGD Engineering</w:t>
            </w:r>
          </w:p>
        </w:tc>
        <w:tc>
          <w:tcPr>
            <w:tcW w:w="1980" w:type="dxa"/>
            <w:tcBorders>
              <w:top w:val="single" w:sz="8" w:space="0" w:color="DDDDDD"/>
              <w:left w:val="single" w:sz="8" w:space="0" w:color="DDDDDD"/>
              <w:bottom w:val="single" w:sz="8" w:space="0" w:color="DDDDDD"/>
              <w:right w:val="single" w:sz="8" w:space="0" w:color="DDDDDD"/>
            </w:tcBorders>
          </w:tcPr>
          <w:p w14:paraId="6F8CB1A2" w14:textId="77777777" w:rsidR="00C923D8" w:rsidRDefault="009B6B2F">
            <w:r>
              <w:rPr>
                <w:rFonts w:ascii="Arial" w:eastAsia="Arial" w:hAnsi="Arial" w:cs="Arial"/>
              </w:rPr>
              <w:t>__________</w:t>
            </w:r>
          </w:p>
        </w:tc>
        <w:tc>
          <w:tcPr>
            <w:tcW w:w="2895" w:type="dxa"/>
            <w:tcBorders>
              <w:top w:val="single" w:sz="8" w:space="0" w:color="DDDDDD"/>
              <w:left w:val="single" w:sz="8" w:space="0" w:color="DDDDDD"/>
              <w:bottom w:val="single" w:sz="8" w:space="0" w:color="DDDDDD"/>
              <w:right w:val="single" w:sz="8" w:space="0" w:color="DDDDDD"/>
            </w:tcBorders>
          </w:tcPr>
          <w:p w14:paraId="03878FF0" w14:textId="77777777" w:rsidR="00C923D8" w:rsidRDefault="009B6B2F">
            <w:r>
              <w:rPr>
                <w:rFonts w:ascii="Arial" w:eastAsia="Arial" w:hAnsi="Arial" w:cs="Arial"/>
              </w:rPr>
              <w:t>Quarantine infrastructure</w:t>
            </w:r>
          </w:p>
        </w:tc>
        <w:tc>
          <w:tcPr>
            <w:tcW w:w="1590" w:type="dxa"/>
            <w:tcBorders>
              <w:top w:val="single" w:sz="8" w:space="0" w:color="DDDDDD"/>
              <w:left w:val="single" w:sz="8" w:space="0" w:color="DDDDDD"/>
              <w:bottom w:val="single" w:sz="8" w:space="0" w:color="DDDDDD"/>
              <w:right w:val="single" w:sz="8" w:space="0" w:color="DDDDDD"/>
            </w:tcBorders>
          </w:tcPr>
          <w:p w14:paraId="02A995E0" w14:textId="77777777" w:rsidR="00C923D8" w:rsidRDefault="009B6B2F">
            <w:r>
              <w:rPr>
                <w:rFonts w:ascii="Arial" w:eastAsia="Arial" w:hAnsi="Arial" w:cs="Arial"/>
              </w:rPr>
              <w:t>__________</w:t>
            </w:r>
          </w:p>
        </w:tc>
      </w:tr>
    </w:tbl>
    <w:p w14:paraId="4DA2D4B9" w14:textId="77777777" w:rsidR="00C923D8" w:rsidRDefault="009B6B2F">
      <w:r>
        <w:br w:type="page"/>
      </w:r>
    </w:p>
    <w:p w14:paraId="7AC7A1D5" w14:textId="77777777" w:rsidR="00C923D8" w:rsidRDefault="009B6B2F">
      <w:pPr>
        <w:pStyle w:val="Heading2"/>
        <w:numPr>
          <w:ilvl w:val="1"/>
          <w:numId w:val="1"/>
        </w:numPr>
        <w:tabs>
          <w:tab w:val="left" w:pos="0"/>
        </w:tabs>
      </w:pPr>
      <w:bookmarkStart w:id="128" w:name="_ux0kyw7gbsi9" w:colFirst="0" w:colLast="0"/>
      <w:bookmarkEnd w:id="128"/>
      <w:r>
        <w:lastRenderedPageBreak/>
        <w:t>PHASE 3 - Surge Capacity</w:t>
      </w:r>
    </w:p>
    <w:p w14:paraId="57986668" w14:textId="77777777" w:rsidR="00C923D8" w:rsidRDefault="009B6B2F">
      <w:r>
        <w:t>Phase 3 is activated when there is a rapid increase in cases, high test positivity rates, or when existing health facilities and quarantine arrangements approach saturation. The focus of this phase is to expand isolation capacity, augment clinical care services, and mobilise additional resources through district and state support mechanisms.</w:t>
      </w:r>
    </w:p>
    <w:p w14:paraId="0C9D91B4" w14:textId="77777777" w:rsidR="00C923D8" w:rsidRDefault="009B6B2F">
      <w:pPr>
        <w:pStyle w:val="Heading2"/>
        <w:keepNext w:val="0"/>
        <w:keepLines w:val="0"/>
        <w:numPr>
          <w:ilvl w:val="1"/>
          <w:numId w:val="1"/>
        </w:numPr>
        <w:tabs>
          <w:tab w:val="left" w:pos="0"/>
        </w:tabs>
        <w:spacing w:before="360" w:after="0"/>
      </w:pPr>
      <w:bookmarkStart w:id="129" w:name="_vuhbvveari66" w:colFirst="0" w:colLast="0"/>
      <w:bookmarkEnd w:id="129"/>
      <w:r>
        <w:t>Conversion of Community Facilities</w:t>
      </w:r>
    </w:p>
    <w:p w14:paraId="13EB6BC7" w14:textId="77777777" w:rsidR="00C923D8" w:rsidRDefault="009B6B2F">
      <w:r>
        <w:t>To manage increased case load, the LSGD shall activate additional isolation facilities by repurposing identified community infrastructure such as community halls, auditoriums, schools, hostels, or other suitable buildings.</w:t>
      </w:r>
    </w:p>
    <w:p w14:paraId="49926C69" w14:textId="77777777" w:rsidR="00C923D8" w:rsidRDefault="00C923D8"/>
    <w:p w14:paraId="1155DE0D" w14:textId="77777777" w:rsidR="00C923D8" w:rsidRDefault="00C923D8"/>
    <w:tbl>
      <w:tblPr>
        <w:tblStyle w:val="afff1"/>
        <w:tblW w:w="7650" w:type="dxa"/>
        <w:tblInd w:w="-1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000" w:firstRow="0" w:lastRow="0" w:firstColumn="0" w:lastColumn="0" w:noHBand="0" w:noVBand="0"/>
      </w:tblPr>
      <w:tblGrid>
        <w:gridCol w:w="1890"/>
        <w:gridCol w:w="1245"/>
        <w:gridCol w:w="1200"/>
        <w:gridCol w:w="1785"/>
        <w:gridCol w:w="1530"/>
      </w:tblGrid>
      <w:tr w:rsidR="00B51088" w14:paraId="50A2EBB2" w14:textId="77777777" w:rsidTr="00B51088">
        <w:trPr>
          <w:trHeight w:val="1095"/>
        </w:trPr>
        <w:tc>
          <w:tcPr>
            <w:tcW w:w="1890" w:type="dxa"/>
            <w:tcBorders>
              <w:top w:val="single" w:sz="8" w:space="0" w:color="DDDDDD"/>
              <w:left w:val="single" w:sz="8" w:space="0" w:color="DDDDDD"/>
              <w:bottom w:val="single" w:sz="8" w:space="0" w:color="DDDDDD"/>
              <w:right w:val="single" w:sz="8" w:space="0" w:color="DDDDDD"/>
            </w:tcBorders>
            <w:shd w:val="clear" w:color="auto" w:fill="F2F2F2"/>
          </w:tcPr>
          <w:p w14:paraId="3F8A1021" w14:textId="77777777" w:rsidR="00B51088" w:rsidRDefault="00B51088">
            <w:pPr>
              <w:jc w:val="left"/>
            </w:pPr>
            <w:r>
              <w:rPr>
                <w:rFonts w:ascii="Arial" w:eastAsia="Arial" w:hAnsi="Arial" w:cs="Arial"/>
                <w:b/>
                <w:bCs/>
              </w:rPr>
              <w:t>Facility Type</w:t>
            </w:r>
          </w:p>
        </w:tc>
        <w:tc>
          <w:tcPr>
            <w:tcW w:w="1245" w:type="dxa"/>
            <w:tcBorders>
              <w:top w:val="single" w:sz="8" w:space="0" w:color="DDDDDD"/>
              <w:left w:val="single" w:sz="8" w:space="0" w:color="DDDDDD"/>
              <w:bottom w:val="single" w:sz="8" w:space="0" w:color="DDDDDD"/>
              <w:right w:val="single" w:sz="8" w:space="0" w:color="DDDDDD"/>
            </w:tcBorders>
            <w:shd w:val="clear" w:color="auto" w:fill="F2F2F2"/>
          </w:tcPr>
          <w:p w14:paraId="2E99A62B" w14:textId="77777777" w:rsidR="00B51088" w:rsidRDefault="00B51088">
            <w:pPr>
              <w:jc w:val="left"/>
            </w:pPr>
            <w:r>
              <w:rPr>
                <w:rFonts w:ascii="Arial" w:eastAsia="Arial" w:hAnsi="Arial" w:cs="Arial"/>
                <w:b/>
                <w:bCs/>
              </w:rPr>
              <w:t>No. of Buildings</w:t>
            </w:r>
          </w:p>
        </w:tc>
        <w:tc>
          <w:tcPr>
            <w:tcW w:w="1200" w:type="dxa"/>
            <w:tcBorders>
              <w:top w:val="single" w:sz="8" w:space="0" w:color="DDDDDD"/>
              <w:left w:val="single" w:sz="8" w:space="0" w:color="DDDDDD"/>
              <w:bottom w:val="single" w:sz="8" w:space="0" w:color="DDDDDD"/>
              <w:right w:val="single" w:sz="8" w:space="0" w:color="DDDDDD"/>
            </w:tcBorders>
            <w:shd w:val="clear" w:color="auto" w:fill="F2F2F2"/>
          </w:tcPr>
          <w:p w14:paraId="578893D7" w14:textId="77777777" w:rsidR="00B51088" w:rsidRDefault="00B51088">
            <w:pPr>
              <w:jc w:val="left"/>
            </w:pPr>
            <w:r>
              <w:rPr>
                <w:rFonts w:ascii="Arial" w:eastAsia="Arial" w:hAnsi="Arial" w:cs="Arial"/>
                <w:b/>
                <w:bCs/>
              </w:rPr>
              <w:t>Ward</w:t>
            </w:r>
          </w:p>
        </w:tc>
        <w:tc>
          <w:tcPr>
            <w:tcW w:w="1785" w:type="dxa"/>
            <w:tcBorders>
              <w:top w:val="single" w:sz="8" w:space="0" w:color="DDDDDD"/>
              <w:left w:val="single" w:sz="8" w:space="0" w:color="DDDDDD"/>
              <w:bottom w:val="single" w:sz="8" w:space="0" w:color="DDDDDD"/>
              <w:right w:val="single" w:sz="8" w:space="0" w:color="DDDDDD"/>
            </w:tcBorders>
            <w:shd w:val="clear" w:color="auto" w:fill="F2F2F2"/>
          </w:tcPr>
          <w:p w14:paraId="2D9C7F3D" w14:textId="77777777" w:rsidR="00B51088" w:rsidRDefault="00B51088">
            <w:pPr>
              <w:jc w:val="left"/>
            </w:pPr>
            <w:r>
              <w:rPr>
                <w:rFonts w:ascii="Arial" w:eastAsia="Arial" w:hAnsi="Arial" w:cs="Arial"/>
                <w:b/>
                <w:bCs/>
              </w:rPr>
              <w:t>Surge Capacity (Beds)</w:t>
            </w:r>
          </w:p>
        </w:tc>
        <w:tc>
          <w:tcPr>
            <w:tcW w:w="1530" w:type="dxa"/>
            <w:tcBorders>
              <w:top w:val="single" w:sz="8" w:space="0" w:color="DDDDDD"/>
              <w:left w:val="single" w:sz="8" w:space="0" w:color="DDDDDD"/>
              <w:bottom w:val="single" w:sz="8" w:space="0" w:color="DDDDDD"/>
              <w:right w:val="single" w:sz="8" w:space="0" w:color="DDDDDD"/>
            </w:tcBorders>
            <w:shd w:val="clear" w:color="auto" w:fill="F2F2F2"/>
          </w:tcPr>
          <w:p w14:paraId="67CA22B8" w14:textId="77777777" w:rsidR="00B51088" w:rsidRDefault="00B51088">
            <w:pPr>
              <w:jc w:val="left"/>
            </w:pPr>
            <w:r>
              <w:rPr>
                <w:rFonts w:ascii="Arial" w:eastAsia="Arial" w:hAnsi="Arial" w:cs="Arial"/>
                <w:b/>
                <w:bCs/>
              </w:rPr>
              <w:t>Nodal Person</w:t>
            </w:r>
          </w:p>
        </w:tc>
      </w:tr>
      <w:tr w:rsidR="00B51088" w14:paraId="695A2AC6" w14:textId="77777777" w:rsidTr="00B51088">
        <w:trPr>
          <w:trHeight w:val="1185"/>
        </w:trPr>
        <w:tc>
          <w:tcPr>
            <w:tcW w:w="1890" w:type="dxa"/>
            <w:tcBorders>
              <w:top w:val="single" w:sz="8" w:space="0" w:color="DDDDDD"/>
              <w:left w:val="single" w:sz="8" w:space="0" w:color="DDDDDD"/>
              <w:bottom w:val="single" w:sz="8" w:space="0" w:color="DDDDDD"/>
              <w:right w:val="single" w:sz="8" w:space="0" w:color="DDDDDD"/>
            </w:tcBorders>
          </w:tcPr>
          <w:p w14:paraId="45C31544" w14:textId="77777777" w:rsidR="00B51088" w:rsidRDefault="00B51088">
            <w:r>
              <w:rPr>
                <w:rFonts w:ascii="Arial" w:eastAsia="Arial" w:hAnsi="Arial" w:cs="Arial"/>
                <w:b/>
                <w:bCs/>
              </w:rPr>
              <w:t>Community Halls</w:t>
            </w:r>
          </w:p>
        </w:tc>
        <w:tc>
          <w:tcPr>
            <w:tcW w:w="1245" w:type="dxa"/>
            <w:tcBorders>
              <w:top w:val="single" w:sz="8" w:space="0" w:color="DDDDDD"/>
              <w:left w:val="single" w:sz="8" w:space="0" w:color="DDDDDD"/>
              <w:bottom w:val="single" w:sz="8" w:space="0" w:color="DDDDDD"/>
              <w:right w:val="single" w:sz="8" w:space="0" w:color="DDDDDD"/>
            </w:tcBorders>
          </w:tcPr>
          <w:p w14:paraId="6813992F" w14:textId="77777777" w:rsidR="00B51088" w:rsidRDefault="00B51088">
            <w:pPr>
              <w:rPr>
                <w:rFonts w:ascii="Arial" w:eastAsia="Arial" w:hAnsi="Arial" w:cs="Arial"/>
              </w:rPr>
            </w:pPr>
            <w:r>
              <w:rPr>
                <w:rFonts w:ascii="Arial" w:eastAsia="Arial" w:hAnsi="Arial" w:cs="Arial"/>
              </w:rPr>
              <w:t xml:space="preserve">5 </w:t>
            </w:r>
          </w:p>
        </w:tc>
        <w:tc>
          <w:tcPr>
            <w:tcW w:w="1200" w:type="dxa"/>
            <w:tcBorders>
              <w:top w:val="single" w:sz="8" w:space="0" w:color="DDDDDD"/>
              <w:left w:val="single" w:sz="8" w:space="0" w:color="DDDDDD"/>
              <w:bottom w:val="single" w:sz="8" w:space="0" w:color="DDDDDD"/>
              <w:right w:val="single" w:sz="8" w:space="0" w:color="DDDDDD"/>
            </w:tcBorders>
          </w:tcPr>
          <w:p w14:paraId="52E884DA" w14:textId="77777777" w:rsidR="00B51088" w:rsidRDefault="00B51088">
            <w:r>
              <w:rPr>
                <w:rFonts w:ascii="Arial" w:eastAsia="Arial" w:hAnsi="Arial" w:cs="Arial"/>
              </w:rPr>
              <w:t>Ward _11,4,10,12,14__</w:t>
            </w:r>
          </w:p>
        </w:tc>
        <w:tc>
          <w:tcPr>
            <w:tcW w:w="1785" w:type="dxa"/>
            <w:tcBorders>
              <w:top w:val="single" w:sz="8" w:space="0" w:color="DDDDDD"/>
              <w:left w:val="single" w:sz="8" w:space="0" w:color="DDDDDD"/>
              <w:bottom w:val="single" w:sz="8" w:space="0" w:color="DDDDDD"/>
              <w:right w:val="single" w:sz="8" w:space="0" w:color="DDDDDD"/>
            </w:tcBorders>
          </w:tcPr>
          <w:p w14:paraId="3D3D84CC" w14:textId="659FA530" w:rsidR="00B51088" w:rsidRDefault="00B51088">
            <w:r>
              <w:rPr>
                <w:rFonts w:ascii="Arial" w:eastAsia="Arial" w:hAnsi="Arial" w:cs="Arial"/>
              </w:rPr>
              <w:t>_</w:t>
            </w:r>
            <w:r w:rsidR="006B6B77">
              <w:rPr>
                <w:rFonts w:ascii="Arial" w:eastAsia="Arial" w:hAnsi="Arial" w:cs="Arial"/>
              </w:rPr>
              <w:t>150</w:t>
            </w:r>
            <w:r>
              <w:rPr>
                <w:rFonts w:ascii="Arial" w:eastAsia="Arial" w:hAnsi="Arial" w:cs="Arial"/>
              </w:rPr>
              <w:t>__ beds/building (Total: ___)</w:t>
            </w:r>
          </w:p>
        </w:tc>
        <w:tc>
          <w:tcPr>
            <w:tcW w:w="1530" w:type="dxa"/>
            <w:tcBorders>
              <w:top w:val="single" w:sz="8" w:space="0" w:color="DDDDDD"/>
              <w:left w:val="single" w:sz="8" w:space="0" w:color="DDDDDD"/>
              <w:bottom w:val="single" w:sz="8" w:space="0" w:color="DDDDDD"/>
              <w:right w:val="single" w:sz="8" w:space="0" w:color="DDDDDD"/>
            </w:tcBorders>
          </w:tcPr>
          <w:p w14:paraId="7C1C6BA2" w14:textId="05461DD8" w:rsidR="00B51088" w:rsidRDefault="006B6B77">
            <w:pPr>
              <w:rPr>
                <w:rFonts w:ascii="Arial" w:eastAsia="Arial" w:hAnsi="Arial" w:cs="Arial"/>
              </w:rPr>
            </w:pPr>
            <w:r>
              <w:rPr>
                <w:rFonts w:ascii="Arial" w:eastAsia="Arial" w:hAnsi="Arial" w:cs="Arial"/>
              </w:rPr>
              <w:t>HI</w:t>
            </w:r>
          </w:p>
        </w:tc>
      </w:tr>
      <w:tr w:rsidR="00B51088" w14:paraId="0418AD06" w14:textId="77777777" w:rsidTr="00B51088">
        <w:trPr>
          <w:trHeight w:val="1185"/>
        </w:trPr>
        <w:tc>
          <w:tcPr>
            <w:tcW w:w="1890" w:type="dxa"/>
            <w:tcBorders>
              <w:top w:val="single" w:sz="8" w:space="0" w:color="DDDDDD"/>
              <w:left w:val="single" w:sz="8" w:space="0" w:color="DDDDDD"/>
              <w:bottom w:val="single" w:sz="8" w:space="0" w:color="DDDDDD"/>
              <w:right w:val="single" w:sz="8" w:space="0" w:color="DDDDDD"/>
            </w:tcBorders>
          </w:tcPr>
          <w:p w14:paraId="698092B8" w14:textId="77777777" w:rsidR="00B51088" w:rsidRDefault="00B51088">
            <w:r>
              <w:rPr>
                <w:rFonts w:ascii="Arial" w:eastAsia="Arial" w:hAnsi="Arial" w:cs="Arial"/>
                <w:b/>
                <w:bCs/>
              </w:rPr>
              <w:t>Schools (Closed)</w:t>
            </w:r>
          </w:p>
        </w:tc>
        <w:tc>
          <w:tcPr>
            <w:tcW w:w="1245" w:type="dxa"/>
            <w:tcBorders>
              <w:top w:val="single" w:sz="8" w:space="0" w:color="DDDDDD"/>
              <w:left w:val="single" w:sz="8" w:space="0" w:color="DDDDDD"/>
              <w:bottom w:val="single" w:sz="8" w:space="0" w:color="DDDDDD"/>
              <w:right w:val="single" w:sz="8" w:space="0" w:color="DDDDDD"/>
            </w:tcBorders>
          </w:tcPr>
          <w:p w14:paraId="04897A6F" w14:textId="77777777" w:rsidR="00B51088" w:rsidRDefault="00B51088">
            <w:pPr>
              <w:rPr>
                <w:rFonts w:ascii="Arial" w:eastAsia="Arial" w:hAnsi="Arial" w:cs="Arial"/>
              </w:rPr>
            </w:pPr>
            <w:r>
              <w:rPr>
                <w:rFonts w:ascii="Arial" w:eastAsia="Arial" w:hAnsi="Arial" w:cs="Arial"/>
              </w:rPr>
              <w:t>10</w:t>
            </w:r>
          </w:p>
        </w:tc>
        <w:tc>
          <w:tcPr>
            <w:tcW w:w="1200" w:type="dxa"/>
            <w:tcBorders>
              <w:top w:val="single" w:sz="8" w:space="0" w:color="DDDDDD"/>
              <w:left w:val="single" w:sz="8" w:space="0" w:color="DDDDDD"/>
              <w:bottom w:val="single" w:sz="8" w:space="0" w:color="DDDDDD"/>
              <w:right w:val="single" w:sz="8" w:space="0" w:color="DDDDDD"/>
            </w:tcBorders>
          </w:tcPr>
          <w:p w14:paraId="292AA2C8" w14:textId="77777777" w:rsidR="00B51088" w:rsidRDefault="00B51088">
            <w:r>
              <w:rPr>
                <w:rFonts w:ascii="Arial" w:eastAsia="Arial" w:hAnsi="Arial" w:cs="Arial"/>
              </w:rPr>
              <w:t>Ward2,14,6,13,7___</w:t>
            </w:r>
          </w:p>
        </w:tc>
        <w:tc>
          <w:tcPr>
            <w:tcW w:w="1785" w:type="dxa"/>
            <w:tcBorders>
              <w:top w:val="single" w:sz="8" w:space="0" w:color="DDDDDD"/>
              <w:left w:val="single" w:sz="8" w:space="0" w:color="DDDDDD"/>
              <w:bottom w:val="single" w:sz="8" w:space="0" w:color="DDDDDD"/>
              <w:right w:val="single" w:sz="8" w:space="0" w:color="DDDDDD"/>
            </w:tcBorders>
          </w:tcPr>
          <w:p w14:paraId="63B39DCF" w14:textId="2F6B9C9C" w:rsidR="00B51088" w:rsidRDefault="00B51088">
            <w:r>
              <w:rPr>
                <w:rFonts w:ascii="Arial" w:eastAsia="Arial" w:hAnsi="Arial" w:cs="Arial"/>
              </w:rPr>
              <w:t>___</w:t>
            </w:r>
            <w:r w:rsidR="00D84C07">
              <w:rPr>
                <w:rFonts w:ascii="Arial" w:eastAsia="Arial" w:hAnsi="Arial" w:cs="Arial"/>
              </w:rPr>
              <w:t>800</w:t>
            </w:r>
            <w:r>
              <w:rPr>
                <w:rFonts w:ascii="Arial" w:eastAsia="Arial" w:hAnsi="Arial" w:cs="Arial"/>
              </w:rPr>
              <w:t xml:space="preserve"> beds/building (Total: ___)</w:t>
            </w:r>
          </w:p>
        </w:tc>
        <w:tc>
          <w:tcPr>
            <w:tcW w:w="1530" w:type="dxa"/>
            <w:tcBorders>
              <w:top w:val="single" w:sz="8" w:space="0" w:color="DDDDDD"/>
              <w:left w:val="single" w:sz="8" w:space="0" w:color="DDDDDD"/>
              <w:bottom w:val="single" w:sz="8" w:space="0" w:color="DDDDDD"/>
              <w:right w:val="single" w:sz="8" w:space="0" w:color="DDDDDD"/>
            </w:tcBorders>
          </w:tcPr>
          <w:p w14:paraId="7CB9EF27" w14:textId="370A5663" w:rsidR="00B51088" w:rsidRDefault="006B6B77">
            <w:pPr>
              <w:rPr>
                <w:rFonts w:ascii="Arial" w:eastAsia="Arial" w:hAnsi="Arial" w:cs="Arial"/>
              </w:rPr>
            </w:pPr>
            <w:r>
              <w:rPr>
                <w:rFonts w:ascii="Arial" w:eastAsia="Arial" w:hAnsi="Arial" w:cs="Arial"/>
              </w:rPr>
              <w:t>HI</w:t>
            </w:r>
          </w:p>
        </w:tc>
      </w:tr>
      <w:tr w:rsidR="00B51088" w14:paraId="2518399C" w14:textId="77777777" w:rsidTr="00B51088">
        <w:trPr>
          <w:trHeight w:val="1185"/>
        </w:trPr>
        <w:tc>
          <w:tcPr>
            <w:tcW w:w="1890" w:type="dxa"/>
            <w:tcBorders>
              <w:top w:val="single" w:sz="8" w:space="0" w:color="DDDDDD"/>
              <w:left w:val="single" w:sz="8" w:space="0" w:color="DDDDDD"/>
              <w:bottom w:val="single" w:sz="8" w:space="0" w:color="DDDDDD"/>
              <w:right w:val="single" w:sz="8" w:space="0" w:color="DDDDDD"/>
            </w:tcBorders>
          </w:tcPr>
          <w:p w14:paraId="74A936ED" w14:textId="77777777" w:rsidR="00B51088" w:rsidRDefault="00B51088">
            <w:r>
              <w:rPr>
                <w:rFonts w:ascii="Arial" w:eastAsia="Arial" w:hAnsi="Arial" w:cs="Arial"/>
                <w:b/>
                <w:bCs/>
              </w:rPr>
              <w:t>Auditoriums</w:t>
            </w:r>
          </w:p>
        </w:tc>
        <w:tc>
          <w:tcPr>
            <w:tcW w:w="1245" w:type="dxa"/>
            <w:tcBorders>
              <w:top w:val="single" w:sz="8" w:space="0" w:color="DDDDDD"/>
              <w:left w:val="single" w:sz="8" w:space="0" w:color="DDDDDD"/>
              <w:bottom w:val="single" w:sz="8" w:space="0" w:color="DDDDDD"/>
              <w:right w:val="single" w:sz="8" w:space="0" w:color="DDDDDD"/>
            </w:tcBorders>
          </w:tcPr>
          <w:p w14:paraId="1AAD1ACF" w14:textId="77777777" w:rsidR="00B51088" w:rsidRDefault="00B51088">
            <w:pPr>
              <w:rPr>
                <w:rFonts w:ascii="Arial" w:eastAsia="Arial" w:hAnsi="Arial" w:cs="Arial"/>
              </w:rPr>
            </w:pPr>
            <w:r>
              <w:rPr>
                <w:rFonts w:ascii="Arial" w:eastAsia="Arial" w:hAnsi="Arial" w:cs="Arial"/>
              </w:rPr>
              <w:t>5</w:t>
            </w:r>
          </w:p>
        </w:tc>
        <w:tc>
          <w:tcPr>
            <w:tcW w:w="1200" w:type="dxa"/>
            <w:tcBorders>
              <w:top w:val="single" w:sz="8" w:space="0" w:color="DDDDDD"/>
              <w:left w:val="single" w:sz="8" w:space="0" w:color="DDDDDD"/>
              <w:bottom w:val="single" w:sz="8" w:space="0" w:color="DDDDDD"/>
              <w:right w:val="single" w:sz="8" w:space="0" w:color="DDDDDD"/>
            </w:tcBorders>
          </w:tcPr>
          <w:p w14:paraId="7DEA42A6" w14:textId="77777777" w:rsidR="00B51088" w:rsidRDefault="00B51088">
            <w:r>
              <w:rPr>
                <w:rFonts w:ascii="Arial" w:eastAsia="Arial" w:hAnsi="Arial" w:cs="Arial"/>
              </w:rPr>
              <w:t>Ward 11,4,10,12,14___</w:t>
            </w:r>
          </w:p>
        </w:tc>
        <w:tc>
          <w:tcPr>
            <w:tcW w:w="1785" w:type="dxa"/>
            <w:tcBorders>
              <w:top w:val="single" w:sz="8" w:space="0" w:color="DDDDDD"/>
              <w:left w:val="single" w:sz="8" w:space="0" w:color="DDDDDD"/>
              <w:bottom w:val="single" w:sz="8" w:space="0" w:color="DDDDDD"/>
              <w:right w:val="single" w:sz="8" w:space="0" w:color="DDDDDD"/>
            </w:tcBorders>
          </w:tcPr>
          <w:p w14:paraId="1F0BD723" w14:textId="1DBCA485" w:rsidR="00B51088" w:rsidRDefault="00B51088">
            <w:r>
              <w:rPr>
                <w:rFonts w:ascii="Arial" w:eastAsia="Arial" w:hAnsi="Arial" w:cs="Arial"/>
              </w:rPr>
              <w:t>__</w:t>
            </w:r>
            <w:r w:rsidR="00D84C07">
              <w:rPr>
                <w:rFonts w:ascii="Arial" w:eastAsia="Arial" w:hAnsi="Arial" w:cs="Arial"/>
              </w:rPr>
              <w:t>300</w:t>
            </w:r>
            <w:r>
              <w:rPr>
                <w:rFonts w:ascii="Arial" w:eastAsia="Arial" w:hAnsi="Arial" w:cs="Arial"/>
              </w:rPr>
              <w:t>_ beds/building (Total: ___)</w:t>
            </w:r>
          </w:p>
        </w:tc>
        <w:tc>
          <w:tcPr>
            <w:tcW w:w="1530" w:type="dxa"/>
            <w:tcBorders>
              <w:top w:val="single" w:sz="8" w:space="0" w:color="DDDDDD"/>
              <w:left w:val="single" w:sz="8" w:space="0" w:color="DDDDDD"/>
              <w:bottom w:val="single" w:sz="8" w:space="0" w:color="DDDDDD"/>
              <w:right w:val="single" w:sz="8" w:space="0" w:color="DDDDDD"/>
            </w:tcBorders>
          </w:tcPr>
          <w:p w14:paraId="244924DF" w14:textId="111ADD2B" w:rsidR="00B51088" w:rsidRDefault="006B6B77">
            <w:pPr>
              <w:rPr>
                <w:rFonts w:ascii="Arial" w:eastAsia="Arial" w:hAnsi="Arial" w:cs="Arial"/>
              </w:rPr>
            </w:pPr>
            <w:r>
              <w:rPr>
                <w:rFonts w:ascii="Arial" w:eastAsia="Arial" w:hAnsi="Arial" w:cs="Arial"/>
              </w:rPr>
              <w:t>HI</w:t>
            </w:r>
          </w:p>
        </w:tc>
      </w:tr>
      <w:tr w:rsidR="00B51088" w14:paraId="7AD2105A" w14:textId="77777777" w:rsidTr="00B51088">
        <w:trPr>
          <w:trHeight w:val="1185"/>
        </w:trPr>
        <w:tc>
          <w:tcPr>
            <w:tcW w:w="1890" w:type="dxa"/>
            <w:tcBorders>
              <w:top w:val="single" w:sz="8" w:space="0" w:color="DDDDDD"/>
              <w:left w:val="single" w:sz="8" w:space="0" w:color="DDDDDD"/>
              <w:bottom w:val="single" w:sz="8" w:space="0" w:color="DDDDDD"/>
              <w:right w:val="single" w:sz="8" w:space="0" w:color="DDDDDD"/>
            </w:tcBorders>
          </w:tcPr>
          <w:p w14:paraId="5B7EC5A1" w14:textId="77777777" w:rsidR="00B51088" w:rsidRDefault="00B51088">
            <w:r>
              <w:rPr>
                <w:rFonts w:ascii="Arial" w:eastAsia="Arial" w:hAnsi="Arial" w:cs="Arial"/>
                <w:b/>
                <w:bCs/>
              </w:rPr>
              <w:t>Religious Halls</w:t>
            </w:r>
          </w:p>
        </w:tc>
        <w:tc>
          <w:tcPr>
            <w:tcW w:w="1245" w:type="dxa"/>
            <w:tcBorders>
              <w:top w:val="single" w:sz="8" w:space="0" w:color="DDDDDD"/>
              <w:left w:val="single" w:sz="8" w:space="0" w:color="DDDDDD"/>
              <w:bottom w:val="single" w:sz="8" w:space="0" w:color="DDDDDD"/>
              <w:right w:val="single" w:sz="8" w:space="0" w:color="DDDDDD"/>
            </w:tcBorders>
          </w:tcPr>
          <w:p w14:paraId="2970A34E" w14:textId="77777777" w:rsidR="00B51088" w:rsidRDefault="00B51088">
            <w:pPr>
              <w:rPr>
                <w:rFonts w:ascii="Arial" w:eastAsia="Arial" w:hAnsi="Arial" w:cs="Arial"/>
              </w:rPr>
            </w:pPr>
            <w:r>
              <w:rPr>
                <w:rFonts w:ascii="Arial" w:eastAsia="Arial" w:hAnsi="Arial" w:cs="Arial"/>
              </w:rPr>
              <w:t>1</w:t>
            </w:r>
          </w:p>
        </w:tc>
        <w:tc>
          <w:tcPr>
            <w:tcW w:w="1200" w:type="dxa"/>
            <w:tcBorders>
              <w:top w:val="single" w:sz="8" w:space="0" w:color="DDDDDD"/>
              <w:left w:val="single" w:sz="8" w:space="0" w:color="DDDDDD"/>
              <w:bottom w:val="single" w:sz="8" w:space="0" w:color="DDDDDD"/>
              <w:right w:val="single" w:sz="8" w:space="0" w:color="DDDDDD"/>
            </w:tcBorders>
          </w:tcPr>
          <w:p w14:paraId="6135BDCD" w14:textId="77777777" w:rsidR="00B51088" w:rsidRDefault="00B51088">
            <w:r>
              <w:rPr>
                <w:rFonts w:ascii="Arial" w:eastAsia="Arial" w:hAnsi="Arial" w:cs="Arial"/>
              </w:rPr>
              <w:t>Ward __13_</w:t>
            </w:r>
          </w:p>
        </w:tc>
        <w:tc>
          <w:tcPr>
            <w:tcW w:w="1785" w:type="dxa"/>
            <w:tcBorders>
              <w:top w:val="single" w:sz="8" w:space="0" w:color="DDDDDD"/>
              <w:left w:val="single" w:sz="8" w:space="0" w:color="DDDDDD"/>
              <w:bottom w:val="single" w:sz="8" w:space="0" w:color="DDDDDD"/>
              <w:right w:val="single" w:sz="8" w:space="0" w:color="DDDDDD"/>
            </w:tcBorders>
          </w:tcPr>
          <w:p w14:paraId="65BF52D6" w14:textId="3F914F8D" w:rsidR="00B51088" w:rsidRDefault="00B51088">
            <w:r>
              <w:rPr>
                <w:rFonts w:ascii="Arial" w:eastAsia="Arial" w:hAnsi="Arial" w:cs="Arial"/>
              </w:rPr>
              <w:t>__</w:t>
            </w:r>
            <w:r w:rsidR="00D84C07">
              <w:rPr>
                <w:rFonts w:ascii="Arial" w:eastAsia="Arial" w:hAnsi="Arial" w:cs="Arial"/>
              </w:rPr>
              <w:t>20</w:t>
            </w:r>
            <w:r>
              <w:rPr>
                <w:rFonts w:ascii="Arial" w:eastAsia="Arial" w:hAnsi="Arial" w:cs="Arial"/>
              </w:rPr>
              <w:t>_ beds/building (Total: ___)</w:t>
            </w:r>
          </w:p>
        </w:tc>
        <w:tc>
          <w:tcPr>
            <w:tcW w:w="1530" w:type="dxa"/>
            <w:tcBorders>
              <w:top w:val="single" w:sz="8" w:space="0" w:color="DDDDDD"/>
              <w:left w:val="single" w:sz="8" w:space="0" w:color="DDDDDD"/>
              <w:bottom w:val="single" w:sz="8" w:space="0" w:color="DDDDDD"/>
              <w:right w:val="single" w:sz="8" w:space="0" w:color="DDDDDD"/>
            </w:tcBorders>
          </w:tcPr>
          <w:p w14:paraId="77D9D51F" w14:textId="26A475CB" w:rsidR="00B51088" w:rsidRDefault="006B6B77">
            <w:pPr>
              <w:rPr>
                <w:rFonts w:ascii="Arial" w:eastAsia="Arial" w:hAnsi="Arial" w:cs="Arial"/>
              </w:rPr>
            </w:pPr>
            <w:r>
              <w:rPr>
                <w:rFonts w:ascii="Arial" w:eastAsia="Arial" w:hAnsi="Arial" w:cs="Arial"/>
              </w:rPr>
              <w:t>JHI</w:t>
            </w:r>
          </w:p>
        </w:tc>
      </w:tr>
    </w:tbl>
    <w:p w14:paraId="13C1CF71" w14:textId="77777777" w:rsidR="00C923D8" w:rsidRDefault="00C923D8"/>
    <w:p w14:paraId="0D3FE6EA" w14:textId="77777777" w:rsidR="00C923D8" w:rsidRDefault="00C923D8"/>
    <w:p w14:paraId="678A4FB6" w14:textId="77777777" w:rsidR="00C923D8" w:rsidRDefault="009B6B2F">
      <w:pPr>
        <w:pStyle w:val="Heading1"/>
        <w:numPr>
          <w:ilvl w:val="0"/>
          <w:numId w:val="1"/>
        </w:numPr>
        <w:tabs>
          <w:tab w:val="left" w:pos="0"/>
        </w:tabs>
      </w:pPr>
      <w:bookmarkStart w:id="130" w:name="_ejmi5ob6cb38" w:colFirst="0" w:colLast="0"/>
      <w:bookmarkEnd w:id="130"/>
      <w:r>
        <w:t>CONCLUSION</w:t>
      </w:r>
    </w:p>
    <w:p w14:paraId="4020D581" w14:textId="77777777" w:rsidR="00C923D8" w:rsidRDefault="009B6B2F">
      <w:r>
        <w:t>This Pandemic Preparedness Plan outlines a comprehensive, decentralised, and action-</w:t>
      </w:r>
      <w:r>
        <w:lastRenderedPageBreak/>
        <w:t>oriented framework for preparedness and response at the LSGD level. By adopting a One Health approach and strengthening coordination between the health system, local self-government institutions, veterinary services, and community networks, the LSGD aims to ensure early detection, rapid response, and effective containment of pandemics and public health emergencies.</w:t>
      </w:r>
    </w:p>
    <w:p w14:paraId="46AB8E47" w14:textId="77777777" w:rsidR="00C923D8" w:rsidRDefault="009B6B2F">
      <w:pPr>
        <w:spacing w:before="240" w:after="240" w:line="240" w:lineRule="auto"/>
      </w:pPr>
      <w:r>
        <w:t>The plan emphasises equity, community participation, and evidence-based decision-making to protect vulnerable populations and ensure uninterrupted access to essential services during crises. Regular updating, mock drills, and interdepartmental coordination will be critical to maintaining readiness and resilience.</w:t>
      </w:r>
    </w:p>
    <w:p w14:paraId="3E7E2085" w14:textId="77777777" w:rsidR="00C923D8" w:rsidRDefault="009B6B2F">
      <w:pPr>
        <w:spacing w:before="240" w:after="240" w:line="240" w:lineRule="auto"/>
      </w:pPr>
      <w:r>
        <w:t>This document shall serve as a living operational guide, to be activated during alerts and continuously improved based on evolving risks, lessons learnt, and guidance from higher authorities.</w:t>
      </w:r>
    </w:p>
    <w:p w14:paraId="07B26948" w14:textId="77777777" w:rsidR="00C923D8" w:rsidRDefault="00C923D8">
      <w:pPr>
        <w:spacing w:before="240" w:after="240" w:line="240" w:lineRule="auto"/>
      </w:pPr>
    </w:p>
    <w:p w14:paraId="627DB643" w14:textId="77777777" w:rsidR="00C923D8" w:rsidRDefault="00C923D8">
      <w:pPr>
        <w:spacing w:before="240" w:after="240" w:line="240" w:lineRule="auto"/>
      </w:pPr>
    </w:p>
    <w:p w14:paraId="0BC610A5" w14:textId="6AFF0468" w:rsidR="00C923D8" w:rsidRDefault="00C923D8">
      <w:pPr>
        <w:jc w:val="center"/>
      </w:pPr>
    </w:p>
    <w:p w14:paraId="4879376C" w14:textId="77777777" w:rsidR="00C923D8" w:rsidRDefault="00C923D8">
      <w:pPr>
        <w:jc w:val="center"/>
      </w:pPr>
    </w:p>
    <w:p w14:paraId="6D500DE3" w14:textId="77777777" w:rsidR="00C923D8" w:rsidRDefault="00C923D8">
      <w:pPr>
        <w:jc w:val="center"/>
      </w:pPr>
    </w:p>
    <w:p w14:paraId="3331ADA2" w14:textId="77777777" w:rsidR="00C923D8" w:rsidRDefault="00C923D8">
      <w:pPr>
        <w:jc w:val="center"/>
      </w:pPr>
    </w:p>
    <w:p w14:paraId="13DEF68C" w14:textId="77777777" w:rsidR="00C923D8" w:rsidRDefault="00C923D8">
      <w:pPr>
        <w:jc w:val="center"/>
      </w:pPr>
    </w:p>
    <w:p w14:paraId="6BA51267" w14:textId="77777777" w:rsidR="00C923D8" w:rsidRDefault="00C923D8">
      <w:pPr>
        <w:jc w:val="center"/>
      </w:pPr>
    </w:p>
    <w:p w14:paraId="36BFE671" w14:textId="77777777" w:rsidR="00C923D8" w:rsidRDefault="00C923D8">
      <w:pPr>
        <w:jc w:val="center"/>
      </w:pPr>
    </w:p>
    <w:p w14:paraId="7AF83B9D" w14:textId="77777777" w:rsidR="00C923D8" w:rsidRDefault="009B6B2F">
      <w:pPr>
        <w:jc w:val="center"/>
      </w:pPr>
      <w:r>
        <w:br w:type="page"/>
      </w:r>
    </w:p>
    <w:p w14:paraId="2013E994" w14:textId="77777777" w:rsidR="00C923D8" w:rsidRDefault="009B6B2F">
      <w:pPr>
        <w:pStyle w:val="Heading1"/>
        <w:numPr>
          <w:ilvl w:val="0"/>
          <w:numId w:val="1"/>
        </w:numPr>
        <w:tabs>
          <w:tab w:val="left" w:pos="0"/>
        </w:tabs>
        <w:spacing w:before="240" w:after="240"/>
      </w:pPr>
      <w:bookmarkStart w:id="131" w:name="_pmri23vlkda8" w:colFirst="0" w:colLast="0"/>
      <w:bookmarkEnd w:id="131"/>
      <w:r>
        <w:lastRenderedPageBreak/>
        <w:t>RECOMMENDATIONS</w:t>
      </w:r>
    </w:p>
    <w:p w14:paraId="36F489D7" w14:textId="77777777" w:rsidR="00C923D8" w:rsidRDefault="009B6B2F">
      <w:pPr>
        <w:spacing w:before="240" w:after="240" w:line="240" w:lineRule="auto"/>
      </w:pPr>
      <w:r>
        <w:rPr>
          <w:b/>
          <w:bCs/>
          <w:u w:val="single"/>
        </w:rPr>
        <w:t xml:space="preserve"> </w:t>
      </w:r>
    </w:p>
    <w:p w14:paraId="5E58C3FC" w14:textId="77777777" w:rsidR="00C923D8" w:rsidRDefault="009B6B2F">
      <w:pPr>
        <w:numPr>
          <w:ilvl w:val="0"/>
          <w:numId w:val="25"/>
        </w:numPr>
        <w:spacing w:before="240" w:line="360" w:lineRule="auto"/>
      </w:pPr>
      <w:r>
        <w:t>It would be more effective that vulnerable populations and essential demographic infrastructure be systematically mapped at the ward level by each LSGD. This would enable precise identification of critical resources and vulnerability hotspots, thereby facilitating more targeted and timely response during emergency situations.</w:t>
      </w:r>
    </w:p>
    <w:p w14:paraId="0E63944F" w14:textId="77777777" w:rsidR="00C923D8" w:rsidRDefault="009B6B2F">
      <w:pPr>
        <w:numPr>
          <w:ilvl w:val="0"/>
          <w:numId w:val="25"/>
        </w:numPr>
        <w:spacing w:line="360" w:lineRule="auto"/>
      </w:pPr>
      <w:r>
        <w:t>Ward-level risk grading using the Hazard Risk Index can support prioritized allocation of response teams within LSGDs, reducing the likelihood of hazard spillover.</w:t>
      </w:r>
    </w:p>
    <w:p w14:paraId="1D3D548C" w14:textId="77777777" w:rsidR="00C923D8" w:rsidRDefault="009B6B2F">
      <w:pPr>
        <w:numPr>
          <w:ilvl w:val="0"/>
          <w:numId w:val="25"/>
        </w:numPr>
        <w:spacing w:line="360" w:lineRule="auto"/>
      </w:pPr>
      <w:r>
        <w:t>Areas identified as high risk at wards of each LSGD, with higher reported mortality or lifelong morbidity, can be systematically reassessed using survival analysis to evaluate time-to-event outcomes and improve risk stratification.</w:t>
      </w:r>
    </w:p>
    <w:p w14:paraId="54E13B07" w14:textId="77777777" w:rsidR="00C923D8" w:rsidRDefault="009B6B2F">
      <w:pPr>
        <w:numPr>
          <w:ilvl w:val="0"/>
          <w:numId w:val="25"/>
        </w:numPr>
        <w:spacing w:after="240" w:line="360" w:lineRule="auto"/>
      </w:pPr>
      <w:r>
        <w:t xml:space="preserve">Hazard and risk projections should be modelled under the </w:t>
      </w:r>
      <w:r>
        <w:rPr>
          <w:b/>
          <w:bCs/>
        </w:rPr>
        <w:t>Representative Concentration Pathways</w:t>
      </w:r>
      <w:r>
        <w:t xml:space="preserve"> (RCP 8.5) climate change scenario to evaluate future changes in hazard frequency and intensity, enabling scenario-based risk assessment and informed decision-making for long-term climate adaptation strategies.</w:t>
      </w:r>
    </w:p>
    <w:p w14:paraId="5FA24FE9" w14:textId="77777777" w:rsidR="00C923D8" w:rsidRDefault="00C923D8">
      <w:pPr>
        <w:jc w:val="center"/>
      </w:pPr>
    </w:p>
    <w:p w14:paraId="4FEC37F2" w14:textId="77777777" w:rsidR="006A3240" w:rsidRPr="00AD305A" w:rsidRDefault="006A3240" w:rsidP="006A3240">
      <w:pPr>
        <w:pBdr>
          <w:top w:val="nil"/>
          <w:left w:val="nil"/>
          <w:bottom w:val="nil"/>
          <w:right w:val="nil"/>
          <w:between w:val="nil"/>
        </w:pBdr>
        <w:spacing w:before="240" w:after="240"/>
        <w:rPr>
          <w:rFonts w:ascii="Times New Roman" w:eastAsia="Garamond" w:hAnsi="Times New Roman" w:cs="Times New Roman"/>
          <w:b/>
          <w:bCs/>
          <w:color w:val="000000"/>
          <w:u w:val="single"/>
        </w:rPr>
      </w:pPr>
    </w:p>
    <w:p w14:paraId="342B1A67" w14:textId="77777777" w:rsidR="006A3240" w:rsidRPr="00AD305A" w:rsidRDefault="006A3240" w:rsidP="006A3240">
      <w:pPr>
        <w:pBdr>
          <w:top w:val="nil"/>
          <w:left w:val="nil"/>
          <w:bottom w:val="nil"/>
          <w:right w:val="nil"/>
          <w:between w:val="nil"/>
        </w:pBdr>
        <w:spacing w:before="240" w:after="240"/>
        <w:rPr>
          <w:rFonts w:ascii="Times New Roman" w:eastAsia="Garamond" w:hAnsi="Times New Roman" w:cs="Times New Roman"/>
          <w:b/>
          <w:bCs/>
          <w:color w:val="FF0000"/>
          <w:u w:val="single"/>
        </w:rPr>
      </w:pPr>
      <w:r w:rsidRPr="00AD305A">
        <w:rPr>
          <w:rFonts w:ascii="Times New Roman" w:eastAsia="Garamond" w:hAnsi="Times New Roman" w:cs="Times New Roman"/>
          <w:b/>
          <w:bCs/>
          <w:color w:val="FF0000"/>
          <w:u w:val="single"/>
        </w:rPr>
        <w:t>MOCKDRILL SCENARIOS</w:t>
      </w:r>
    </w:p>
    <w:p w14:paraId="37E7BA8B" w14:textId="77777777" w:rsidR="006A3240" w:rsidRDefault="006A3240">
      <w:pPr>
        <w:jc w:val="center"/>
      </w:pPr>
    </w:p>
    <w:p w14:paraId="70E08BB6" w14:textId="5A13CCB9" w:rsidR="00C923D8" w:rsidRDefault="00480013" w:rsidP="00F5600B">
      <w:r>
        <w:t xml:space="preserve">Fire and safety </w:t>
      </w:r>
      <w:r w:rsidR="00222C07">
        <w:t>workshop conducted</w:t>
      </w:r>
      <w:r w:rsidR="00F5600B">
        <w:t>.</w:t>
      </w:r>
    </w:p>
    <w:p w14:paraId="09831402" w14:textId="4C088F96" w:rsidR="00F5600B" w:rsidRDefault="00F5600B" w:rsidP="00F5600B">
      <w:r>
        <w:t xml:space="preserve">Emergency </w:t>
      </w:r>
      <w:r w:rsidR="000624B3">
        <w:t>medical care workshop conducted.</w:t>
      </w:r>
    </w:p>
    <w:p w14:paraId="715CBECC" w14:textId="77777777" w:rsidR="00C923D8" w:rsidRDefault="00C923D8">
      <w:pPr>
        <w:jc w:val="center"/>
      </w:pPr>
    </w:p>
    <w:p w14:paraId="0E1097B7" w14:textId="77777777" w:rsidR="00C923D8" w:rsidRDefault="00C923D8">
      <w:pPr>
        <w:jc w:val="center"/>
      </w:pPr>
    </w:p>
    <w:p w14:paraId="2D9907D8" w14:textId="77777777" w:rsidR="00C923D8" w:rsidRDefault="00C923D8">
      <w:pPr>
        <w:jc w:val="center"/>
      </w:pPr>
    </w:p>
    <w:p w14:paraId="62CEC46E" w14:textId="77777777" w:rsidR="00C923D8" w:rsidRDefault="00C923D8">
      <w:pPr>
        <w:jc w:val="center"/>
      </w:pPr>
    </w:p>
    <w:p w14:paraId="31529D6F" w14:textId="77777777" w:rsidR="00C923D8" w:rsidRDefault="00C923D8">
      <w:pPr>
        <w:jc w:val="center"/>
      </w:pPr>
    </w:p>
    <w:p w14:paraId="496E6D43" w14:textId="77777777" w:rsidR="00C923D8" w:rsidRDefault="00C923D8">
      <w:pPr>
        <w:jc w:val="center"/>
      </w:pPr>
    </w:p>
    <w:p w14:paraId="2C627730" w14:textId="77777777" w:rsidR="00C923D8" w:rsidRDefault="00C923D8">
      <w:pPr>
        <w:jc w:val="center"/>
      </w:pPr>
    </w:p>
    <w:p w14:paraId="588329BA" w14:textId="77777777" w:rsidR="00C923D8" w:rsidRDefault="00C923D8">
      <w:pPr>
        <w:jc w:val="center"/>
      </w:pPr>
    </w:p>
    <w:p w14:paraId="3AE4B4BD" w14:textId="77777777" w:rsidR="00C923D8" w:rsidRDefault="00C923D8">
      <w:pPr>
        <w:jc w:val="left"/>
      </w:pPr>
    </w:p>
    <w:p w14:paraId="72F68D46" w14:textId="77777777" w:rsidR="00C923D8" w:rsidRDefault="00C923D8">
      <w:pPr>
        <w:jc w:val="left"/>
      </w:pPr>
    </w:p>
    <w:p w14:paraId="7796B5BB" w14:textId="77777777" w:rsidR="00C923D8" w:rsidRDefault="009B6B2F">
      <w:pPr>
        <w:pStyle w:val="Heading1"/>
        <w:numPr>
          <w:ilvl w:val="0"/>
          <w:numId w:val="1"/>
        </w:numPr>
        <w:tabs>
          <w:tab w:val="left" w:pos="0"/>
        </w:tabs>
        <w:jc w:val="center"/>
      </w:pPr>
      <w:bookmarkStart w:id="132" w:name="_v6ftjavlir66" w:colFirst="0" w:colLast="0"/>
      <w:bookmarkEnd w:id="132"/>
      <w:r>
        <w:rPr>
          <w:sz w:val="38"/>
          <w:szCs w:val="38"/>
        </w:rPr>
        <w:t>ANNEXURE</w:t>
      </w:r>
    </w:p>
    <w:p w14:paraId="6BC6B826" w14:textId="77777777" w:rsidR="00C923D8" w:rsidRDefault="00C923D8">
      <w:pPr>
        <w:jc w:val="center"/>
        <w:rPr>
          <w:sz w:val="38"/>
          <w:szCs w:val="38"/>
        </w:rPr>
      </w:pPr>
    </w:p>
    <w:p w14:paraId="41937554" w14:textId="77777777" w:rsidR="00C923D8" w:rsidRDefault="009B6B2F">
      <w:pPr>
        <w:pStyle w:val="Heading2"/>
        <w:numPr>
          <w:ilvl w:val="0"/>
          <w:numId w:val="26"/>
        </w:numPr>
        <w:jc w:val="left"/>
      </w:pPr>
      <w:bookmarkStart w:id="133" w:name="_51jt74fr4ep" w:colFirst="0" w:colLast="0"/>
      <w:bookmarkEnd w:id="133"/>
      <w:r>
        <w:t>IMPORTANT PHONE NUMBERS</w:t>
      </w:r>
    </w:p>
    <w:p w14:paraId="5108E42B" w14:textId="77777777" w:rsidR="00C923D8" w:rsidRDefault="00C923D8">
      <w:pPr>
        <w:jc w:val="left"/>
        <w:rPr>
          <w:b/>
          <w:bCs/>
        </w:rPr>
      </w:pPr>
    </w:p>
    <w:p w14:paraId="5D26187E" w14:textId="77777777" w:rsidR="00C923D8" w:rsidRDefault="009B6B2F">
      <w:pPr>
        <w:jc w:val="left"/>
      </w:pPr>
      <w:r>
        <w:rPr>
          <w:b/>
          <w:bCs/>
        </w:rPr>
        <w:t xml:space="preserve"> </w:t>
      </w:r>
      <w:r>
        <w:t>Phone numbers and particulars of persons responsible for providing guidance, assistance, and support for pandemic preparedness operations may be provided here in a manner that allows easy reference at a glance.</w:t>
      </w:r>
      <w:r>
        <w:rPr>
          <w:b/>
          <w:bCs/>
        </w:rPr>
        <w:t xml:space="preserve"> </w:t>
      </w:r>
      <w:r>
        <w:t>The information recorded here could be exhibited elsewhere at the time of emergencies. LSG institutions shall give special attention to collect and record the above data of persons and institutions who/which are supposed to give technical and co-ordination support to reduce the impact of pandemic.</w:t>
      </w:r>
    </w:p>
    <w:p w14:paraId="19866F92" w14:textId="77777777" w:rsidR="00C923D8" w:rsidRDefault="009B6B2F">
      <w:pPr>
        <w:pStyle w:val="Heading3"/>
        <w:numPr>
          <w:ilvl w:val="2"/>
          <w:numId w:val="1"/>
        </w:numPr>
        <w:tabs>
          <w:tab w:val="left" w:pos="0"/>
        </w:tabs>
        <w:spacing w:before="280" w:after="0"/>
        <w:ind w:right="1120"/>
        <w:jc w:val="left"/>
      </w:pPr>
      <w:bookmarkStart w:id="134" w:name="_m06o20182h8l" w:colFirst="0" w:colLast="0"/>
      <w:bookmarkEnd w:id="134"/>
      <w:r>
        <w:t xml:space="preserve"> 1.1. Details of grama panchayat/municipality/corporation wards</w:t>
      </w:r>
    </w:p>
    <w:tbl>
      <w:tblPr>
        <w:tblStyle w:val="afff2"/>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0"/>
        <w:gridCol w:w="2880"/>
        <w:gridCol w:w="975"/>
        <w:gridCol w:w="2355"/>
        <w:gridCol w:w="1740"/>
      </w:tblGrid>
      <w:tr w:rsidR="00C923D8" w14:paraId="7E227914" w14:textId="77777777">
        <w:trPr>
          <w:trHeight w:val="1050"/>
        </w:trPr>
        <w:tc>
          <w:tcPr>
            <w:tcW w:w="690" w:type="dxa"/>
            <w:tcBorders>
              <w:top w:val="single" w:sz="4" w:space="0" w:color="000000"/>
              <w:left w:val="single" w:sz="4" w:space="0" w:color="000000"/>
              <w:bottom w:val="single" w:sz="4" w:space="0" w:color="000000"/>
              <w:right w:val="single" w:sz="4" w:space="0" w:color="000000"/>
            </w:tcBorders>
          </w:tcPr>
          <w:p w14:paraId="5572E6B1" w14:textId="77777777" w:rsidR="00C923D8" w:rsidRDefault="009B6B2F">
            <w:pPr>
              <w:spacing w:before="240" w:after="240" w:line="288" w:lineRule="auto"/>
              <w:ind w:left="360"/>
              <w:jc w:val="left"/>
            </w:pPr>
            <w:r>
              <w:t>Sl.</w:t>
            </w:r>
          </w:p>
          <w:p w14:paraId="3408E60C" w14:textId="77777777" w:rsidR="00C923D8" w:rsidRDefault="009B6B2F">
            <w:pPr>
              <w:spacing w:before="240" w:after="240" w:line="278" w:lineRule="auto"/>
              <w:ind w:left="360"/>
              <w:jc w:val="left"/>
            </w:pPr>
            <w:r>
              <w:t>No</w:t>
            </w:r>
          </w:p>
        </w:tc>
        <w:tc>
          <w:tcPr>
            <w:tcW w:w="2880" w:type="dxa"/>
            <w:tcBorders>
              <w:top w:val="single" w:sz="4" w:space="0" w:color="000000"/>
              <w:bottom w:val="single" w:sz="4" w:space="0" w:color="000000"/>
              <w:right w:val="single" w:sz="4" w:space="0" w:color="000000"/>
            </w:tcBorders>
          </w:tcPr>
          <w:p w14:paraId="546E3AB7" w14:textId="77777777" w:rsidR="00C923D8" w:rsidRDefault="009B6B2F">
            <w:pPr>
              <w:spacing w:before="240" w:after="240" w:line="288" w:lineRule="auto"/>
              <w:ind w:left="360"/>
              <w:jc w:val="left"/>
            </w:pPr>
            <w:r>
              <w:t>Name of the ward</w:t>
            </w:r>
          </w:p>
        </w:tc>
        <w:tc>
          <w:tcPr>
            <w:tcW w:w="975" w:type="dxa"/>
            <w:tcBorders>
              <w:top w:val="single" w:sz="4" w:space="0" w:color="000000"/>
              <w:bottom w:val="single" w:sz="4" w:space="0" w:color="000000"/>
              <w:right w:val="single" w:sz="4" w:space="0" w:color="000000"/>
            </w:tcBorders>
          </w:tcPr>
          <w:p w14:paraId="23CF6EF3" w14:textId="77777777" w:rsidR="00C923D8" w:rsidRDefault="009B6B2F">
            <w:pPr>
              <w:spacing w:before="240" w:after="240" w:line="288" w:lineRule="auto"/>
              <w:ind w:left="360"/>
              <w:jc w:val="left"/>
            </w:pPr>
            <w:r>
              <w:t>Ward number</w:t>
            </w:r>
          </w:p>
        </w:tc>
        <w:tc>
          <w:tcPr>
            <w:tcW w:w="2355" w:type="dxa"/>
            <w:tcBorders>
              <w:top w:val="single" w:sz="4" w:space="0" w:color="000000"/>
              <w:bottom w:val="single" w:sz="4" w:space="0" w:color="000000"/>
              <w:right w:val="single" w:sz="4" w:space="0" w:color="000000"/>
            </w:tcBorders>
          </w:tcPr>
          <w:p w14:paraId="67E02C67" w14:textId="77777777" w:rsidR="00C923D8" w:rsidRDefault="009B6B2F">
            <w:pPr>
              <w:spacing w:before="240" w:after="240" w:line="288" w:lineRule="auto"/>
              <w:ind w:left="360"/>
              <w:jc w:val="left"/>
            </w:pPr>
            <w:r>
              <w:t>Name of the ward</w:t>
            </w:r>
          </w:p>
          <w:p w14:paraId="1E145A3D" w14:textId="77777777" w:rsidR="00C923D8" w:rsidRDefault="009B6B2F">
            <w:pPr>
              <w:spacing w:before="240" w:after="240" w:line="278" w:lineRule="auto"/>
              <w:ind w:left="360"/>
              <w:jc w:val="left"/>
            </w:pPr>
            <w:r>
              <w:t>member</w:t>
            </w:r>
          </w:p>
        </w:tc>
        <w:tc>
          <w:tcPr>
            <w:tcW w:w="1740" w:type="dxa"/>
            <w:tcBorders>
              <w:top w:val="single" w:sz="4" w:space="0" w:color="000000"/>
              <w:bottom w:val="single" w:sz="4" w:space="0" w:color="000000"/>
              <w:right w:val="single" w:sz="4" w:space="0" w:color="000000"/>
            </w:tcBorders>
          </w:tcPr>
          <w:p w14:paraId="0DD6A271" w14:textId="77777777" w:rsidR="00C923D8" w:rsidRDefault="009B6B2F">
            <w:pPr>
              <w:spacing w:before="240" w:after="240" w:line="288" w:lineRule="auto"/>
              <w:ind w:left="360"/>
              <w:jc w:val="left"/>
            </w:pPr>
            <w:r>
              <w:t>Contact number</w:t>
            </w:r>
          </w:p>
        </w:tc>
      </w:tr>
      <w:tr w:rsidR="00C923D8" w14:paraId="2AC75A53" w14:textId="77777777">
        <w:trPr>
          <w:trHeight w:val="270"/>
        </w:trPr>
        <w:tc>
          <w:tcPr>
            <w:tcW w:w="690" w:type="dxa"/>
            <w:tcBorders>
              <w:left w:val="single" w:sz="4" w:space="0" w:color="000000"/>
              <w:bottom w:val="single" w:sz="4" w:space="0" w:color="000000"/>
              <w:right w:val="single" w:sz="4" w:space="0" w:color="000000"/>
            </w:tcBorders>
          </w:tcPr>
          <w:p w14:paraId="0B8BDEAB" w14:textId="77777777" w:rsidR="00C923D8" w:rsidRDefault="009B6B2F">
            <w:pPr>
              <w:spacing w:before="240" w:after="240"/>
              <w:ind w:left="360"/>
              <w:jc w:val="left"/>
            </w:pPr>
            <w:r>
              <w:t>1</w:t>
            </w:r>
          </w:p>
        </w:tc>
        <w:tc>
          <w:tcPr>
            <w:tcW w:w="2880" w:type="dxa"/>
            <w:tcBorders>
              <w:bottom w:val="single" w:sz="4" w:space="0" w:color="000000"/>
              <w:right w:val="single" w:sz="4" w:space="0" w:color="000000"/>
            </w:tcBorders>
          </w:tcPr>
          <w:p w14:paraId="0FE9F6E7" w14:textId="77777777" w:rsidR="00C923D8" w:rsidRDefault="009B6B2F">
            <w:pPr>
              <w:spacing w:before="240" w:after="240" w:line="240" w:lineRule="auto"/>
              <w:ind w:left="260"/>
              <w:jc w:val="left"/>
            </w:pPr>
            <w:r>
              <w:t xml:space="preserve"> GOVINDAMUTTOM</w:t>
            </w:r>
          </w:p>
        </w:tc>
        <w:tc>
          <w:tcPr>
            <w:tcW w:w="975" w:type="dxa"/>
            <w:tcBorders>
              <w:bottom w:val="single" w:sz="4" w:space="0" w:color="000000"/>
              <w:right w:val="single" w:sz="4" w:space="0" w:color="000000"/>
            </w:tcBorders>
          </w:tcPr>
          <w:p w14:paraId="1DB1B8E9" w14:textId="77777777" w:rsidR="00C923D8" w:rsidRDefault="009B6B2F">
            <w:pPr>
              <w:spacing w:before="240" w:after="240" w:line="240" w:lineRule="auto"/>
              <w:ind w:left="260"/>
              <w:jc w:val="left"/>
            </w:pPr>
            <w:r>
              <w:t xml:space="preserve"> I</w:t>
            </w:r>
          </w:p>
        </w:tc>
        <w:tc>
          <w:tcPr>
            <w:tcW w:w="2355" w:type="dxa"/>
            <w:tcBorders>
              <w:bottom w:val="single" w:sz="4" w:space="0" w:color="000000"/>
              <w:right w:val="single" w:sz="4" w:space="0" w:color="000000"/>
            </w:tcBorders>
          </w:tcPr>
          <w:p w14:paraId="460F96F0" w14:textId="77777777" w:rsidR="00C923D8" w:rsidRDefault="009B6B2F">
            <w:pPr>
              <w:spacing w:before="240" w:after="240" w:line="240" w:lineRule="auto"/>
              <w:ind w:left="260"/>
              <w:jc w:val="left"/>
            </w:pPr>
            <w:r>
              <w:t xml:space="preserve"> E. Sreedevi</w:t>
            </w:r>
          </w:p>
        </w:tc>
        <w:tc>
          <w:tcPr>
            <w:tcW w:w="1740" w:type="dxa"/>
            <w:tcBorders>
              <w:bottom w:val="single" w:sz="4" w:space="0" w:color="000000"/>
              <w:right w:val="single" w:sz="4" w:space="0" w:color="000000"/>
            </w:tcBorders>
          </w:tcPr>
          <w:p w14:paraId="5F1E5C4A" w14:textId="77777777" w:rsidR="00C923D8" w:rsidRDefault="009B6B2F">
            <w:pPr>
              <w:spacing w:before="240" w:after="240" w:line="240" w:lineRule="auto"/>
              <w:ind w:left="260"/>
              <w:jc w:val="left"/>
            </w:pPr>
            <w:r>
              <w:t xml:space="preserve"> 9446616645</w:t>
            </w:r>
          </w:p>
        </w:tc>
      </w:tr>
      <w:tr w:rsidR="00C923D8" w14:paraId="0A26615F" w14:textId="77777777">
        <w:trPr>
          <w:trHeight w:val="270"/>
        </w:trPr>
        <w:tc>
          <w:tcPr>
            <w:tcW w:w="690" w:type="dxa"/>
            <w:tcBorders>
              <w:left w:val="single" w:sz="4" w:space="0" w:color="000000"/>
              <w:bottom w:val="single" w:sz="4" w:space="0" w:color="000000"/>
              <w:right w:val="single" w:sz="4" w:space="0" w:color="000000"/>
            </w:tcBorders>
          </w:tcPr>
          <w:p w14:paraId="3CE0FB05" w14:textId="77777777" w:rsidR="00C923D8" w:rsidRDefault="009B6B2F">
            <w:pPr>
              <w:spacing w:before="240" w:after="240"/>
              <w:ind w:left="360"/>
              <w:jc w:val="left"/>
            </w:pPr>
            <w:r>
              <w:t>2</w:t>
            </w:r>
          </w:p>
        </w:tc>
        <w:tc>
          <w:tcPr>
            <w:tcW w:w="2880" w:type="dxa"/>
            <w:tcBorders>
              <w:bottom w:val="single" w:sz="4" w:space="0" w:color="000000"/>
              <w:right w:val="single" w:sz="4" w:space="0" w:color="000000"/>
            </w:tcBorders>
          </w:tcPr>
          <w:p w14:paraId="1E0AB2A1" w14:textId="77777777" w:rsidR="00C923D8" w:rsidRDefault="009B6B2F">
            <w:pPr>
              <w:spacing w:before="240" w:after="240" w:line="240" w:lineRule="auto"/>
              <w:ind w:left="260"/>
              <w:jc w:val="left"/>
            </w:pPr>
            <w:r>
              <w:t xml:space="preserve"> VADAKKU KOCHUMURI </w:t>
            </w:r>
          </w:p>
        </w:tc>
        <w:tc>
          <w:tcPr>
            <w:tcW w:w="975" w:type="dxa"/>
            <w:tcBorders>
              <w:bottom w:val="single" w:sz="4" w:space="0" w:color="000000"/>
              <w:right w:val="single" w:sz="4" w:space="0" w:color="000000"/>
            </w:tcBorders>
          </w:tcPr>
          <w:p w14:paraId="1B738CBA" w14:textId="77777777" w:rsidR="00C923D8" w:rsidRDefault="009B6B2F">
            <w:pPr>
              <w:spacing w:before="240" w:after="240" w:line="240" w:lineRule="auto"/>
              <w:ind w:left="260"/>
              <w:jc w:val="left"/>
            </w:pPr>
            <w:r>
              <w:t xml:space="preserve"> II</w:t>
            </w:r>
          </w:p>
        </w:tc>
        <w:tc>
          <w:tcPr>
            <w:tcW w:w="2355" w:type="dxa"/>
            <w:tcBorders>
              <w:bottom w:val="single" w:sz="4" w:space="0" w:color="000000"/>
              <w:right w:val="single" w:sz="4" w:space="0" w:color="000000"/>
            </w:tcBorders>
          </w:tcPr>
          <w:p w14:paraId="3AEA84ED" w14:textId="77777777" w:rsidR="00C923D8" w:rsidRDefault="009B6B2F">
            <w:pPr>
              <w:spacing w:before="240" w:after="240" w:line="240" w:lineRule="auto"/>
              <w:ind w:left="260"/>
              <w:jc w:val="left"/>
            </w:pPr>
            <w:r>
              <w:t>Sreedevi Sathyan</w:t>
            </w:r>
          </w:p>
        </w:tc>
        <w:tc>
          <w:tcPr>
            <w:tcW w:w="1740" w:type="dxa"/>
            <w:tcBorders>
              <w:bottom w:val="single" w:sz="4" w:space="0" w:color="000000"/>
              <w:right w:val="single" w:sz="4" w:space="0" w:color="000000"/>
            </w:tcBorders>
          </w:tcPr>
          <w:p w14:paraId="51FA4B44" w14:textId="77777777" w:rsidR="00C923D8" w:rsidRDefault="009B6B2F">
            <w:pPr>
              <w:spacing w:before="240" w:after="240" w:line="240" w:lineRule="auto"/>
              <w:ind w:left="260"/>
              <w:jc w:val="left"/>
            </w:pPr>
            <w:r>
              <w:t xml:space="preserve"> 9744806735</w:t>
            </w:r>
          </w:p>
        </w:tc>
      </w:tr>
      <w:tr w:rsidR="00C923D8" w14:paraId="259B2824" w14:textId="77777777">
        <w:trPr>
          <w:trHeight w:val="270"/>
        </w:trPr>
        <w:tc>
          <w:tcPr>
            <w:tcW w:w="690" w:type="dxa"/>
            <w:tcBorders>
              <w:left w:val="single" w:sz="4" w:space="0" w:color="000000"/>
              <w:bottom w:val="single" w:sz="4" w:space="0" w:color="000000"/>
              <w:right w:val="single" w:sz="4" w:space="0" w:color="000000"/>
            </w:tcBorders>
          </w:tcPr>
          <w:p w14:paraId="7D72420A" w14:textId="77777777" w:rsidR="00C923D8" w:rsidRDefault="009B6B2F">
            <w:pPr>
              <w:spacing w:before="240" w:after="240"/>
              <w:ind w:left="360"/>
              <w:jc w:val="left"/>
            </w:pPr>
            <w:r>
              <w:t>3</w:t>
            </w:r>
          </w:p>
        </w:tc>
        <w:tc>
          <w:tcPr>
            <w:tcW w:w="2880" w:type="dxa"/>
            <w:tcBorders>
              <w:bottom w:val="single" w:sz="4" w:space="0" w:color="000000"/>
              <w:right w:val="single" w:sz="4" w:space="0" w:color="000000"/>
            </w:tcBorders>
          </w:tcPr>
          <w:p w14:paraId="235C733E" w14:textId="77777777" w:rsidR="00C923D8" w:rsidRDefault="009B6B2F">
            <w:pPr>
              <w:spacing w:before="240" w:after="240" w:line="240" w:lineRule="auto"/>
              <w:ind w:left="260"/>
              <w:jc w:val="left"/>
            </w:pPr>
            <w:r>
              <w:t xml:space="preserve"> KANIYAMURI</w:t>
            </w:r>
          </w:p>
        </w:tc>
        <w:tc>
          <w:tcPr>
            <w:tcW w:w="975" w:type="dxa"/>
            <w:tcBorders>
              <w:bottom w:val="single" w:sz="4" w:space="0" w:color="000000"/>
              <w:right w:val="single" w:sz="4" w:space="0" w:color="000000"/>
            </w:tcBorders>
          </w:tcPr>
          <w:p w14:paraId="2CBDE3DF" w14:textId="77777777" w:rsidR="00C923D8" w:rsidRDefault="009B6B2F">
            <w:pPr>
              <w:spacing w:before="240" w:after="240" w:line="240" w:lineRule="auto"/>
              <w:ind w:left="260"/>
              <w:jc w:val="left"/>
            </w:pPr>
            <w:r>
              <w:t xml:space="preserve"> III</w:t>
            </w:r>
          </w:p>
        </w:tc>
        <w:tc>
          <w:tcPr>
            <w:tcW w:w="2355" w:type="dxa"/>
            <w:tcBorders>
              <w:bottom w:val="single" w:sz="4" w:space="0" w:color="000000"/>
              <w:right w:val="single" w:sz="4" w:space="0" w:color="000000"/>
            </w:tcBorders>
          </w:tcPr>
          <w:p w14:paraId="0BDBAD65" w14:textId="77777777" w:rsidR="00C923D8" w:rsidRDefault="009B6B2F">
            <w:pPr>
              <w:spacing w:before="240" w:after="240" w:line="240" w:lineRule="auto"/>
              <w:ind w:left="260"/>
              <w:jc w:val="left"/>
            </w:pPr>
            <w:r>
              <w:t xml:space="preserve"> Dhanya Soman</w:t>
            </w:r>
          </w:p>
        </w:tc>
        <w:tc>
          <w:tcPr>
            <w:tcW w:w="1740" w:type="dxa"/>
            <w:tcBorders>
              <w:bottom w:val="single" w:sz="4" w:space="0" w:color="000000"/>
              <w:right w:val="single" w:sz="4" w:space="0" w:color="000000"/>
            </w:tcBorders>
          </w:tcPr>
          <w:p w14:paraId="0597A4D5" w14:textId="77777777" w:rsidR="00C923D8" w:rsidRDefault="009B6B2F">
            <w:pPr>
              <w:spacing w:before="240" w:after="240" w:line="240" w:lineRule="auto"/>
              <w:ind w:left="260"/>
              <w:jc w:val="left"/>
            </w:pPr>
            <w:r>
              <w:t xml:space="preserve"> 9605955453</w:t>
            </w:r>
          </w:p>
        </w:tc>
      </w:tr>
      <w:tr w:rsidR="00C923D8" w14:paraId="207C998C" w14:textId="77777777">
        <w:trPr>
          <w:trHeight w:val="270"/>
        </w:trPr>
        <w:tc>
          <w:tcPr>
            <w:tcW w:w="690" w:type="dxa"/>
            <w:tcBorders>
              <w:left w:val="single" w:sz="4" w:space="0" w:color="000000"/>
              <w:bottom w:val="single" w:sz="4" w:space="0" w:color="000000"/>
              <w:right w:val="single" w:sz="4" w:space="0" w:color="000000"/>
            </w:tcBorders>
          </w:tcPr>
          <w:p w14:paraId="4C5FBFB9" w14:textId="77777777" w:rsidR="00C923D8" w:rsidRDefault="009B6B2F">
            <w:pPr>
              <w:spacing w:before="240" w:after="240" w:line="240" w:lineRule="auto"/>
              <w:ind w:left="360"/>
              <w:jc w:val="left"/>
            </w:pPr>
            <w:r>
              <w:t>4</w:t>
            </w:r>
          </w:p>
        </w:tc>
        <w:tc>
          <w:tcPr>
            <w:tcW w:w="2880" w:type="dxa"/>
            <w:tcBorders>
              <w:bottom w:val="single" w:sz="4" w:space="0" w:color="000000"/>
              <w:right w:val="single" w:sz="4" w:space="0" w:color="000000"/>
            </w:tcBorders>
          </w:tcPr>
          <w:p w14:paraId="104B0376" w14:textId="77777777" w:rsidR="00C923D8" w:rsidRDefault="009B6B2F">
            <w:pPr>
              <w:spacing w:before="240" w:after="240" w:line="240" w:lineRule="auto"/>
              <w:ind w:left="260"/>
              <w:jc w:val="left"/>
            </w:pPr>
            <w:r>
              <w:t xml:space="preserve"> VADAKKE ANJILIMOOD</w:t>
            </w:r>
          </w:p>
        </w:tc>
        <w:tc>
          <w:tcPr>
            <w:tcW w:w="975" w:type="dxa"/>
            <w:tcBorders>
              <w:bottom w:val="single" w:sz="4" w:space="0" w:color="000000"/>
              <w:right w:val="single" w:sz="4" w:space="0" w:color="000000"/>
            </w:tcBorders>
          </w:tcPr>
          <w:p w14:paraId="28D084E2" w14:textId="77777777" w:rsidR="00C923D8" w:rsidRDefault="009B6B2F">
            <w:pPr>
              <w:spacing w:before="240" w:after="240" w:line="240" w:lineRule="auto"/>
              <w:ind w:left="260"/>
              <w:jc w:val="left"/>
            </w:pPr>
            <w:r>
              <w:t>IV</w:t>
            </w:r>
          </w:p>
        </w:tc>
        <w:tc>
          <w:tcPr>
            <w:tcW w:w="2355" w:type="dxa"/>
            <w:tcBorders>
              <w:bottom w:val="single" w:sz="4" w:space="0" w:color="000000"/>
              <w:right w:val="single" w:sz="4" w:space="0" w:color="000000"/>
            </w:tcBorders>
          </w:tcPr>
          <w:p w14:paraId="6286A2B9" w14:textId="77777777" w:rsidR="00C923D8" w:rsidRDefault="009B6B2F">
            <w:pPr>
              <w:spacing w:before="240" w:after="240" w:line="240" w:lineRule="auto"/>
              <w:ind w:left="260"/>
              <w:jc w:val="left"/>
            </w:pPr>
            <w:r>
              <w:t xml:space="preserve"> Leena Raju</w:t>
            </w:r>
          </w:p>
        </w:tc>
        <w:tc>
          <w:tcPr>
            <w:tcW w:w="1740" w:type="dxa"/>
            <w:tcBorders>
              <w:bottom w:val="single" w:sz="4" w:space="0" w:color="000000"/>
              <w:right w:val="single" w:sz="4" w:space="0" w:color="000000"/>
            </w:tcBorders>
          </w:tcPr>
          <w:p w14:paraId="621D7E21" w14:textId="77777777" w:rsidR="00C923D8" w:rsidRDefault="009B6B2F">
            <w:pPr>
              <w:spacing w:before="240" w:after="240" w:line="240" w:lineRule="auto"/>
              <w:ind w:left="260"/>
              <w:jc w:val="left"/>
            </w:pPr>
            <w:r>
              <w:t xml:space="preserve"> 9656202053</w:t>
            </w:r>
          </w:p>
        </w:tc>
      </w:tr>
      <w:tr w:rsidR="00C923D8" w14:paraId="46F6D5EF" w14:textId="77777777">
        <w:trPr>
          <w:trHeight w:val="270"/>
        </w:trPr>
        <w:tc>
          <w:tcPr>
            <w:tcW w:w="690" w:type="dxa"/>
            <w:tcBorders>
              <w:left w:val="single" w:sz="4" w:space="0" w:color="000000"/>
              <w:bottom w:val="single" w:sz="4" w:space="0" w:color="000000"/>
              <w:right w:val="single" w:sz="4" w:space="0" w:color="000000"/>
            </w:tcBorders>
          </w:tcPr>
          <w:p w14:paraId="671B565D" w14:textId="77777777" w:rsidR="00C923D8" w:rsidRDefault="009B6B2F">
            <w:pPr>
              <w:spacing w:before="240" w:after="240"/>
              <w:ind w:left="360"/>
              <w:jc w:val="left"/>
            </w:pPr>
            <w:r>
              <w:t>5</w:t>
            </w:r>
          </w:p>
        </w:tc>
        <w:tc>
          <w:tcPr>
            <w:tcW w:w="2880" w:type="dxa"/>
            <w:tcBorders>
              <w:bottom w:val="single" w:sz="4" w:space="0" w:color="000000"/>
              <w:right w:val="single" w:sz="4" w:space="0" w:color="000000"/>
            </w:tcBorders>
          </w:tcPr>
          <w:p w14:paraId="1ECD2B11" w14:textId="77777777" w:rsidR="00C923D8" w:rsidRDefault="009B6B2F">
            <w:pPr>
              <w:spacing w:before="240" w:after="240" w:line="240" w:lineRule="auto"/>
              <w:ind w:left="260"/>
              <w:jc w:val="left"/>
            </w:pPr>
            <w:r>
              <w:t xml:space="preserve"> THEKKEANJILIMOOD</w:t>
            </w:r>
          </w:p>
        </w:tc>
        <w:tc>
          <w:tcPr>
            <w:tcW w:w="975" w:type="dxa"/>
            <w:tcBorders>
              <w:bottom w:val="single" w:sz="4" w:space="0" w:color="000000"/>
              <w:right w:val="single" w:sz="4" w:space="0" w:color="000000"/>
            </w:tcBorders>
          </w:tcPr>
          <w:p w14:paraId="3FF9F9A0" w14:textId="77777777" w:rsidR="00C923D8" w:rsidRDefault="009B6B2F">
            <w:pPr>
              <w:spacing w:before="240" w:after="240" w:line="240" w:lineRule="auto"/>
              <w:ind w:left="260"/>
              <w:jc w:val="left"/>
            </w:pPr>
            <w:r>
              <w:t xml:space="preserve"> V</w:t>
            </w:r>
          </w:p>
        </w:tc>
        <w:tc>
          <w:tcPr>
            <w:tcW w:w="2355" w:type="dxa"/>
            <w:tcBorders>
              <w:bottom w:val="single" w:sz="4" w:space="0" w:color="000000"/>
              <w:right w:val="single" w:sz="4" w:space="0" w:color="000000"/>
            </w:tcBorders>
          </w:tcPr>
          <w:p w14:paraId="73EA4FC8" w14:textId="77777777" w:rsidR="00C923D8" w:rsidRDefault="009B6B2F">
            <w:pPr>
              <w:spacing w:before="240" w:after="240" w:line="240" w:lineRule="auto"/>
              <w:ind w:left="260"/>
              <w:jc w:val="left"/>
            </w:pPr>
            <w:r>
              <w:t>Saleem Kalleli</w:t>
            </w:r>
          </w:p>
        </w:tc>
        <w:tc>
          <w:tcPr>
            <w:tcW w:w="1740" w:type="dxa"/>
            <w:tcBorders>
              <w:bottom w:val="single" w:sz="4" w:space="0" w:color="000000"/>
              <w:right w:val="single" w:sz="4" w:space="0" w:color="000000"/>
            </w:tcBorders>
          </w:tcPr>
          <w:p w14:paraId="7F0391A1" w14:textId="77777777" w:rsidR="00C923D8" w:rsidRDefault="009B6B2F">
            <w:pPr>
              <w:spacing w:before="240" w:after="240" w:line="240" w:lineRule="auto"/>
              <w:ind w:left="260"/>
              <w:jc w:val="left"/>
            </w:pPr>
            <w:r>
              <w:t xml:space="preserve">9847373380 </w:t>
            </w:r>
          </w:p>
        </w:tc>
      </w:tr>
      <w:tr w:rsidR="00C923D8" w14:paraId="3552C26E" w14:textId="77777777">
        <w:trPr>
          <w:trHeight w:val="270"/>
        </w:trPr>
        <w:tc>
          <w:tcPr>
            <w:tcW w:w="690" w:type="dxa"/>
            <w:tcBorders>
              <w:left w:val="single" w:sz="4" w:space="0" w:color="000000"/>
              <w:bottom w:val="single" w:sz="4" w:space="0" w:color="000000"/>
              <w:right w:val="single" w:sz="4" w:space="0" w:color="000000"/>
            </w:tcBorders>
          </w:tcPr>
          <w:p w14:paraId="067A02D3" w14:textId="77777777" w:rsidR="00C923D8" w:rsidRDefault="009B6B2F">
            <w:pPr>
              <w:spacing w:before="240" w:after="240"/>
              <w:ind w:left="360"/>
              <w:jc w:val="left"/>
            </w:pPr>
            <w:r>
              <w:t>6</w:t>
            </w:r>
          </w:p>
        </w:tc>
        <w:tc>
          <w:tcPr>
            <w:tcW w:w="2880" w:type="dxa"/>
            <w:tcBorders>
              <w:bottom w:val="single" w:sz="4" w:space="0" w:color="000000"/>
              <w:right w:val="single" w:sz="4" w:space="0" w:color="000000"/>
            </w:tcBorders>
          </w:tcPr>
          <w:p w14:paraId="11CB19B1" w14:textId="77777777" w:rsidR="00C923D8" w:rsidRDefault="009B6B2F">
            <w:pPr>
              <w:spacing w:before="240" w:after="240" w:line="240" w:lineRule="auto"/>
              <w:ind w:left="260"/>
              <w:jc w:val="left"/>
            </w:pPr>
            <w:r>
              <w:t>HIGHSCHOOL WARD</w:t>
            </w:r>
          </w:p>
        </w:tc>
        <w:tc>
          <w:tcPr>
            <w:tcW w:w="975" w:type="dxa"/>
            <w:tcBorders>
              <w:bottom w:val="single" w:sz="4" w:space="0" w:color="000000"/>
              <w:right w:val="single" w:sz="4" w:space="0" w:color="000000"/>
            </w:tcBorders>
          </w:tcPr>
          <w:p w14:paraId="37A56841" w14:textId="77777777" w:rsidR="00C923D8" w:rsidRDefault="009B6B2F">
            <w:pPr>
              <w:spacing w:before="240" w:after="240" w:line="240" w:lineRule="auto"/>
              <w:ind w:left="260"/>
              <w:jc w:val="left"/>
            </w:pPr>
            <w:r>
              <w:t>VI</w:t>
            </w:r>
          </w:p>
        </w:tc>
        <w:tc>
          <w:tcPr>
            <w:tcW w:w="2355" w:type="dxa"/>
            <w:tcBorders>
              <w:bottom w:val="single" w:sz="4" w:space="0" w:color="000000"/>
              <w:right w:val="single" w:sz="4" w:space="0" w:color="000000"/>
            </w:tcBorders>
          </w:tcPr>
          <w:p w14:paraId="5F9D4DFE" w14:textId="77777777" w:rsidR="00C923D8" w:rsidRDefault="009B6B2F">
            <w:pPr>
              <w:spacing w:before="240" w:after="240" w:line="240" w:lineRule="auto"/>
              <w:ind w:left="260"/>
              <w:jc w:val="left"/>
            </w:pPr>
            <w:r>
              <w:t xml:space="preserve">Rekha </w:t>
            </w:r>
          </w:p>
        </w:tc>
        <w:tc>
          <w:tcPr>
            <w:tcW w:w="1740" w:type="dxa"/>
            <w:tcBorders>
              <w:bottom w:val="single" w:sz="4" w:space="0" w:color="000000"/>
              <w:right w:val="single" w:sz="4" w:space="0" w:color="000000"/>
            </w:tcBorders>
          </w:tcPr>
          <w:p w14:paraId="30C5F4F2" w14:textId="77777777" w:rsidR="00C923D8" w:rsidRDefault="009B6B2F">
            <w:pPr>
              <w:spacing w:before="240" w:after="240" w:line="240" w:lineRule="auto"/>
              <w:ind w:left="260"/>
              <w:jc w:val="left"/>
            </w:pPr>
            <w:r>
              <w:t>9048567442</w:t>
            </w:r>
          </w:p>
        </w:tc>
      </w:tr>
      <w:tr w:rsidR="00C923D8" w14:paraId="690C51B2" w14:textId="77777777">
        <w:trPr>
          <w:trHeight w:val="270"/>
        </w:trPr>
        <w:tc>
          <w:tcPr>
            <w:tcW w:w="690" w:type="dxa"/>
            <w:tcBorders>
              <w:left w:val="single" w:sz="4" w:space="0" w:color="000000"/>
              <w:bottom w:val="single" w:sz="4" w:space="0" w:color="000000"/>
              <w:right w:val="single" w:sz="4" w:space="0" w:color="000000"/>
            </w:tcBorders>
          </w:tcPr>
          <w:p w14:paraId="42F9B99F" w14:textId="77777777" w:rsidR="00C923D8" w:rsidRDefault="009B6B2F">
            <w:pPr>
              <w:spacing w:before="240" w:after="240"/>
              <w:ind w:left="360"/>
              <w:jc w:val="left"/>
            </w:pPr>
            <w:r>
              <w:lastRenderedPageBreak/>
              <w:t>7</w:t>
            </w:r>
          </w:p>
        </w:tc>
        <w:tc>
          <w:tcPr>
            <w:tcW w:w="2880" w:type="dxa"/>
            <w:tcBorders>
              <w:bottom w:val="single" w:sz="4" w:space="0" w:color="000000"/>
              <w:right w:val="single" w:sz="4" w:space="0" w:color="000000"/>
            </w:tcBorders>
          </w:tcPr>
          <w:p w14:paraId="0152E36E" w14:textId="77777777" w:rsidR="00C923D8" w:rsidRDefault="009B6B2F">
            <w:pPr>
              <w:spacing w:before="240" w:after="240" w:line="240" w:lineRule="auto"/>
              <w:ind w:left="260"/>
              <w:jc w:val="left"/>
            </w:pPr>
            <w:r>
              <w:t>SHAKTHIKULANGARA</w:t>
            </w:r>
          </w:p>
        </w:tc>
        <w:tc>
          <w:tcPr>
            <w:tcW w:w="975" w:type="dxa"/>
            <w:tcBorders>
              <w:bottom w:val="single" w:sz="4" w:space="0" w:color="000000"/>
              <w:right w:val="single" w:sz="4" w:space="0" w:color="000000"/>
            </w:tcBorders>
          </w:tcPr>
          <w:p w14:paraId="63EB9E31" w14:textId="77777777" w:rsidR="00C923D8" w:rsidRDefault="009B6B2F">
            <w:pPr>
              <w:spacing w:before="240" w:after="240" w:line="240" w:lineRule="auto"/>
              <w:ind w:left="260"/>
              <w:jc w:val="left"/>
            </w:pPr>
            <w:r>
              <w:t>VII</w:t>
            </w:r>
          </w:p>
        </w:tc>
        <w:tc>
          <w:tcPr>
            <w:tcW w:w="2355" w:type="dxa"/>
            <w:tcBorders>
              <w:bottom w:val="single" w:sz="4" w:space="0" w:color="000000"/>
              <w:right w:val="single" w:sz="4" w:space="0" w:color="000000"/>
            </w:tcBorders>
          </w:tcPr>
          <w:p w14:paraId="6120B696" w14:textId="77777777" w:rsidR="00C923D8" w:rsidRDefault="009B6B2F">
            <w:pPr>
              <w:spacing w:before="240" w:after="240" w:line="240" w:lineRule="auto"/>
              <w:ind w:left="260"/>
              <w:jc w:val="left"/>
            </w:pPr>
            <w:r>
              <w:t>Bindhu T</w:t>
            </w:r>
          </w:p>
        </w:tc>
        <w:tc>
          <w:tcPr>
            <w:tcW w:w="1740" w:type="dxa"/>
            <w:tcBorders>
              <w:bottom w:val="single" w:sz="4" w:space="0" w:color="000000"/>
              <w:right w:val="single" w:sz="4" w:space="0" w:color="000000"/>
            </w:tcBorders>
          </w:tcPr>
          <w:p w14:paraId="3F09764E" w14:textId="77777777" w:rsidR="00C923D8" w:rsidRDefault="009B6B2F">
            <w:pPr>
              <w:spacing w:before="240" w:after="240" w:line="240" w:lineRule="auto"/>
              <w:ind w:left="260"/>
              <w:jc w:val="left"/>
            </w:pPr>
            <w:r>
              <w:t>8606787182</w:t>
            </w:r>
          </w:p>
        </w:tc>
      </w:tr>
      <w:tr w:rsidR="00C923D8" w14:paraId="41BD9674" w14:textId="77777777">
        <w:trPr>
          <w:trHeight w:val="270"/>
        </w:trPr>
        <w:tc>
          <w:tcPr>
            <w:tcW w:w="690" w:type="dxa"/>
            <w:tcBorders>
              <w:left w:val="single" w:sz="4" w:space="0" w:color="000000"/>
              <w:bottom w:val="single" w:sz="4" w:space="0" w:color="000000"/>
              <w:right w:val="single" w:sz="4" w:space="0" w:color="000000"/>
            </w:tcBorders>
          </w:tcPr>
          <w:p w14:paraId="18A6FED2" w14:textId="77777777" w:rsidR="00C923D8" w:rsidRDefault="009B6B2F">
            <w:pPr>
              <w:spacing w:before="240" w:after="240"/>
              <w:jc w:val="left"/>
            </w:pPr>
            <w:r>
              <w:t xml:space="preserve">    8</w:t>
            </w:r>
          </w:p>
        </w:tc>
        <w:tc>
          <w:tcPr>
            <w:tcW w:w="2880" w:type="dxa"/>
            <w:tcBorders>
              <w:bottom w:val="single" w:sz="4" w:space="0" w:color="000000"/>
              <w:right w:val="single" w:sz="4" w:space="0" w:color="000000"/>
            </w:tcBorders>
          </w:tcPr>
          <w:p w14:paraId="598A7A01" w14:textId="77777777" w:rsidR="00C923D8" w:rsidRDefault="009B6B2F">
            <w:pPr>
              <w:spacing w:before="240" w:after="240" w:line="240" w:lineRule="auto"/>
              <w:ind w:left="260"/>
              <w:jc w:val="left"/>
            </w:pPr>
            <w:r>
              <w:t>KDASSERIL</w:t>
            </w:r>
          </w:p>
        </w:tc>
        <w:tc>
          <w:tcPr>
            <w:tcW w:w="975" w:type="dxa"/>
            <w:tcBorders>
              <w:bottom w:val="single" w:sz="4" w:space="0" w:color="000000"/>
              <w:right w:val="single" w:sz="4" w:space="0" w:color="000000"/>
            </w:tcBorders>
          </w:tcPr>
          <w:p w14:paraId="30776FA7" w14:textId="77777777" w:rsidR="00C923D8" w:rsidRDefault="009B6B2F">
            <w:pPr>
              <w:spacing w:before="240" w:after="240" w:line="240" w:lineRule="auto"/>
              <w:ind w:left="260"/>
              <w:jc w:val="left"/>
            </w:pPr>
            <w:r>
              <w:t>VIII</w:t>
            </w:r>
          </w:p>
        </w:tc>
        <w:tc>
          <w:tcPr>
            <w:tcW w:w="2355" w:type="dxa"/>
            <w:tcBorders>
              <w:bottom w:val="single" w:sz="4" w:space="0" w:color="000000"/>
              <w:right w:val="single" w:sz="4" w:space="0" w:color="000000"/>
            </w:tcBorders>
          </w:tcPr>
          <w:p w14:paraId="710313BC" w14:textId="77777777" w:rsidR="00C923D8" w:rsidRDefault="009B6B2F">
            <w:pPr>
              <w:spacing w:before="240" w:after="240" w:line="240" w:lineRule="auto"/>
              <w:ind w:left="260"/>
              <w:jc w:val="left"/>
            </w:pPr>
            <w:r>
              <w:t xml:space="preserve">Arun </w:t>
            </w:r>
          </w:p>
        </w:tc>
        <w:tc>
          <w:tcPr>
            <w:tcW w:w="1740" w:type="dxa"/>
            <w:tcBorders>
              <w:bottom w:val="single" w:sz="4" w:space="0" w:color="000000"/>
              <w:right w:val="single" w:sz="4" w:space="0" w:color="000000"/>
            </w:tcBorders>
          </w:tcPr>
          <w:p w14:paraId="1E190ABC" w14:textId="77777777" w:rsidR="00C923D8" w:rsidRDefault="009B6B2F">
            <w:pPr>
              <w:spacing w:before="240" w:after="240" w:line="240" w:lineRule="auto"/>
              <w:ind w:left="260"/>
              <w:jc w:val="left"/>
            </w:pPr>
            <w:r>
              <w:t>9961610007</w:t>
            </w:r>
          </w:p>
        </w:tc>
      </w:tr>
      <w:tr w:rsidR="00C923D8" w14:paraId="77059F14" w14:textId="77777777">
        <w:trPr>
          <w:trHeight w:val="270"/>
        </w:trPr>
        <w:tc>
          <w:tcPr>
            <w:tcW w:w="690" w:type="dxa"/>
            <w:tcBorders>
              <w:left w:val="single" w:sz="4" w:space="0" w:color="000000"/>
              <w:bottom w:val="single" w:sz="4" w:space="0" w:color="000000"/>
              <w:right w:val="single" w:sz="4" w:space="0" w:color="000000"/>
            </w:tcBorders>
          </w:tcPr>
          <w:p w14:paraId="2141B6E9" w14:textId="77777777" w:rsidR="00C923D8" w:rsidRDefault="009B6B2F">
            <w:pPr>
              <w:spacing w:before="240" w:after="240"/>
              <w:jc w:val="left"/>
            </w:pPr>
            <w:r>
              <w:t xml:space="preserve">   9</w:t>
            </w:r>
          </w:p>
        </w:tc>
        <w:tc>
          <w:tcPr>
            <w:tcW w:w="2880" w:type="dxa"/>
            <w:tcBorders>
              <w:bottom w:val="single" w:sz="4" w:space="0" w:color="000000"/>
              <w:right w:val="single" w:sz="4" w:space="0" w:color="000000"/>
            </w:tcBorders>
          </w:tcPr>
          <w:p w14:paraId="7112C928" w14:textId="77777777" w:rsidR="00C923D8" w:rsidRDefault="009B6B2F">
            <w:pPr>
              <w:spacing w:before="240" w:after="240" w:line="240" w:lineRule="auto"/>
              <w:jc w:val="left"/>
            </w:pPr>
            <w:r>
              <w:t xml:space="preserve">  KALEEKKASSERY</w:t>
            </w:r>
          </w:p>
        </w:tc>
        <w:tc>
          <w:tcPr>
            <w:tcW w:w="975" w:type="dxa"/>
            <w:tcBorders>
              <w:bottom w:val="single" w:sz="4" w:space="0" w:color="000000"/>
              <w:right w:val="single" w:sz="4" w:space="0" w:color="000000"/>
            </w:tcBorders>
          </w:tcPr>
          <w:p w14:paraId="78BBEC6D" w14:textId="77777777" w:rsidR="00C923D8" w:rsidRDefault="009B6B2F">
            <w:pPr>
              <w:spacing w:before="240" w:after="240" w:line="240" w:lineRule="auto"/>
              <w:ind w:left="260"/>
              <w:jc w:val="left"/>
            </w:pPr>
            <w:r>
              <w:t>IX</w:t>
            </w:r>
          </w:p>
        </w:tc>
        <w:tc>
          <w:tcPr>
            <w:tcW w:w="2355" w:type="dxa"/>
            <w:tcBorders>
              <w:bottom w:val="single" w:sz="4" w:space="0" w:color="000000"/>
              <w:right w:val="single" w:sz="4" w:space="0" w:color="000000"/>
            </w:tcBorders>
          </w:tcPr>
          <w:p w14:paraId="5C6A1D30" w14:textId="77777777" w:rsidR="00C923D8" w:rsidRDefault="009B6B2F">
            <w:pPr>
              <w:spacing w:before="240" w:after="240" w:line="240" w:lineRule="auto"/>
              <w:ind w:left="260"/>
              <w:jc w:val="left"/>
            </w:pPr>
            <w:r>
              <w:t>Ambilikala T.</w:t>
            </w:r>
          </w:p>
        </w:tc>
        <w:tc>
          <w:tcPr>
            <w:tcW w:w="1740" w:type="dxa"/>
            <w:tcBorders>
              <w:bottom w:val="single" w:sz="4" w:space="0" w:color="000000"/>
              <w:right w:val="single" w:sz="4" w:space="0" w:color="000000"/>
            </w:tcBorders>
          </w:tcPr>
          <w:p w14:paraId="6DEEA38F" w14:textId="77777777" w:rsidR="00C923D8" w:rsidRDefault="009B6B2F">
            <w:pPr>
              <w:spacing w:before="240" w:after="240" w:line="240" w:lineRule="auto"/>
              <w:ind w:left="260"/>
              <w:jc w:val="left"/>
            </w:pPr>
            <w:r>
              <w:t>9539676030</w:t>
            </w:r>
          </w:p>
        </w:tc>
      </w:tr>
      <w:tr w:rsidR="00C923D8" w14:paraId="68AF69B9" w14:textId="77777777">
        <w:trPr>
          <w:trHeight w:val="270"/>
        </w:trPr>
        <w:tc>
          <w:tcPr>
            <w:tcW w:w="690" w:type="dxa"/>
            <w:tcBorders>
              <w:left w:val="single" w:sz="4" w:space="0" w:color="000000"/>
              <w:bottom w:val="single" w:sz="4" w:space="0" w:color="000000"/>
              <w:right w:val="single" w:sz="4" w:space="0" w:color="000000"/>
            </w:tcBorders>
          </w:tcPr>
          <w:p w14:paraId="2DB4C577" w14:textId="77777777" w:rsidR="00C923D8" w:rsidRDefault="009B6B2F">
            <w:pPr>
              <w:spacing w:before="240" w:after="240"/>
              <w:jc w:val="left"/>
            </w:pPr>
            <w:r>
              <w:t xml:space="preserve">  10</w:t>
            </w:r>
          </w:p>
        </w:tc>
        <w:tc>
          <w:tcPr>
            <w:tcW w:w="2880" w:type="dxa"/>
            <w:tcBorders>
              <w:bottom w:val="single" w:sz="4" w:space="0" w:color="000000"/>
              <w:right w:val="single" w:sz="4" w:space="0" w:color="000000"/>
            </w:tcBorders>
          </w:tcPr>
          <w:p w14:paraId="0B08422C" w14:textId="77777777" w:rsidR="00C923D8" w:rsidRDefault="009B6B2F">
            <w:pPr>
              <w:spacing w:before="240" w:after="240" w:line="240" w:lineRule="auto"/>
              <w:jc w:val="left"/>
            </w:pPr>
            <w:r>
              <w:t xml:space="preserve">   THANAKULAM</w:t>
            </w:r>
          </w:p>
        </w:tc>
        <w:tc>
          <w:tcPr>
            <w:tcW w:w="975" w:type="dxa"/>
            <w:tcBorders>
              <w:bottom w:val="single" w:sz="4" w:space="0" w:color="000000"/>
              <w:right w:val="single" w:sz="4" w:space="0" w:color="000000"/>
            </w:tcBorders>
          </w:tcPr>
          <w:p w14:paraId="56DF4097" w14:textId="77777777" w:rsidR="00C923D8" w:rsidRDefault="009B6B2F">
            <w:pPr>
              <w:spacing w:before="240" w:after="240" w:line="240" w:lineRule="auto"/>
              <w:ind w:left="260"/>
              <w:jc w:val="left"/>
            </w:pPr>
            <w:r>
              <w:t>X</w:t>
            </w:r>
          </w:p>
        </w:tc>
        <w:tc>
          <w:tcPr>
            <w:tcW w:w="2355" w:type="dxa"/>
            <w:tcBorders>
              <w:bottom w:val="single" w:sz="4" w:space="0" w:color="000000"/>
              <w:right w:val="single" w:sz="4" w:space="0" w:color="000000"/>
            </w:tcBorders>
          </w:tcPr>
          <w:p w14:paraId="4DBDB9F2" w14:textId="77777777" w:rsidR="00C923D8" w:rsidRDefault="009B6B2F">
            <w:pPr>
              <w:spacing w:before="240" w:after="240" w:line="240" w:lineRule="auto"/>
              <w:ind w:left="260"/>
              <w:jc w:val="left"/>
            </w:pPr>
            <w:r>
              <w:t>Stalin Hentry</w:t>
            </w:r>
          </w:p>
        </w:tc>
        <w:tc>
          <w:tcPr>
            <w:tcW w:w="1740" w:type="dxa"/>
            <w:tcBorders>
              <w:bottom w:val="single" w:sz="4" w:space="0" w:color="000000"/>
              <w:right w:val="single" w:sz="4" w:space="0" w:color="000000"/>
            </w:tcBorders>
          </w:tcPr>
          <w:p w14:paraId="029351A2" w14:textId="77777777" w:rsidR="00C923D8" w:rsidRDefault="009B6B2F">
            <w:pPr>
              <w:spacing w:before="240" w:after="240" w:line="240" w:lineRule="auto"/>
              <w:ind w:left="260"/>
              <w:jc w:val="left"/>
            </w:pPr>
            <w:r>
              <w:t>9947334641</w:t>
            </w:r>
          </w:p>
        </w:tc>
      </w:tr>
      <w:tr w:rsidR="00C923D8" w14:paraId="5D0C6A6A" w14:textId="77777777">
        <w:trPr>
          <w:trHeight w:val="270"/>
        </w:trPr>
        <w:tc>
          <w:tcPr>
            <w:tcW w:w="690" w:type="dxa"/>
            <w:tcBorders>
              <w:left w:val="single" w:sz="4" w:space="0" w:color="000000"/>
              <w:bottom w:val="single" w:sz="4" w:space="0" w:color="000000"/>
              <w:right w:val="single" w:sz="4" w:space="0" w:color="000000"/>
            </w:tcBorders>
          </w:tcPr>
          <w:p w14:paraId="2C77CF0E" w14:textId="77777777" w:rsidR="00C923D8" w:rsidRDefault="009B6B2F">
            <w:pPr>
              <w:spacing w:before="240" w:after="240"/>
              <w:jc w:val="left"/>
            </w:pPr>
            <w:r>
              <w:t xml:space="preserve">  11</w:t>
            </w:r>
          </w:p>
        </w:tc>
        <w:tc>
          <w:tcPr>
            <w:tcW w:w="2880" w:type="dxa"/>
            <w:tcBorders>
              <w:bottom w:val="single" w:sz="4" w:space="0" w:color="000000"/>
              <w:right w:val="single" w:sz="4" w:space="0" w:color="000000"/>
            </w:tcBorders>
          </w:tcPr>
          <w:p w14:paraId="0B4F0556" w14:textId="77777777" w:rsidR="00C923D8" w:rsidRDefault="009B6B2F">
            <w:pPr>
              <w:spacing w:before="240" w:after="240" w:line="240" w:lineRule="auto"/>
              <w:ind w:left="260"/>
              <w:jc w:val="left"/>
            </w:pPr>
            <w:r>
              <w:t>DEVIKULANGARA</w:t>
            </w:r>
          </w:p>
        </w:tc>
        <w:tc>
          <w:tcPr>
            <w:tcW w:w="975" w:type="dxa"/>
            <w:tcBorders>
              <w:bottom w:val="single" w:sz="4" w:space="0" w:color="000000"/>
              <w:right w:val="single" w:sz="4" w:space="0" w:color="000000"/>
            </w:tcBorders>
          </w:tcPr>
          <w:p w14:paraId="718C5F06" w14:textId="77777777" w:rsidR="00C923D8" w:rsidRDefault="009B6B2F">
            <w:pPr>
              <w:spacing w:before="240" w:after="240" w:line="240" w:lineRule="auto"/>
              <w:ind w:left="260"/>
              <w:jc w:val="left"/>
            </w:pPr>
            <w:r>
              <w:t>XI</w:t>
            </w:r>
          </w:p>
        </w:tc>
        <w:tc>
          <w:tcPr>
            <w:tcW w:w="2355" w:type="dxa"/>
            <w:tcBorders>
              <w:bottom w:val="single" w:sz="4" w:space="0" w:color="000000"/>
              <w:right w:val="single" w:sz="4" w:space="0" w:color="000000"/>
            </w:tcBorders>
          </w:tcPr>
          <w:p w14:paraId="31265E85" w14:textId="77777777" w:rsidR="00C923D8" w:rsidRDefault="009B6B2F">
            <w:pPr>
              <w:spacing w:before="240" w:after="240" w:line="240" w:lineRule="auto"/>
              <w:ind w:left="260"/>
              <w:jc w:val="left"/>
            </w:pPr>
            <w:r>
              <w:t>Anju Thampi</w:t>
            </w:r>
          </w:p>
        </w:tc>
        <w:tc>
          <w:tcPr>
            <w:tcW w:w="1740" w:type="dxa"/>
            <w:tcBorders>
              <w:bottom w:val="single" w:sz="4" w:space="0" w:color="000000"/>
              <w:right w:val="single" w:sz="4" w:space="0" w:color="000000"/>
            </w:tcBorders>
          </w:tcPr>
          <w:p w14:paraId="2804D92D" w14:textId="77777777" w:rsidR="00C923D8" w:rsidRDefault="009B6B2F">
            <w:pPr>
              <w:spacing w:before="240" w:after="240" w:line="240" w:lineRule="auto"/>
              <w:ind w:left="260"/>
              <w:jc w:val="left"/>
            </w:pPr>
            <w:r>
              <w:t>9605122924</w:t>
            </w:r>
          </w:p>
        </w:tc>
      </w:tr>
      <w:tr w:rsidR="00C923D8" w14:paraId="0AB0EC39" w14:textId="77777777">
        <w:trPr>
          <w:trHeight w:val="270"/>
        </w:trPr>
        <w:tc>
          <w:tcPr>
            <w:tcW w:w="690" w:type="dxa"/>
            <w:tcBorders>
              <w:left w:val="single" w:sz="4" w:space="0" w:color="000000"/>
              <w:bottom w:val="single" w:sz="4" w:space="0" w:color="000000"/>
              <w:right w:val="single" w:sz="4" w:space="0" w:color="000000"/>
            </w:tcBorders>
          </w:tcPr>
          <w:p w14:paraId="405B40E5" w14:textId="77777777" w:rsidR="00C923D8" w:rsidRDefault="009B6B2F">
            <w:pPr>
              <w:spacing w:before="240" w:after="240"/>
              <w:jc w:val="left"/>
            </w:pPr>
            <w:r>
              <w:t xml:space="preserve">  12</w:t>
            </w:r>
          </w:p>
        </w:tc>
        <w:tc>
          <w:tcPr>
            <w:tcW w:w="2880" w:type="dxa"/>
            <w:tcBorders>
              <w:bottom w:val="single" w:sz="4" w:space="0" w:color="000000"/>
              <w:right w:val="single" w:sz="4" w:space="0" w:color="000000"/>
            </w:tcBorders>
          </w:tcPr>
          <w:p w14:paraId="07D5699C" w14:textId="77777777" w:rsidR="00C923D8" w:rsidRDefault="009B6B2F">
            <w:pPr>
              <w:spacing w:before="240" w:after="240" w:line="240" w:lineRule="auto"/>
              <w:jc w:val="left"/>
            </w:pPr>
            <w:r>
              <w:t xml:space="preserve">       BANK WARD</w:t>
            </w:r>
          </w:p>
        </w:tc>
        <w:tc>
          <w:tcPr>
            <w:tcW w:w="975" w:type="dxa"/>
            <w:tcBorders>
              <w:bottom w:val="single" w:sz="4" w:space="0" w:color="000000"/>
              <w:right w:val="single" w:sz="4" w:space="0" w:color="000000"/>
            </w:tcBorders>
          </w:tcPr>
          <w:p w14:paraId="2141460A" w14:textId="77777777" w:rsidR="00C923D8" w:rsidRDefault="009B6B2F">
            <w:pPr>
              <w:spacing w:before="240" w:after="240" w:line="240" w:lineRule="auto"/>
              <w:ind w:left="260"/>
              <w:jc w:val="left"/>
            </w:pPr>
            <w:r>
              <w:t>XII</w:t>
            </w:r>
          </w:p>
        </w:tc>
        <w:tc>
          <w:tcPr>
            <w:tcW w:w="2355" w:type="dxa"/>
            <w:tcBorders>
              <w:bottom w:val="single" w:sz="4" w:space="0" w:color="000000"/>
              <w:right w:val="single" w:sz="4" w:space="0" w:color="000000"/>
            </w:tcBorders>
          </w:tcPr>
          <w:p w14:paraId="6028A23B" w14:textId="77777777" w:rsidR="00C923D8" w:rsidRDefault="009B6B2F">
            <w:pPr>
              <w:spacing w:before="240" w:after="240" w:line="240" w:lineRule="auto"/>
              <w:ind w:left="260"/>
              <w:jc w:val="left"/>
            </w:pPr>
            <w:r>
              <w:t>M.K Sajimon</w:t>
            </w:r>
          </w:p>
        </w:tc>
        <w:tc>
          <w:tcPr>
            <w:tcW w:w="1740" w:type="dxa"/>
            <w:tcBorders>
              <w:bottom w:val="single" w:sz="4" w:space="0" w:color="000000"/>
              <w:right w:val="single" w:sz="4" w:space="0" w:color="000000"/>
            </w:tcBorders>
          </w:tcPr>
          <w:p w14:paraId="11E49EE8" w14:textId="77777777" w:rsidR="00C923D8" w:rsidRDefault="009B6B2F">
            <w:pPr>
              <w:spacing w:before="240" w:after="240" w:line="240" w:lineRule="auto"/>
              <w:ind w:left="260"/>
              <w:jc w:val="left"/>
            </w:pPr>
            <w:r>
              <w:t>9496273921</w:t>
            </w:r>
          </w:p>
        </w:tc>
      </w:tr>
      <w:tr w:rsidR="00C923D8" w14:paraId="03B52E01" w14:textId="77777777">
        <w:trPr>
          <w:trHeight w:val="270"/>
        </w:trPr>
        <w:tc>
          <w:tcPr>
            <w:tcW w:w="690" w:type="dxa"/>
            <w:tcBorders>
              <w:left w:val="single" w:sz="4" w:space="0" w:color="000000"/>
              <w:bottom w:val="single" w:sz="4" w:space="0" w:color="000000"/>
              <w:right w:val="single" w:sz="4" w:space="0" w:color="000000"/>
            </w:tcBorders>
          </w:tcPr>
          <w:p w14:paraId="4062F430" w14:textId="77777777" w:rsidR="00C923D8" w:rsidRDefault="009B6B2F">
            <w:pPr>
              <w:spacing w:before="240" w:after="240"/>
              <w:jc w:val="left"/>
            </w:pPr>
            <w:r>
              <w:t xml:space="preserve">  13</w:t>
            </w:r>
          </w:p>
        </w:tc>
        <w:tc>
          <w:tcPr>
            <w:tcW w:w="2880" w:type="dxa"/>
            <w:tcBorders>
              <w:bottom w:val="single" w:sz="4" w:space="0" w:color="000000"/>
              <w:right w:val="single" w:sz="4" w:space="0" w:color="000000"/>
            </w:tcBorders>
          </w:tcPr>
          <w:p w14:paraId="2F3EB918" w14:textId="77777777" w:rsidR="00C923D8" w:rsidRDefault="009B6B2F">
            <w:pPr>
              <w:spacing w:before="240" w:after="240" w:line="240" w:lineRule="auto"/>
              <w:ind w:left="260"/>
              <w:jc w:val="left"/>
            </w:pPr>
            <w:r>
              <w:t>KUMBILISERIL</w:t>
            </w:r>
          </w:p>
        </w:tc>
        <w:tc>
          <w:tcPr>
            <w:tcW w:w="975" w:type="dxa"/>
            <w:tcBorders>
              <w:bottom w:val="single" w:sz="4" w:space="0" w:color="000000"/>
              <w:right w:val="single" w:sz="4" w:space="0" w:color="000000"/>
            </w:tcBorders>
          </w:tcPr>
          <w:p w14:paraId="144F9787" w14:textId="77777777" w:rsidR="00C923D8" w:rsidRDefault="009B6B2F">
            <w:pPr>
              <w:spacing w:before="240" w:after="240" w:line="240" w:lineRule="auto"/>
              <w:ind w:left="260"/>
              <w:jc w:val="left"/>
            </w:pPr>
            <w:r>
              <w:t>XIII</w:t>
            </w:r>
          </w:p>
        </w:tc>
        <w:tc>
          <w:tcPr>
            <w:tcW w:w="2355" w:type="dxa"/>
            <w:tcBorders>
              <w:bottom w:val="single" w:sz="4" w:space="0" w:color="000000"/>
              <w:right w:val="single" w:sz="4" w:space="0" w:color="000000"/>
            </w:tcBorders>
          </w:tcPr>
          <w:p w14:paraId="4C74C64C" w14:textId="77777777" w:rsidR="00C923D8" w:rsidRDefault="009B6B2F">
            <w:pPr>
              <w:spacing w:before="240" w:after="240" w:line="240" w:lineRule="auto"/>
              <w:ind w:left="260"/>
              <w:jc w:val="left"/>
            </w:pPr>
            <w:r>
              <w:t>Chithra Soman</w:t>
            </w:r>
          </w:p>
        </w:tc>
        <w:tc>
          <w:tcPr>
            <w:tcW w:w="1740" w:type="dxa"/>
            <w:tcBorders>
              <w:bottom w:val="single" w:sz="4" w:space="0" w:color="000000"/>
              <w:right w:val="single" w:sz="4" w:space="0" w:color="000000"/>
            </w:tcBorders>
          </w:tcPr>
          <w:p w14:paraId="36E82A8D" w14:textId="77777777" w:rsidR="00C923D8" w:rsidRDefault="009B6B2F">
            <w:pPr>
              <w:spacing w:before="240" w:after="240" w:line="240" w:lineRule="auto"/>
              <w:ind w:left="260"/>
              <w:jc w:val="left"/>
            </w:pPr>
            <w:r>
              <w:t>9961070544</w:t>
            </w:r>
          </w:p>
        </w:tc>
      </w:tr>
      <w:tr w:rsidR="00C923D8" w14:paraId="202DDF81" w14:textId="77777777">
        <w:trPr>
          <w:trHeight w:val="270"/>
        </w:trPr>
        <w:tc>
          <w:tcPr>
            <w:tcW w:w="690" w:type="dxa"/>
            <w:tcBorders>
              <w:left w:val="single" w:sz="4" w:space="0" w:color="000000"/>
              <w:bottom w:val="single" w:sz="4" w:space="0" w:color="000000"/>
              <w:right w:val="single" w:sz="4" w:space="0" w:color="000000"/>
            </w:tcBorders>
          </w:tcPr>
          <w:p w14:paraId="58B29A7A" w14:textId="77777777" w:rsidR="00C923D8" w:rsidRDefault="009B6B2F">
            <w:pPr>
              <w:spacing w:before="240" w:after="240"/>
              <w:jc w:val="left"/>
            </w:pPr>
            <w:r>
              <w:t xml:space="preserve">  14</w:t>
            </w:r>
          </w:p>
        </w:tc>
        <w:tc>
          <w:tcPr>
            <w:tcW w:w="2880" w:type="dxa"/>
            <w:tcBorders>
              <w:bottom w:val="single" w:sz="4" w:space="0" w:color="000000"/>
              <w:right w:val="single" w:sz="4" w:space="0" w:color="000000"/>
            </w:tcBorders>
          </w:tcPr>
          <w:p w14:paraId="56DD2A69" w14:textId="77777777" w:rsidR="00C923D8" w:rsidRDefault="009B6B2F">
            <w:pPr>
              <w:spacing w:before="240" w:after="240" w:line="240" w:lineRule="auto"/>
              <w:ind w:left="260"/>
              <w:jc w:val="left"/>
            </w:pPr>
            <w:r>
              <w:t>KRISHI BHAVAN</w:t>
            </w:r>
          </w:p>
        </w:tc>
        <w:tc>
          <w:tcPr>
            <w:tcW w:w="975" w:type="dxa"/>
            <w:tcBorders>
              <w:bottom w:val="single" w:sz="4" w:space="0" w:color="000000"/>
              <w:right w:val="single" w:sz="4" w:space="0" w:color="000000"/>
            </w:tcBorders>
          </w:tcPr>
          <w:p w14:paraId="7DB0F427" w14:textId="77777777" w:rsidR="00C923D8" w:rsidRDefault="009B6B2F">
            <w:pPr>
              <w:spacing w:before="240" w:after="240" w:line="240" w:lineRule="auto"/>
              <w:ind w:left="260"/>
              <w:jc w:val="left"/>
            </w:pPr>
            <w:r>
              <w:t>XIV</w:t>
            </w:r>
          </w:p>
        </w:tc>
        <w:tc>
          <w:tcPr>
            <w:tcW w:w="2355" w:type="dxa"/>
            <w:tcBorders>
              <w:bottom w:val="single" w:sz="4" w:space="0" w:color="000000"/>
              <w:right w:val="single" w:sz="4" w:space="0" w:color="000000"/>
            </w:tcBorders>
          </w:tcPr>
          <w:p w14:paraId="08937F99" w14:textId="77777777" w:rsidR="00C923D8" w:rsidRDefault="009B6B2F">
            <w:pPr>
              <w:spacing w:before="240" w:after="240" w:line="240" w:lineRule="auto"/>
              <w:ind w:left="260"/>
              <w:jc w:val="left"/>
            </w:pPr>
            <w:r>
              <w:t>K Remanan</w:t>
            </w:r>
          </w:p>
        </w:tc>
        <w:tc>
          <w:tcPr>
            <w:tcW w:w="1740" w:type="dxa"/>
            <w:tcBorders>
              <w:bottom w:val="single" w:sz="4" w:space="0" w:color="000000"/>
              <w:right w:val="single" w:sz="4" w:space="0" w:color="000000"/>
            </w:tcBorders>
          </w:tcPr>
          <w:p w14:paraId="1D92B4C6" w14:textId="77777777" w:rsidR="00C923D8" w:rsidRDefault="009B6B2F">
            <w:pPr>
              <w:spacing w:before="240" w:after="240" w:line="240" w:lineRule="auto"/>
              <w:ind w:left="260"/>
              <w:jc w:val="left"/>
            </w:pPr>
            <w:r>
              <w:t>9747542890</w:t>
            </w:r>
          </w:p>
        </w:tc>
      </w:tr>
      <w:tr w:rsidR="00C923D8" w14:paraId="2F82D711" w14:textId="77777777">
        <w:trPr>
          <w:trHeight w:val="270"/>
        </w:trPr>
        <w:tc>
          <w:tcPr>
            <w:tcW w:w="690" w:type="dxa"/>
            <w:tcBorders>
              <w:left w:val="single" w:sz="4" w:space="0" w:color="000000"/>
              <w:bottom w:val="single" w:sz="4" w:space="0" w:color="000000"/>
              <w:right w:val="single" w:sz="4" w:space="0" w:color="000000"/>
            </w:tcBorders>
          </w:tcPr>
          <w:p w14:paraId="1AE42DF5" w14:textId="77777777" w:rsidR="00C923D8" w:rsidRDefault="009B6B2F">
            <w:pPr>
              <w:spacing w:before="240" w:after="240"/>
              <w:jc w:val="left"/>
            </w:pPr>
            <w:r>
              <w:t xml:space="preserve">  15</w:t>
            </w:r>
          </w:p>
        </w:tc>
        <w:tc>
          <w:tcPr>
            <w:tcW w:w="2880" w:type="dxa"/>
            <w:tcBorders>
              <w:bottom w:val="single" w:sz="4" w:space="0" w:color="000000"/>
              <w:right w:val="single" w:sz="4" w:space="0" w:color="000000"/>
            </w:tcBorders>
          </w:tcPr>
          <w:p w14:paraId="3EC3DE87" w14:textId="77777777" w:rsidR="00C923D8" w:rsidRDefault="009B6B2F">
            <w:pPr>
              <w:spacing w:before="240" w:after="240" w:line="240" w:lineRule="auto"/>
              <w:ind w:left="260"/>
              <w:jc w:val="left"/>
            </w:pPr>
            <w:r>
              <w:t>VARANAPPALLI</w:t>
            </w:r>
          </w:p>
        </w:tc>
        <w:tc>
          <w:tcPr>
            <w:tcW w:w="975" w:type="dxa"/>
            <w:tcBorders>
              <w:bottom w:val="single" w:sz="4" w:space="0" w:color="000000"/>
              <w:right w:val="single" w:sz="4" w:space="0" w:color="000000"/>
            </w:tcBorders>
          </w:tcPr>
          <w:p w14:paraId="7B3CC8AA" w14:textId="77777777" w:rsidR="00C923D8" w:rsidRDefault="009B6B2F">
            <w:pPr>
              <w:spacing w:before="240" w:after="240" w:line="240" w:lineRule="auto"/>
              <w:ind w:left="260"/>
              <w:jc w:val="left"/>
            </w:pPr>
            <w:r>
              <w:t>XV</w:t>
            </w:r>
          </w:p>
        </w:tc>
        <w:tc>
          <w:tcPr>
            <w:tcW w:w="2355" w:type="dxa"/>
            <w:tcBorders>
              <w:bottom w:val="single" w:sz="4" w:space="0" w:color="000000"/>
              <w:right w:val="single" w:sz="4" w:space="0" w:color="000000"/>
            </w:tcBorders>
          </w:tcPr>
          <w:p w14:paraId="65EB29FA" w14:textId="77777777" w:rsidR="00C923D8" w:rsidRDefault="009B6B2F">
            <w:pPr>
              <w:spacing w:before="240" w:after="240" w:line="240" w:lineRule="auto"/>
              <w:ind w:left="260"/>
              <w:jc w:val="left"/>
            </w:pPr>
            <w:r>
              <w:t>U Sreejith</w:t>
            </w:r>
          </w:p>
        </w:tc>
        <w:tc>
          <w:tcPr>
            <w:tcW w:w="1740" w:type="dxa"/>
            <w:tcBorders>
              <w:bottom w:val="single" w:sz="4" w:space="0" w:color="000000"/>
              <w:right w:val="single" w:sz="4" w:space="0" w:color="000000"/>
            </w:tcBorders>
          </w:tcPr>
          <w:p w14:paraId="09B63E5B" w14:textId="77777777" w:rsidR="00C923D8" w:rsidRDefault="009B6B2F">
            <w:pPr>
              <w:spacing w:before="240" w:after="240" w:line="240" w:lineRule="auto"/>
              <w:ind w:left="260"/>
              <w:jc w:val="left"/>
            </w:pPr>
            <w:r>
              <w:t>9747617311</w:t>
            </w:r>
          </w:p>
        </w:tc>
      </w:tr>
      <w:tr w:rsidR="00C923D8" w14:paraId="490C1659" w14:textId="77777777">
        <w:trPr>
          <w:trHeight w:val="270"/>
        </w:trPr>
        <w:tc>
          <w:tcPr>
            <w:tcW w:w="690" w:type="dxa"/>
            <w:tcBorders>
              <w:left w:val="single" w:sz="4" w:space="0" w:color="000000"/>
              <w:bottom w:val="single" w:sz="4" w:space="0" w:color="000000"/>
              <w:right w:val="single" w:sz="4" w:space="0" w:color="000000"/>
            </w:tcBorders>
          </w:tcPr>
          <w:p w14:paraId="49816EE2" w14:textId="77777777" w:rsidR="00C923D8" w:rsidRDefault="009B6B2F">
            <w:pPr>
              <w:spacing w:before="240" w:after="240"/>
              <w:jc w:val="left"/>
            </w:pPr>
            <w:r>
              <w:t xml:space="preserve"> 16</w:t>
            </w:r>
          </w:p>
        </w:tc>
        <w:tc>
          <w:tcPr>
            <w:tcW w:w="2880" w:type="dxa"/>
            <w:tcBorders>
              <w:bottom w:val="single" w:sz="4" w:space="0" w:color="000000"/>
              <w:right w:val="single" w:sz="4" w:space="0" w:color="000000"/>
            </w:tcBorders>
          </w:tcPr>
          <w:p w14:paraId="0587A76D" w14:textId="77777777" w:rsidR="00C923D8" w:rsidRDefault="009B6B2F">
            <w:pPr>
              <w:spacing w:before="240" w:after="240" w:line="240" w:lineRule="auto"/>
              <w:ind w:left="260"/>
              <w:jc w:val="left"/>
            </w:pPr>
            <w:r>
              <w:t xml:space="preserve">TEMPLE WARD </w:t>
            </w:r>
          </w:p>
        </w:tc>
        <w:tc>
          <w:tcPr>
            <w:tcW w:w="975" w:type="dxa"/>
            <w:tcBorders>
              <w:bottom w:val="single" w:sz="4" w:space="0" w:color="000000"/>
              <w:right w:val="single" w:sz="4" w:space="0" w:color="000000"/>
            </w:tcBorders>
          </w:tcPr>
          <w:p w14:paraId="402EB379" w14:textId="77777777" w:rsidR="00C923D8" w:rsidRDefault="009B6B2F">
            <w:pPr>
              <w:spacing w:before="240" w:after="240" w:line="240" w:lineRule="auto"/>
              <w:ind w:left="260"/>
              <w:jc w:val="left"/>
            </w:pPr>
            <w:r>
              <w:t>XVI</w:t>
            </w:r>
          </w:p>
        </w:tc>
        <w:tc>
          <w:tcPr>
            <w:tcW w:w="2355" w:type="dxa"/>
            <w:tcBorders>
              <w:bottom w:val="single" w:sz="4" w:space="0" w:color="000000"/>
              <w:right w:val="single" w:sz="4" w:space="0" w:color="000000"/>
            </w:tcBorders>
          </w:tcPr>
          <w:p w14:paraId="5AA80F9C" w14:textId="77777777" w:rsidR="00C923D8" w:rsidRDefault="009B6B2F">
            <w:pPr>
              <w:spacing w:before="240" w:after="240" w:line="240" w:lineRule="auto"/>
              <w:ind w:left="260"/>
              <w:jc w:val="left"/>
            </w:pPr>
            <w:r>
              <w:t>Syam Sasi</w:t>
            </w:r>
          </w:p>
        </w:tc>
        <w:tc>
          <w:tcPr>
            <w:tcW w:w="1740" w:type="dxa"/>
            <w:tcBorders>
              <w:bottom w:val="single" w:sz="4" w:space="0" w:color="000000"/>
              <w:right w:val="single" w:sz="4" w:space="0" w:color="000000"/>
            </w:tcBorders>
          </w:tcPr>
          <w:p w14:paraId="7C6BA7AA" w14:textId="77777777" w:rsidR="00C923D8" w:rsidRDefault="009B6B2F">
            <w:pPr>
              <w:spacing w:before="240" w:after="240" w:line="240" w:lineRule="auto"/>
              <w:ind w:left="260"/>
              <w:jc w:val="left"/>
            </w:pPr>
            <w:r>
              <w:t>7034195050</w:t>
            </w:r>
          </w:p>
        </w:tc>
      </w:tr>
    </w:tbl>
    <w:p w14:paraId="6FC23C41" w14:textId="77777777" w:rsidR="00C923D8" w:rsidRDefault="009B6B2F">
      <w:pPr>
        <w:spacing w:before="240" w:after="240" w:line="240" w:lineRule="auto"/>
        <w:jc w:val="left"/>
      </w:pPr>
      <w:r>
        <w:rPr>
          <w:b/>
          <w:bCs/>
        </w:rPr>
        <w:t xml:space="preserve"> </w:t>
      </w:r>
    </w:p>
    <w:p w14:paraId="098E8759" w14:textId="77777777" w:rsidR="00C923D8" w:rsidRDefault="009B6B2F">
      <w:pPr>
        <w:pStyle w:val="Heading3"/>
        <w:numPr>
          <w:ilvl w:val="2"/>
          <w:numId w:val="1"/>
        </w:numPr>
        <w:tabs>
          <w:tab w:val="left" w:pos="0"/>
        </w:tabs>
        <w:ind w:right="-435"/>
        <w:jc w:val="left"/>
      </w:pPr>
      <w:bookmarkStart w:id="135" w:name="_photppomcu32" w:colFirst="0" w:colLast="0"/>
      <w:bookmarkEnd w:id="135"/>
      <w:r>
        <w:t>1.2. Other important phone numbers of grama panchayat/municipality/corporation area</w:t>
      </w:r>
    </w:p>
    <w:tbl>
      <w:tblPr>
        <w:tblStyle w:val="afff3"/>
        <w:tblW w:w="86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4844"/>
        <w:gridCol w:w="2866"/>
      </w:tblGrid>
      <w:tr w:rsidR="00C923D8" w14:paraId="2DA2C68F" w14:textId="77777777">
        <w:trPr>
          <w:trHeight w:val="270"/>
        </w:trPr>
        <w:tc>
          <w:tcPr>
            <w:tcW w:w="915" w:type="dxa"/>
            <w:tcBorders>
              <w:top w:val="single" w:sz="4" w:space="0" w:color="000000"/>
              <w:left w:val="single" w:sz="4" w:space="0" w:color="000000"/>
              <w:bottom w:val="single" w:sz="4" w:space="0" w:color="000000"/>
              <w:right w:val="single" w:sz="4" w:space="0" w:color="000000"/>
            </w:tcBorders>
          </w:tcPr>
          <w:p w14:paraId="3BEB0D04" w14:textId="77777777" w:rsidR="00C923D8" w:rsidRDefault="009B6B2F">
            <w:pPr>
              <w:spacing w:before="240" w:after="240"/>
              <w:ind w:left="380"/>
              <w:jc w:val="left"/>
            </w:pPr>
            <w:r>
              <w:t>Sl. No.</w:t>
            </w:r>
          </w:p>
        </w:tc>
        <w:tc>
          <w:tcPr>
            <w:tcW w:w="4844" w:type="dxa"/>
            <w:tcBorders>
              <w:top w:val="single" w:sz="4" w:space="0" w:color="000000"/>
              <w:bottom w:val="single" w:sz="4" w:space="0" w:color="000000"/>
              <w:right w:val="single" w:sz="4" w:space="0" w:color="000000"/>
            </w:tcBorders>
          </w:tcPr>
          <w:p w14:paraId="435F2852" w14:textId="77777777" w:rsidR="00C923D8" w:rsidRDefault="009B6B2F">
            <w:pPr>
              <w:spacing w:before="240" w:after="240"/>
              <w:ind w:left="380"/>
              <w:jc w:val="left"/>
            </w:pPr>
            <w:r>
              <w:t>Name</w:t>
            </w:r>
          </w:p>
        </w:tc>
        <w:tc>
          <w:tcPr>
            <w:tcW w:w="2866" w:type="dxa"/>
            <w:tcBorders>
              <w:top w:val="single" w:sz="4" w:space="0" w:color="000000"/>
              <w:bottom w:val="single" w:sz="4" w:space="0" w:color="000000"/>
              <w:right w:val="single" w:sz="4" w:space="0" w:color="000000"/>
            </w:tcBorders>
          </w:tcPr>
          <w:p w14:paraId="349AB1C6" w14:textId="77777777" w:rsidR="00C923D8" w:rsidRDefault="009B6B2F">
            <w:pPr>
              <w:spacing w:before="240" w:after="240"/>
              <w:ind w:left="380"/>
              <w:jc w:val="left"/>
            </w:pPr>
            <w:r>
              <w:t>Contact number</w:t>
            </w:r>
          </w:p>
        </w:tc>
      </w:tr>
      <w:tr w:rsidR="00C923D8" w14:paraId="5FC68362" w14:textId="77777777">
        <w:trPr>
          <w:trHeight w:val="270"/>
        </w:trPr>
        <w:tc>
          <w:tcPr>
            <w:tcW w:w="915" w:type="dxa"/>
            <w:tcBorders>
              <w:left w:val="single" w:sz="4" w:space="0" w:color="000000"/>
              <w:bottom w:val="single" w:sz="4" w:space="0" w:color="000000"/>
              <w:right w:val="single" w:sz="4" w:space="0" w:color="000000"/>
            </w:tcBorders>
          </w:tcPr>
          <w:p w14:paraId="58A81651" w14:textId="77777777" w:rsidR="00C923D8" w:rsidRDefault="009B6B2F">
            <w:pPr>
              <w:spacing w:before="240" w:after="240"/>
              <w:ind w:left="380"/>
              <w:jc w:val="left"/>
            </w:pPr>
            <w:r>
              <w:t>1.</w:t>
            </w:r>
          </w:p>
        </w:tc>
        <w:tc>
          <w:tcPr>
            <w:tcW w:w="4844" w:type="dxa"/>
            <w:tcBorders>
              <w:bottom w:val="single" w:sz="4" w:space="0" w:color="000000"/>
              <w:right w:val="single" w:sz="4" w:space="0" w:color="000000"/>
            </w:tcBorders>
          </w:tcPr>
          <w:p w14:paraId="436D0E5F" w14:textId="77777777" w:rsidR="00C923D8" w:rsidRDefault="009B6B2F">
            <w:pPr>
              <w:spacing w:before="240" w:after="240"/>
              <w:ind w:left="380"/>
              <w:jc w:val="left"/>
            </w:pPr>
            <w:r>
              <w:t xml:space="preserve">K C Venugopal </w:t>
            </w:r>
          </w:p>
        </w:tc>
        <w:tc>
          <w:tcPr>
            <w:tcW w:w="2866" w:type="dxa"/>
            <w:tcBorders>
              <w:bottom w:val="single" w:sz="4" w:space="0" w:color="000000"/>
              <w:right w:val="single" w:sz="4" w:space="0" w:color="000000"/>
            </w:tcBorders>
          </w:tcPr>
          <w:p w14:paraId="49CD3066" w14:textId="77777777" w:rsidR="00C923D8" w:rsidRDefault="009B6B2F">
            <w:pPr>
              <w:spacing w:before="240" w:after="240" w:line="240" w:lineRule="auto"/>
              <w:ind w:left="280"/>
              <w:jc w:val="left"/>
            </w:pPr>
            <w:r>
              <w:t xml:space="preserve"> 9447016661</w:t>
            </w:r>
          </w:p>
        </w:tc>
      </w:tr>
      <w:tr w:rsidR="00C923D8" w14:paraId="219E3946" w14:textId="77777777">
        <w:trPr>
          <w:trHeight w:val="270"/>
        </w:trPr>
        <w:tc>
          <w:tcPr>
            <w:tcW w:w="915" w:type="dxa"/>
            <w:tcBorders>
              <w:left w:val="single" w:sz="4" w:space="0" w:color="000000"/>
              <w:bottom w:val="single" w:sz="4" w:space="0" w:color="000000"/>
              <w:right w:val="single" w:sz="4" w:space="0" w:color="000000"/>
            </w:tcBorders>
          </w:tcPr>
          <w:p w14:paraId="5DAB27A2" w14:textId="77777777" w:rsidR="00C923D8" w:rsidRDefault="009B6B2F">
            <w:pPr>
              <w:spacing w:before="240" w:after="240"/>
              <w:ind w:left="380"/>
              <w:jc w:val="left"/>
            </w:pPr>
            <w:r>
              <w:t>2.</w:t>
            </w:r>
          </w:p>
        </w:tc>
        <w:tc>
          <w:tcPr>
            <w:tcW w:w="4844" w:type="dxa"/>
            <w:tcBorders>
              <w:bottom w:val="single" w:sz="4" w:space="0" w:color="000000"/>
              <w:right w:val="single" w:sz="4" w:space="0" w:color="000000"/>
            </w:tcBorders>
          </w:tcPr>
          <w:p w14:paraId="0A1C5450" w14:textId="77777777" w:rsidR="00C923D8" w:rsidRDefault="009B6B2F">
            <w:pPr>
              <w:spacing w:before="240" w:after="240"/>
              <w:ind w:left="380"/>
              <w:jc w:val="left"/>
            </w:pPr>
            <w:r>
              <w:t xml:space="preserve">Adv. U Prathibha </w:t>
            </w:r>
          </w:p>
        </w:tc>
        <w:tc>
          <w:tcPr>
            <w:tcW w:w="2866" w:type="dxa"/>
            <w:tcBorders>
              <w:bottom w:val="single" w:sz="4" w:space="0" w:color="000000"/>
              <w:right w:val="single" w:sz="4" w:space="0" w:color="000000"/>
            </w:tcBorders>
          </w:tcPr>
          <w:p w14:paraId="7BDB2819" w14:textId="77777777" w:rsidR="00C923D8" w:rsidRDefault="009B6B2F">
            <w:pPr>
              <w:spacing w:before="240" w:after="240" w:line="240" w:lineRule="auto"/>
              <w:ind w:left="280"/>
              <w:jc w:val="left"/>
            </w:pPr>
            <w:r>
              <w:t xml:space="preserve"> 9495465666</w:t>
            </w:r>
          </w:p>
        </w:tc>
      </w:tr>
      <w:tr w:rsidR="00C923D8" w14:paraId="4F5D8E4B" w14:textId="77777777">
        <w:trPr>
          <w:trHeight w:val="1050"/>
        </w:trPr>
        <w:tc>
          <w:tcPr>
            <w:tcW w:w="915" w:type="dxa"/>
            <w:tcBorders>
              <w:left w:val="single" w:sz="4" w:space="0" w:color="000000"/>
              <w:bottom w:val="single" w:sz="4" w:space="0" w:color="000000"/>
              <w:right w:val="single" w:sz="4" w:space="0" w:color="000000"/>
            </w:tcBorders>
          </w:tcPr>
          <w:p w14:paraId="4E080560" w14:textId="77777777" w:rsidR="00C923D8" w:rsidRDefault="009B6B2F">
            <w:pPr>
              <w:spacing w:before="240" w:after="240" w:line="288" w:lineRule="auto"/>
              <w:ind w:left="380"/>
              <w:jc w:val="left"/>
            </w:pPr>
            <w:r>
              <w:lastRenderedPageBreak/>
              <w:t>3.</w:t>
            </w:r>
          </w:p>
        </w:tc>
        <w:tc>
          <w:tcPr>
            <w:tcW w:w="4844" w:type="dxa"/>
            <w:tcBorders>
              <w:bottom w:val="single" w:sz="4" w:space="0" w:color="000000"/>
              <w:right w:val="single" w:sz="4" w:space="0" w:color="000000"/>
            </w:tcBorders>
          </w:tcPr>
          <w:p w14:paraId="24C310A3" w14:textId="77777777" w:rsidR="00C923D8" w:rsidRDefault="009B6B2F">
            <w:pPr>
              <w:spacing w:before="240" w:after="240" w:line="288" w:lineRule="auto"/>
              <w:ind w:left="380"/>
              <w:jc w:val="left"/>
            </w:pPr>
            <w:r>
              <w:t>Collector  (head   of   District  Disaster          Management Authority)</w:t>
            </w:r>
          </w:p>
        </w:tc>
        <w:tc>
          <w:tcPr>
            <w:tcW w:w="2866" w:type="dxa"/>
            <w:tcBorders>
              <w:bottom w:val="single" w:sz="4" w:space="0" w:color="000000"/>
              <w:right w:val="single" w:sz="4" w:space="0" w:color="000000"/>
            </w:tcBorders>
          </w:tcPr>
          <w:p w14:paraId="6A62121B" w14:textId="77777777" w:rsidR="00C923D8" w:rsidRDefault="009B6B2F">
            <w:pPr>
              <w:spacing w:before="240" w:after="240" w:line="240" w:lineRule="auto"/>
              <w:ind w:left="280"/>
              <w:jc w:val="left"/>
            </w:pPr>
            <w:r>
              <w:t xml:space="preserve"> 04772251720,9447129011</w:t>
            </w:r>
          </w:p>
        </w:tc>
      </w:tr>
      <w:tr w:rsidR="00C923D8" w14:paraId="290F1E6C" w14:textId="77777777">
        <w:trPr>
          <w:trHeight w:val="270"/>
        </w:trPr>
        <w:tc>
          <w:tcPr>
            <w:tcW w:w="915" w:type="dxa"/>
            <w:tcBorders>
              <w:left w:val="single" w:sz="4" w:space="0" w:color="000000"/>
              <w:bottom w:val="single" w:sz="4" w:space="0" w:color="000000"/>
              <w:right w:val="single" w:sz="4" w:space="0" w:color="000000"/>
            </w:tcBorders>
          </w:tcPr>
          <w:p w14:paraId="5328B015" w14:textId="77777777" w:rsidR="00C923D8" w:rsidRDefault="009B6B2F">
            <w:pPr>
              <w:spacing w:before="240" w:after="240"/>
              <w:ind w:left="380"/>
              <w:jc w:val="left"/>
            </w:pPr>
            <w:r>
              <w:t>4.</w:t>
            </w:r>
          </w:p>
        </w:tc>
        <w:tc>
          <w:tcPr>
            <w:tcW w:w="4844" w:type="dxa"/>
            <w:tcBorders>
              <w:bottom w:val="single" w:sz="4" w:space="0" w:color="000000"/>
              <w:right w:val="single" w:sz="4" w:space="0" w:color="000000"/>
            </w:tcBorders>
          </w:tcPr>
          <w:p w14:paraId="5AF7F17D" w14:textId="77777777" w:rsidR="00C923D8" w:rsidRDefault="009B6B2F">
            <w:pPr>
              <w:spacing w:before="240" w:after="240"/>
              <w:ind w:left="380"/>
              <w:jc w:val="left"/>
            </w:pPr>
            <w:r>
              <w:t>Tahasildar</w:t>
            </w:r>
          </w:p>
        </w:tc>
        <w:tc>
          <w:tcPr>
            <w:tcW w:w="2866" w:type="dxa"/>
            <w:tcBorders>
              <w:bottom w:val="single" w:sz="4" w:space="0" w:color="000000"/>
              <w:right w:val="single" w:sz="4" w:space="0" w:color="000000"/>
            </w:tcBorders>
          </w:tcPr>
          <w:p w14:paraId="74F83CC5" w14:textId="77777777" w:rsidR="00C923D8" w:rsidRDefault="009B6B2F">
            <w:pPr>
              <w:spacing w:before="240" w:after="240" w:line="240" w:lineRule="auto"/>
              <w:ind w:left="280"/>
              <w:jc w:val="left"/>
            </w:pPr>
            <w:r>
              <w:t xml:space="preserve"> 0479 2472797</w:t>
            </w:r>
          </w:p>
          <w:p w14:paraId="72405523" w14:textId="77777777" w:rsidR="00C923D8" w:rsidRDefault="009B6B2F">
            <w:pPr>
              <w:spacing w:before="240" w:after="240" w:line="240" w:lineRule="auto"/>
              <w:ind w:left="280"/>
              <w:jc w:val="left"/>
            </w:pPr>
            <w:r>
              <w:t>9447495007</w:t>
            </w:r>
          </w:p>
        </w:tc>
      </w:tr>
      <w:tr w:rsidR="00C923D8" w14:paraId="35206761" w14:textId="77777777">
        <w:trPr>
          <w:trHeight w:val="270"/>
        </w:trPr>
        <w:tc>
          <w:tcPr>
            <w:tcW w:w="915" w:type="dxa"/>
            <w:tcBorders>
              <w:left w:val="single" w:sz="4" w:space="0" w:color="000000"/>
              <w:bottom w:val="single" w:sz="4" w:space="0" w:color="000000"/>
              <w:right w:val="single" w:sz="4" w:space="0" w:color="000000"/>
            </w:tcBorders>
          </w:tcPr>
          <w:p w14:paraId="440ECEB4" w14:textId="77777777" w:rsidR="00C923D8" w:rsidRDefault="009B6B2F">
            <w:pPr>
              <w:spacing w:before="240" w:after="240"/>
              <w:ind w:left="380"/>
              <w:jc w:val="left"/>
            </w:pPr>
            <w:r>
              <w:t>5.</w:t>
            </w:r>
          </w:p>
        </w:tc>
        <w:tc>
          <w:tcPr>
            <w:tcW w:w="4844" w:type="dxa"/>
            <w:tcBorders>
              <w:bottom w:val="single" w:sz="4" w:space="0" w:color="000000"/>
              <w:right w:val="single" w:sz="4" w:space="0" w:color="000000"/>
            </w:tcBorders>
          </w:tcPr>
          <w:p w14:paraId="071CB572" w14:textId="77777777" w:rsidR="00C923D8" w:rsidRDefault="009B6B2F">
            <w:pPr>
              <w:spacing w:before="240" w:after="240"/>
              <w:ind w:left="380"/>
              <w:jc w:val="left"/>
            </w:pPr>
            <w:r>
              <w:t>District Panchayat Secretary</w:t>
            </w:r>
          </w:p>
        </w:tc>
        <w:tc>
          <w:tcPr>
            <w:tcW w:w="2866" w:type="dxa"/>
            <w:tcBorders>
              <w:bottom w:val="single" w:sz="4" w:space="0" w:color="000000"/>
              <w:right w:val="single" w:sz="4" w:space="0" w:color="000000"/>
            </w:tcBorders>
          </w:tcPr>
          <w:p w14:paraId="73699906" w14:textId="77777777" w:rsidR="00C923D8" w:rsidRDefault="009B6B2F">
            <w:pPr>
              <w:spacing w:before="240" w:after="240" w:line="240" w:lineRule="auto"/>
              <w:ind w:left="280"/>
              <w:jc w:val="left"/>
            </w:pPr>
            <w:r>
              <w:t xml:space="preserve"> 04772253836</w:t>
            </w:r>
          </w:p>
        </w:tc>
      </w:tr>
      <w:tr w:rsidR="00C923D8" w14:paraId="74FCD841" w14:textId="77777777">
        <w:trPr>
          <w:trHeight w:val="270"/>
        </w:trPr>
        <w:tc>
          <w:tcPr>
            <w:tcW w:w="915" w:type="dxa"/>
            <w:tcBorders>
              <w:left w:val="single" w:sz="4" w:space="0" w:color="000000"/>
              <w:bottom w:val="single" w:sz="4" w:space="0" w:color="000000"/>
              <w:right w:val="single" w:sz="4" w:space="0" w:color="000000"/>
            </w:tcBorders>
          </w:tcPr>
          <w:p w14:paraId="372AB2CE" w14:textId="77777777" w:rsidR="00C923D8" w:rsidRDefault="009B6B2F">
            <w:pPr>
              <w:spacing w:before="240" w:after="240"/>
              <w:ind w:left="380"/>
              <w:jc w:val="left"/>
            </w:pPr>
            <w:r>
              <w:t>6.</w:t>
            </w:r>
          </w:p>
        </w:tc>
        <w:tc>
          <w:tcPr>
            <w:tcW w:w="4844" w:type="dxa"/>
            <w:tcBorders>
              <w:bottom w:val="single" w:sz="4" w:space="0" w:color="000000"/>
              <w:right w:val="single" w:sz="4" w:space="0" w:color="000000"/>
            </w:tcBorders>
          </w:tcPr>
          <w:p w14:paraId="7C1A5602" w14:textId="77777777" w:rsidR="00C923D8" w:rsidRDefault="009B6B2F">
            <w:pPr>
              <w:spacing w:before="240" w:after="240"/>
              <w:ind w:left="380"/>
              <w:jc w:val="left"/>
            </w:pPr>
            <w:r>
              <w:t>Block Panchayat Secretary</w:t>
            </w:r>
          </w:p>
        </w:tc>
        <w:tc>
          <w:tcPr>
            <w:tcW w:w="2866" w:type="dxa"/>
            <w:tcBorders>
              <w:bottom w:val="single" w:sz="4" w:space="0" w:color="000000"/>
              <w:right w:val="single" w:sz="4" w:space="0" w:color="000000"/>
            </w:tcBorders>
          </w:tcPr>
          <w:p w14:paraId="19628E61" w14:textId="77777777" w:rsidR="00C923D8" w:rsidRDefault="009B6B2F">
            <w:pPr>
              <w:spacing w:before="240" w:after="240" w:line="240" w:lineRule="auto"/>
              <w:ind w:left="280"/>
              <w:jc w:val="left"/>
            </w:pPr>
            <w:r>
              <w:t xml:space="preserve"> 8281040540</w:t>
            </w:r>
          </w:p>
        </w:tc>
      </w:tr>
    </w:tbl>
    <w:p w14:paraId="7814D166" w14:textId="77777777" w:rsidR="00C923D8" w:rsidRDefault="009B6B2F">
      <w:pPr>
        <w:spacing w:after="240" w:line="240" w:lineRule="auto"/>
        <w:jc w:val="left"/>
      </w:pPr>
      <w:r>
        <w:rPr>
          <w:b/>
          <w:bCs/>
        </w:rPr>
        <w:t xml:space="preserve"> </w:t>
      </w:r>
    </w:p>
    <w:p w14:paraId="51B21D9B" w14:textId="77777777" w:rsidR="00C923D8" w:rsidRDefault="009B6B2F">
      <w:pPr>
        <w:pStyle w:val="Heading3"/>
        <w:numPr>
          <w:ilvl w:val="2"/>
          <w:numId w:val="1"/>
        </w:numPr>
        <w:tabs>
          <w:tab w:val="left" w:pos="0"/>
        </w:tabs>
        <w:ind w:right="1120"/>
        <w:jc w:val="left"/>
      </w:pPr>
      <w:bookmarkStart w:id="136" w:name="_mxr93vlkrk65" w:colFirst="0" w:colLast="0"/>
      <w:bookmarkEnd w:id="136"/>
      <w:r>
        <w:t>1.3. Important offices of grama panchayat/municipality/ corporation</w:t>
      </w:r>
    </w:p>
    <w:tbl>
      <w:tblPr>
        <w:tblStyle w:val="afff4"/>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3450"/>
        <w:gridCol w:w="2160"/>
        <w:gridCol w:w="2159"/>
      </w:tblGrid>
      <w:tr w:rsidR="00C923D8" w14:paraId="03E25AA1" w14:textId="77777777">
        <w:trPr>
          <w:trHeight w:val="270"/>
        </w:trPr>
        <w:tc>
          <w:tcPr>
            <w:tcW w:w="871" w:type="dxa"/>
            <w:tcBorders>
              <w:top w:val="single" w:sz="4" w:space="0" w:color="000000"/>
              <w:left w:val="single" w:sz="4" w:space="0" w:color="000000"/>
              <w:bottom w:val="single" w:sz="4" w:space="0" w:color="000000"/>
              <w:right w:val="single" w:sz="4" w:space="0" w:color="000000"/>
            </w:tcBorders>
          </w:tcPr>
          <w:p w14:paraId="39269E59" w14:textId="77777777" w:rsidR="00C923D8" w:rsidRDefault="009B6B2F">
            <w:pPr>
              <w:spacing w:before="240" w:after="240"/>
              <w:jc w:val="left"/>
            </w:pPr>
            <w:r>
              <w:t>Sl.No</w:t>
            </w:r>
          </w:p>
        </w:tc>
        <w:tc>
          <w:tcPr>
            <w:tcW w:w="3450" w:type="dxa"/>
            <w:tcBorders>
              <w:top w:val="single" w:sz="4" w:space="0" w:color="000000"/>
              <w:bottom w:val="single" w:sz="4" w:space="0" w:color="000000"/>
              <w:right w:val="single" w:sz="4" w:space="0" w:color="000000"/>
            </w:tcBorders>
          </w:tcPr>
          <w:p w14:paraId="19958A69" w14:textId="77777777" w:rsidR="00C923D8" w:rsidRDefault="009B6B2F">
            <w:pPr>
              <w:spacing w:before="240" w:after="240"/>
              <w:ind w:left="360"/>
              <w:jc w:val="left"/>
            </w:pPr>
            <w:r>
              <w:t>Name of the office</w:t>
            </w:r>
          </w:p>
        </w:tc>
        <w:tc>
          <w:tcPr>
            <w:tcW w:w="2160" w:type="dxa"/>
            <w:tcBorders>
              <w:top w:val="single" w:sz="4" w:space="0" w:color="000000"/>
              <w:bottom w:val="single" w:sz="4" w:space="0" w:color="000000"/>
              <w:right w:val="single" w:sz="4" w:space="0" w:color="000000"/>
            </w:tcBorders>
          </w:tcPr>
          <w:p w14:paraId="18EB9BF7" w14:textId="77777777" w:rsidR="00C923D8" w:rsidRDefault="009B6B2F">
            <w:pPr>
              <w:spacing w:before="240" w:after="240"/>
              <w:ind w:left="360"/>
              <w:jc w:val="left"/>
            </w:pPr>
            <w:r>
              <w:t>Contact person</w:t>
            </w:r>
          </w:p>
        </w:tc>
        <w:tc>
          <w:tcPr>
            <w:tcW w:w="2159" w:type="dxa"/>
            <w:tcBorders>
              <w:top w:val="single" w:sz="4" w:space="0" w:color="000000"/>
              <w:bottom w:val="single" w:sz="4" w:space="0" w:color="000000"/>
              <w:right w:val="single" w:sz="4" w:space="0" w:color="000000"/>
            </w:tcBorders>
          </w:tcPr>
          <w:p w14:paraId="21CB0097" w14:textId="77777777" w:rsidR="00C923D8" w:rsidRDefault="009B6B2F">
            <w:pPr>
              <w:spacing w:before="240" w:after="240"/>
              <w:ind w:left="360"/>
              <w:jc w:val="left"/>
            </w:pPr>
            <w:r>
              <w:t>Contact number</w:t>
            </w:r>
          </w:p>
        </w:tc>
      </w:tr>
      <w:tr w:rsidR="00C923D8" w14:paraId="542667D6" w14:textId="77777777">
        <w:trPr>
          <w:trHeight w:val="270"/>
        </w:trPr>
        <w:tc>
          <w:tcPr>
            <w:tcW w:w="871" w:type="dxa"/>
            <w:tcBorders>
              <w:left w:val="single" w:sz="4" w:space="0" w:color="000000"/>
              <w:bottom w:val="single" w:sz="4" w:space="0" w:color="000000"/>
              <w:right w:val="single" w:sz="4" w:space="0" w:color="000000"/>
            </w:tcBorders>
          </w:tcPr>
          <w:p w14:paraId="1DBB87B1" w14:textId="77777777" w:rsidR="00C923D8" w:rsidRDefault="009B6B2F">
            <w:pPr>
              <w:spacing w:before="240" w:after="240" w:line="240" w:lineRule="auto"/>
              <w:ind w:left="360"/>
              <w:jc w:val="left"/>
            </w:pPr>
            <w:r>
              <w:t>1.</w:t>
            </w:r>
          </w:p>
        </w:tc>
        <w:tc>
          <w:tcPr>
            <w:tcW w:w="3450" w:type="dxa"/>
            <w:tcBorders>
              <w:bottom w:val="single" w:sz="4" w:space="0" w:color="000000"/>
              <w:right w:val="single" w:sz="4" w:space="0" w:color="000000"/>
            </w:tcBorders>
          </w:tcPr>
          <w:p w14:paraId="3E51436E" w14:textId="77777777" w:rsidR="00C923D8" w:rsidRDefault="009B6B2F">
            <w:pPr>
              <w:spacing w:before="240" w:after="240" w:line="240" w:lineRule="auto"/>
              <w:ind w:left="360"/>
              <w:jc w:val="left"/>
            </w:pPr>
            <w:r>
              <w:t>Village Office</w:t>
            </w:r>
          </w:p>
        </w:tc>
        <w:tc>
          <w:tcPr>
            <w:tcW w:w="2160" w:type="dxa"/>
            <w:tcBorders>
              <w:bottom w:val="single" w:sz="4" w:space="0" w:color="000000"/>
              <w:right w:val="single" w:sz="4" w:space="0" w:color="000000"/>
            </w:tcBorders>
          </w:tcPr>
          <w:p w14:paraId="4E949A4B" w14:textId="77777777" w:rsidR="00C923D8" w:rsidRDefault="009B6B2F">
            <w:pPr>
              <w:spacing w:before="240" w:after="240" w:line="240" w:lineRule="auto"/>
              <w:ind w:left="260"/>
              <w:jc w:val="left"/>
            </w:pPr>
            <w:r>
              <w:t xml:space="preserve"> VILLAGE OFFICER</w:t>
            </w:r>
          </w:p>
        </w:tc>
        <w:tc>
          <w:tcPr>
            <w:tcW w:w="2159" w:type="dxa"/>
            <w:tcBorders>
              <w:bottom w:val="single" w:sz="4" w:space="0" w:color="000000"/>
              <w:right w:val="single" w:sz="4" w:space="0" w:color="000000"/>
            </w:tcBorders>
          </w:tcPr>
          <w:p w14:paraId="35F00617" w14:textId="77777777" w:rsidR="00C923D8" w:rsidRDefault="009B6B2F">
            <w:pPr>
              <w:spacing w:before="240" w:after="240" w:line="240" w:lineRule="auto"/>
              <w:ind w:left="260"/>
              <w:jc w:val="left"/>
            </w:pPr>
            <w:r>
              <w:t xml:space="preserve"> 0479 2445700,8547611602</w:t>
            </w:r>
          </w:p>
        </w:tc>
      </w:tr>
      <w:tr w:rsidR="00C923D8" w14:paraId="7CD8A528" w14:textId="77777777">
        <w:trPr>
          <w:trHeight w:val="270"/>
        </w:trPr>
        <w:tc>
          <w:tcPr>
            <w:tcW w:w="871" w:type="dxa"/>
            <w:tcBorders>
              <w:left w:val="single" w:sz="4" w:space="0" w:color="000000"/>
              <w:bottom w:val="single" w:sz="4" w:space="0" w:color="000000"/>
              <w:right w:val="single" w:sz="4" w:space="0" w:color="000000"/>
            </w:tcBorders>
          </w:tcPr>
          <w:p w14:paraId="606A6185" w14:textId="77777777" w:rsidR="00C923D8" w:rsidRDefault="009B6B2F">
            <w:pPr>
              <w:spacing w:before="240" w:after="240"/>
              <w:ind w:left="360"/>
              <w:jc w:val="left"/>
            </w:pPr>
            <w:r>
              <w:t>2.</w:t>
            </w:r>
          </w:p>
        </w:tc>
        <w:tc>
          <w:tcPr>
            <w:tcW w:w="3450" w:type="dxa"/>
            <w:tcBorders>
              <w:bottom w:val="single" w:sz="4" w:space="0" w:color="000000"/>
              <w:right w:val="single" w:sz="4" w:space="0" w:color="000000"/>
            </w:tcBorders>
          </w:tcPr>
          <w:p w14:paraId="6C2C10EB" w14:textId="77777777" w:rsidR="00C923D8" w:rsidRDefault="009B6B2F">
            <w:pPr>
              <w:spacing w:before="240" w:after="240"/>
              <w:ind w:left="360"/>
              <w:jc w:val="left"/>
            </w:pPr>
            <w:r>
              <w:t>Agriculture Office</w:t>
            </w:r>
          </w:p>
        </w:tc>
        <w:tc>
          <w:tcPr>
            <w:tcW w:w="2160" w:type="dxa"/>
            <w:tcBorders>
              <w:bottom w:val="single" w:sz="4" w:space="0" w:color="000000"/>
              <w:right w:val="single" w:sz="4" w:space="0" w:color="000000"/>
            </w:tcBorders>
          </w:tcPr>
          <w:p w14:paraId="7191ECE5" w14:textId="77777777" w:rsidR="00C923D8" w:rsidRDefault="009B6B2F">
            <w:pPr>
              <w:spacing w:before="240" w:after="240" w:line="240" w:lineRule="auto"/>
              <w:ind w:left="260"/>
              <w:jc w:val="left"/>
            </w:pPr>
            <w:r>
              <w:t xml:space="preserve"> AGRICULTURE OFFICER</w:t>
            </w:r>
          </w:p>
        </w:tc>
        <w:tc>
          <w:tcPr>
            <w:tcW w:w="2159" w:type="dxa"/>
            <w:tcBorders>
              <w:bottom w:val="single" w:sz="4" w:space="0" w:color="000000"/>
              <w:right w:val="single" w:sz="4" w:space="0" w:color="000000"/>
            </w:tcBorders>
          </w:tcPr>
          <w:p w14:paraId="063A1231" w14:textId="77777777" w:rsidR="00C923D8" w:rsidRDefault="009B6B2F">
            <w:pPr>
              <w:spacing w:before="240" w:after="240" w:line="240" w:lineRule="auto"/>
              <w:ind w:left="260"/>
              <w:jc w:val="left"/>
            </w:pPr>
            <w:r>
              <w:t xml:space="preserve"> 0479 2448866</w:t>
            </w:r>
          </w:p>
        </w:tc>
      </w:tr>
      <w:tr w:rsidR="00C923D8" w14:paraId="7808544E" w14:textId="77777777">
        <w:trPr>
          <w:trHeight w:val="270"/>
        </w:trPr>
        <w:tc>
          <w:tcPr>
            <w:tcW w:w="871" w:type="dxa"/>
            <w:tcBorders>
              <w:left w:val="single" w:sz="4" w:space="0" w:color="000000"/>
              <w:bottom w:val="single" w:sz="4" w:space="0" w:color="000000"/>
              <w:right w:val="single" w:sz="4" w:space="0" w:color="000000"/>
            </w:tcBorders>
          </w:tcPr>
          <w:p w14:paraId="1E44FB0D" w14:textId="77777777" w:rsidR="00C923D8" w:rsidRDefault="009B6B2F">
            <w:pPr>
              <w:spacing w:before="240" w:after="240"/>
              <w:ind w:left="360"/>
              <w:jc w:val="left"/>
            </w:pPr>
            <w:r>
              <w:t>3.</w:t>
            </w:r>
          </w:p>
        </w:tc>
        <w:tc>
          <w:tcPr>
            <w:tcW w:w="3450" w:type="dxa"/>
            <w:tcBorders>
              <w:bottom w:val="single" w:sz="4" w:space="0" w:color="000000"/>
              <w:right w:val="single" w:sz="4" w:space="0" w:color="000000"/>
            </w:tcBorders>
          </w:tcPr>
          <w:p w14:paraId="575FDD97" w14:textId="77777777" w:rsidR="00C923D8" w:rsidRDefault="009B6B2F">
            <w:pPr>
              <w:spacing w:before="240" w:after="240"/>
              <w:ind w:left="360"/>
              <w:jc w:val="left"/>
            </w:pPr>
            <w:r>
              <w:t>Animal Husbandry Office</w:t>
            </w:r>
          </w:p>
        </w:tc>
        <w:tc>
          <w:tcPr>
            <w:tcW w:w="2160" w:type="dxa"/>
            <w:tcBorders>
              <w:bottom w:val="single" w:sz="4" w:space="0" w:color="000000"/>
              <w:right w:val="single" w:sz="4" w:space="0" w:color="000000"/>
            </w:tcBorders>
          </w:tcPr>
          <w:p w14:paraId="13C4C8B8" w14:textId="77777777" w:rsidR="00C923D8" w:rsidRDefault="009B6B2F">
            <w:pPr>
              <w:spacing w:before="240" w:after="240" w:line="240" w:lineRule="auto"/>
              <w:ind w:left="260"/>
              <w:jc w:val="left"/>
            </w:pPr>
            <w:r>
              <w:t xml:space="preserve">VETIENARY SURGEON </w:t>
            </w:r>
          </w:p>
        </w:tc>
        <w:tc>
          <w:tcPr>
            <w:tcW w:w="2159" w:type="dxa"/>
            <w:tcBorders>
              <w:bottom w:val="single" w:sz="4" w:space="0" w:color="000000"/>
              <w:right w:val="single" w:sz="4" w:space="0" w:color="000000"/>
            </w:tcBorders>
          </w:tcPr>
          <w:p w14:paraId="7F54ECAB" w14:textId="77777777" w:rsidR="00C923D8" w:rsidRDefault="009B6B2F">
            <w:pPr>
              <w:spacing w:before="240" w:after="240" w:line="240" w:lineRule="auto"/>
              <w:ind w:left="260"/>
              <w:jc w:val="left"/>
            </w:pPr>
            <w:r>
              <w:t xml:space="preserve"> 9446190527</w:t>
            </w:r>
          </w:p>
        </w:tc>
      </w:tr>
      <w:tr w:rsidR="00C923D8" w14:paraId="232524F3" w14:textId="77777777">
        <w:trPr>
          <w:trHeight w:val="270"/>
        </w:trPr>
        <w:tc>
          <w:tcPr>
            <w:tcW w:w="871" w:type="dxa"/>
            <w:tcBorders>
              <w:left w:val="single" w:sz="4" w:space="0" w:color="000000"/>
              <w:bottom w:val="single" w:sz="4" w:space="0" w:color="000000"/>
              <w:right w:val="single" w:sz="4" w:space="0" w:color="000000"/>
            </w:tcBorders>
          </w:tcPr>
          <w:p w14:paraId="72971BA9" w14:textId="77777777" w:rsidR="00C923D8" w:rsidRDefault="009B6B2F">
            <w:pPr>
              <w:spacing w:before="240" w:after="240"/>
              <w:ind w:left="360"/>
              <w:jc w:val="left"/>
            </w:pPr>
            <w:r>
              <w:t>4.</w:t>
            </w:r>
          </w:p>
        </w:tc>
        <w:tc>
          <w:tcPr>
            <w:tcW w:w="3450" w:type="dxa"/>
            <w:tcBorders>
              <w:bottom w:val="single" w:sz="4" w:space="0" w:color="000000"/>
              <w:right w:val="single" w:sz="4" w:space="0" w:color="000000"/>
            </w:tcBorders>
          </w:tcPr>
          <w:p w14:paraId="2A0D0ED1" w14:textId="77777777" w:rsidR="00C923D8" w:rsidRDefault="009B6B2F">
            <w:pPr>
              <w:spacing w:before="240" w:after="240"/>
              <w:ind w:left="360"/>
              <w:jc w:val="left"/>
            </w:pPr>
            <w:r>
              <w:t>Police Station</w:t>
            </w:r>
          </w:p>
        </w:tc>
        <w:tc>
          <w:tcPr>
            <w:tcW w:w="2160" w:type="dxa"/>
            <w:tcBorders>
              <w:bottom w:val="single" w:sz="4" w:space="0" w:color="000000"/>
              <w:right w:val="single" w:sz="4" w:space="0" w:color="000000"/>
            </w:tcBorders>
          </w:tcPr>
          <w:p w14:paraId="51FE3B78" w14:textId="77777777" w:rsidR="00C923D8" w:rsidRDefault="009B6B2F">
            <w:pPr>
              <w:spacing w:before="240" w:after="240" w:line="240" w:lineRule="auto"/>
              <w:ind w:left="260"/>
              <w:jc w:val="left"/>
            </w:pPr>
            <w:r>
              <w:t xml:space="preserve"> SHO</w:t>
            </w:r>
          </w:p>
        </w:tc>
        <w:tc>
          <w:tcPr>
            <w:tcW w:w="2159" w:type="dxa"/>
            <w:tcBorders>
              <w:bottom w:val="single" w:sz="4" w:space="0" w:color="000000"/>
              <w:right w:val="single" w:sz="4" w:space="0" w:color="000000"/>
            </w:tcBorders>
          </w:tcPr>
          <w:p w14:paraId="213C58BE" w14:textId="77777777" w:rsidR="00C923D8" w:rsidRDefault="009B6B2F">
            <w:pPr>
              <w:spacing w:before="240" w:after="240" w:line="240" w:lineRule="auto"/>
              <w:ind w:left="260"/>
              <w:jc w:val="left"/>
            </w:pPr>
            <w:r>
              <w:t xml:space="preserve">9497980276 </w:t>
            </w:r>
          </w:p>
        </w:tc>
      </w:tr>
      <w:tr w:rsidR="00C923D8" w14:paraId="349DB972" w14:textId="77777777">
        <w:trPr>
          <w:trHeight w:val="270"/>
        </w:trPr>
        <w:tc>
          <w:tcPr>
            <w:tcW w:w="871" w:type="dxa"/>
            <w:tcBorders>
              <w:left w:val="single" w:sz="4" w:space="0" w:color="000000"/>
              <w:bottom w:val="single" w:sz="4" w:space="0" w:color="000000"/>
              <w:right w:val="single" w:sz="4" w:space="0" w:color="000000"/>
            </w:tcBorders>
          </w:tcPr>
          <w:p w14:paraId="63075365" w14:textId="77777777" w:rsidR="00C923D8" w:rsidRDefault="009B6B2F">
            <w:pPr>
              <w:spacing w:before="240" w:after="240"/>
              <w:ind w:left="360"/>
              <w:jc w:val="left"/>
            </w:pPr>
            <w:r>
              <w:t>5.</w:t>
            </w:r>
          </w:p>
        </w:tc>
        <w:tc>
          <w:tcPr>
            <w:tcW w:w="3450" w:type="dxa"/>
            <w:tcBorders>
              <w:bottom w:val="single" w:sz="4" w:space="0" w:color="000000"/>
              <w:right w:val="single" w:sz="4" w:space="0" w:color="000000"/>
            </w:tcBorders>
          </w:tcPr>
          <w:p w14:paraId="2B1730B8" w14:textId="77777777" w:rsidR="00C923D8" w:rsidRDefault="009B6B2F">
            <w:pPr>
              <w:spacing w:before="240" w:after="240"/>
              <w:ind w:left="360"/>
              <w:jc w:val="left"/>
            </w:pPr>
            <w:r>
              <w:t>BSNL Office</w:t>
            </w:r>
          </w:p>
        </w:tc>
        <w:tc>
          <w:tcPr>
            <w:tcW w:w="2160" w:type="dxa"/>
            <w:tcBorders>
              <w:bottom w:val="single" w:sz="4" w:space="0" w:color="000000"/>
              <w:right w:val="single" w:sz="4" w:space="0" w:color="000000"/>
            </w:tcBorders>
          </w:tcPr>
          <w:p w14:paraId="33B4D351" w14:textId="77777777" w:rsidR="00C923D8" w:rsidRDefault="009B6B2F">
            <w:pPr>
              <w:spacing w:before="240" w:after="240" w:line="240" w:lineRule="auto"/>
              <w:ind w:left="260"/>
              <w:jc w:val="left"/>
            </w:pPr>
            <w:r>
              <w:t xml:space="preserve">SUB DIVISIONAL </w:t>
            </w:r>
          </w:p>
          <w:p w14:paraId="3B1BA76A" w14:textId="77777777" w:rsidR="00C923D8" w:rsidRDefault="00C923D8">
            <w:pPr>
              <w:spacing w:before="240" w:after="240" w:line="240" w:lineRule="auto"/>
              <w:ind w:left="260"/>
              <w:jc w:val="left"/>
            </w:pPr>
          </w:p>
          <w:p w14:paraId="2EF250F2" w14:textId="77777777" w:rsidR="00C923D8" w:rsidRDefault="009B6B2F">
            <w:pPr>
              <w:spacing w:before="240" w:after="240" w:line="240" w:lineRule="auto"/>
              <w:ind w:left="260"/>
              <w:jc w:val="left"/>
            </w:pPr>
            <w:r>
              <w:t xml:space="preserve">OFFICER </w:t>
            </w:r>
          </w:p>
        </w:tc>
        <w:tc>
          <w:tcPr>
            <w:tcW w:w="2159" w:type="dxa"/>
            <w:tcBorders>
              <w:bottom w:val="single" w:sz="4" w:space="0" w:color="000000"/>
              <w:right w:val="single" w:sz="4" w:space="0" w:color="000000"/>
            </w:tcBorders>
          </w:tcPr>
          <w:p w14:paraId="211819AD" w14:textId="77777777" w:rsidR="00C923D8" w:rsidRDefault="009B6B2F">
            <w:pPr>
              <w:spacing w:before="240" w:after="240" w:line="240" w:lineRule="auto"/>
              <w:ind w:left="260"/>
              <w:jc w:val="left"/>
            </w:pPr>
            <w:r>
              <w:t>04792448200</w:t>
            </w:r>
          </w:p>
        </w:tc>
      </w:tr>
      <w:tr w:rsidR="00C923D8" w14:paraId="43E826B3" w14:textId="77777777">
        <w:trPr>
          <w:trHeight w:val="270"/>
        </w:trPr>
        <w:tc>
          <w:tcPr>
            <w:tcW w:w="871" w:type="dxa"/>
            <w:tcBorders>
              <w:left w:val="single" w:sz="4" w:space="0" w:color="000000"/>
              <w:bottom w:val="single" w:sz="4" w:space="0" w:color="000000"/>
              <w:right w:val="single" w:sz="4" w:space="0" w:color="000000"/>
            </w:tcBorders>
          </w:tcPr>
          <w:p w14:paraId="21E01BB7" w14:textId="77777777" w:rsidR="00C923D8" w:rsidRDefault="009B6B2F">
            <w:pPr>
              <w:spacing w:before="240" w:after="240"/>
              <w:ind w:left="360"/>
              <w:jc w:val="left"/>
            </w:pPr>
            <w:r>
              <w:t>6.</w:t>
            </w:r>
          </w:p>
        </w:tc>
        <w:tc>
          <w:tcPr>
            <w:tcW w:w="3450" w:type="dxa"/>
            <w:tcBorders>
              <w:bottom w:val="single" w:sz="4" w:space="0" w:color="000000"/>
              <w:right w:val="single" w:sz="4" w:space="0" w:color="000000"/>
            </w:tcBorders>
          </w:tcPr>
          <w:p w14:paraId="2D93F208" w14:textId="77777777" w:rsidR="00C923D8" w:rsidRDefault="009B6B2F">
            <w:pPr>
              <w:spacing w:before="240" w:after="240"/>
              <w:ind w:left="360"/>
              <w:jc w:val="left"/>
            </w:pPr>
            <w:r>
              <w:t>Block Office</w:t>
            </w:r>
          </w:p>
        </w:tc>
        <w:tc>
          <w:tcPr>
            <w:tcW w:w="2160" w:type="dxa"/>
            <w:tcBorders>
              <w:bottom w:val="single" w:sz="4" w:space="0" w:color="000000"/>
              <w:right w:val="single" w:sz="4" w:space="0" w:color="000000"/>
            </w:tcBorders>
          </w:tcPr>
          <w:p w14:paraId="1FB8D960" w14:textId="77777777" w:rsidR="00C923D8" w:rsidRDefault="009B6B2F">
            <w:pPr>
              <w:spacing w:before="240" w:after="240" w:line="240" w:lineRule="auto"/>
              <w:ind w:left="260"/>
              <w:jc w:val="left"/>
            </w:pPr>
            <w:r>
              <w:t xml:space="preserve"> SECRETARY</w:t>
            </w:r>
          </w:p>
        </w:tc>
        <w:tc>
          <w:tcPr>
            <w:tcW w:w="2159" w:type="dxa"/>
            <w:tcBorders>
              <w:bottom w:val="single" w:sz="4" w:space="0" w:color="000000"/>
              <w:right w:val="single" w:sz="4" w:space="0" w:color="000000"/>
            </w:tcBorders>
          </w:tcPr>
          <w:p w14:paraId="117801C2" w14:textId="77777777" w:rsidR="00C923D8" w:rsidRDefault="009B6B2F">
            <w:pPr>
              <w:spacing w:before="240" w:after="240" w:line="240" w:lineRule="auto"/>
              <w:ind w:left="260"/>
              <w:jc w:val="left"/>
            </w:pPr>
            <w:r>
              <w:t xml:space="preserve">8281040540 </w:t>
            </w:r>
          </w:p>
        </w:tc>
      </w:tr>
      <w:tr w:rsidR="00C923D8" w14:paraId="0EC09238" w14:textId="77777777">
        <w:trPr>
          <w:trHeight w:val="270"/>
        </w:trPr>
        <w:tc>
          <w:tcPr>
            <w:tcW w:w="871" w:type="dxa"/>
            <w:tcBorders>
              <w:left w:val="single" w:sz="4" w:space="0" w:color="000000"/>
              <w:bottom w:val="single" w:sz="4" w:space="0" w:color="000000"/>
              <w:right w:val="single" w:sz="4" w:space="0" w:color="000000"/>
            </w:tcBorders>
          </w:tcPr>
          <w:p w14:paraId="3C2175D9" w14:textId="77777777" w:rsidR="00C923D8" w:rsidRDefault="009B6B2F">
            <w:pPr>
              <w:spacing w:before="240" w:after="240"/>
              <w:ind w:left="360"/>
              <w:jc w:val="left"/>
            </w:pPr>
            <w:r>
              <w:lastRenderedPageBreak/>
              <w:t>7.</w:t>
            </w:r>
          </w:p>
        </w:tc>
        <w:tc>
          <w:tcPr>
            <w:tcW w:w="3450" w:type="dxa"/>
            <w:tcBorders>
              <w:bottom w:val="single" w:sz="4" w:space="0" w:color="000000"/>
              <w:right w:val="single" w:sz="4" w:space="0" w:color="000000"/>
            </w:tcBorders>
          </w:tcPr>
          <w:p w14:paraId="6AB2D0FC" w14:textId="77777777" w:rsidR="00C923D8" w:rsidRDefault="009B6B2F">
            <w:pPr>
              <w:spacing w:before="240" w:after="240"/>
              <w:ind w:left="360"/>
              <w:jc w:val="left"/>
            </w:pPr>
            <w:r>
              <w:t>KSEB Office</w:t>
            </w:r>
          </w:p>
        </w:tc>
        <w:tc>
          <w:tcPr>
            <w:tcW w:w="2160" w:type="dxa"/>
            <w:tcBorders>
              <w:bottom w:val="single" w:sz="4" w:space="0" w:color="000000"/>
              <w:right w:val="single" w:sz="4" w:space="0" w:color="000000"/>
            </w:tcBorders>
          </w:tcPr>
          <w:p w14:paraId="69083480" w14:textId="77777777" w:rsidR="00C923D8" w:rsidRDefault="009B6B2F">
            <w:pPr>
              <w:spacing w:before="240" w:after="240" w:line="240" w:lineRule="auto"/>
              <w:ind w:left="260"/>
              <w:jc w:val="left"/>
            </w:pPr>
            <w:r>
              <w:t xml:space="preserve"> ASST .ENGINEER</w:t>
            </w:r>
          </w:p>
        </w:tc>
        <w:tc>
          <w:tcPr>
            <w:tcW w:w="2159" w:type="dxa"/>
            <w:tcBorders>
              <w:bottom w:val="single" w:sz="4" w:space="0" w:color="000000"/>
              <w:right w:val="single" w:sz="4" w:space="0" w:color="000000"/>
            </w:tcBorders>
          </w:tcPr>
          <w:p w14:paraId="7AD31459" w14:textId="77777777" w:rsidR="00C923D8" w:rsidRDefault="009B6B2F">
            <w:pPr>
              <w:spacing w:before="240" w:after="240" w:line="240" w:lineRule="auto"/>
              <w:ind w:left="260"/>
              <w:jc w:val="left"/>
            </w:pPr>
            <w:r>
              <w:t xml:space="preserve"> 9496008624</w:t>
            </w:r>
          </w:p>
        </w:tc>
      </w:tr>
      <w:tr w:rsidR="00C923D8" w14:paraId="64EE9F38" w14:textId="77777777">
        <w:trPr>
          <w:trHeight w:val="270"/>
        </w:trPr>
        <w:tc>
          <w:tcPr>
            <w:tcW w:w="871" w:type="dxa"/>
            <w:tcBorders>
              <w:left w:val="single" w:sz="4" w:space="0" w:color="000000"/>
              <w:bottom w:val="single" w:sz="4" w:space="0" w:color="000000"/>
              <w:right w:val="single" w:sz="4" w:space="0" w:color="000000"/>
            </w:tcBorders>
          </w:tcPr>
          <w:p w14:paraId="0CB639CD" w14:textId="77777777" w:rsidR="00C923D8" w:rsidRDefault="009B6B2F">
            <w:pPr>
              <w:spacing w:before="240" w:after="240"/>
              <w:ind w:left="360"/>
              <w:jc w:val="left"/>
            </w:pPr>
            <w:r>
              <w:t>8.</w:t>
            </w:r>
          </w:p>
        </w:tc>
        <w:tc>
          <w:tcPr>
            <w:tcW w:w="3450" w:type="dxa"/>
            <w:tcBorders>
              <w:bottom w:val="single" w:sz="4" w:space="0" w:color="000000"/>
              <w:right w:val="single" w:sz="4" w:space="0" w:color="000000"/>
            </w:tcBorders>
          </w:tcPr>
          <w:p w14:paraId="45D41D94" w14:textId="77777777" w:rsidR="00C923D8" w:rsidRDefault="009B6B2F">
            <w:pPr>
              <w:spacing w:before="240" w:after="240"/>
              <w:ind w:left="360"/>
              <w:jc w:val="left"/>
            </w:pPr>
            <w:r>
              <w:t>Fisheries Office</w:t>
            </w:r>
          </w:p>
        </w:tc>
        <w:tc>
          <w:tcPr>
            <w:tcW w:w="2160" w:type="dxa"/>
            <w:tcBorders>
              <w:bottom w:val="single" w:sz="4" w:space="0" w:color="000000"/>
              <w:right w:val="single" w:sz="4" w:space="0" w:color="000000"/>
            </w:tcBorders>
          </w:tcPr>
          <w:p w14:paraId="757F81C4" w14:textId="77777777" w:rsidR="00C923D8" w:rsidRDefault="009B6B2F">
            <w:pPr>
              <w:spacing w:before="240" w:after="240" w:line="240" w:lineRule="auto"/>
              <w:ind w:left="260"/>
              <w:jc w:val="left"/>
            </w:pPr>
            <w:r>
              <w:t xml:space="preserve"> DEPUTY DIRECTOR</w:t>
            </w:r>
          </w:p>
        </w:tc>
        <w:tc>
          <w:tcPr>
            <w:tcW w:w="2159" w:type="dxa"/>
            <w:tcBorders>
              <w:bottom w:val="single" w:sz="4" w:space="0" w:color="000000"/>
              <w:right w:val="single" w:sz="4" w:space="0" w:color="000000"/>
            </w:tcBorders>
          </w:tcPr>
          <w:p w14:paraId="37A23596" w14:textId="77777777" w:rsidR="00C923D8" w:rsidRDefault="009B6B2F">
            <w:pPr>
              <w:spacing w:before="240" w:after="240" w:line="240" w:lineRule="auto"/>
              <w:ind w:left="260"/>
              <w:jc w:val="left"/>
            </w:pPr>
            <w:r>
              <w:t xml:space="preserve"> 9496007028</w:t>
            </w:r>
          </w:p>
        </w:tc>
      </w:tr>
      <w:tr w:rsidR="00C923D8" w14:paraId="6D67206B" w14:textId="77777777">
        <w:trPr>
          <w:trHeight w:val="270"/>
        </w:trPr>
        <w:tc>
          <w:tcPr>
            <w:tcW w:w="871" w:type="dxa"/>
            <w:tcBorders>
              <w:left w:val="single" w:sz="4" w:space="0" w:color="000000"/>
              <w:bottom w:val="single" w:sz="4" w:space="0" w:color="000000"/>
              <w:right w:val="single" w:sz="4" w:space="0" w:color="000000"/>
            </w:tcBorders>
          </w:tcPr>
          <w:p w14:paraId="315F1E7B" w14:textId="77777777" w:rsidR="00C923D8" w:rsidRDefault="009B6B2F">
            <w:pPr>
              <w:spacing w:before="240" w:after="240"/>
              <w:ind w:left="360"/>
              <w:jc w:val="left"/>
            </w:pPr>
            <w:r>
              <w:t>9.</w:t>
            </w:r>
          </w:p>
        </w:tc>
        <w:tc>
          <w:tcPr>
            <w:tcW w:w="3450" w:type="dxa"/>
            <w:tcBorders>
              <w:bottom w:val="single" w:sz="4" w:space="0" w:color="000000"/>
              <w:right w:val="single" w:sz="4" w:space="0" w:color="000000"/>
            </w:tcBorders>
          </w:tcPr>
          <w:p w14:paraId="2921272E" w14:textId="77777777" w:rsidR="00C923D8" w:rsidRDefault="009B6B2F">
            <w:pPr>
              <w:spacing w:before="240" w:after="240"/>
              <w:ind w:left="360"/>
              <w:jc w:val="left"/>
            </w:pPr>
            <w:r>
              <w:t>Fire and Rescue</w:t>
            </w:r>
          </w:p>
        </w:tc>
        <w:tc>
          <w:tcPr>
            <w:tcW w:w="2160" w:type="dxa"/>
            <w:tcBorders>
              <w:bottom w:val="single" w:sz="4" w:space="0" w:color="000000"/>
              <w:right w:val="single" w:sz="4" w:space="0" w:color="000000"/>
            </w:tcBorders>
          </w:tcPr>
          <w:p w14:paraId="77E8E906" w14:textId="77777777" w:rsidR="00C923D8" w:rsidRDefault="009B6B2F">
            <w:pPr>
              <w:spacing w:before="240" w:after="240" w:line="240" w:lineRule="auto"/>
              <w:ind w:left="260"/>
              <w:jc w:val="left"/>
            </w:pPr>
            <w:r>
              <w:t xml:space="preserve"> FIRE OFFICER</w:t>
            </w:r>
          </w:p>
        </w:tc>
        <w:tc>
          <w:tcPr>
            <w:tcW w:w="2159" w:type="dxa"/>
            <w:tcBorders>
              <w:bottom w:val="single" w:sz="4" w:space="0" w:color="000000"/>
              <w:right w:val="single" w:sz="4" w:space="0" w:color="000000"/>
            </w:tcBorders>
          </w:tcPr>
          <w:p w14:paraId="3D4078CD" w14:textId="77777777" w:rsidR="00C923D8" w:rsidRDefault="009B6B2F">
            <w:pPr>
              <w:spacing w:before="240" w:after="240" w:line="240" w:lineRule="auto"/>
              <w:ind w:left="260"/>
              <w:jc w:val="left"/>
            </w:pPr>
            <w:r>
              <w:t xml:space="preserve"> 04792442101</w:t>
            </w:r>
          </w:p>
        </w:tc>
      </w:tr>
      <w:tr w:rsidR="00C923D8" w14:paraId="2D2F01E6" w14:textId="77777777">
        <w:trPr>
          <w:trHeight w:val="270"/>
        </w:trPr>
        <w:tc>
          <w:tcPr>
            <w:tcW w:w="871" w:type="dxa"/>
            <w:tcBorders>
              <w:left w:val="single" w:sz="4" w:space="0" w:color="000000"/>
              <w:bottom w:val="single" w:sz="4" w:space="0" w:color="000000"/>
              <w:right w:val="single" w:sz="4" w:space="0" w:color="000000"/>
            </w:tcBorders>
          </w:tcPr>
          <w:p w14:paraId="2853A1CF" w14:textId="77777777" w:rsidR="00C923D8" w:rsidRDefault="009B6B2F">
            <w:pPr>
              <w:spacing w:before="240" w:after="240"/>
              <w:ind w:left="360"/>
              <w:jc w:val="left"/>
            </w:pPr>
            <w:r>
              <w:t>10.</w:t>
            </w:r>
          </w:p>
        </w:tc>
        <w:tc>
          <w:tcPr>
            <w:tcW w:w="3450" w:type="dxa"/>
            <w:tcBorders>
              <w:bottom w:val="single" w:sz="4" w:space="0" w:color="000000"/>
              <w:right w:val="single" w:sz="4" w:space="0" w:color="000000"/>
            </w:tcBorders>
          </w:tcPr>
          <w:p w14:paraId="2B733C45" w14:textId="77777777" w:rsidR="00C923D8" w:rsidRDefault="009B6B2F">
            <w:pPr>
              <w:spacing w:before="240" w:after="240"/>
              <w:ind w:left="360"/>
              <w:jc w:val="left"/>
            </w:pPr>
            <w:r>
              <w:t>Money Exchanges</w:t>
            </w:r>
          </w:p>
        </w:tc>
        <w:tc>
          <w:tcPr>
            <w:tcW w:w="2160" w:type="dxa"/>
            <w:tcBorders>
              <w:bottom w:val="single" w:sz="4" w:space="0" w:color="000000"/>
              <w:right w:val="single" w:sz="4" w:space="0" w:color="000000"/>
            </w:tcBorders>
          </w:tcPr>
          <w:p w14:paraId="7EDBF423" w14:textId="77777777" w:rsidR="00C923D8" w:rsidRDefault="009B6B2F">
            <w:pPr>
              <w:spacing w:before="240" w:after="240" w:line="240" w:lineRule="auto"/>
              <w:ind w:left="260"/>
              <w:jc w:val="left"/>
            </w:pPr>
            <w:r>
              <w:t xml:space="preserve"> MANAGER (FEDERAL BANK )</w:t>
            </w:r>
          </w:p>
        </w:tc>
        <w:tc>
          <w:tcPr>
            <w:tcW w:w="2159" w:type="dxa"/>
            <w:tcBorders>
              <w:bottom w:val="single" w:sz="4" w:space="0" w:color="000000"/>
              <w:right w:val="single" w:sz="4" w:space="0" w:color="000000"/>
            </w:tcBorders>
          </w:tcPr>
          <w:p w14:paraId="5731D115" w14:textId="77777777" w:rsidR="00C923D8" w:rsidRDefault="009B6B2F">
            <w:pPr>
              <w:spacing w:before="240" w:after="240" w:line="240" w:lineRule="auto"/>
              <w:ind w:left="260"/>
              <w:jc w:val="left"/>
            </w:pPr>
            <w:r>
              <w:t xml:space="preserve"> 04792442604</w:t>
            </w:r>
          </w:p>
        </w:tc>
      </w:tr>
    </w:tbl>
    <w:p w14:paraId="7F68A446" w14:textId="77777777" w:rsidR="00C923D8" w:rsidRDefault="00C923D8">
      <w:pPr>
        <w:jc w:val="left"/>
      </w:pPr>
    </w:p>
    <w:p w14:paraId="6C731BD2" w14:textId="77777777" w:rsidR="00C923D8" w:rsidRDefault="009B6B2F">
      <w:pPr>
        <w:pStyle w:val="Heading3"/>
        <w:numPr>
          <w:ilvl w:val="2"/>
          <w:numId w:val="1"/>
        </w:numPr>
        <w:tabs>
          <w:tab w:val="left" w:pos="0"/>
        </w:tabs>
        <w:spacing w:before="80" w:after="200"/>
        <w:ind w:right="1120"/>
        <w:jc w:val="left"/>
      </w:pPr>
      <w:bookmarkStart w:id="137" w:name="_9c4nfwch6jpe" w:colFirst="0" w:colLast="0"/>
      <w:bookmarkEnd w:id="137"/>
      <w:r>
        <w:t xml:space="preserve"> 1.4. Health Services</w:t>
      </w:r>
    </w:p>
    <w:p w14:paraId="16FF3403" w14:textId="77777777" w:rsidR="00C923D8" w:rsidRDefault="009B6B2F">
      <w:pPr>
        <w:spacing w:before="60" w:line="240" w:lineRule="auto"/>
        <w:jc w:val="left"/>
      </w:pPr>
      <w:r>
        <w:rPr>
          <w:b/>
          <w:bCs/>
        </w:rPr>
        <w:t xml:space="preserve"> </w:t>
      </w:r>
    </w:p>
    <w:tbl>
      <w:tblPr>
        <w:tblStyle w:val="afff5"/>
        <w:tblW w:w="86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1"/>
        <w:gridCol w:w="3593"/>
        <w:gridCol w:w="2301"/>
        <w:gridCol w:w="1740"/>
      </w:tblGrid>
      <w:tr w:rsidR="00C923D8" w14:paraId="349A9059" w14:textId="77777777" w:rsidTr="00E4327F">
        <w:trPr>
          <w:trHeight w:val="270"/>
        </w:trPr>
        <w:tc>
          <w:tcPr>
            <w:tcW w:w="991" w:type="dxa"/>
            <w:tcBorders>
              <w:top w:val="single" w:sz="4" w:space="0" w:color="000000"/>
              <w:left w:val="single" w:sz="4" w:space="0" w:color="000000"/>
              <w:bottom w:val="single" w:sz="4" w:space="0" w:color="000000"/>
              <w:right w:val="single" w:sz="4" w:space="0" w:color="000000"/>
            </w:tcBorders>
          </w:tcPr>
          <w:p w14:paraId="577B2025" w14:textId="77777777" w:rsidR="00C923D8" w:rsidRDefault="009B6B2F">
            <w:pPr>
              <w:spacing w:before="240" w:after="240"/>
              <w:ind w:left="360"/>
              <w:jc w:val="left"/>
            </w:pPr>
            <w:r>
              <w:t>Sl. No</w:t>
            </w:r>
          </w:p>
        </w:tc>
        <w:tc>
          <w:tcPr>
            <w:tcW w:w="3593" w:type="dxa"/>
            <w:tcBorders>
              <w:top w:val="single" w:sz="4" w:space="0" w:color="000000"/>
              <w:bottom w:val="single" w:sz="4" w:space="0" w:color="000000"/>
              <w:right w:val="single" w:sz="4" w:space="0" w:color="000000"/>
            </w:tcBorders>
          </w:tcPr>
          <w:p w14:paraId="298D091A" w14:textId="77777777" w:rsidR="00C923D8" w:rsidRDefault="009B6B2F">
            <w:pPr>
              <w:spacing w:before="240" w:after="240"/>
              <w:ind w:left="360"/>
              <w:jc w:val="left"/>
            </w:pPr>
            <w:r>
              <w:t>Name of the hospital/institution</w:t>
            </w:r>
          </w:p>
        </w:tc>
        <w:tc>
          <w:tcPr>
            <w:tcW w:w="2301" w:type="dxa"/>
            <w:tcBorders>
              <w:top w:val="single" w:sz="4" w:space="0" w:color="000000"/>
              <w:bottom w:val="single" w:sz="4" w:space="0" w:color="000000"/>
              <w:right w:val="single" w:sz="4" w:space="0" w:color="000000"/>
            </w:tcBorders>
          </w:tcPr>
          <w:p w14:paraId="22A3063C" w14:textId="77777777" w:rsidR="00C923D8" w:rsidRDefault="009B6B2F">
            <w:pPr>
              <w:spacing w:before="240" w:after="240"/>
              <w:ind w:left="360"/>
              <w:jc w:val="left"/>
            </w:pPr>
            <w:r>
              <w:t>Location</w:t>
            </w:r>
          </w:p>
        </w:tc>
        <w:tc>
          <w:tcPr>
            <w:tcW w:w="1740" w:type="dxa"/>
            <w:tcBorders>
              <w:top w:val="single" w:sz="4" w:space="0" w:color="000000"/>
              <w:bottom w:val="single" w:sz="4" w:space="0" w:color="000000"/>
              <w:right w:val="single" w:sz="4" w:space="0" w:color="000000"/>
            </w:tcBorders>
          </w:tcPr>
          <w:p w14:paraId="6332F2D4" w14:textId="77777777" w:rsidR="00C923D8" w:rsidRDefault="009B6B2F">
            <w:pPr>
              <w:spacing w:before="240" w:after="240"/>
              <w:ind w:left="360"/>
              <w:jc w:val="left"/>
            </w:pPr>
            <w:r>
              <w:t>Phone number</w:t>
            </w:r>
          </w:p>
        </w:tc>
      </w:tr>
      <w:tr w:rsidR="00C923D8" w14:paraId="74B99E78" w14:textId="77777777" w:rsidTr="00E4327F">
        <w:trPr>
          <w:trHeight w:val="270"/>
        </w:trPr>
        <w:tc>
          <w:tcPr>
            <w:tcW w:w="991" w:type="dxa"/>
            <w:tcBorders>
              <w:left w:val="single" w:sz="4" w:space="0" w:color="000000"/>
              <w:bottom w:val="single" w:sz="4" w:space="0" w:color="000000"/>
              <w:right w:val="single" w:sz="4" w:space="0" w:color="000000"/>
            </w:tcBorders>
          </w:tcPr>
          <w:p w14:paraId="28A07E4D" w14:textId="77777777" w:rsidR="00C923D8" w:rsidRDefault="009B6B2F">
            <w:pPr>
              <w:spacing w:before="240" w:after="240"/>
              <w:ind w:left="360"/>
              <w:jc w:val="left"/>
            </w:pPr>
            <w:r>
              <w:t>1.</w:t>
            </w:r>
          </w:p>
        </w:tc>
        <w:tc>
          <w:tcPr>
            <w:tcW w:w="3593" w:type="dxa"/>
            <w:tcBorders>
              <w:bottom w:val="single" w:sz="4" w:space="0" w:color="000000"/>
              <w:right w:val="single" w:sz="4" w:space="0" w:color="000000"/>
            </w:tcBorders>
          </w:tcPr>
          <w:p w14:paraId="301A0CE4" w14:textId="77777777" w:rsidR="00C923D8" w:rsidRDefault="009B6B2F">
            <w:pPr>
              <w:spacing w:before="240" w:after="240"/>
              <w:ind w:left="360"/>
              <w:jc w:val="left"/>
            </w:pPr>
            <w:r>
              <w:t>Government hospitals/PHC</w:t>
            </w:r>
          </w:p>
        </w:tc>
        <w:tc>
          <w:tcPr>
            <w:tcW w:w="2301" w:type="dxa"/>
            <w:tcBorders>
              <w:bottom w:val="single" w:sz="4" w:space="0" w:color="000000"/>
              <w:right w:val="single" w:sz="4" w:space="0" w:color="000000"/>
            </w:tcBorders>
          </w:tcPr>
          <w:p w14:paraId="726D5427" w14:textId="77777777" w:rsidR="00C923D8" w:rsidRDefault="009B6B2F">
            <w:pPr>
              <w:spacing w:before="240" w:after="240" w:line="240" w:lineRule="auto"/>
              <w:ind w:left="260"/>
              <w:jc w:val="left"/>
            </w:pPr>
            <w:r>
              <w:t xml:space="preserve"> FHC DEVIKULANGARA</w:t>
            </w:r>
          </w:p>
        </w:tc>
        <w:tc>
          <w:tcPr>
            <w:tcW w:w="1740" w:type="dxa"/>
            <w:tcBorders>
              <w:bottom w:val="single" w:sz="4" w:space="0" w:color="000000"/>
              <w:right w:val="single" w:sz="4" w:space="0" w:color="000000"/>
            </w:tcBorders>
          </w:tcPr>
          <w:p w14:paraId="67424763" w14:textId="77777777" w:rsidR="00C923D8" w:rsidRDefault="009B6B2F">
            <w:pPr>
              <w:spacing w:before="240" w:after="240" w:line="240" w:lineRule="auto"/>
              <w:ind w:left="260"/>
              <w:jc w:val="left"/>
            </w:pPr>
            <w:r>
              <w:t xml:space="preserve">04762698686 </w:t>
            </w:r>
          </w:p>
        </w:tc>
      </w:tr>
      <w:tr w:rsidR="00C923D8" w14:paraId="0E02F597" w14:textId="77777777" w:rsidTr="00E4327F">
        <w:trPr>
          <w:trHeight w:val="270"/>
        </w:trPr>
        <w:tc>
          <w:tcPr>
            <w:tcW w:w="991" w:type="dxa"/>
            <w:tcBorders>
              <w:left w:val="single" w:sz="4" w:space="0" w:color="000000"/>
              <w:bottom w:val="single" w:sz="4" w:space="0" w:color="000000"/>
              <w:right w:val="single" w:sz="4" w:space="0" w:color="000000"/>
            </w:tcBorders>
          </w:tcPr>
          <w:p w14:paraId="100144F4" w14:textId="77777777" w:rsidR="00C923D8" w:rsidRDefault="009B6B2F">
            <w:pPr>
              <w:spacing w:before="240" w:after="240"/>
              <w:ind w:left="360"/>
              <w:jc w:val="left"/>
            </w:pPr>
            <w:r>
              <w:t xml:space="preserve">  2.</w:t>
            </w:r>
          </w:p>
        </w:tc>
        <w:tc>
          <w:tcPr>
            <w:tcW w:w="3593" w:type="dxa"/>
            <w:tcBorders>
              <w:bottom w:val="single" w:sz="4" w:space="0" w:color="000000"/>
              <w:right w:val="single" w:sz="4" w:space="0" w:color="000000"/>
            </w:tcBorders>
          </w:tcPr>
          <w:p w14:paraId="1BBEF2B9" w14:textId="77777777" w:rsidR="00C923D8" w:rsidRDefault="009B6B2F">
            <w:pPr>
              <w:spacing w:before="240" w:after="240"/>
              <w:ind w:left="360"/>
              <w:jc w:val="left"/>
            </w:pPr>
            <w:r>
              <w:t>Private hospitals</w:t>
            </w:r>
          </w:p>
        </w:tc>
        <w:tc>
          <w:tcPr>
            <w:tcW w:w="2301" w:type="dxa"/>
            <w:tcBorders>
              <w:bottom w:val="single" w:sz="4" w:space="0" w:color="000000"/>
              <w:right w:val="single" w:sz="4" w:space="0" w:color="000000"/>
            </w:tcBorders>
          </w:tcPr>
          <w:p w14:paraId="077271E3" w14:textId="77777777" w:rsidR="00C923D8" w:rsidRDefault="009B6B2F">
            <w:pPr>
              <w:spacing w:before="240" w:after="240" w:line="240" w:lineRule="auto"/>
              <w:ind w:left="260"/>
              <w:jc w:val="left"/>
            </w:pPr>
            <w:r>
              <w:t xml:space="preserve"> VADAKKE ANJILIMOOD </w:t>
            </w:r>
          </w:p>
        </w:tc>
        <w:tc>
          <w:tcPr>
            <w:tcW w:w="1740" w:type="dxa"/>
            <w:tcBorders>
              <w:bottom w:val="single" w:sz="4" w:space="0" w:color="000000"/>
              <w:right w:val="single" w:sz="4" w:space="0" w:color="000000"/>
            </w:tcBorders>
          </w:tcPr>
          <w:p w14:paraId="4C87BA4D" w14:textId="77777777" w:rsidR="00C923D8" w:rsidRDefault="009B6B2F">
            <w:pPr>
              <w:spacing w:before="240" w:after="240" w:line="240" w:lineRule="auto"/>
              <w:ind w:left="260"/>
              <w:jc w:val="left"/>
            </w:pPr>
            <w:r>
              <w:t xml:space="preserve"> 9747512277 </w:t>
            </w:r>
          </w:p>
        </w:tc>
      </w:tr>
      <w:tr w:rsidR="00C923D8" w14:paraId="0CCB7DDA" w14:textId="77777777" w:rsidTr="00E4327F">
        <w:trPr>
          <w:trHeight w:val="270"/>
        </w:trPr>
        <w:tc>
          <w:tcPr>
            <w:tcW w:w="991" w:type="dxa"/>
            <w:tcBorders>
              <w:left w:val="single" w:sz="4" w:space="0" w:color="000000"/>
              <w:bottom w:val="single" w:sz="4" w:space="0" w:color="000000"/>
              <w:right w:val="single" w:sz="4" w:space="0" w:color="000000"/>
            </w:tcBorders>
          </w:tcPr>
          <w:p w14:paraId="22945EA0" w14:textId="77777777" w:rsidR="00C923D8" w:rsidRDefault="009B6B2F">
            <w:pPr>
              <w:spacing w:before="240" w:after="240"/>
              <w:ind w:left="360"/>
              <w:jc w:val="left"/>
            </w:pPr>
            <w:r>
              <w:t>3.</w:t>
            </w:r>
          </w:p>
        </w:tc>
        <w:tc>
          <w:tcPr>
            <w:tcW w:w="3593" w:type="dxa"/>
            <w:tcBorders>
              <w:bottom w:val="single" w:sz="4" w:space="0" w:color="000000"/>
              <w:right w:val="single" w:sz="4" w:space="0" w:color="000000"/>
            </w:tcBorders>
          </w:tcPr>
          <w:p w14:paraId="30FEDF84" w14:textId="77777777" w:rsidR="00C923D8" w:rsidRDefault="009B6B2F">
            <w:pPr>
              <w:spacing w:before="240" w:after="240"/>
              <w:ind w:left="360"/>
              <w:jc w:val="left"/>
            </w:pPr>
            <w:r>
              <w:t>Clinical laboratories</w:t>
            </w:r>
          </w:p>
        </w:tc>
        <w:tc>
          <w:tcPr>
            <w:tcW w:w="2301" w:type="dxa"/>
            <w:tcBorders>
              <w:bottom w:val="single" w:sz="4" w:space="0" w:color="000000"/>
              <w:right w:val="single" w:sz="4" w:space="0" w:color="000000"/>
            </w:tcBorders>
          </w:tcPr>
          <w:p w14:paraId="3CD1980E" w14:textId="77777777" w:rsidR="00C923D8" w:rsidRDefault="009B6B2F">
            <w:pPr>
              <w:spacing w:before="240" w:after="240" w:line="240" w:lineRule="auto"/>
              <w:ind w:left="260"/>
              <w:jc w:val="left"/>
            </w:pPr>
            <w:r>
              <w:t xml:space="preserve"> </w:t>
            </w:r>
          </w:p>
        </w:tc>
        <w:tc>
          <w:tcPr>
            <w:tcW w:w="1740" w:type="dxa"/>
            <w:tcBorders>
              <w:bottom w:val="single" w:sz="4" w:space="0" w:color="000000"/>
              <w:right w:val="single" w:sz="4" w:space="0" w:color="000000"/>
            </w:tcBorders>
          </w:tcPr>
          <w:p w14:paraId="4FC32767" w14:textId="77777777" w:rsidR="00C923D8" w:rsidRDefault="009B6B2F">
            <w:pPr>
              <w:spacing w:before="240" w:after="240" w:line="240" w:lineRule="auto"/>
              <w:ind w:left="260"/>
              <w:jc w:val="left"/>
            </w:pPr>
            <w:r>
              <w:t xml:space="preserve"> </w:t>
            </w:r>
          </w:p>
        </w:tc>
      </w:tr>
      <w:tr w:rsidR="00C923D8" w14:paraId="5CA0D217" w14:textId="77777777" w:rsidTr="00E4327F">
        <w:trPr>
          <w:trHeight w:val="270"/>
        </w:trPr>
        <w:tc>
          <w:tcPr>
            <w:tcW w:w="991" w:type="dxa"/>
            <w:tcBorders>
              <w:left w:val="single" w:sz="4" w:space="0" w:color="000000"/>
              <w:bottom w:val="single" w:sz="4" w:space="0" w:color="000000"/>
              <w:right w:val="single" w:sz="4" w:space="0" w:color="000000"/>
            </w:tcBorders>
          </w:tcPr>
          <w:p w14:paraId="2D4790E2" w14:textId="77777777" w:rsidR="00C923D8" w:rsidRDefault="009B6B2F">
            <w:pPr>
              <w:spacing w:before="240" w:after="240"/>
              <w:ind w:left="360"/>
              <w:jc w:val="left"/>
            </w:pPr>
            <w:r>
              <w:t>4.</w:t>
            </w:r>
          </w:p>
        </w:tc>
        <w:tc>
          <w:tcPr>
            <w:tcW w:w="3593" w:type="dxa"/>
            <w:tcBorders>
              <w:bottom w:val="single" w:sz="4" w:space="0" w:color="000000"/>
              <w:right w:val="single" w:sz="4" w:space="0" w:color="000000"/>
            </w:tcBorders>
          </w:tcPr>
          <w:p w14:paraId="2D8DE6F9" w14:textId="77777777" w:rsidR="00C923D8" w:rsidRDefault="009B6B2F">
            <w:pPr>
              <w:spacing w:before="240" w:after="240"/>
              <w:ind w:left="360"/>
              <w:jc w:val="left"/>
            </w:pPr>
            <w:r>
              <w:t>Chemist/pharmacy</w:t>
            </w:r>
          </w:p>
        </w:tc>
        <w:tc>
          <w:tcPr>
            <w:tcW w:w="2301" w:type="dxa"/>
            <w:tcBorders>
              <w:bottom w:val="single" w:sz="4" w:space="0" w:color="000000"/>
              <w:right w:val="single" w:sz="4" w:space="0" w:color="000000"/>
            </w:tcBorders>
          </w:tcPr>
          <w:p w14:paraId="37E2B320" w14:textId="77777777" w:rsidR="00C923D8" w:rsidRDefault="009B6B2F">
            <w:pPr>
              <w:spacing w:before="240" w:after="240" w:line="240" w:lineRule="auto"/>
              <w:ind w:left="260"/>
              <w:jc w:val="left"/>
            </w:pPr>
            <w:r>
              <w:t xml:space="preserve"> </w:t>
            </w:r>
          </w:p>
        </w:tc>
        <w:tc>
          <w:tcPr>
            <w:tcW w:w="1740" w:type="dxa"/>
            <w:tcBorders>
              <w:bottom w:val="single" w:sz="4" w:space="0" w:color="000000"/>
              <w:right w:val="single" w:sz="4" w:space="0" w:color="000000"/>
            </w:tcBorders>
          </w:tcPr>
          <w:p w14:paraId="0EFEB635" w14:textId="77777777" w:rsidR="00C923D8" w:rsidRDefault="009B6B2F">
            <w:pPr>
              <w:spacing w:before="240" w:after="240" w:line="240" w:lineRule="auto"/>
              <w:ind w:left="260"/>
              <w:jc w:val="left"/>
            </w:pPr>
            <w:r>
              <w:t xml:space="preserve"> </w:t>
            </w:r>
          </w:p>
        </w:tc>
      </w:tr>
      <w:tr w:rsidR="00C923D8" w14:paraId="7D3203D0" w14:textId="77777777" w:rsidTr="00E4327F">
        <w:trPr>
          <w:trHeight w:val="270"/>
        </w:trPr>
        <w:tc>
          <w:tcPr>
            <w:tcW w:w="991" w:type="dxa"/>
            <w:tcBorders>
              <w:left w:val="single" w:sz="4" w:space="0" w:color="000000"/>
              <w:bottom w:val="single" w:sz="4" w:space="0" w:color="000000"/>
              <w:right w:val="single" w:sz="4" w:space="0" w:color="000000"/>
            </w:tcBorders>
          </w:tcPr>
          <w:p w14:paraId="20A89719" w14:textId="77777777" w:rsidR="00C923D8" w:rsidRDefault="009B6B2F">
            <w:pPr>
              <w:spacing w:before="240" w:after="240"/>
              <w:ind w:left="360"/>
              <w:jc w:val="left"/>
            </w:pPr>
            <w:r>
              <w:t>5.</w:t>
            </w:r>
          </w:p>
        </w:tc>
        <w:tc>
          <w:tcPr>
            <w:tcW w:w="3593" w:type="dxa"/>
            <w:tcBorders>
              <w:bottom w:val="single" w:sz="4" w:space="0" w:color="000000"/>
              <w:right w:val="single" w:sz="4" w:space="0" w:color="000000"/>
            </w:tcBorders>
          </w:tcPr>
          <w:p w14:paraId="7EB94C48" w14:textId="77777777" w:rsidR="00C923D8" w:rsidRDefault="009B6B2F">
            <w:pPr>
              <w:spacing w:before="240" w:after="240"/>
              <w:ind w:left="360"/>
              <w:jc w:val="left"/>
            </w:pPr>
            <w:r>
              <w:t>Blood donors</w:t>
            </w:r>
          </w:p>
        </w:tc>
        <w:tc>
          <w:tcPr>
            <w:tcW w:w="2301" w:type="dxa"/>
            <w:tcBorders>
              <w:bottom w:val="single" w:sz="4" w:space="0" w:color="000000"/>
              <w:right w:val="single" w:sz="4" w:space="0" w:color="000000"/>
            </w:tcBorders>
          </w:tcPr>
          <w:p w14:paraId="25B05AD2" w14:textId="77777777" w:rsidR="00C923D8" w:rsidRDefault="009B6B2F">
            <w:pPr>
              <w:spacing w:before="240" w:after="240" w:line="240" w:lineRule="auto"/>
              <w:ind w:left="260"/>
              <w:jc w:val="left"/>
            </w:pPr>
            <w:r>
              <w:t xml:space="preserve"> THE MODERN SPORTS &amp;ARTS CLUB </w:t>
            </w:r>
          </w:p>
        </w:tc>
        <w:tc>
          <w:tcPr>
            <w:tcW w:w="1740" w:type="dxa"/>
            <w:tcBorders>
              <w:bottom w:val="single" w:sz="4" w:space="0" w:color="000000"/>
              <w:right w:val="single" w:sz="4" w:space="0" w:color="000000"/>
            </w:tcBorders>
          </w:tcPr>
          <w:p w14:paraId="7998FD15" w14:textId="77777777" w:rsidR="00C923D8" w:rsidRDefault="009B6B2F">
            <w:pPr>
              <w:spacing w:before="240" w:after="240" w:line="240" w:lineRule="auto"/>
              <w:jc w:val="left"/>
            </w:pPr>
            <w:r>
              <w:t xml:space="preserve"> 9947797190</w:t>
            </w:r>
          </w:p>
        </w:tc>
      </w:tr>
      <w:tr w:rsidR="00C923D8" w14:paraId="08DA720A" w14:textId="77777777" w:rsidTr="00E4327F">
        <w:trPr>
          <w:trHeight w:val="1050"/>
        </w:trPr>
        <w:tc>
          <w:tcPr>
            <w:tcW w:w="991" w:type="dxa"/>
            <w:tcBorders>
              <w:left w:val="single" w:sz="4" w:space="0" w:color="000000"/>
              <w:bottom w:val="single" w:sz="4" w:space="0" w:color="000000"/>
              <w:right w:val="single" w:sz="4" w:space="0" w:color="000000"/>
            </w:tcBorders>
          </w:tcPr>
          <w:p w14:paraId="02C94611" w14:textId="77777777" w:rsidR="00C923D8" w:rsidRDefault="009B6B2F">
            <w:pPr>
              <w:spacing w:before="240" w:after="240" w:line="288" w:lineRule="auto"/>
              <w:ind w:left="360"/>
              <w:jc w:val="left"/>
            </w:pPr>
            <w:r>
              <w:t>6.</w:t>
            </w:r>
          </w:p>
        </w:tc>
        <w:tc>
          <w:tcPr>
            <w:tcW w:w="3593" w:type="dxa"/>
            <w:tcBorders>
              <w:bottom w:val="single" w:sz="4" w:space="0" w:color="000000"/>
              <w:right w:val="single" w:sz="4" w:space="0" w:color="000000"/>
            </w:tcBorders>
          </w:tcPr>
          <w:p w14:paraId="7E91A542" w14:textId="77777777" w:rsidR="00C923D8" w:rsidRDefault="009B6B2F">
            <w:pPr>
              <w:spacing w:before="240" w:after="240" w:line="288" w:lineRule="auto"/>
              <w:ind w:left="360"/>
              <w:jc w:val="left"/>
            </w:pPr>
            <w:r>
              <w:t>Other language experts (Bihari, Hindi, Bengali,</w:t>
            </w:r>
          </w:p>
          <w:p w14:paraId="347DBFD4" w14:textId="77777777" w:rsidR="00C923D8" w:rsidRDefault="009B6B2F">
            <w:pPr>
              <w:spacing w:before="240" w:after="240" w:line="278" w:lineRule="auto"/>
              <w:ind w:left="360"/>
              <w:jc w:val="left"/>
            </w:pPr>
            <w:r>
              <w:lastRenderedPageBreak/>
              <w:t>Asamees ………)</w:t>
            </w:r>
          </w:p>
        </w:tc>
        <w:tc>
          <w:tcPr>
            <w:tcW w:w="2301" w:type="dxa"/>
            <w:tcBorders>
              <w:bottom w:val="single" w:sz="4" w:space="0" w:color="000000"/>
              <w:right w:val="single" w:sz="4" w:space="0" w:color="000000"/>
            </w:tcBorders>
          </w:tcPr>
          <w:p w14:paraId="5734F351" w14:textId="77777777" w:rsidR="00C923D8" w:rsidRDefault="009B6B2F">
            <w:pPr>
              <w:spacing w:before="240" w:after="240" w:line="240" w:lineRule="auto"/>
              <w:ind w:left="260"/>
              <w:jc w:val="left"/>
            </w:pPr>
            <w:r>
              <w:lastRenderedPageBreak/>
              <w:t xml:space="preserve"> PUTHUPALLY VADAKKU </w:t>
            </w:r>
          </w:p>
        </w:tc>
        <w:tc>
          <w:tcPr>
            <w:tcW w:w="1740" w:type="dxa"/>
            <w:tcBorders>
              <w:bottom w:val="single" w:sz="4" w:space="0" w:color="000000"/>
              <w:right w:val="single" w:sz="4" w:space="0" w:color="000000"/>
            </w:tcBorders>
          </w:tcPr>
          <w:p w14:paraId="25675952" w14:textId="77777777" w:rsidR="00C923D8" w:rsidRDefault="009B6B2F">
            <w:pPr>
              <w:spacing w:before="240" w:after="240" w:line="240" w:lineRule="auto"/>
              <w:ind w:left="260"/>
              <w:jc w:val="left"/>
            </w:pPr>
            <w:r>
              <w:t xml:space="preserve">9497342834 </w:t>
            </w:r>
          </w:p>
        </w:tc>
      </w:tr>
    </w:tbl>
    <w:p w14:paraId="33AE9287" w14:textId="77777777" w:rsidR="00C923D8" w:rsidRDefault="009B6B2F">
      <w:pPr>
        <w:spacing w:after="240" w:line="240" w:lineRule="auto"/>
        <w:jc w:val="left"/>
      </w:pPr>
      <w:r>
        <w:rPr>
          <w:b/>
          <w:bCs/>
        </w:rPr>
        <w:t xml:space="preserve"> </w:t>
      </w:r>
    </w:p>
    <w:p w14:paraId="4B381032" w14:textId="77777777" w:rsidR="00C923D8" w:rsidRDefault="009B6B2F">
      <w:pPr>
        <w:pStyle w:val="Heading3"/>
        <w:numPr>
          <w:ilvl w:val="2"/>
          <w:numId w:val="1"/>
        </w:numPr>
        <w:tabs>
          <w:tab w:val="left" w:pos="0"/>
        </w:tabs>
        <w:spacing w:before="0" w:after="200"/>
        <w:ind w:right="1120"/>
        <w:jc w:val="left"/>
      </w:pPr>
      <w:bookmarkStart w:id="138" w:name="_i1a5ny5mm3bn" w:colFirst="0" w:colLast="0"/>
      <w:bookmarkEnd w:id="138"/>
      <w:r>
        <w:t>1.5. Veterinary Services</w:t>
      </w:r>
    </w:p>
    <w:p w14:paraId="40D22F1F" w14:textId="77777777" w:rsidR="00C923D8" w:rsidRDefault="009B6B2F">
      <w:pPr>
        <w:spacing w:before="60" w:after="240" w:line="240" w:lineRule="auto"/>
        <w:jc w:val="left"/>
      </w:pPr>
      <w:r>
        <w:rPr>
          <w:b/>
          <w:bCs/>
        </w:rPr>
        <w:t xml:space="preserve">   </w:t>
      </w:r>
    </w:p>
    <w:tbl>
      <w:tblPr>
        <w:tblStyle w:val="afff6"/>
        <w:tblW w:w="89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6"/>
        <w:gridCol w:w="2353"/>
        <w:gridCol w:w="1966"/>
        <w:gridCol w:w="1725"/>
        <w:gridCol w:w="2100"/>
      </w:tblGrid>
      <w:tr w:rsidR="00C923D8" w14:paraId="31E616C8" w14:textId="77777777">
        <w:trPr>
          <w:trHeight w:val="780"/>
        </w:trPr>
        <w:tc>
          <w:tcPr>
            <w:tcW w:w="795" w:type="dxa"/>
            <w:tcBorders>
              <w:top w:val="single" w:sz="4" w:space="0" w:color="000000"/>
              <w:left w:val="single" w:sz="4" w:space="0" w:color="000000"/>
              <w:bottom w:val="single" w:sz="4" w:space="0" w:color="000000"/>
              <w:right w:val="single" w:sz="4" w:space="0" w:color="000000"/>
            </w:tcBorders>
          </w:tcPr>
          <w:p w14:paraId="5A6693BF" w14:textId="77777777" w:rsidR="00C923D8" w:rsidRDefault="009B6B2F">
            <w:pPr>
              <w:spacing w:before="240" w:after="240" w:line="288" w:lineRule="auto"/>
              <w:ind w:left="420"/>
              <w:jc w:val="left"/>
            </w:pPr>
            <w:r>
              <w:t>Sl.No</w:t>
            </w:r>
          </w:p>
        </w:tc>
        <w:tc>
          <w:tcPr>
            <w:tcW w:w="2353" w:type="dxa"/>
            <w:tcBorders>
              <w:top w:val="single" w:sz="4" w:space="0" w:color="000000"/>
              <w:bottom w:val="single" w:sz="4" w:space="0" w:color="000000"/>
              <w:right w:val="single" w:sz="4" w:space="0" w:color="000000"/>
            </w:tcBorders>
          </w:tcPr>
          <w:p w14:paraId="2C3EFE46" w14:textId="77777777" w:rsidR="00C923D8" w:rsidRDefault="009B6B2F">
            <w:pPr>
              <w:spacing w:before="240" w:after="240" w:line="288" w:lineRule="auto"/>
              <w:jc w:val="left"/>
            </w:pPr>
            <w:r>
              <w:t xml:space="preserve">     </w:t>
            </w:r>
          </w:p>
          <w:p w14:paraId="07AD8EE3" w14:textId="77777777" w:rsidR="00C923D8" w:rsidRDefault="009B6B2F">
            <w:pPr>
              <w:spacing w:before="240" w:after="240" w:line="288" w:lineRule="auto"/>
              <w:jc w:val="left"/>
            </w:pPr>
            <w:r>
              <w:t xml:space="preserve">     Name of the Clinic</w:t>
            </w:r>
          </w:p>
        </w:tc>
        <w:tc>
          <w:tcPr>
            <w:tcW w:w="1966" w:type="dxa"/>
            <w:tcBorders>
              <w:top w:val="single" w:sz="4" w:space="0" w:color="000000"/>
              <w:bottom w:val="single" w:sz="4" w:space="0" w:color="000000"/>
              <w:right w:val="single" w:sz="4" w:space="0" w:color="000000"/>
            </w:tcBorders>
          </w:tcPr>
          <w:p w14:paraId="284F4A92" w14:textId="77777777" w:rsidR="00C923D8" w:rsidRDefault="00C923D8">
            <w:pPr>
              <w:spacing w:line="288" w:lineRule="auto"/>
              <w:ind w:left="260"/>
              <w:jc w:val="center"/>
            </w:pPr>
          </w:p>
          <w:p w14:paraId="04EC8E0C" w14:textId="77777777" w:rsidR="00C923D8" w:rsidRDefault="009B6B2F">
            <w:pPr>
              <w:spacing w:line="288" w:lineRule="auto"/>
              <w:ind w:left="260"/>
              <w:jc w:val="left"/>
            </w:pPr>
            <w:r>
              <w:t xml:space="preserve"> Name of the</w:t>
            </w:r>
          </w:p>
          <w:p w14:paraId="02120F05" w14:textId="77777777" w:rsidR="00C923D8" w:rsidRDefault="009B6B2F">
            <w:pPr>
              <w:spacing w:before="240" w:after="240"/>
              <w:ind w:left="260"/>
              <w:jc w:val="center"/>
            </w:pPr>
            <w:r>
              <w:t>Surgeon/Doctor</w:t>
            </w:r>
          </w:p>
        </w:tc>
        <w:tc>
          <w:tcPr>
            <w:tcW w:w="1725" w:type="dxa"/>
            <w:tcBorders>
              <w:top w:val="single" w:sz="4" w:space="0" w:color="000000"/>
              <w:bottom w:val="single" w:sz="4" w:space="0" w:color="000000"/>
              <w:right w:val="single" w:sz="4" w:space="0" w:color="000000"/>
            </w:tcBorders>
          </w:tcPr>
          <w:p w14:paraId="09D6F030" w14:textId="77777777" w:rsidR="00C923D8" w:rsidRDefault="009B6B2F">
            <w:pPr>
              <w:spacing w:before="240" w:after="240" w:line="288" w:lineRule="auto"/>
              <w:jc w:val="left"/>
            </w:pPr>
            <w:r>
              <w:t xml:space="preserve">  Place/</w:t>
            </w:r>
          </w:p>
          <w:p w14:paraId="15C90BDA" w14:textId="77777777" w:rsidR="00C923D8" w:rsidRDefault="009B6B2F">
            <w:pPr>
              <w:spacing w:before="240" w:after="240" w:line="288" w:lineRule="auto"/>
              <w:jc w:val="left"/>
            </w:pPr>
            <w:r>
              <w:t xml:space="preserve">  location</w:t>
            </w:r>
          </w:p>
        </w:tc>
        <w:tc>
          <w:tcPr>
            <w:tcW w:w="2100" w:type="dxa"/>
            <w:tcBorders>
              <w:top w:val="single" w:sz="4" w:space="0" w:color="000000"/>
              <w:bottom w:val="single" w:sz="4" w:space="0" w:color="000000"/>
              <w:right w:val="single" w:sz="4" w:space="0" w:color="000000"/>
            </w:tcBorders>
          </w:tcPr>
          <w:p w14:paraId="5CD86D52" w14:textId="77777777" w:rsidR="00C923D8" w:rsidRDefault="009B6B2F">
            <w:pPr>
              <w:spacing w:before="240" w:after="240" w:line="288" w:lineRule="auto"/>
              <w:ind w:left="360"/>
              <w:jc w:val="left"/>
            </w:pPr>
            <w:r>
              <w:t>Phone</w:t>
            </w:r>
          </w:p>
          <w:p w14:paraId="75E6CA26" w14:textId="77777777" w:rsidR="00C923D8" w:rsidRDefault="009B6B2F">
            <w:pPr>
              <w:spacing w:before="240" w:after="240"/>
              <w:ind w:left="360"/>
              <w:jc w:val="left"/>
            </w:pPr>
            <w:r>
              <w:t>number</w:t>
            </w:r>
          </w:p>
        </w:tc>
      </w:tr>
      <w:tr w:rsidR="00C923D8" w14:paraId="42966228" w14:textId="77777777">
        <w:trPr>
          <w:trHeight w:val="270"/>
        </w:trPr>
        <w:tc>
          <w:tcPr>
            <w:tcW w:w="795" w:type="dxa"/>
            <w:tcBorders>
              <w:left w:val="single" w:sz="4" w:space="0" w:color="000000"/>
              <w:bottom w:val="single" w:sz="4" w:space="0" w:color="000000"/>
              <w:right w:val="single" w:sz="4" w:space="0" w:color="000000"/>
            </w:tcBorders>
          </w:tcPr>
          <w:p w14:paraId="6304BD9D" w14:textId="77777777" w:rsidR="00C923D8" w:rsidRDefault="009B6B2F">
            <w:pPr>
              <w:spacing w:before="240" w:after="240"/>
              <w:ind w:left="360"/>
              <w:jc w:val="left"/>
            </w:pPr>
            <w:r>
              <w:t>1</w:t>
            </w:r>
          </w:p>
        </w:tc>
        <w:tc>
          <w:tcPr>
            <w:tcW w:w="2353" w:type="dxa"/>
            <w:tcBorders>
              <w:bottom w:val="single" w:sz="4" w:space="0" w:color="000000"/>
              <w:right w:val="single" w:sz="4" w:space="0" w:color="000000"/>
            </w:tcBorders>
          </w:tcPr>
          <w:p w14:paraId="47EB0A66" w14:textId="77777777" w:rsidR="00C923D8" w:rsidRDefault="009B6B2F">
            <w:pPr>
              <w:spacing w:before="240" w:after="240" w:line="240" w:lineRule="auto"/>
              <w:ind w:left="260"/>
              <w:jc w:val="left"/>
            </w:pPr>
            <w:r>
              <w:t xml:space="preserve"> VETERINARY DISPENSARY</w:t>
            </w:r>
          </w:p>
        </w:tc>
        <w:tc>
          <w:tcPr>
            <w:tcW w:w="1966" w:type="dxa"/>
            <w:tcBorders>
              <w:bottom w:val="single" w:sz="4" w:space="0" w:color="000000"/>
              <w:right w:val="single" w:sz="4" w:space="0" w:color="000000"/>
            </w:tcBorders>
          </w:tcPr>
          <w:p w14:paraId="1EFAC725" w14:textId="77777777" w:rsidR="00C923D8" w:rsidRDefault="009B6B2F">
            <w:pPr>
              <w:spacing w:before="240" w:after="240" w:line="240" w:lineRule="auto"/>
              <w:ind w:left="260"/>
              <w:jc w:val="left"/>
            </w:pPr>
            <w:r>
              <w:t xml:space="preserve"> GINCY GEORGE</w:t>
            </w:r>
          </w:p>
        </w:tc>
        <w:tc>
          <w:tcPr>
            <w:tcW w:w="1725" w:type="dxa"/>
            <w:tcBorders>
              <w:bottom w:val="single" w:sz="4" w:space="0" w:color="000000"/>
              <w:right w:val="single" w:sz="4" w:space="0" w:color="000000"/>
            </w:tcBorders>
          </w:tcPr>
          <w:p w14:paraId="15B692FD" w14:textId="77777777" w:rsidR="00C923D8" w:rsidRDefault="009B6B2F">
            <w:pPr>
              <w:spacing w:before="240" w:after="240" w:line="240" w:lineRule="auto"/>
              <w:ind w:left="260"/>
              <w:jc w:val="left"/>
            </w:pPr>
            <w:r>
              <w:t xml:space="preserve"> VADAKKE ANJILIMOOD </w:t>
            </w:r>
          </w:p>
        </w:tc>
        <w:tc>
          <w:tcPr>
            <w:tcW w:w="2100" w:type="dxa"/>
            <w:tcBorders>
              <w:bottom w:val="single" w:sz="4" w:space="0" w:color="000000"/>
              <w:right w:val="single" w:sz="4" w:space="0" w:color="000000"/>
            </w:tcBorders>
          </w:tcPr>
          <w:p w14:paraId="18319E66" w14:textId="77777777" w:rsidR="00C923D8" w:rsidRDefault="009B6B2F">
            <w:pPr>
              <w:spacing w:before="240" w:after="240" w:line="240" w:lineRule="auto"/>
              <w:ind w:left="260"/>
              <w:jc w:val="left"/>
            </w:pPr>
            <w:r>
              <w:t xml:space="preserve"> 94461990527</w:t>
            </w:r>
          </w:p>
        </w:tc>
      </w:tr>
      <w:tr w:rsidR="00C923D8" w14:paraId="4D5FD9F2" w14:textId="77777777">
        <w:trPr>
          <w:trHeight w:val="270"/>
        </w:trPr>
        <w:tc>
          <w:tcPr>
            <w:tcW w:w="795" w:type="dxa"/>
            <w:tcBorders>
              <w:left w:val="single" w:sz="4" w:space="0" w:color="000000"/>
              <w:bottom w:val="single" w:sz="4" w:space="0" w:color="000000"/>
              <w:right w:val="single" w:sz="4" w:space="0" w:color="000000"/>
            </w:tcBorders>
          </w:tcPr>
          <w:p w14:paraId="1E406DBA" w14:textId="77777777" w:rsidR="00C923D8" w:rsidRDefault="009B6B2F">
            <w:pPr>
              <w:spacing w:before="240" w:after="240"/>
              <w:ind w:left="360"/>
              <w:jc w:val="left"/>
            </w:pPr>
            <w:r>
              <w:t>2</w:t>
            </w:r>
          </w:p>
        </w:tc>
        <w:tc>
          <w:tcPr>
            <w:tcW w:w="2353" w:type="dxa"/>
            <w:tcBorders>
              <w:bottom w:val="single" w:sz="4" w:space="0" w:color="000000"/>
              <w:right w:val="single" w:sz="4" w:space="0" w:color="000000"/>
            </w:tcBorders>
          </w:tcPr>
          <w:p w14:paraId="28BE4034" w14:textId="77777777" w:rsidR="00C923D8" w:rsidRDefault="009B6B2F">
            <w:pPr>
              <w:spacing w:before="240" w:after="240" w:line="240" w:lineRule="auto"/>
              <w:ind w:left="260"/>
              <w:jc w:val="left"/>
            </w:pPr>
            <w:r>
              <w:t xml:space="preserve"> VETERINARY SUB CENTRE</w:t>
            </w:r>
          </w:p>
        </w:tc>
        <w:tc>
          <w:tcPr>
            <w:tcW w:w="1966" w:type="dxa"/>
            <w:tcBorders>
              <w:bottom w:val="single" w:sz="4" w:space="0" w:color="000000"/>
              <w:right w:val="single" w:sz="4" w:space="0" w:color="000000"/>
            </w:tcBorders>
          </w:tcPr>
          <w:p w14:paraId="25B1D73F" w14:textId="77777777" w:rsidR="00C923D8" w:rsidRDefault="009B6B2F">
            <w:pPr>
              <w:spacing w:before="240" w:after="240" w:line="240" w:lineRule="auto"/>
              <w:ind w:left="260"/>
              <w:jc w:val="left"/>
            </w:pPr>
            <w:r>
              <w:t xml:space="preserve"> GINCY GEORGE</w:t>
            </w:r>
          </w:p>
        </w:tc>
        <w:tc>
          <w:tcPr>
            <w:tcW w:w="1725" w:type="dxa"/>
            <w:tcBorders>
              <w:bottom w:val="single" w:sz="4" w:space="0" w:color="000000"/>
              <w:right w:val="single" w:sz="4" w:space="0" w:color="000000"/>
            </w:tcBorders>
          </w:tcPr>
          <w:p w14:paraId="329B42E3" w14:textId="77777777" w:rsidR="00C923D8" w:rsidRDefault="009B6B2F">
            <w:pPr>
              <w:spacing w:before="240" w:after="240" w:line="240" w:lineRule="auto"/>
              <w:jc w:val="left"/>
            </w:pPr>
            <w:r>
              <w:t xml:space="preserve"> GOVINDAMUTTOM</w:t>
            </w:r>
          </w:p>
        </w:tc>
        <w:tc>
          <w:tcPr>
            <w:tcW w:w="2100" w:type="dxa"/>
            <w:tcBorders>
              <w:bottom w:val="single" w:sz="4" w:space="0" w:color="000000"/>
              <w:right w:val="single" w:sz="4" w:space="0" w:color="000000"/>
            </w:tcBorders>
          </w:tcPr>
          <w:p w14:paraId="0961BE62" w14:textId="77777777" w:rsidR="00C923D8" w:rsidRDefault="009B6B2F">
            <w:pPr>
              <w:spacing w:before="240" w:after="240" w:line="240" w:lineRule="auto"/>
              <w:ind w:left="260"/>
              <w:jc w:val="left"/>
            </w:pPr>
            <w:r>
              <w:t xml:space="preserve"> 94461990527</w:t>
            </w:r>
          </w:p>
          <w:p w14:paraId="05D166C2" w14:textId="77777777" w:rsidR="00C923D8" w:rsidRDefault="00C923D8">
            <w:pPr>
              <w:spacing w:before="240" w:after="240" w:line="240" w:lineRule="auto"/>
              <w:ind w:left="260"/>
              <w:jc w:val="left"/>
            </w:pPr>
          </w:p>
        </w:tc>
      </w:tr>
      <w:tr w:rsidR="00C923D8" w14:paraId="1DF157A3" w14:textId="77777777">
        <w:trPr>
          <w:trHeight w:val="270"/>
        </w:trPr>
        <w:tc>
          <w:tcPr>
            <w:tcW w:w="795" w:type="dxa"/>
            <w:tcBorders>
              <w:left w:val="single" w:sz="4" w:space="0" w:color="000000"/>
              <w:bottom w:val="single" w:sz="4" w:space="0" w:color="000000"/>
              <w:right w:val="single" w:sz="4" w:space="0" w:color="000000"/>
            </w:tcBorders>
          </w:tcPr>
          <w:p w14:paraId="7138FEF7" w14:textId="77777777" w:rsidR="00C923D8" w:rsidRDefault="009B6B2F">
            <w:pPr>
              <w:spacing w:before="240" w:after="240"/>
              <w:ind w:left="360"/>
              <w:jc w:val="left"/>
            </w:pPr>
            <w:r>
              <w:t>3</w:t>
            </w:r>
          </w:p>
        </w:tc>
        <w:tc>
          <w:tcPr>
            <w:tcW w:w="2353" w:type="dxa"/>
            <w:tcBorders>
              <w:bottom w:val="single" w:sz="4" w:space="0" w:color="000000"/>
              <w:right w:val="single" w:sz="4" w:space="0" w:color="000000"/>
            </w:tcBorders>
          </w:tcPr>
          <w:p w14:paraId="329A32B5" w14:textId="77777777" w:rsidR="00C923D8" w:rsidRDefault="009B6B2F">
            <w:pPr>
              <w:spacing w:before="240" w:after="240" w:line="240" w:lineRule="auto"/>
              <w:ind w:left="260"/>
              <w:jc w:val="left"/>
            </w:pPr>
            <w:r>
              <w:t xml:space="preserve"> </w:t>
            </w:r>
          </w:p>
        </w:tc>
        <w:tc>
          <w:tcPr>
            <w:tcW w:w="1966" w:type="dxa"/>
            <w:tcBorders>
              <w:bottom w:val="single" w:sz="4" w:space="0" w:color="000000"/>
              <w:right w:val="single" w:sz="4" w:space="0" w:color="000000"/>
            </w:tcBorders>
          </w:tcPr>
          <w:p w14:paraId="60980FA9" w14:textId="77777777" w:rsidR="00C923D8" w:rsidRDefault="009B6B2F">
            <w:pPr>
              <w:spacing w:before="240" w:after="240" w:line="240" w:lineRule="auto"/>
              <w:ind w:left="260"/>
              <w:jc w:val="left"/>
            </w:pPr>
            <w:r>
              <w:t xml:space="preserve"> </w:t>
            </w:r>
          </w:p>
        </w:tc>
        <w:tc>
          <w:tcPr>
            <w:tcW w:w="1725" w:type="dxa"/>
            <w:tcBorders>
              <w:bottom w:val="single" w:sz="4" w:space="0" w:color="000000"/>
              <w:right w:val="single" w:sz="4" w:space="0" w:color="000000"/>
            </w:tcBorders>
          </w:tcPr>
          <w:p w14:paraId="449DB24B" w14:textId="77777777" w:rsidR="00C923D8" w:rsidRDefault="009B6B2F">
            <w:pPr>
              <w:spacing w:before="240" w:after="240" w:line="240" w:lineRule="auto"/>
              <w:ind w:left="260"/>
              <w:jc w:val="left"/>
            </w:pPr>
            <w:r>
              <w:t xml:space="preserve"> </w:t>
            </w:r>
          </w:p>
        </w:tc>
        <w:tc>
          <w:tcPr>
            <w:tcW w:w="2100" w:type="dxa"/>
            <w:tcBorders>
              <w:bottom w:val="single" w:sz="4" w:space="0" w:color="000000"/>
              <w:right w:val="single" w:sz="4" w:space="0" w:color="000000"/>
            </w:tcBorders>
          </w:tcPr>
          <w:p w14:paraId="70CDB04C" w14:textId="77777777" w:rsidR="00C923D8" w:rsidRDefault="009B6B2F">
            <w:pPr>
              <w:spacing w:before="240" w:after="240" w:line="240" w:lineRule="auto"/>
              <w:ind w:left="260"/>
              <w:jc w:val="left"/>
            </w:pPr>
            <w:r>
              <w:t xml:space="preserve"> </w:t>
            </w:r>
          </w:p>
        </w:tc>
      </w:tr>
      <w:tr w:rsidR="00C923D8" w14:paraId="69E230DA" w14:textId="77777777">
        <w:trPr>
          <w:trHeight w:val="780"/>
        </w:trPr>
        <w:tc>
          <w:tcPr>
            <w:tcW w:w="795" w:type="dxa"/>
            <w:tcBorders>
              <w:left w:val="single" w:sz="4" w:space="0" w:color="000000"/>
              <w:bottom w:val="single" w:sz="4" w:space="0" w:color="000000"/>
              <w:right w:val="single" w:sz="4" w:space="0" w:color="000000"/>
            </w:tcBorders>
          </w:tcPr>
          <w:p w14:paraId="4EBBBDCA" w14:textId="77777777" w:rsidR="00C923D8" w:rsidRDefault="009B6B2F">
            <w:pPr>
              <w:spacing w:before="240" w:after="240" w:line="240" w:lineRule="auto"/>
              <w:ind w:left="260"/>
              <w:jc w:val="left"/>
            </w:pPr>
            <w:r>
              <w:t xml:space="preserve"> </w:t>
            </w:r>
          </w:p>
        </w:tc>
        <w:tc>
          <w:tcPr>
            <w:tcW w:w="2353" w:type="dxa"/>
            <w:tcBorders>
              <w:bottom w:val="single" w:sz="4" w:space="0" w:color="000000"/>
              <w:right w:val="single" w:sz="4" w:space="0" w:color="000000"/>
            </w:tcBorders>
          </w:tcPr>
          <w:p w14:paraId="136CC35B" w14:textId="77777777" w:rsidR="00C923D8" w:rsidRDefault="009B6B2F">
            <w:pPr>
              <w:spacing w:before="240" w:after="240" w:line="288" w:lineRule="auto"/>
              <w:ind w:left="360"/>
              <w:jc w:val="left"/>
            </w:pPr>
            <w:r>
              <w:t>Name of the shelter</w:t>
            </w:r>
          </w:p>
        </w:tc>
        <w:tc>
          <w:tcPr>
            <w:tcW w:w="1966" w:type="dxa"/>
            <w:tcBorders>
              <w:bottom w:val="single" w:sz="4" w:space="0" w:color="000000"/>
              <w:right w:val="single" w:sz="4" w:space="0" w:color="000000"/>
            </w:tcBorders>
          </w:tcPr>
          <w:p w14:paraId="4E8F2CC9" w14:textId="77777777" w:rsidR="00C923D8" w:rsidRDefault="009B6B2F">
            <w:pPr>
              <w:spacing w:before="240" w:after="240" w:line="288" w:lineRule="auto"/>
              <w:ind w:left="480"/>
              <w:jc w:val="left"/>
            </w:pPr>
            <w:r>
              <w:t>Name of the Manager</w:t>
            </w:r>
          </w:p>
        </w:tc>
        <w:tc>
          <w:tcPr>
            <w:tcW w:w="1725" w:type="dxa"/>
            <w:tcBorders>
              <w:bottom w:val="single" w:sz="4" w:space="0" w:color="000000"/>
              <w:right w:val="single" w:sz="4" w:space="0" w:color="000000"/>
            </w:tcBorders>
          </w:tcPr>
          <w:p w14:paraId="65B5F3BC" w14:textId="77777777" w:rsidR="00C923D8" w:rsidRDefault="009B6B2F">
            <w:pPr>
              <w:spacing w:before="240" w:after="240" w:line="288" w:lineRule="auto"/>
              <w:ind w:left="360"/>
              <w:jc w:val="left"/>
            </w:pPr>
            <w:r>
              <w:t>Place/location</w:t>
            </w:r>
          </w:p>
        </w:tc>
        <w:tc>
          <w:tcPr>
            <w:tcW w:w="2100" w:type="dxa"/>
            <w:tcBorders>
              <w:bottom w:val="single" w:sz="4" w:space="0" w:color="000000"/>
              <w:right w:val="single" w:sz="4" w:space="0" w:color="000000"/>
            </w:tcBorders>
          </w:tcPr>
          <w:p w14:paraId="10544F89" w14:textId="77777777" w:rsidR="00C923D8" w:rsidRDefault="009B6B2F">
            <w:pPr>
              <w:spacing w:before="240" w:after="240" w:line="288" w:lineRule="auto"/>
              <w:ind w:left="360"/>
              <w:jc w:val="left"/>
            </w:pPr>
            <w:r>
              <w:t>Phone</w:t>
            </w:r>
          </w:p>
          <w:p w14:paraId="0D7C0540" w14:textId="77777777" w:rsidR="00C923D8" w:rsidRDefault="009B6B2F">
            <w:pPr>
              <w:spacing w:before="240" w:after="240" w:line="278" w:lineRule="auto"/>
              <w:ind w:left="360"/>
              <w:jc w:val="left"/>
            </w:pPr>
            <w:r>
              <w:t>number</w:t>
            </w:r>
          </w:p>
        </w:tc>
      </w:tr>
      <w:tr w:rsidR="00C923D8" w14:paraId="6DEC88F7" w14:textId="77777777">
        <w:trPr>
          <w:trHeight w:val="270"/>
        </w:trPr>
        <w:tc>
          <w:tcPr>
            <w:tcW w:w="795" w:type="dxa"/>
            <w:tcBorders>
              <w:left w:val="single" w:sz="4" w:space="0" w:color="000000"/>
              <w:bottom w:val="single" w:sz="4" w:space="0" w:color="000000"/>
              <w:right w:val="single" w:sz="4" w:space="0" w:color="000000"/>
            </w:tcBorders>
          </w:tcPr>
          <w:p w14:paraId="25791BC6" w14:textId="77777777" w:rsidR="00C923D8" w:rsidRDefault="009B6B2F">
            <w:pPr>
              <w:spacing w:before="240" w:after="240"/>
              <w:ind w:left="360"/>
              <w:jc w:val="left"/>
            </w:pPr>
            <w:r>
              <w:t>4.</w:t>
            </w:r>
          </w:p>
        </w:tc>
        <w:tc>
          <w:tcPr>
            <w:tcW w:w="2353" w:type="dxa"/>
            <w:tcBorders>
              <w:bottom w:val="single" w:sz="4" w:space="0" w:color="000000"/>
              <w:right w:val="single" w:sz="4" w:space="0" w:color="000000"/>
            </w:tcBorders>
          </w:tcPr>
          <w:p w14:paraId="322B4915" w14:textId="77777777" w:rsidR="00C923D8" w:rsidRDefault="009B6B2F">
            <w:pPr>
              <w:spacing w:before="240" w:after="240" w:line="240" w:lineRule="auto"/>
              <w:ind w:left="260"/>
              <w:jc w:val="left"/>
            </w:pPr>
            <w:r>
              <w:t xml:space="preserve"> CMS LP SCHOOL </w:t>
            </w:r>
          </w:p>
        </w:tc>
        <w:tc>
          <w:tcPr>
            <w:tcW w:w="1966" w:type="dxa"/>
            <w:tcBorders>
              <w:bottom w:val="single" w:sz="4" w:space="0" w:color="000000"/>
              <w:right w:val="single" w:sz="4" w:space="0" w:color="000000"/>
            </w:tcBorders>
          </w:tcPr>
          <w:p w14:paraId="419F6F6A" w14:textId="77777777" w:rsidR="00C923D8" w:rsidRDefault="009B6B2F">
            <w:pPr>
              <w:spacing w:before="240" w:after="240" w:line="240" w:lineRule="auto"/>
              <w:ind w:left="260"/>
              <w:jc w:val="left"/>
            </w:pPr>
            <w:r>
              <w:t xml:space="preserve"> HM </w:t>
            </w:r>
          </w:p>
        </w:tc>
        <w:tc>
          <w:tcPr>
            <w:tcW w:w="1725" w:type="dxa"/>
            <w:tcBorders>
              <w:bottom w:val="single" w:sz="4" w:space="0" w:color="000000"/>
              <w:right w:val="single" w:sz="4" w:space="0" w:color="000000"/>
            </w:tcBorders>
          </w:tcPr>
          <w:p w14:paraId="1C82059C" w14:textId="77777777" w:rsidR="00C923D8" w:rsidRDefault="009B6B2F">
            <w:pPr>
              <w:spacing w:before="240" w:after="240" w:line="240" w:lineRule="auto"/>
              <w:ind w:left="260"/>
              <w:jc w:val="left"/>
            </w:pPr>
            <w:r>
              <w:t xml:space="preserve"> PUTHUPPALLY </w:t>
            </w:r>
          </w:p>
        </w:tc>
        <w:tc>
          <w:tcPr>
            <w:tcW w:w="2100" w:type="dxa"/>
            <w:tcBorders>
              <w:bottom w:val="single" w:sz="4" w:space="0" w:color="000000"/>
              <w:right w:val="single" w:sz="4" w:space="0" w:color="000000"/>
            </w:tcBorders>
          </w:tcPr>
          <w:p w14:paraId="431DEBD1" w14:textId="77777777" w:rsidR="00C923D8" w:rsidRDefault="009B6B2F">
            <w:pPr>
              <w:spacing w:before="240" w:after="240" w:line="240" w:lineRule="auto"/>
              <w:ind w:left="260"/>
              <w:jc w:val="left"/>
            </w:pPr>
            <w:r>
              <w:t xml:space="preserve"> 04792443068</w:t>
            </w:r>
          </w:p>
        </w:tc>
      </w:tr>
    </w:tbl>
    <w:p w14:paraId="264F55FB" w14:textId="77777777" w:rsidR="00C923D8" w:rsidRDefault="009B6B2F">
      <w:pPr>
        <w:spacing w:before="240" w:after="240" w:line="240" w:lineRule="auto"/>
        <w:jc w:val="left"/>
      </w:pPr>
      <w:r>
        <w:rPr>
          <w:b/>
          <w:bCs/>
        </w:rPr>
        <w:t xml:space="preserve"> </w:t>
      </w:r>
    </w:p>
    <w:p w14:paraId="4CA2478A" w14:textId="77777777" w:rsidR="00C923D8" w:rsidRDefault="009B6B2F">
      <w:pPr>
        <w:pStyle w:val="Heading3"/>
        <w:numPr>
          <w:ilvl w:val="2"/>
          <w:numId w:val="1"/>
        </w:numPr>
        <w:tabs>
          <w:tab w:val="left" w:pos="0"/>
        </w:tabs>
        <w:spacing w:before="0" w:after="200"/>
        <w:ind w:right="1120"/>
        <w:jc w:val="left"/>
      </w:pPr>
      <w:bookmarkStart w:id="139" w:name="_y7jnuapgt9g" w:colFirst="0" w:colLast="0"/>
      <w:bookmarkEnd w:id="139"/>
      <w:r>
        <w:t>1.6. Helpline numbers</w:t>
      </w:r>
    </w:p>
    <w:tbl>
      <w:tblPr>
        <w:tblStyle w:val="afff7"/>
        <w:tblW w:w="86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5"/>
        <w:gridCol w:w="4290"/>
      </w:tblGrid>
      <w:tr w:rsidR="00C923D8" w14:paraId="297AB71C" w14:textId="77777777">
        <w:trPr>
          <w:trHeight w:val="270"/>
        </w:trPr>
        <w:tc>
          <w:tcPr>
            <w:tcW w:w="4335" w:type="dxa"/>
            <w:tcBorders>
              <w:top w:val="single" w:sz="4" w:space="0" w:color="000000"/>
              <w:left w:val="single" w:sz="4" w:space="0" w:color="000000"/>
              <w:bottom w:val="single" w:sz="4" w:space="0" w:color="000000"/>
              <w:right w:val="single" w:sz="4" w:space="0" w:color="000000"/>
            </w:tcBorders>
          </w:tcPr>
          <w:p w14:paraId="089F4C4F" w14:textId="77777777" w:rsidR="00C923D8" w:rsidRDefault="009B6B2F">
            <w:pPr>
              <w:ind w:left="260"/>
              <w:jc w:val="center"/>
            </w:pPr>
            <w:r>
              <w:rPr>
                <w:b/>
                <w:bCs/>
              </w:rPr>
              <w:t>Helpline</w:t>
            </w:r>
          </w:p>
        </w:tc>
        <w:tc>
          <w:tcPr>
            <w:tcW w:w="4290" w:type="dxa"/>
            <w:tcBorders>
              <w:top w:val="single" w:sz="4" w:space="0" w:color="000000"/>
              <w:bottom w:val="single" w:sz="4" w:space="0" w:color="000000"/>
              <w:right w:val="single" w:sz="4" w:space="0" w:color="000000"/>
            </w:tcBorders>
          </w:tcPr>
          <w:p w14:paraId="623F17A3" w14:textId="77777777" w:rsidR="00C923D8" w:rsidRDefault="009B6B2F">
            <w:pPr>
              <w:ind w:left="260"/>
              <w:jc w:val="center"/>
            </w:pPr>
            <w:r>
              <w:rPr>
                <w:b/>
                <w:bCs/>
              </w:rPr>
              <w:t>Phone number</w:t>
            </w:r>
          </w:p>
        </w:tc>
      </w:tr>
      <w:tr w:rsidR="00C923D8" w14:paraId="4C7B5EDA" w14:textId="77777777">
        <w:trPr>
          <w:trHeight w:val="270"/>
        </w:trPr>
        <w:tc>
          <w:tcPr>
            <w:tcW w:w="4335" w:type="dxa"/>
            <w:tcBorders>
              <w:left w:val="single" w:sz="4" w:space="0" w:color="000000"/>
              <w:bottom w:val="single" w:sz="4" w:space="0" w:color="000000"/>
              <w:right w:val="single" w:sz="4" w:space="0" w:color="000000"/>
            </w:tcBorders>
          </w:tcPr>
          <w:p w14:paraId="63CF806A" w14:textId="77777777" w:rsidR="00C923D8" w:rsidRDefault="009B6B2F">
            <w:pPr>
              <w:spacing w:before="240" w:after="240"/>
              <w:ind w:left="260"/>
              <w:jc w:val="left"/>
            </w:pPr>
            <w:r>
              <w:t>Police</w:t>
            </w:r>
          </w:p>
        </w:tc>
        <w:tc>
          <w:tcPr>
            <w:tcW w:w="4290" w:type="dxa"/>
            <w:tcBorders>
              <w:bottom w:val="single" w:sz="4" w:space="0" w:color="000000"/>
              <w:right w:val="single" w:sz="4" w:space="0" w:color="000000"/>
            </w:tcBorders>
          </w:tcPr>
          <w:p w14:paraId="2A7E5B25" w14:textId="77777777" w:rsidR="00C923D8" w:rsidRDefault="009B6B2F">
            <w:pPr>
              <w:spacing w:before="240" w:after="240" w:line="240" w:lineRule="auto"/>
              <w:ind w:left="260"/>
              <w:jc w:val="left"/>
            </w:pPr>
            <w:r>
              <w:t xml:space="preserve"> 100</w:t>
            </w:r>
          </w:p>
        </w:tc>
      </w:tr>
      <w:tr w:rsidR="00C923D8" w14:paraId="4F852704" w14:textId="77777777">
        <w:trPr>
          <w:trHeight w:val="270"/>
        </w:trPr>
        <w:tc>
          <w:tcPr>
            <w:tcW w:w="4335" w:type="dxa"/>
            <w:tcBorders>
              <w:left w:val="single" w:sz="4" w:space="0" w:color="000000"/>
              <w:bottom w:val="single" w:sz="4" w:space="0" w:color="000000"/>
              <w:right w:val="single" w:sz="4" w:space="0" w:color="000000"/>
            </w:tcBorders>
          </w:tcPr>
          <w:p w14:paraId="33F2A4D1" w14:textId="77777777" w:rsidR="00C923D8" w:rsidRDefault="009B6B2F">
            <w:pPr>
              <w:spacing w:before="240" w:after="240"/>
              <w:ind w:left="260"/>
              <w:jc w:val="left"/>
            </w:pPr>
            <w:r>
              <w:lastRenderedPageBreak/>
              <w:t>Fire and Rescue</w:t>
            </w:r>
          </w:p>
        </w:tc>
        <w:tc>
          <w:tcPr>
            <w:tcW w:w="4290" w:type="dxa"/>
            <w:tcBorders>
              <w:bottom w:val="single" w:sz="4" w:space="0" w:color="000000"/>
              <w:right w:val="single" w:sz="4" w:space="0" w:color="000000"/>
            </w:tcBorders>
          </w:tcPr>
          <w:p w14:paraId="7EA9B4AC" w14:textId="77777777" w:rsidR="00C923D8" w:rsidRDefault="009B6B2F">
            <w:pPr>
              <w:spacing w:before="240" w:after="240" w:line="240" w:lineRule="auto"/>
              <w:ind w:left="260"/>
              <w:jc w:val="left"/>
            </w:pPr>
            <w:r>
              <w:t xml:space="preserve"> 101</w:t>
            </w:r>
          </w:p>
        </w:tc>
      </w:tr>
      <w:tr w:rsidR="00C923D8" w14:paraId="17220AE3" w14:textId="77777777">
        <w:trPr>
          <w:trHeight w:val="270"/>
        </w:trPr>
        <w:tc>
          <w:tcPr>
            <w:tcW w:w="4335" w:type="dxa"/>
            <w:tcBorders>
              <w:left w:val="single" w:sz="4" w:space="0" w:color="000000"/>
              <w:bottom w:val="single" w:sz="4" w:space="0" w:color="000000"/>
              <w:right w:val="single" w:sz="4" w:space="0" w:color="000000"/>
            </w:tcBorders>
          </w:tcPr>
          <w:p w14:paraId="42369A19" w14:textId="77777777" w:rsidR="00C923D8" w:rsidRDefault="009B6B2F">
            <w:pPr>
              <w:ind w:left="260"/>
              <w:jc w:val="left"/>
            </w:pPr>
            <w:r>
              <w:t>Child Line</w:t>
            </w:r>
          </w:p>
        </w:tc>
        <w:tc>
          <w:tcPr>
            <w:tcW w:w="4290" w:type="dxa"/>
            <w:tcBorders>
              <w:bottom w:val="single" w:sz="4" w:space="0" w:color="000000"/>
              <w:right w:val="single" w:sz="4" w:space="0" w:color="000000"/>
            </w:tcBorders>
          </w:tcPr>
          <w:p w14:paraId="43C27C29" w14:textId="77777777" w:rsidR="00C923D8" w:rsidRDefault="009B6B2F">
            <w:pPr>
              <w:spacing w:before="240" w:after="240" w:line="240" w:lineRule="auto"/>
              <w:ind w:left="260"/>
              <w:jc w:val="left"/>
            </w:pPr>
            <w:r>
              <w:t xml:space="preserve"> 1098</w:t>
            </w:r>
          </w:p>
        </w:tc>
      </w:tr>
      <w:tr w:rsidR="00C923D8" w14:paraId="11C6F1AE" w14:textId="77777777">
        <w:trPr>
          <w:trHeight w:val="270"/>
        </w:trPr>
        <w:tc>
          <w:tcPr>
            <w:tcW w:w="4335" w:type="dxa"/>
            <w:tcBorders>
              <w:left w:val="single" w:sz="4" w:space="0" w:color="000000"/>
              <w:bottom w:val="single" w:sz="4" w:space="0" w:color="000000"/>
              <w:right w:val="single" w:sz="4" w:space="0" w:color="000000"/>
            </w:tcBorders>
          </w:tcPr>
          <w:p w14:paraId="10085FB7" w14:textId="77777777" w:rsidR="00C923D8" w:rsidRDefault="009B6B2F">
            <w:pPr>
              <w:ind w:left="260"/>
              <w:jc w:val="left"/>
            </w:pPr>
            <w:r>
              <w:t>Crime stopper</w:t>
            </w:r>
          </w:p>
        </w:tc>
        <w:tc>
          <w:tcPr>
            <w:tcW w:w="4290" w:type="dxa"/>
            <w:tcBorders>
              <w:bottom w:val="single" w:sz="4" w:space="0" w:color="000000"/>
              <w:right w:val="single" w:sz="4" w:space="0" w:color="000000"/>
            </w:tcBorders>
          </w:tcPr>
          <w:p w14:paraId="2C4C9A44" w14:textId="77777777" w:rsidR="00C923D8" w:rsidRDefault="009B6B2F">
            <w:pPr>
              <w:spacing w:before="240" w:after="240" w:line="240" w:lineRule="auto"/>
              <w:ind w:left="260"/>
              <w:jc w:val="left"/>
            </w:pPr>
            <w:r>
              <w:t xml:space="preserve"> 1091</w:t>
            </w:r>
          </w:p>
        </w:tc>
      </w:tr>
      <w:tr w:rsidR="00C923D8" w14:paraId="70B454E9" w14:textId="77777777">
        <w:trPr>
          <w:trHeight w:val="270"/>
        </w:trPr>
        <w:tc>
          <w:tcPr>
            <w:tcW w:w="4335" w:type="dxa"/>
            <w:tcBorders>
              <w:left w:val="single" w:sz="4" w:space="0" w:color="000000"/>
              <w:bottom w:val="single" w:sz="4" w:space="0" w:color="000000"/>
              <w:right w:val="single" w:sz="4" w:space="0" w:color="000000"/>
            </w:tcBorders>
          </w:tcPr>
          <w:p w14:paraId="183264EC" w14:textId="77777777" w:rsidR="00C923D8" w:rsidRDefault="009B6B2F">
            <w:pPr>
              <w:ind w:left="260"/>
              <w:jc w:val="left"/>
            </w:pPr>
            <w:r>
              <w:t>Railway enquiry</w:t>
            </w:r>
          </w:p>
        </w:tc>
        <w:tc>
          <w:tcPr>
            <w:tcW w:w="4290" w:type="dxa"/>
            <w:tcBorders>
              <w:bottom w:val="single" w:sz="4" w:space="0" w:color="000000"/>
              <w:right w:val="single" w:sz="4" w:space="0" w:color="000000"/>
            </w:tcBorders>
          </w:tcPr>
          <w:p w14:paraId="60567ADD" w14:textId="77777777" w:rsidR="00C923D8" w:rsidRDefault="009B6B2F">
            <w:pPr>
              <w:spacing w:before="240" w:after="240" w:line="240" w:lineRule="auto"/>
              <w:ind w:left="260"/>
              <w:jc w:val="left"/>
            </w:pPr>
            <w:r>
              <w:t xml:space="preserve"> 139</w:t>
            </w:r>
          </w:p>
        </w:tc>
      </w:tr>
      <w:tr w:rsidR="00C923D8" w14:paraId="56EE8B2A" w14:textId="77777777">
        <w:trPr>
          <w:trHeight w:val="270"/>
        </w:trPr>
        <w:tc>
          <w:tcPr>
            <w:tcW w:w="4335" w:type="dxa"/>
            <w:tcBorders>
              <w:left w:val="single" w:sz="4" w:space="0" w:color="000000"/>
              <w:bottom w:val="single" w:sz="4" w:space="0" w:color="000000"/>
              <w:right w:val="single" w:sz="4" w:space="0" w:color="000000"/>
            </w:tcBorders>
          </w:tcPr>
          <w:p w14:paraId="512A6CAC" w14:textId="77777777" w:rsidR="00C923D8" w:rsidRDefault="009B6B2F">
            <w:pPr>
              <w:ind w:left="260"/>
              <w:jc w:val="left"/>
            </w:pPr>
            <w:r>
              <w:t>Ham Radio Operator</w:t>
            </w:r>
          </w:p>
        </w:tc>
        <w:tc>
          <w:tcPr>
            <w:tcW w:w="4290" w:type="dxa"/>
            <w:tcBorders>
              <w:bottom w:val="single" w:sz="4" w:space="0" w:color="000000"/>
              <w:right w:val="single" w:sz="4" w:space="0" w:color="000000"/>
            </w:tcBorders>
          </w:tcPr>
          <w:p w14:paraId="6397F067" w14:textId="77777777" w:rsidR="00C923D8" w:rsidRDefault="009B6B2F">
            <w:pPr>
              <w:spacing w:before="240" w:after="240" w:line="240" w:lineRule="auto"/>
              <w:ind w:left="260"/>
              <w:jc w:val="left"/>
            </w:pPr>
            <w:r>
              <w:t xml:space="preserve"> -</w:t>
            </w:r>
          </w:p>
        </w:tc>
      </w:tr>
      <w:tr w:rsidR="00C923D8" w14:paraId="75360A59" w14:textId="77777777">
        <w:trPr>
          <w:trHeight w:val="270"/>
        </w:trPr>
        <w:tc>
          <w:tcPr>
            <w:tcW w:w="4335" w:type="dxa"/>
            <w:tcBorders>
              <w:left w:val="single" w:sz="4" w:space="0" w:color="000000"/>
              <w:bottom w:val="single" w:sz="4" w:space="0" w:color="000000"/>
              <w:right w:val="single" w:sz="4" w:space="0" w:color="000000"/>
            </w:tcBorders>
          </w:tcPr>
          <w:p w14:paraId="185DABBE" w14:textId="77777777" w:rsidR="00C923D8" w:rsidRDefault="009B6B2F">
            <w:pPr>
              <w:ind w:left="260"/>
              <w:jc w:val="left"/>
            </w:pPr>
            <w:r>
              <w:t>Chemical factories</w:t>
            </w:r>
          </w:p>
        </w:tc>
        <w:tc>
          <w:tcPr>
            <w:tcW w:w="4290" w:type="dxa"/>
            <w:tcBorders>
              <w:bottom w:val="single" w:sz="4" w:space="0" w:color="000000"/>
              <w:right w:val="single" w:sz="4" w:space="0" w:color="000000"/>
            </w:tcBorders>
          </w:tcPr>
          <w:p w14:paraId="5C925790" w14:textId="77777777" w:rsidR="00C923D8" w:rsidRDefault="009B6B2F">
            <w:pPr>
              <w:spacing w:before="240" w:after="240" w:line="240" w:lineRule="auto"/>
              <w:ind w:left="260"/>
              <w:jc w:val="left"/>
            </w:pPr>
            <w:r>
              <w:t xml:space="preserve"> -</w:t>
            </w:r>
          </w:p>
        </w:tc>
      </w:tr>
      <w:tr w:rsidR="00C923D8" w14:paraId="6B51A458" w14:textId="77777777">
        <w:trPr>
          <w:trHeight w:val="270"/>
        </w:trPr>
        <w:tc>
          <w:tcPr>
            <w:tcW w:w="4335" w:type="dxa"/>
            <w:tcBorders>
              <w:left w:val="single" w:sz="4" w:space="0" w:color="000000"/>
              <w:bottom w:val="single" w:sz="4" w:space="0" w:color="000000"/>
              <w:right w:val="single" w:sz="4" w:space="0" w:color="000000"/>
            </w:tcBorders>
          </w:tcPr>
          <w:p w14:paraId="3537ECC6" w14:textId="77777777" w:rsidR="00C923D8" w:rsidRDefault="009B6B2F">
            <w:pPr>
              <w:ind w:left="260"/>
              <w:jc w:val="left"/>
            </w:pPr>
            <w:r>
              <w:t>Blood Banks</w:t>
            </w:r>
          </w:p>
        </w:tc>
        <w:tc>
          <w:tcPr>
            <w:tcW w:w="4290" w:type="dxa"/>
            <w:tcBorders>
              <w:bottom w:val="single" w:sz="4" w:space="0" w:color="000000"/>
              <w:right w:val="single" w:sz="4" w:space="0" w:color="000000"/>
            </w:tcBorders>
          </w:tcPr>
          <w:p w14:paraId="3D8325E5" w14:textId="77777777" w:rsidR="00C923D8" w:rsidRDefault="009B6B2F">
            <w:pPr>
              <w:spacing w:before="240" w:after="240" w:line="240" w:lineRule="auto"/>
              <w:ind w:left="260"/>
              <w:jc w:val="left"/>
            </w:pPr>
            <w:r>
              <w:t xml:space="preserve"> PARUMALA-04792312266</w:t>
            </w:r>
          </w:p>
        </w:tc>
      </w:tr>
      <w:tr w:rsidR="00C923D8" w14:paraId="195D2E23" w14:textId="77777777">
        <w:trPr>
          <w:trHeight w:val="270"/>
        </w:trPr>
        <w:tc>
          <w:tcPr>
            <w:tcW w:w="4335" w:type="dxa"/>
            <w:tcBorders>
              <w:left w:val="single" w:sz="4" w:space="0" w:color="000000"/>
              <w:bottom w:val="single" w:sz="4" w:space="0" w:color="000000"/>
              <w:right w:val="single" w:sz="4" w:space="0" w:color="000000"/>
            </w:tcBorders>
          </w:tcPr>
          <w:p w14:paraId="361AC239" w14:textId="77777777" w:rsidR="00C923D8" w:rsidRDefault="00C923D8">
            <w:pPr>
              <w:ind w:left="260"/>
              <w:jc w:val="center"/>
            </w:pPr>
          </w:p>
        </w:tc>
        <w:tc>
          <w:tcPr>
            <w:tcW w:w="4290" w:type="dxa"/>
            <w:tcBorders>
              <w:bottom w:val="single" w:sz="4" w:space="0" w:color="000000"/>
              <w:right w:val="single" w:sz="4" w:space="0" w:color="000000"/>
            </w:tcBorders>
          </w:tcPr>
          <w:p w14:paraId="3B99E118" w14:textId="77777777" w:rsidR="00C923D8" w:rsidRDefault="009B6B2F">
            <w:pPr>
              <w:spacing w:before="240" w:after="240" w:line="240" w:lineRule="auto"/>
              <w:ind w:left="260"/>
              <w:jc w:val="left"/>
            </w:pPr>
            <w:r>
              <w:t xml:space="preserve"> CHITRA HOSPITAL-04734252865</w:t>
            </w:r>
          </w:p>
        </w:tc>
      </w:tr>
      <w:tr w:rsidR="00C923D8" w14:paraId="4A59ED8A" w14:textId="77777777">
        <w:trPr>
          <w:trHeight w:val="270"/>
        </w:trPr>
        <w:tc>
          <w:tcPr>
            <w:tcW w:w="4335" w:type="dxa"/>
            <w:tcBorders>
              <w:left w:val="single" w:sz="4" w:space="0" w:color="000000"/>
              <w:bottom w:val="single" w:sz="4" w:space="0" w:color="000000"/>
              <w:right w:val="single" w:sz="4" w:space="0" w:color="000000"/>
            </w:tcBorders>
          </w:tcPr>
          <w:p w14:paraId="26BFB515" w14:textId="77777777" w:rsidR="00C923D8" w:rsidRDefault="00C923D8">
            <w:pPr>
              <w:ind w:left="260"/>
              <w:jc w:val="center"/>
            </w:pPr>
          </w:p>
        </w:tc>
        <w:tc>
          <w:tcPr>
            <w:tcW w:w="4290" w:type="dxa"/>
            <w:tcBorders>
              <w:bottom w:val="single" w:sz="4" w:space="0" w:color="000000"/>
              <w:right w:val="single" w:sz="4" w:space="0" w:color="000000"/>
            </w:tcBorders>
          </w:tcPr>
          <w:p w14:paraId="23929B3B" w14:textId="77777777" w:rsidR="00C923D8" w:rsidRDefault="009B6B2F">
            <w:pPr>
              <w:spacing w:before="240" w:after="240" w:line="240" w:lineRule="auto"/>
              <w:ind w:left="260"/>
              <w:jc w:val="left"/>
            </w:pPr>
            <w:r>
              <w:t>GOVT TD MEDICAL COLLEGE-04772282015</w:t>
            </w:r>
          </w:p>
        </w:tc>
      </w:tr>
      <w:tr w:rsidR="00C923D8" w14:paraId="4C3C98AB" w14:textId="77777777">
        <w:trPr>
          <w:trHeight w:val="270"/>
        </w:trPr>
        <w:tc>
          <w:tcPr>
            <w:tcW w:w="4335" w:type="dxa"/>
            <w:tcBorders>
              <w:left w:val="single" w:sz="4" w:space="0" w:color="000000"/>
              <w:bottom w:val="single" w:sz="4" w:space="0" w:color="000000"/>
              <w:right w:val="single" w:sz="4" w:space="0" w:color="000000"/>
            </w:tcBorders>
          </w:tcPr>
          <w:p w14:paraId="4C9B3F78" w14:textId="77777777" w:rsidR="00C923D8" w:rsidRDefault="009B6B2F">
            <w:pPr>
              <w:ind w:left="260"/>
              <w:jc w:val="center"/>
            </w:pPr>
            <w:r>
              <w:t>Ambulance Service</w:t>
            </w:r>
          </w:p>
        </w:tc>
        <w:tc>
          <w:tcPr>
            <w:tcW w:w="4290" w:type="dxa"/>
            <w:tcBorders>
              <w:bottom w:val="single" w:sz="4" w:space="0" w:color="000000"/>
              <w:right w:val="single" w:sz="4" w:space="0" w:color="000000"/>
            </w:tcBorders>
          </w:tcPr>
          <w:p w14:paraId="7ADEB116" w14:textId="77777777" w:rsidR="00C923D8" w:rsidRDefault="009B6B2F">
            <w:pPr>
              <w:spacing w:before="240" w:after="240" w:line="240" w:lineRule="auto"/>
              <w:ind w:left="260"/>
              <w:jc w:val="left"/>
            </w:pPr>
            <w:r>
              <w:t xml:space="preserve"> THQH KAYAMKULAM-04792447274</w:t>
            </w:r>
          </w:p>
        </w:tc>
      </w:tr>
      <w:tr w:rsidR="00C923D8" w14:paraId="302B1829" w14:textId="77777777">
        <w:trPr>
          <w:trHeight w:val="525"/>
        </w:trPr>
        <w:tc>
          <w:tcPr>
            <w:tcW w:w="4335" w:type="dxa"/>
            <w:tcBorders>
              <w:left w:val="single" w:sz="4" w:space="0" w:color="000000"/>
              <w:bottom w:val="single" w:sz="4" w:space="0" w:color="000000"/>
              <w:right w:val="single" w:sz="4" w:space="0" w:color="000000"/>
            </w:tcBorders>
          </w:tcPr>
          <w:p w14:paraId="4BB9C5BE" w14:textId="77777777" w:rsidR="00C923D8" w:rsidRDefault="009B6B2F">
            <w:pPr>
              <w:ind w:left="260"/>
              <w:jc w:val="center"/>
            </w:pPr>
            <w:r>
              <w:t>Mortuary service including mobile mortuaries</w:t>
            </w:r>
          </w:p>
        </w:tc>
        <w:tc>
          <w:tcPr>
            <w:tcW w:w="4290" w:type="dxa"/>
            <w:tcBorders>
              <w:bottom w:val="single" w:sz="4" w:space="0" w:color="000000"/>
              <w:right w:val="single" w:sz="4" w:space="0" w:color="000000"/>
            </w:tcBorders>
          </w:tcPr>
          <w:p w14:paraId="30E3D9E6" w14:textId="77777777" w:rsidR="00C923D8" w:rsidRDefault="009B6B2F">
            <w:pPr>
              <w:spacing w:before="240" w:after="240" w:line="240" w:lineRule="auto"/>
              <w:ind w:left="260"/>
              <w:jc w:val="left"/>
            </w:pPr>
            <w:r>
              <w:t xml:space="preserve"> J J HOSPITAL 04792443196</w:t>
            </w:r>
          </w:p>
        </w:tc>
      </w:tr>
      <w:tr w:rsidR="00C923D8" w14:paraId="6B9F5D0C" w14:textId="77777777">
        <w:trPr>
          <w:trHeight w:val="270"/>
        </w:trPr>
        <w:tc>
          <w:tcPr>
            <w:tcW w:w="4335" w:type="dxa"/>
            <w:tcBorders>
              <w:left w:val="single" w:sz="4" w:space="0" w:color="000000"/>
              <w:bottom w:val="single" w:sz="4" w:space="0" w:color="000000"/>
              <w:right w:val="single" w:sz="4" w:space="0" w:color="000000"/>
            </w:tcBorders>
          </w:tcPr>
          <w:p w14:paraId="004A9AF0" w14:textId="77777777" w:rsidR="00C923D8" w:rsidRDefault="00C923D8">
            <w:pPr>
              <w:ind w:left="260"/>
              <w:jc w:val="left"/>
            </w:pPr>
          </w:p>
        </w:tc>
        <w:tc>
          <w:tcPr>
            <w:tcW w:w="4290" w:type="dxa"/>
            <w:tcBorders>
              <w:bottom w:val="single" w:sz="4" w:space="0" w:color="000000"/>
              <w:right w:val="single" w:sz="4" w:space="0" w:color="000000"/>
            </w:tcBorders>
          </w:tcPr>
          <w:p w14:paraId="4926ABF3" w14:textId="77777777" w:rsidR="00C923D8" w:rsidRDefault="009B6B2F">
            <w:pPr>
              <w:spacing w:before="240" w:after="240" w:line="240" w:lineRule="auto"/>
              <w:ind w:left="260"/>
              <w:jc w:val="left"/>
            </w:pPr>
            <w:r>
              <w:t xml:space="preserve">THQH KAYAMKULAM- 04792447274 </w:t>
            </w:r>
          </w:p>
        </w:tc>
      </w:tr>
    </w:tbl>
    <w:p w14:paraId="5BC1806E" w14:textId="77777777" w:rsidR="00C923D8" w:rsidRDefault="00C923D8">
      <w:pPr>
        <w:jc w:val="left"/>
      </w:pPr>
    </w:p>
    <w:p w14:paraId="2968EB88" w14:textId="77777777" w:rsidR="00C923D8" w:rsidRDefault="00C923D8">
      <w:pPr>
        <w:jc w:val="left"/>
        <w:rPr>
          <w:sz w:val="38"/>
          <w:szCs w:val="38"/>
        </w:rPr>
      </w:pPr>
    </w:p>
    <w:p w14:paraId="392085A4" w14:textId="77777777" w:rsidR="00C923D8" w:rsidRDefault="00C923D8">
      <w:pPr>
        <w:jc w:val="left"/>
        <w:rPr>
          <w:sz w:val="38"/>
          <w:szCs w:val="38"/>
        </w:rPr>
      </w:pPr>
    </w:p>
    <w:p w14:paraId="2FB3B820" w14:textId="77777777" w:rsidR="00C923D8" w:rsidRDefault="00C923D8">
      <w:pPr>
        <w:jc w:val="left"/>
        <w:rPr>
          <w:sz w:val="38"/>
          <w:szCs w:val="38"/>
        </w:rPr>
      </w:pPr>
    </w:p>
    <w:p w14:paraId="1CAB6B69" w14:textId="77777777" w:rsidR="00C923D8" w:rsidRDefault="009B6B2F">
      <w:pPr>
        <w:pStyle w:val="Heading3"/>
        <w:numPr>
          <w:ilvl w:val="2"/>
          <w:numId w:val="1"/>
        </w:numPr>
        <w:tabs>
          <w:tab w:val="left" w:pos="0"/>
        </w:tabs>
        <w:jc w:val="left"/>
      </w:pPr>
      <w:bookmarkStart w:id="140" w:name="_oo4ztpntv4k" w:colFirst="0" w:colLast="0"/>
      <w:bookmarkEnd w:id="140"/>
      <w:r>
        <w:t>1.7. Public and Private Schools Contact details</w:t>
      </w:r>
    </w:p>
    <w:p w14:paraId="77444F11" w14:textId="77777777" w:rsidR="00C923D8" w:rsidRDefault="00C923D8">
      <w:pPr>
        <w:jc w:val="left"/>
      </w:pPr>
    </w:p>
    <w:tbl>
      <w:tblPr>
        <w:tblStyle w:val="afff8"/>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4740"/>
        <w:gridCol w:w="3000"/>
      </w:tblGrid>
      <w:tr w:rsidR="00C923D8" w14:paraId="2DDF83B9" w14:textId="77777777">
        <w:trPr>
          <w:trHeight w:val="765"/>
        </w:trPr>
        <w:tc>
          <w:tcPr>
            <w:tcW w:w="1155" w:type="dxa"/>
            <w:tcBorders>
              <w:top w:val="single" w:sz="4" w:space="0" w:color="000000"/>
              <w:left w:val="single" w:sz="4" w:space="0" w:color="000000"/>
              <w:bottom w:val="single" w:sz="4" w:space="0" w:color="000000"/>
              <w:right w:val="single" w:sz="4" w:space="0" w:color="000000"/>
            </w:tcBorders>
          </w:tcPr>
          <w:p w14:paraId="129A3AA9" w14:textId="77777777" w:rsidR="00C923D8" w:rsidRDefault="009B6B2F">
            <w:pPr>
              <w:spacing w:before="240"/>
              <w:jc w:val="left"/>
            </w:pPr>
            <w:r>
              <w:t xml:space="preserve">    S.No</w:t>
            </w:r>
          </w:p>
        </w:tc>
        <w:tc>
          <w:tcPr>
            <w:tcW w:w="4740" w:type="dxa"/>
            <w:tcBorders>
              <w:top w:val="single" w:sz="4" w:space="0" w:color="000000"/>
              <w:bottom w:val="single" w:sz="4" w:space="0" w:color="000000"/>
              <w:right w:val="single" w:sz="4" w:space="0" w:color="000000"/>
            </w:tcBorders>
          </w:tcPr>
          <w:p w14:paraId="41C9260F" w14:textId="77777777" w:rsidR="00C923D8" w:rsidRDefault="009B6B2F">
            <w:pPr>
              <w:spacing w:before="240"/>
              <w:jc w:val="left"/>
            </w:pPr>
            <w:r>
              <w:t>Name of School</w:t>
            </w:r>
          </w:p>
        </w:tc>
        <w:tc>
          <w:tcPr>
            <w:tcW w:w="3000" w:type="dxa"/>
            <w:tcBorders>
              <w:top w:val="single" w:sz="4" w:space="0" w:color="000000"/>
              <w:bottom w:val="single" w:sz="4" w:space="0" w:color="000000"/>
              <w:right w:val="single" w:sz="4" w:space="0" w:color="000000"/>
            </w:tcBorders>
          </w:tcPr>
          <w:p w14:paraId="5CC5DDEC" w14:textId="77777777" w:rsidR="00C923D8" w:rsidRDefault="009B6B2F">
            <w:pPr>
              <w:spacing w:before="240"/>
              <w:jc w:val="left"/>
            </w:pPr>
            <w:r>
              <w:t>Phone number</w:t>
            </w:r>
          </w:p>
        </w:tc>
      </w:tr>
      <w:tr w:rsidR="00C923D8" w14:paraId="3ACDA114" w14:textId="77777777">
        <w:trPr>
          <w:trHeight w:val="285"/>
        </w:trPr>
        <w:tc>
          <w:tcPr>
            <w:tcW w:w="1155" w:type="dxa"/>
            <w:tcBorders>
              <w:left w:val="single" w:sz="4" w:space="0" w:color="000000"/>
              <w:bottom w:val="single" w:sz="4" w:space="0" w:color="000000"/>
              <w:right w:val="single" w:sz="4" w:space="0" w:color="000000"/>
            </w:tcBorders>
          </w:tcPr>
          <w:p w14:paraId="72CD13A4" w14:textId="77777777" w:rsidR="00C923D8" w:rsidRDefault="009B6B2F">
            <w:pPr>
              <w:spacing w:before="240"/>
              <w:jc w:val="left"/>
            </w:pPr>
            <w:r>
              <w:lastRenderedPageBreak/>
              <w:t xml:space="preserve"> 1</w:t>
            </w:r>
          </w:p>
        </w:tc>
        <w:tc>
          <w:tcPr>
            <w:tcW w:w="4740" w:type="dxa"/>
            <w:tcBorders>
              <w:bottom w:val="single" w:sz="4" w:space="0" w:color="000000"/>
              <w:right w:val="single" w:sz="4" w:space="0" w:color="000000"/>
            </w:tcBorders>
          </w:tcPr>
          <w:p w14:paraId="407766B3" w14:textId="77777777" w:rsidR="00C923D8" w:rsidRDefault="009B6B2F">
            <w:pPr>
              <w:spacing w:before="240"/>
              <w:jc w:val="left"/>
            </w:pPr>
            <w:r>
              <w:t xml:space="preserve"> GOVT SRV LPS PUTHUPPALLY NORTH</w:t>
            </w:r>
          </w:p>
        </w:tc>
        <w:tc>
          <w:tcPr>
            <w:tcW w:w="3000" w:type="dxa"/>
            <w:tcBorders>
              <w:bottom w:val="single" w:sz="4" w:space="0" w:color="000000"/>
              <w:right w:val="single" w:sz="4" w:space="0" w:color="000000"/>
            </w:tcBorders>
          </w:tcPr>
          <w:p w14:paraId="3FABBF10" w14:textId="77777777" w:rsidR="00C923D8" w:rsidRDefault="009B6B2F">
            <w:pPr>
              <w:spacing w:before="240"/>
              <w:jc w:val="left"/>
            </w:pPr>
            <w:r>
              <w:t xml:space="preserve"> 9496231610</w:t>
            </w:r>
          </w:p>
        </w:tc>
      </w:tr>
      <w:tr w:rsidR="00C923D8" w14:paraId="23D59F4A" w14:textId="77777777">
        <w:trPr>
          <w:trHeight w:val="285"/>
        </w:trPr>
        <w:tc>
          <w:tcPr>
            <w:tcW w:w="1155" w:type="dxa"/>
            <w:tcBorders>
              <w:left w:val="single" w:sz="4" w:space="0" w:color="000000"/>
              <w:bottom w:val="single" w:sz="4" w:space="0" w:color="000000"/>
              <w:right w:val="single" w:sz="4" w:space="0" w:color="000000"/>
            </w:tcBorders>
          </w:tcPr>
          <w:p w14:paraId="7DA9550D" w14:textId="77777777" w:rsidR="00C923D8" w:rsidRDefault="009B6B2F">
            <w:pPr>
              <w:spacing w:before="240"/>
              <w:jc w:val="left"/>
            </w:pPr>
            <w:r>
              <w:t xml:space="preserve"> 2</w:t>
            </w:r>
          </w:p>
        </w:tc>
        <w:tc>
          <w:tcPr>
            <w:tcW w:w="4740" w:type="dxa"/>
            <w:tcBorders>
              <w:bottom w:val="single" w:sz="4" w:space="0" w:color="000000"/>
              <w:right w:val="single" w:sz="4" w:space="0" w:color="000000"/>
            </w:tcBorders>
          </w:tcPr>
          <w:p w14:paraId="6430DD4A" w14:textId="77777777" w:rsidR="00C923D8" w:rsidRDefault="009B6B2F">
            <w:pPr>
              <w:spacing w:before="240"/>
              <w:jc w:val="left"/>
            </w:pPr>
            <w:r>
              <w:t xml:space="preserve"> GOVT LPS PUTHUPPALLY </w:t>
            </w:r>
          </w:p>
        </w:tc>
        <w:tc>
          <w:tcPr>
            <w:tcW w:w="3000" w:type="dxa"/>
            <w:tcBorders>
              <w:bottom w:val="single" w:sz="4" w:space="0" w:color="000000"/>
              <w:right w:val="single" w:sz="4" w:space="0" w:color="000000"/>
            </w:tcBorders>
          </w:tcPr>
          <w:p w14:paraId="41A64C9B" w14:textId="77777777" w:rsidR="00C923D8" w:rsidRDefault="009B6B2F">
            <w:pPr>
              <w:spacing w:before="240"/>
              <w:jc w:val="left"/>
            </w:pPr>
            <w:r>
              <w:t xml:space="preserve"> 9400879807</w:t>
            </w:r>
          </w:p>
        </w:tc>
      </w:tr>
      <w:tr w:rsidR="00C923D8" w14:paraId="300B1DC6" w14:textId="77777777">
        <w:trPr>
          <w:trHeight w:val="285"/>
        </w:trPr>
        <w:tc>
          <w:tcPr>
            <w:tcW w:w="1155" w:type="dxa"/>
            <w:tcBorders>
              <w:left w:val="single" w:sz="4" w:space="0" w:color="000000"/>
              <w:bottom w:val="single" w:sz="4" w:space="0" w:color="000000"/>
              <w:right w:val="single" w:sz="4" w:space="0" w:color="000000"/>
            </w:tcBorders>
          </w:tcPr>
          <w:p w14:paraId="554CB093" w14:textId="77777777" w:rsidR="00C923D8" w:rsidRDefault="009B6B2F">
            <w:pPr>
              <w:spacing w:before="240"/>
              <w:jc w:val="left"/>
            </w:pPr>
            <w:r>
              <w:t xml:space="preserve"> 3</w:t>
            </w:r>
          </w:p>
        </w:tc>
        <w:tc>
          <w:tcPr>
            <w:tcW w:w="4740" w:type="dxa"/>
            <w:tcBorders>
              <w:bottom w:val="single" w:sz="4" w:space="0" w:color="000000"/>
              <w:right w:val="single" w:sz="4" w:space="0" w:color="000000"/>
            </w:tcBorders>
          </w:tcPr>
          <w:p w14:paraId="7A1ED74F" w14:textId="77777777" w:rsidR="00C923D8" w:rsidRDefault="009B6B2F">
            <w:pPr>
              <w:spacing w:before="240"/>
              <w:jc w:val="left"/>
            </w:pPr>
            <w:r>
              <w:t xml:space="preserve"> GOVT UPS PUTHUPPALLY </w:t>
            </w:r>
          </w:p>
        </w:tc>
        <w:tc>
          <w:tcPr>
            <w:tcW w:w="3000" w:type="dxa"/>
            <w:tcBorders>
              <w:bottom w:val="single" w:sz="4" w:space="0" w:color="000000"/>
              <w:right w:val="single" w:sz="4" w:space="0" w:color="000000"/>
            </w:tcBorders>
          </w:tcPr>
          <w:p w14:paraId="0C36DEB9" w14:textId="77777777" w:rsidR="00C923D8" w:rsidRDefault="009B6B2F">
            <w:pPr>
              <w:spacing w:before="240"/>
              <w:jc w:val="left"/>
            </w:pPr>
            <w:r>
              <w:t xml:space="preserve"> 8547231548</w:t>
            </w:r>
          </w:p>
        </w:tc>
      </w:tr>
      <w:tr w:rsidR="00C923D8" w14:paraId="383F7B2E" w14:textId="77777777">
        <w:trPr>
          <w:trHeight w:val="285"/>
        </w:trPr>
        <w:tc>
          <w:tcPr>
            <w:tcW w:w="1155" w:type="dxa"/>
            <w:tcBorders>
              <w:left w:val="single" w:sz="4" w:space="0" w:color="000000"/>
              <w:bottom w:val="single" w:sz="4" w:space="0" w:color="000000"/>
              <w:right w:val="single" w:sz="4" w:space="0" w:color="000000"/>
            </w:tcBorders>
          </w:tcPr>
          <w:p w14:paraId="3582021B" w14:textId="77777777" w:rsidR="00C923D8" w:rsidRDefault="009B6B2F">
            <w:pPr>
              <w:spacing w:before="240"/>
              <w:jc w:val="left"/>
            </w:pPr>
            <w:r>
              <w:t xml:space="preserve"> 4</w:t>
            </w:r>
          </w:p>
        </w:tc>
        <w:tc>
          <w:tcPr>
            <w:tcW w:w="4740" w:type="dxa"/>
            <w:tcBorders>
              <w:bottom w:val="single" w:sz="4" w:space="0" w:color="000000"/>
              <w:right w:val="single" w:sz="4" w:space="0" w:color="000000"/>
            </w:tcBorders>
          </w:tcPr>
          <w:p w14:paraId="5797A318" w14:textId="77777777" w:rsidR="00C923D8" w:rsidRDefault="009B6B2F">
            <w:pPr>
              <w:spacing w:before="240"/>
              <w:jc w:val="left"/>
            </w:pPr>
            <w:r>
              <w:t xml:space="preserve"> KNM GOVT UPS PUTHUPPALLY </w:t>
            </w:r>
          </w:p>
        </w:tc>
        <w:tc>
          <w:tcPr>
            <w:tcW w:w="3000" w:type="dxa"/>
            <w:tcBorders>
              <w:bottom w:val="single" w:sz="4" w:space="0" w:color="000000"/>
              <w:right w:val="single" w:sz="4" w:space="0" w:color="000000"/>
            </w:tcBorders>
          </w:tcPr>
          <w:p w14:paraId="6F58AF06" w14:textId="77777777" w:rsidR="00C923D8" w:rsidRDefault="009B6B2F">
            <w:pPr>
              <w:spacing w:before="240"/>
              <w:jc w:val="left"/>
            </w:pPr>
            <w:r>
              <w:t xml:space="preserve"> 9747039858</w:t>
            </w:r>
          </w:p>
        </w:tc>
      </w:tr>
      <w:tr w:rsidR="00C923D8" w14:paraId="45A31681" w14:textId="77777777">
        <w:trPr>
          <w:trHeight w:val="285"/>
        </w:trPr>
        <w:tc>
          <w:tcPr>
            <w:tcW w:w="1155" w:type="dxa"/>
            <w:tcBorders>
              <w:left w:val="single" w:sz="4" w:space="0" w:color="000000"/>
              <w:bottom w:val="single" w:sz="4" w:space="0" w:color="000000"/>
              <w:right w:val="single" w:sz="4" w:space="0" w:color="000000"/>
            </w:tcBorders>
          </w:tcPr>
          <w:p w14:paraId="7665733E" w14:textId="77777777" w:rsidR="00C923D8" w:rsidRDefault="009B6B2F">
            <w:pPr>
              <w:spacing w:before="240"/>
              <w:jc w:val="left"/>
            </w:pPr>
            <w:r>
              <w:t xml:space="preserve"> 5</w:t>
            </w:r>
          </w:p>
        </w:tc>
        <w:tc>
          <w:tcPr>
            <w:tcW w:w="4740" w:type="dxa"/>
            <w:tcBorders>
              <w:bottom w:val="single" w:sz="4" w:space="0" w:color="000000"/>
              <w:right w:val="single" w:sz="4" w:space="0" w:color="000000"/>
            </w:tcBorders>
          </w:tcPr>
          <w:p w14:paraId="2D030211" w14:textId="77777777" w:rsidR="00C923D8" w:rsidRDefault="009B6B2F">
            <w:pPr>
              <w:spacing w:before="240"/>
              <w:jc w:val="left"/>
            </w:pPr>
            <w:r>
              <w:t xml:space="preserve"> CHULOOR UPS PUTHUPPALLY </w:t>
            </w:r>
          </w:p>
        </w:tc>
        <w:tc>
          <w:tcPr>
            <w:tcW w:w="3000" w:type="dxa"/>
            <w:tcBorders>
              <w:bottom w:val="single" w:sz="4" w:space="0" w:color="000000"/>
              <w:right w:val="single" w:sz="4" w:space="0" w:color="000000"/>
            </w:tcBorders>
          </w:tcPr>
          <w:p w14:paraId="6773196B" w14:textId="77777777" w:rsidR="00C923D8" w:rsidRDefault="009B6B2F">
            <w:pPr>
              <w:spacing w:before="240"/>
              <w:jc w:val="left"/>
            </w:pPr>
            <w:r>
              <w:t xml:space="preserve"> 9995654611</w:t>
            </w:r>
          </w:p>
        </w:tc>
      </w:tr>
      <w:tr w:rsidR="00C923D8" w14:paraId="120488F2" w14:textId="77777777">
        <w:trPr>
          <w:trHeight w:val="285"/>
        </w:trPr>
        <w:tc>
          <w:tcPr>
            <w:tcW w:w="1155" w:type="dxa"/>
            <w:tcBorders>
              <w:left w:val="single" w:sz="4" w:space="0" w:color="000000"/>
              <w:bottom w:val="single" w:sz="4" w:space="0" w:color="000000"/>
              <w:right w:val="single" w:sz="4" w:space="0" w:color="000000"/>
            </w:tcBorders>
          </w:tcPr>
          <w:p w14:paraId="1CA33DA3" w14:textId="77777777" w:rsidR="00C923D8" w:rsidRDefault="009B6B2F">
            <w:pPr>
              <w:spacing w:before="240"/>
              <w:jc w:val="left"/>
            </w:pPr>
            <w:r>
              <w:t>6</w:t>
            </w:r>
          </w:p>
        </w:tc>
        <w:tc>
          <w:tcPr>
            <w:tcW w:w="4740" w:type="dxa"/>
            <w:tcBorders>
              <w:bottom w:val="single" w:sz="4" w:space="0" w:color="000000"/>
              <w:right w:val="single" w:sz="4" w:space="0" w:color="000000"/>
            </w:tcBorders>
          </w:tcPr>
          <w:p w14:paraId="3D8069D6" w14:textId="77777777" w:rsidR="00C923D8" w:rsidRDefault="009B6B2F">
            <w:pPr>
              <w:spacing w:before="240"/>
              <w:jc w:val="left"/>
            </w:pPr>
            <w:r>
              <w:t xml:space="preserve">CMS LP SCHOOL </w:t>
            </w:r>
          </w:p>
        </w:tc>
        <w:tc>
          <w:tcPr>
            <w:tcW w:w="3000" w:type="dxa"/>
            <w:tcBorders>
              <w:bottom w:val="single" w:sz="4" w:space="0" w:color="000000"/>
              <w:right w:val="single" w:sz="4" w:space="0" w:color="000000"/>
            </w:tcBorders>
          </w:tcPr>
          <w:p w14:paraId="0269057F" w14:textId="77777777" w:rsidR="00C923D8" w:rsidRDefault="009B6B2F">
            <w:pPr>
              <w:spacing w:before="240"/>
              <w:jc w:val="left"/>
            </w:pPr>
            <w:r>
              <w:t>9747764807</w:t>
            </w:r>
          </w:p>
        </w:tc>
      </w:tr>
      <w:tr w:rsidR="00C923D8" w14:paraId="3E66093A" w14:textId="77777777">
        <w:trPr>
          <w:trHeight w:val="285"/>
        </w:trPr>
        <w:tc>
          <w:tcPr>
            <w:tcW w:w="1155" w:type="dxa"/>
            <w:tcBorders>
              <w:left w:val="single" w:sz="4" w:space="0" w:color="000000"/>
              <w:bottom w:val="single" w:sz="4" w:space="0" w:color="000000"/>
              <w:right w:val="single" w:sz="4" w:space="0" w:color="000000"/>
            </w:tcBorders>
          </w:tcPr>
          <w:p w14:paraId="53065B0C" w14:textId="77777777" w:rsidR="00C923D8" w:rsidRDefault="009B6B2F">
            <w:pPr>
              <w:spacing w:before="240"/>
              <w:jc w:val="left"/>
            </w:pPr>
            <w:r>
              <w:t>7</w:t>
            </w:r>
          </w:p>
        </w:tc>
        <w:tc>
          <w:tcPr>
            <w:tcW w:w="4740" w:type="dxa"/>
            <w:tcBorders>
              <w:bottom w:val="single" w:sz="4" w:space="0" w:color="000000"/>
              <w:right w:val="single" w:sz="4" w:space="0" w:color="000000"/>
            </w:tcBorders>
          </w:tcPr>
          <w:p w14:paraId="35DFAF81" w14:textId="77777777" w:rsidR="00C923D8" w:rsidRDefault="009B6B2F">
            <w:pPr>
              <w:spacing w:before="240"/>
              <w:jc w:val="left"/>
            </w:pPr>
            <w:r>
              <w:t xml:space="preserve">RVSM HS PRAYAR </w:t>
            </w:r>
          </w:p>
        </w:tc>
        <w:tc>
          <w:tcPr>
            <w:tcW w:w="3000" w:type="dxa"/>
            <w:tcBorders>
              <w:bottom w:val="single" w:sz="4" w:space="0" w:color="000000"/>
              <w:right w:val="single" w:sz="4" w:space="0" w:color="000000"/>
            </w:tcBorders>
          </w:tcPr>
          <w:p w14:paraId="615CC107" w14:textId="77777777" w:rsidR="00C923D8" w:rsidRDefault="009B6B2F">
            <w:pPr>
              <w:spacing w:before="240"/>
              <w:jc w:val="left"/>
            </w:pPr>
            <w:r>
              <w:t>9446150722</w:t>
            </w:r>
          </w:p>
        </w:tc>
      </w:tr>
      <w:tr w:rsidR="00C923D8" w14:paraId="6F3DFE5B" w14:textId="77777777">
        <w:trPr>
          <w:trHeight w:val="285"/>
        </w:trPr>
        <w:tc>
          <w:tcPr>
            <w:tcW w:w="1155" w:type="dxa"/>
            <w:tcBorders>
              <w:left w:val="single" w:sz="4" w:space="0" w:color="000000"/>
              <w:bottom w:val="single" w:sz="4" w:space="0" w:color="000000"/>
              <w:right w:val="single" w:sz="4" w:space="0" w:color="000000"/>
            </w:tcBorders>
          </w:tcPr>
          <w:p w14:paraId="6B7CCE2F" w14:textId="77777777" w:rsidR="00C923D8" w:rsidRDefault="009B6B2F">
            <w:pPr>
              <w:spacing w:before="240"/>
              <w:jc w:val="left"/>
            </w:pPr>
            <w:r>
              <w:t>8</w:t>
            </w:r>
          </w:p>
        </w:tc>
        <w:tc>
          <w:tcPr>
            <w:tcW w:w="4740" w:type="dxa"/>
            <w:tcBorders>
              <w:bottom w:val="single" w:sz="4" w:space="0" w:color="000000"/>
              <w:right w:val="single" w:sz="4" w:space="0" w:color="000000"/>
            </w:tcBorders>
          </w:tcPr>
          <w:p w14:paraId="2DFED24B" w14:textId="77777777" w:rsidR="00C923D8" w:rsidRDefault="009B6B2F">
            <w:pPr>
              <w:spacing w:before="240"/>
              <w:jc w:val="left"/>
            </w:pPr>
            <w:r>
              <w:t>RVSM HSS PRAYAR</w:t>
            </w:r>
          </w:p>
        </w:tc>
        <w:tc>
          <w:tcPr>
            <w:tcW w:w="3000" w:type="dxa"/>
            <w:tcBorders>
              <w:bottom w:val="single" w:sz="4" w:space="0" w:color="000000"/>
              <w:right w:val="single" w:sz="4" w:space="0" w:color="000000"/>
            </w:tcBorders>
          </w:tcPr>
          <w:p w14:paraId="23D64C68" w14:textId="77777777" w:rsidR="00C923D8" w:rsidRDefault="009B6B2F">
            <w:pPr>
              <w:spacing w:before="240"/>
              <w:jc w:val="left"/>
            </w:pPr>
            <w:r>
              <w:t>8547714197</w:t>
            </w:r>
          </w:p>
        </w:tc>
      </w:tr>
      <w:tr w:rsidR="00C923D8" w14:paraId="6D1A4615" w14:textId="77777777">
        <w:trPr>
          <w:trHeight w:val="285"/>
        </w:trPr>
        <w:tc>
          <w:tcPr>
            <w:tcW w:w="1155" w:type="dxa"/>
            <w:tcBorders>
              <w:left w:val="single" w:sz="4" w:space="0" w:color="000000"/>
              <w:bottom w:val="single" w:sz="4" w:space="0" w:color="000000"/>
              <w:right w:val="single" w:sz="4" w:space="0" w:color="000000"/>
            </w:tcBorders>
          </w:tcPr>
          <w:p w14:paraId="3853DB53" w14:textId="77777777" w:rsidR="00C923D8" w:rsidRDefault="009B6B2F">
            <w:pPr>
              <w:spacing w:before="240"/>
              <w:jc w:val="left"/>
            </w:pPr>
            <w:r>
              <w:t>9</w:t>
            </w:r>
          </w:p>
        </w:tc>
        <w:tc>
          <w:tcPr>
            <w:tcW w:w="4740" w:type="dxa"/>
            <w:tcBorders>
              <w:bottom w:val="single" w:sz="4" w:space="0" w:color="000000"/>
              <w:right w:val="single" w:sz="4" w:space="0" w:color="000000"/>
            </w:tcBorders>
          </w:tcPr>
          <w:p w14:paraId="0411D925" w14:textId="77777777" w:rsidR="00C923D8" w:rsidRDefault="009B6B2F">
            <w:pPr>
              <w:spacing w:before="240"/>
              <w:jc w:val="left"/>
            </w:pPr>
            <w:r>
              <w:t>CMS HS UTHUPPLLY</w:t>
            </w:r>
          </w:p>
        </w:tc>
        <w:tc>
          <w:tcPr>
            <w:tcW w:w="3000" w:type="dxa"/>
            <w:tcBorders>
              <w:bottom w:val="single" w:sz="4" w:space="0" w:color="000000"/>
              <w:right w:val="single" w:sz="4" w:space="0" w:color="000000"/>
            </w:tcBorders>
          </w:tcPr>
          <w:p w14:paraId="3BC419B0" w14:textId="77777777" w:rsidR="00C923D8" w:rsidRDefault="009B6B2F">
            <w:pPr>
              <w:spacing w:before="240"/>
              <w:jc w:val="left"/>
            </w:pPr>
            <w:r>
              <w:t>9447431188</w:t>
            </w:r>
          </w:p>
        </w:tc>
      </w:tr>
      <w:tr w:rsidR="00C923D8" w14:paraId="088BED25" w14:textId="77777777">
        <w:trPr>
          <w:trHeight w:val="285"/>
        </w:trPr>
        <w:tc>
          <w:tcPr>
            <w:tcW w:w="1155" w:type="dxa"/>
            <w:tcBorders>
              <w:top w:val="single" w:sz="4" w:space="0" w:color="000000"/>
              <w:left w:val="single" w:sz="4" w:space="0" w:color="000000"/>
              <w:bottom w:val="single" w:sz="4" w:space="0" w:color="000000"/>
              <w:right w:val="single" w:sz="4" w:space="0" w:color="000000"/>
            </w:tcBorders>
          </w:tcPr>
          <w:p w14:paraId="23FF88F8" w14:textId="77777777" w:rsidR="00C923D8" w:rsidRDefault="009B6B2F">
            <w:pPr>
              <w:spacing w:before="240"/>
              <w:jc w:val="left"/>
            </w:pPr>
            <w:r>
              <w:t>10</w:t>
            </w:r>
          </w:p>
        </w:tc>
        <w:tc>
          <w:tcPr>
            <w:tcW w:w="4740" w:type="dxa"/>
            <w:tcBorders>
              <w:top w:val="single" w:sz="4" w:space="0" w:color="000000"/>
              <w:bottom w:val="single" w:sz="4" w:space="0" w:color="000000"/>
              <w:right w:val="single" w:sz="4" w:space="0" w:color="000000"/>
            </w:tcBorders>
          </w:tcPr>
          <w:p w14:paraId="1D3656F5" w14:textId="77777777" w:rsidR="00C923D8" w:rsidRDefault="009B6B2F">
            <w:pPr>
              <w:spacing w:before="240"/>
              <w:jc w:val="left"/>
            </w:pPr>
            <w:r>
              <w:t>S N PUBLIC SCHOOL</w:t>
            </w:r>
          </w:p>
        </w:tc>
        <w:tc>
          <w:tcPr>
            <w:tcW w:w="3000" w:type="dxa"/>
            <w:tcBorders>
              <w:top w:val="single" w:sz="4" w:space="0" w:color="000000"/>
              <w:bottom w:val="single" w:sz="4" w:space="0" w:color="000000"/>
              <w:right w:val="single" w:sz="4" w:space="0" w:color="000000"/>
            </w:tcBorders>
          </w:tcPr>
          <w:p w14:paraId="48B2A5B5" w14:textId="77777777" w:rsidR="00C923D8" w:rsidRDefault="009B6B2F">
            <w:pPr>
              <w:spacing w:before="240"/>
              <w:jc w:val="left"/>
            </w:pPr>
            <w:r>
              <w:t>9562934760</w:t>
            </w:r>
          </w:p>
        </w:tc>
      </w:tr>
    </w:tbl>
    <w:p w14:paraId="7B15567D" w14:textId="77777777" w:rsidR="00C923D8" w:rsidRDefault="00C923D8">
      <w:pPr>
        <w:jc w:val="left"/>
      </w:pPr>
    </w:p>
    <w:p w14:paraId="7CA4067F" w14:textId="77777777" w:rsidR="00C923D8" w:rsidRDefault="00C923D8">
      <w:pPr>
        <w:jc w:val="left"/>
      </w:pPr>
    </w:p>
    <w:p w14:paraId="3B9A378A" w14:textId="77777777" w:rsidR="00C923D8" w:rsidRDefault="00C923D8">
      <w:pPr>
        <w:pStyle w:val="Heading3"/>
        <w:numPr>
          <w:ilvl w:val="2"/>
          <w:numId w:val="1"/>
        </w:numPr>
        <w:tabs>
          <w:tab w:val="left" w:pos="0"/>
        </w:tabs>
        <w:jc w:val="left"/>
      </w:pPr>
      <w:bookmarkStart w:id="141" w:name="_bmps6xkxp7dv" w:colFirst="0" w:colLast="0"/>
      <w:bookmarkEnd w:id="141"/>
    </w:p>
    <w:p w14:paraId="26517749" w14:textId="77777777" w:rsidR="00C923D8" w:rsidRDefault="00C923D8">
      <w:pPr>
        <w:pStyle w:val="Heading3"/>
        <w:numPr>
          <w:ilvl w:val="2"/>
          <w:numId w:val="1"/>
        </w:numPr>
        <w:tabs>
          <w:tab w:val="left" w:pos="0"/>
        </w:tabs>
        <w:jc w:val="left"/>
      </w:pPr>
      <w:bookmarkStart w:id="142" w:name="_aylp4cybby9p" w:colFirst="0" w:colLast="0"/>
      <w:bookmarkEnd w:id="142"/>
    </w:p>
    <w:p w14:paraId="1E59F04E" w14:textId="77777777" w:rsidR="00C923D8" w:rsidRDefault="009B6B2F">
      <w:pPr>
        <w:pStyle w:val="Heading3"/>
        <w:numPr>
          <w:ilvl w:val="2"/>
          <w:numId w:val="1"/>
        </w:numPr>
        <w:tabs>
          <w:tab w:val="left" w:pos="0"/>
        </w:tabs>
        <w:jc w:val="left"/>
      </w:pPr>
      <w:bookmarkStart w:id="143" w:name="_noow5zuw78ph" w:colFirst="0" w:colLast="0"/>
      <w:bookmarkEnd w:id="143"/>
      <w:r>
        <w:t>1.8. Public and Private Colleges Contact details</w:t>
      </w:r>
    </w:p>
    <w:p w14:paraId="7B64B06E" w14:textId="77777777" w:rsidR="00C923D8" w:rsidRDefault="00C923D8">
      <w:pPr>
        <w:jc w:val="left"/>
      </w:pPr>
    </w:p>
    <w:p w14:paraId="60D172D5" w14:textId="77777777" w:rsidR="00C923D8" w:rsidRDefault="00C923D8">
      <w:pPr>
        <w:jc w:val="left"/>
      </w:pPr>
    </w:p>
    <w:tbl>
      <w:tblPr>
        <w:tblStyle w:val="afff9"/>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4"/>
        <w:gridCol w:w="2970"/>
        <w:gridCol w:w="3001"/>
      </w:tblGrid>
      <w:tr w:rsidR="00C923D8" w14:paraId="45FD62D4" w14:textId="77777777">
        <w:trPr>
          <w:trHeight w:val="554"/>
        </w:trPr>
        <w:tc>
          <w:tcPr>
            <w:tcW w:w="2924" w:type="dxa"/>
            <w:tcBorders>
              <w:top w:val="single" w:sz="4" w:space="0" w:color="000000"/>
              <w:left w:val="single" w:sz="4" w:space="0" w:color="000000"/>
              <w:bottom w:val="single" w:sz="4" w:space="0" w:color="000000"/>
              <w:right w:val="single" w:sz="4" w:space="0" w:color="000000"/>
            </w:tcBorders>
          </w:tcPr>
          <w:p w14:paraId="5E2F2D6B" w14:textId="77777777" w:rsidR="00C923D8" w:rsidRDefault="009B6B2F">
            <w:pPr>
              <w:spacing w:before="240"/>
              <w:jc w:val="left"/>
            </w:pPr>
            <w:r>
              <w:t>S.No</w:t>
            </w:r>
          </w:p>
        </w:tc>
        <w:tc>
          <w:tcPr>
            <w:tcW w:w="2970" w:type="dxa"/>
            <w:tcBorders>
              <w:top w:val="single" w:sz="4" w:space="0" w:color="000000"/>
              <w:bottom w:val="single" w:sz="4" w:space="0" w:color="000000"/>
              <w:right w:val="single" w:sz="4" w:space="0" w:color="000000"/>
            </w:tcBorders>
          </w:tcPr>
          <w:p w14:paraId="52EE4C1E" w14:textId="77777777" w:rsidR="00C923D8" w:rsidRDefault="009B6B2F">
            <w:pPr>
              <w:spacing w:before="240"/>
              <w:jc w:val="left"/>
            </w:pPr>
            <w:r>
              <w:t>Name of college</w:t>
            </w:r>
          </w:p>
        </w:tc>
        <w:tc>
          <w:tcPr>
            <w:tcW w:w="3001" w:type="dxa"/>
            <w:tcBorders>
              <w:top w:val="single" w:sz="4" w:space="0" w:color="000000"/>
              <w:bottom w:val="single" w:sz="4" w:space="0" w:color="000000"/>
              <w:right w:val="single" w:sz="4" w:space="0" w:color="000000"/>
            </w:tcBorders>
          </w:tcPr>
          <w:p w14:paraId="1AEB0A78" w14:textId="77777777" w:rsidR="00C923D8" w:rsidRDefault="009B6B2F">
            <w:pPr>
              <w:spacing w:before="240"/>
              <w:jc w:val="left"/>
            </w:pPr>
            <w:r>
              <w:t>Phone number</w:t>
            </w:r>
          </w:p>
        </w:tc>
      </w:tr>
      <w:tr w:rsidR="00C923D8" w14:paraId="2DE91ED9" w14:textId="77777777">
        <w:trPr>
          <w:trHeight w:val="540"/>
        </w:trPr>
        <w:tc>
          <w:tcPr>
            <w:tcW w:w="2924" w:type="dxa"/>
            <w:tcBorders>
              <w:left w:val="single" w:sz="4" w:space="0" w:color="000000"/>
              <w:bottom w:val="single" w:sz="4" w:space="0" w:color="000000"/>
              <w:right w:val="single" w:sz="4" w:space="0" w:color="000000"/>
            </w:tcBorders>
          </w:tcPr>
          <w:p w14:paraId="24C53290" w14:textId="77777777" w:rsidR="00C923D8" w:rsidRDefault="009B6B2F">
            <w:pPr>
              <w:spacing w:before="240"/>
              <w:jc w:val="left"/>
            </w:pPr>
            <w:r>
              <w:t xml:space="preserve"> </w:t>
            </w:r>
          </w:p>
        </w:tc>
        <w:tc>
          <w:tcPr>
            <w:tcW w:w="2970" w:type="dxa"/>
            <w:tcBorders>
              <w:bottom w:val="single" w:sz="4" w:space="0" w:color="000000"/>
              <w:right w:val="single" w:sz="4" w:space="0" w:color="000000"/>
            </w:tcBorders>
          </w:tcPr>
          <w:p w14:paraId="3C318618" w14:textId="77777777" w:rsidR="00C923D8" w:rsidRDefault="009B6B2F">
            <w:pPr>
              <w:spacing w:before="240"/>
              <w:jc w:val="left"/>
            </w:pPr>
            <w:r>
              <w:t xml:space="preserve"> NIL</w:t>
            </w:r>
          </w:p>
        </w:tc>
        <w:tc>
          <w:tcPr>
            <w:tcW w:w="3001" w:type="dxa"/>
            <w:tcBorders>
              <w:bottom w:val="single" w:sz="4" w:space="0" w:color="000000"/>
              <w:right w:val="single" w:sz="4" w:space="0" w:color="000000"/>
            </w:tcBorders>
          </w:tcPr>
          <w:p w14:paraId="52F22102" w14:textId="77777777" w:rsidR="00C923D8" w:rsidRDefault="009B6B2F">
            <w:pPr>
              <w:spacing w:before="240"/>
              <w:jc w:val="left"/>
            </w:pPr>
            <w:r>
              <w:t xml:space="preserve"> </w:t>
            </w:r>
          </w:p>
        </w:tc>
      </w:tr>
    </w:tbl>
    <w:p w14:paraId="63512B7E" w14:textId="77777777" w:rsidR="00C923D8" w:rsidRDefault="00C923D8">
      <w:pPr>
        <w:jc w:val="left"/>
      </w:pPr>
    </w:p>
    <w:p w14:paraId="3BFE779C" w14:textId="77777777" w:rsidR="00C923D8" w:rsidRDefault="00C923D8">
      <w:pPr>
        <w:pStyle w:val="Heading3"/>
        <w:numPr>
          <w:ilvl w:val="2"/>
          <w:numId w:val="1"/>
        </w:numPr>
        <w:tabs>
          <w:tab w:val="left" w:pos="0"/>
        </w:tabs>
        <w:jc w:val="left"/>
      </w:pPr>
      <w:bookmarkStart w:id="144" w:name="_o5sklp1027j3" w:colFirst="0" w:colLast="0"/>
      <w:bookmarkEnd w:id="144"/>
    </w:p>
    <w:p w14:paraId="2C3F78A9" w14:textId="77777777" w:rsidR="00C923D8" w:rsidRDefault="00C923D8"/>
    <w:p w14:paraId="1A04AED5" w14:textId="77777777" w:rsidR="00C923D8" w:rsidRDefault="00C923D8"/>
    <w:p w14:paraId="40B3E723" w14:textId="77777777" w:rsidR="00C923D8" w:rsidRDefault="00C923D8"/>
    <w:p w14:paraId="50B707AD" w14:textId="77777777" w:rsidR="00C923D8" w:rsidRDefault="009B6B2F">
      <w:pPr>
        <w:pStyle w:val="Heading3"/>
        <w:numPr>
          <w:ilvl w:val="2"/>
          <w:numId w:val="1"/>
        </w:numPr>
        <w:tabs>
          <w:tab w:val="left" w:pos="0"/>
        </w:tabs>
        <w:jc w:val="left"/>
      </w:pPr>
      <w:bookmarkStart w:id="145" w:name="_877z4c7l1c2f" w:colFirst="0" w:colLast="0"/>
      <w:bookmarkEnd w:id="145"/>
      <w:r>
        <w:t>1.9. Anganwadi Contact Details</w:t>
      </w:r>
    </w:p>
    <w:p w14:paraId="18AE4926" w14:textId="77777777" w:rsidR="00C923D8" w:rsidRDefault="00C923D8">
      <w:pPr>
        <w:jc w:val="left"/>
      </w:pPr>
    </w:p>
    <w:tbl>
      <w:tblPr>
        <w:tblStyle w:val="afffa"/>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
        <w:gridCol w:w="3945"/>
        <w:gridCol w:w="4170"/>
      </w:tblGrid>
      <w:tr w:rsidR="00C923D8" w14:paraId="03E5C732" w14:textId="77777777">
        <w:trPr>
          <w:trHeight w:val="285"/>
        </w:trPr>
        <w:tc>
          <w:tcPr>
            <w:tcW w:w="780" w:type="dxa"/>
            <w:tcBorders>
              <w:top w:val="single" w:sz="4" w:space="0" w:color="000000"/>
              <w:left w:val="single" w:sz="4" w:space="0" w:color="000000"/>
              <w:bottom w:val="single" w:sz="4" w:space="0" w:color="000000"/>
              <w:right w:val="single" w:sz="4" w:space="0" w:color="000000"/>
            </w:tcBorders>
          </w:tcPr>
          <w:p w14:paraId="7138ED5A" w14:textId="77777777" w:rsidR="00C923D8" w:rsidRDefault="009B6B2F">
            <w:pPr>
              <w:spacing w:before="240"/>
              <w:jc w:val="left"/>
            </w:pPr>
            <w:r>
              <w:t>S.No</w:t>
            </w:r>
          </w:p>
        </w:tc>
        <w:tc>
          <w:tcPr>
            <w:tcW w:w="3945" w:type="dxa"/>
            <w:tcBorders>
              <w:top w:val="single" w:sz="4" w:space="0" w:color="000000"/>
              <w:bottom w:val="single" w:sz="4" w:space="0" w:color="000000"/>
              <w:right w:val="single" w:sz="4" w:space="0" w:color="000000"/>
            </w:tcBorders>
          </w:tcPr>
          <w:p w14:paraId="2FF67887" w14:textId="77777777" w:rsidR="00C923D8" w:rsidRDefault="009B6B2F">
            <w:pPr>
              <w:spacing w:before="240"/>
              <w:jc w:val="left"/>
            </w:pPr>
            <w:r>
              <w:t>Name of Anganwadi</w:t>
            </w:r>
          </w:p>
        </w:tc>
        <w:tc>
          <w:tcPr>
            <w:tcW w:w="4170" w:type="dxa"/>
            <w:tcBorders>
              <w:top w:val="single" w:sz="4" w:space="0" w:color="000000"/>
              <w:bottom w:val="single" w:sz="4" w:space="0" w:color="000000"/>
              <w:right w:val="single" w:sz="4" w:space="0" w:color="000000"/>
            </w:tcBorders>
          </w:tcPr>
          <w:p w14:paraId="1D7A9D00" w14:textId="77777777" w:rsidR="00C923D8" w:rsidRDefault="009B6B2F">
            <w:pPr>
              <w:spacing w:before="240"/>
              <w:jc w:val="left"/>
            </w:pPr>
            <w:r>
              <w:rPr>
                <w:rFonts w:ascii="Arial" w:eastAsia="Arial" w:hAnsi="Arial" w:cs="Arial"/>
              </w:rPr>
              <w:t>Phone number</w:t>
            </w:r>
          </w:p>
        </w:tc>
      </w:tr>
      <w:tr w:rsidR="00C923D8" w14:paraId="2DD09211" w14:textId="77777777">
        <w:trPr>
          <w:trHeight w:val="285"/>
        </w:trPr>
        <w:tc>
          <w:tcPr>
            <w:tcW w:w="780" w:type="dxa"/>
            <w:tcBorders>
              <w:left w:val="single" w:sz="4" w:space="0" w:color="000000"/>
              <w:bottom w:val="single" w:sz="4" w:space="0" w:color="000000"/>
              <w:right w:val="single" w:sz="4" w:space="0" w:color="000000"/>
            </w:tcBorders>
          </w:tcPr>
          <w:p w14:paraId="21177380" w14:textId="77777777" w:rsidR="00C923D8" w:rsidRDefault="009B6B2F">
            <w:pPr>
              <w:spacing w:before="240"/>
              <w:jc w:val="left"/>
            </w:pPr>
            <w:r>
              <w:lastRenderedPageBreak/>
              <w:t>1</w:t>
            </w:r>
          </w:p>
        </w:tc>
        <w:tc>
          <w:tcPr>
            <w:tcW w:w="3945" w:type="dxa"/>
            <w:tcBorders>
              <w:bottom w:val="single" w:sz="4" w:space="0" w:color="000000"/>
              <w:right w:val="single" w:sz="4" w:space="0" w:color="000000"/>
            </w:tcBorders>
          </w:tcPr>
          <w:p w14:paraId="1BB6C108" w14:textId="77777777" w:rsidR="00C923D8" w:rsidRDefault="009B6B2F">
            <w:pPr>
              <w:spacing w:before="240"/>
              <w:jc w:val="left"/>
            </w:pPr>
            <w:r>
              <w:t>CHETTIMUNNAR</w:t>
            </w:r>
          </w:p>
        </w:tc>
        <w:tc>
          <w:tcPr>
            <w:tcW w:w="4170" w:type="dxa"/>
            <w:tcBorders>
              <w:bottom w:val="single" w:sz="4" w:space="0" w:color="000000"/>
              <w:right w:val="single" w:sz="4" w:space="0" w:color="000000"/>
            </w:tcBorders>
          </w:tcPr>
          <w:p w14:paraId="4D1806FA" w14:textId="77777777" w:rsidR="00C923D8" w:rsidRDefault="009B6B2F">
            <w:pPr>
              <w:spacing w:before="240"/>
              <w:jc w:val="left"/>
            </w:pPr>
            <w:r>
              <w:t>9961376966</w:t>
            </w:r>
          </w:p>
        </w:tc>
      </w:tr>
      <w:tr w:rsidR="00C923D8" w14:paraId="20DB9A3E" w14:textId="77777777">
        <w:trPr>
          <w:trHeight w:val="285"/>
        </w:trPr>
        <w:tc>
          <w:tcPr>
            <w:tcW w:w="780" w:type="dxa"/>
            <w:tcBorders>
              <w:left w:val="single" w:sz="4" w:space="0" w:color="000000"/>
              <w:bottom w:val="single" w:sz="4" w:space="0" w:color="000000"/>
              <w:right w:val="single" w:sz="4" w:space="0" w:color="000000"/>
            </w:tcBorders>
          </w:tcPr>
          <w:p w14:paraId="35806992" w14:textId="77777777" w:rsidR="00C923D8" w:rsidRDefault="009B6B2F">
            <w:pPr>
              <w:spacing w:before="240"/>
              <w:jc w:val="left"/>
            </w:pPr>
            <w:r>
              <w:t>2</w:t>
            </w:r>
          </w:p>
        </w:tc>
        <w:tc>
          <w:tcPr>
            <w:tcW w:w="3945" w:type="dxa"/>
            <w:tcBorders>
              <w:bottom w:val="single" w:sz="4" w:space="0" w:color="000000"/>
              <w:right w:val="single" w:sz="4" w:space="0" w:color="000000"/>
            </w:tcBorders>
          </w:tcPr>
          <w:p w14:paraId="1A5EE640" w14:textId="77777777" w:rsidR="00C923D8" w:rsidRDefault="009B6B2F">
            <w:pPr>
              <w:spacing w:before="240"/>
              <w:jc w:val="left"/>
            </w:pPr>
            <w:r>
              <w:t>CHETTIYAARKULAM</w:t>
            </w:r>
          </w:p>
        </w:tc>
        <w:tc>
          <w:tcPr>
            <w:tcW w:w="4170" w:type="dxa"/>
            <w:tcBorders>
              <w:bottom w:val="single" w:sz="4" w:space="0" w:color="000000"/>
              <w:right w:val="single" w:sz="4" w:space="0" w:color="000000"/>
            </w:tcBorders>
          </w:tcPr>
          <w:p w14:paraId="45B3E16B" w14:textId="77777777" w:rsidR="00C923D8" w:rsidRDefault="009B6B2F">
            <w:pPr>
              <w:spacing w:before="240"/>
              <w:jc w:val="left"/>
            </w:pPr>
            <w:r>
              <w:t>9995306112</w:t>
            </w:r>
          </w:p>
        </w:tc>
      </w:tr>
      <w:tr w:rsidR="00C923D8" w14:paraId="4EC68259" w14:textId="77777777">
        <w:trPr>
          <w:trHeight w:val="285"/>
        </w:trPr>
        <w:tc>
          <w:tcPr>
            <w:tcW w:w="780" w:type="dxa"/>
            <w:tcBorders>
              <w:left w:val="single" w:sz="4" w:space="0" w:color="000000"/>
              <w:bottom w:val="single" w:sz="4" w:space="0" w:color="000000"/>
              <w:right w:val="single" w:sz="4" w:space="0" w:color="000000"/>
            </w:tcBorders>
          </w:tcPr>
          <w:p w14:paraId="23B9043B" w14:textId="77777777" w:rsidR="00C923D8" w:rsidRDefault="009B6B2F">
            <w:pPr>
              <w:spacing w:before="240"/>
              <w:jc w:val="left"/>
            </w:pPr>
            <w:r>
              <w:t>3</w:t>
            </w:r>
          </w:p>
        </w:tc>
        <w:tc>
          <w:tcPr>
            <w:tcW w:w="3945" w:type="dxa"/>
            <w:tcBorders>
              <w:bottom w:val="single" w:sz="4" w:space="0" w:color="000000"/>
              <w:right w:val="single" w:sz="4" w:space="0" w:color="000000"/>
            </w:tcBorders>
          </w:tcPr>
          <w:p w14:paraId="0BE41EC2" w14:textId="77777777" w:rsidR="00C923D8" w:rsidRDefault="009B6B2F">
            <w:pPr>
              <w:spacing w:before="240"/>
              <w:jc w:val="left"/>
            </w:pPr>
            <w:r>
              <w:t>SAKTHIKULANGARA</w:t>
            </w:r>
          </w:p>
        </w:tc>
        <w:tc>
          <w:tcPr>
            <w:tcW w:w="4170" w:type="dxa"/>
            <w:tcBorders>
              <w:bottom w:val="single" w:sz="4" w:space="0" w:color="000000"/>
              <w:right w:val="single" w:sz="4" w:space="0" w:color="000000"/>
            </w:tcBorders>
          </w:tcPr>
          <w:p w14:paraId="497CAB5A" w14:textId="77777777" w:rsidR="00C923D8" w:rsidRDefault="009B6B2F">
            <w:pPr>
              <w:spacing w:before="240"/>
              <w:jc w:val="left"/>
            </w:pPr>
            <w:r>
              <w:t>9539641763</w:t>
            </w:r>
          </w:p>
        </w:tc>
      </w:tr>
      <w:tr w:rsidR="00C923D8" w14:paraId="04B43EA6" w14:textId="77777777">
        <w:trPr>
          <w:trHeight w:val="285"/>
        </w:trPr>
        <w:tc>
          <w:tcPr>
            <w:tcW w:w="780" w:type="dxa"/>
            <w:tcBorders>
              <w:left w:val="single" w:sz="4" w:space="0" w:color="000000"/>
              <w:bottom w:val="single" w:sz="4" w:space="0" w:color="000000"/>
              <w:right w:val="single" w:sz="4" w:space="0" w:color="000000"/>
            </w:tcBorders>
          </w:tcPr>
          <w:p w14:paraId="30836454" w14:textId="77777777" w:rsidR="00C923D8" w:rsidRDefault="009B6B2F">
            <w:pPr>
              <w:spacing w:before="240"/>
              <w:jc w:val="left"/>
            </w:pPr>
            <w:r>
              <w:t>4</w:t>
            </w:r>
          </w:p>
        </w:tc>
        <w:tc>
          <w:tcPr>
            <w:tcW w:w="3945" w:type="dxa"/>
            <w:tcBorders>
              <w:bottom w:val="single" w:sz="4" w:space="0" w:color="000000"/>
              <w:right w:val="single" w:sz="4" w:space="0" w:color="000000"/>
            </w:tcBorders>
          </w:tcPr>
          <w:p w14:paraId="3BACB5BF" w14:textId="77777777" w:rsidR="00C923D8" w:rsidRDefault="009B6B2F">
            <w:pPr>
              <w:spacing w:before="240"/>
              <w:jc w:val="left"/>
            </w:pPr>
            <w:r>
              <w:t>THANAAKULAM</w:t>
            </w:r>
          </w:p>
        </w:tc>
        <w:tc>
          <w:tcPr>
            <w:tcW w:w="4170" w:type="dxa"/>
            <w:tcBorders>
              <w:bottom w:val="single" w:sz="4" w:space="0" w:color="000000"/>
              <w:right w:val="single" w:sz="4" w:space="0" w:color="000000"/>
            </w:tcBorders>
          </w:tcPr>
          <w:p w14:paraId="6BC521F2" w14:textId="77777777" w:rsidR="00C923D8" w:rsidRDefault="009B6B2F">
            <w:pPr>
              <w:spacing w:before="240"/>
              <w:jc w:val="left"/>
            </w:pPr>
            <w:r>
              <w:t>8156817230</w:t>
            </w:r>
          </w:p>
        </w:tc>
      </w:tr>
      <w:tr w:rsidR="00C923D8" w14:paraId="2C4D676C" w14:textId="77777777">
        <w:trPr>
          <w:trHeight w:val="285"/>
        </w:trPr>
        <w:tc>
          <w:tcPr>
            <w:tcW w:w="780" w:type="dxa"/>
            <w:tcBorders>
              <w:left w:val="single" w:sz="4" w:space="0" w:color="000000"/>
              <w:bottom w:val="single" w:sz="4" w:space="0" w:color="000000"/>
              <w:right w:val="single" w:sz="4" w:space="0" w:color="000000"/>
            </w:tcBorders>
          </w:tcPr>
          <w:p w14:paraId="11D411FE" w14:textId="77777777" w:rsidR="00C923D8" w:rsidRDefault="009B6B2F">
            <w:pPr>
              <w:spacing w:before="240"/>
              <w:jc w:val="left"/>
            </w:pPr>
            <w:r>
              <w:t>5</w:t>
            </w:r>
          </w:p>
        </w:tc>
        <w:tc>
          <w:tcPr>
            <w:tcW w:w="3945" w:type="dxa"/>
            <w:tcBorders>
              <w:bottom w:val="single" w:sz="4" w:space="0" w:color="000000"/>
              <w:right w:val="single" w:sz="4" w:space="0" w:color="000000"/>
            </w:tcBorders>
          </w:tcPr>
          <w:p w14:paraId="0FC2ECC8" w14:textId="77777777" w:rsidR="00C923D8" w:rsidRDefault="009B6B2F">
            <w:pPr>
              <w:spacing w:before="240"/>
              <w:jc w:val="left"/>
            </w:pPr>
            <w:r>
              <w:t>PARAYANATHUMUKKU</w:t>
            </w:r>
          </w:p>
        </w:tc>
        <w:tc>
          <w:tcPr>
            <w:tcW w:w="4170" w:type="dxa"/>
            <w:tcBorders>
              <w:bottom w:val="single" w:sz="4" w:space="0" w:color="000000"/>
              <w:right w:val="single" w:sz="4" w:space="0" w:color="000000"/>
            </w:tcBorders>
          </w:tcPr>
          <w:p w14:paraId="44026E47" w14:textId="77777777" w:rsidR="00C923D8" w:rsidRDefault="009B6B2F">
            <w:pPr>
              <w:spacing w:before="240"/>
              <w:jc w:val="left"/>
            </w:pPr>
            <w:r>
              <w:t>9605165733</w:t>
            </w:r>
          </w:p>
        </w:tc>
      </w:tr>
      <w:tr w:rsidR="00C923D8" w14:paraId="31ECC2CF" w14:textId="77777777">
        <w:trPr>
          <w:trHeight w:val="285"/>
        </w:trPr>
        <w:tc>
          <w:tcPr>
            <w:tcW w:w="780" w:type="dxa"/>
            <w:tcBorders>
              <w:left w:val="single" w:sz="4" w:space="0" w:color="000000"/>
              <w:bottom w:val="single" w:sz="4" w:space="0" w:color="000000"/>
              <w:right w:val="single" w:sz="4" w:space="0" w:color="000000"/>
            </w:tcBorders>
          </w:tcPr>
          <w:p w14:paraId="3085549B" w14:textId="77777777" w:rsidR="00C923D8" w:rsidRDefault="009B6B2F">
            <w:pPr>
              <w:spacing w:before="240"/>
              <w:jc w:val="left"/>
            </w:pPr>
            <w:r>
              <w:t>6</w:t>
            </w:r>
          </w:p>
        </w:tc>
        <w:tc>
          <w:tcPr>
            <w:tcW w:w="3945" w:type="dxa"/>
            <w:tcBorders>
              <w:bottom w:val="single" w:sz="4" w:space="0" w:color="000000"/>
              <w:right w:val="single" w:sz="4" w:space="0" w:color="000000"/>
            </w:tcBorders>
          </w:tcPr>
          <w:p w14:paraId="060B84E5" w14:textId="77777777" w:rsidR="00C923D8" w:rsidRDefault="009B6B2F">
            <w:pPr>
              <w:spacing w:before="240"/>
              <w:jc w:val="left"/>
            </w:pPr>
            <w:r>
              <w:t>AALAMPALLIL</w:t>
            </w:r>
          </w:p>
        </w:tc>
        <w:tc>
          <w:tcPr>
            <w:tcW w:w="4170" w:type="dxa"/>
            <w:tcBorders>
              <w:bottom w:val="single" w:sz="4" w:space="0" w:color="000000"/>
              <w:right w:val="single" w:sz="4" w:space="0" w:color="000000"/>
            </w:tcBorders>
          </w:tcPr>
          <w:p w14:paraId="02F5FCB8" w14:textId="77777777" w:rsidR="00C923D8" w:rsidRDefault="009B6B2F">
            <w:pPr>
              <w:spacing w:before="240"/>
              <w:jc w:val="left"/>
            </w:pPr>
            <w:r>
              <w:t>9847277176</w:t>
            </w:r>
          </w:p>
        </w:tc>
      </w:tr>
      <w:tr w:rsidR="00C923D8" w14:paraId="30EDD8B2" w14:textId="77777777">
        <w:trPr>
          <w:trHeight w:val="587"/>
        </w:trPr>
        <w:tc>
          <w:tcPr>
            <w:tcW w:w="780" w:type="dxa"/>
            <w:tcBorders>
              <w:left w:val="single" w:sz="4" w:space="0" w:color="000000"/>
              <w:bottom w:val="single" w:sz="4" w:space="0" w:color="000000"/>
              <w:right w:val="single" w:sz="4" w:space="0" w:color="000000"/>
            </w:tcBorders>
          </w:tcPr>
          <w:p w14:paraId="62FA603B" w14:textId="77777777" w:rsidR="00C923D8" w:rsidRDefault="009B6B2F">
            <w:pPr>
              <w:spacing w:before="240"/>
              <w:jc w:val="left"/>
            </w:pPr>
            <w:r>
              <w:t>7</w:t>
            </w:r>
          </w:p>
        </w:tc>
        <w:tc>
          <w:tcPr>
            <w:tcW w:w="3945" w:type="dxa"/>
            <w:tcBorders>
              <w:bottom w:val="single" w:sz="4" w:space="0" w:color="000000"/>
              <w:right w:val="single" w:sz="4" w:space="0" w:color="000000"/>
            </w:tcBorders>
          </w:tcPr>
          <w:p w14:paraId="3A4AB0E5" w14:textId="77777777" w:rsidR="00C923D8" w:rsidRDefault="009B6B2F">
            <w:pPr>
              <w:spacing w:before="240"/>
              <w:jc w:val="left"/>
            </w:pPr>
            <w:r>
              <w:t>SNEHAJALAKAM AW NO 7</w:t>
            </w:r>
          </w:p>
        </w:tc>
        <w:tc>
          <w:tcPr>
            <w:tcW w:w="4170" w:type="dxa"/>
            <w:tcBorders>
              <w:bottom w:val="single" w:sz="4" w:space="0" w:color="000000"/>
              <w:right w:val="single" w:sz="4" w:space="0" w:color="000000"/>
            </w:tcBorders>
          </w:tcPr>
          <w:p w14:paraId="5E710586" w14:textId="77777777" w:rsidR="00C923D8" w:rsidRDefault="009B6B2F">
            <w:pPr>
              <w:spacing w:before="240"/>
              <w:jc w:val="left"/>
            </w:pPr>
            <w:r>
              <w:t>7356787238</w:t>
            </w:r>
          </w:p>
        </w:tc>
      </w:tr>
      <w:tr w:rsidR="00C923D8" w14:paraId="18B6D944" w14:textId="77777777">
        <w:trPr>
          <w:trHeight w:val="285"/>
        </w:trPr>
        <w:tc>
          <w:tcPr>
            <w:tcW w:w="780" w:type="dxa"/>
            <w:tcBorders>
              <w:left w:val="single" w:sz="4" w:space="0" w:color="000000"/>
              <w:bottom w:val="single" w:sz="4" w:space="0" w:color="000000"/>
              <w:right w:val="single" w:sz="4" w:space="0" w:color="000000"/>
            </w:tcBorders>
          </w:tcPr>
          <w:p w14:paraId="2F9EF789" w14:textId="77777777" w:rsidR="00C923D8" w:rsidRDefault="009B6B2F">
            <w:pPr>
              <w:spacing w:before="240"/>
              <w:jc w:val="left"/>
            </w:pPr>
            <w:r>
              <w:t>8</w:t>
            </w:r>
          </w:p>
        </w:tc>
        <w:tc>
          <w:tcPr>
            <w:tcW w:w="3945" w:type="dxa"/>
            <w:tcBorders>
              <w:bottom w:val="single" w:sz="4" w:space="0" w:color="000000"/>
              <w:right w:val="single" w:sz="4" w:space="0" w:color="000000"/>
            </w:tcBorders>
          </w:tcPr>
          <w:p w14:paraId="008B1891" w14:textId="77777777" w:rsidR="00C923D8" w:rsidRDefault="009B6B2F">
            <w:pPr>
              <w:spacing w:before="240"/>
              <w:jc w:val="left"/>
            </w:pPr>
            <w:r>
              <w:t xml:space="preserve">KUTTIYILMUKKU </w:t>
            </w:r>
          </w:p>
        </w:tc>
        <w:tc>
          <w:tcPr>
            <w:tcW w:w="4170" w:type="dxa"/>
            <w:tcBorders>
              <w:bottom w:val="single" w:sz="4" w:space="0" w:color="000000"/>
              <w:right w:val="single" w:sz="4" w:space="0" w:color="000000"/>
            </w:tcBorders>
          </w:tcPr>
          <w:p w14:paraId="733A2553" w14:textId="77777777" w:rsidR="00C923D8" w:rsidRDefault="009B6B2F">
            <w:pPr>
              <w:spacing w:before="240"/>
              <w:jc w:val="left"/>
            </w:pPr>
            <w:r>
              <w:t>9847455050</w:t>
            </w:r>
          </w:p>
        </w:tc>
      </w:tr>
      <w:tr w:rsidR="00C923D8" w14:paraId="76879A91" w14:textId="77777777">
        <w:trPr>
          <w:trHeight w:val="285"/>
        </w:trPr>
        <w:tc>
          <w:tcPr>
            <w:tcW w:w="780" w:type="dxa"/>
            <w:tcBorders>
              <w:left w:val="single" w:sz="4" w:space="0" w:color="000000"/>
              <w:bottom w:val="single" w:sz="4" w:space="0" w:color="000000"/>
              <w:right w:val="single" w:sz="4" w:space="0" w:color="000000"/>
            </w:tcBorders>
          </w:tcPr>
          <w:p w14:paraId="39B9CB50" w14:textId="77777777" w:rsidR="00C923D8" w:rsidRDefault="009B6B2F">
            <w:pPr>
              <w:spacing w:before="240"/>
              <w:jc w:val="left"/>
            </w:pPr>
            <w:r>
              <w:t>9</w:t>
            </w:r>
          </w:p>
        </w:tc>
        <w:tc>
          <w:tcPr>
            <w:tcW w:w="3945" w:type="dxa"/>
            <w:tcBorders>
              <w:bottom w:val="single" w:sz="4" w:space="0" w:color="000000"/>
              <w:right w:val="single" w:sz="4" w:space="0" w:color="000000"/>
            </w:tcBorders>
          </w:tcPr>
          <w:p w14:paraId="27B98C16" w14:textId="77777777" w:rsidR="00C923D8" w:rsidRDefault="009B6B2F">
            <w:pPr>
              <w:spacing w:before="240"/>
              <w:jc w:val="left"/>
            </w:pPr>
            <w:r>
              <w:t>THEKKEANJILIMOOD</w:t>
            </w:r>
          </w:p>
        </w:tc>
        <w:tc>
          <w:tcPr>
            <w:tcW w:w="4170" w:type="dxa"/>
            <w:tcBorders>
              <w:bottom w:val="single" w:sz="4" w:space="0" w:color="000000"/>
              <w:right w:val="single" w:sz="4" w:space="0" w:color="000000"/>
            </w:tcBorders>
          </w:tcPr>
          <w:p w14:paraId="14400189" w14:textId="77777777" w:rsidR="00C923D8" w:rsidRDefault="009B6B2F">
            <w:pPr>
              <w:spacing w:before="240"/>
              <w:jc w:val="left"/>
            </w:pPr>
            <w:r>
              <w:t>9747621168</w:t>
            </w:r>
          </w:p>
        </w:tc>
      </w:tr>
      <w:tr w:rsidR="00C923D8" w14:paraId="3E697176" w14:textId="77777777">
        <w:trPr>
          <w:trHeight w:val="285"/>
        </w:trPr>
        <w:tc>
          <w:tcPr>
            <w:tcW w:w="780" w:type="dxa"/>
            <w:tcBorders>
              <w:left w:val="single" w:sz="4" w:space="0" w:color="000000"/>
              <w:bottom w:val="single" w:sz="4" w:space="0" w:color="000000"/>
              <w:right w:val="single" w:sz="4" w:space="0" w:color="000000"/>
            </w:tcBorders>
          </w:tcPr>
          <w:p w14:paraId="4B41968D" w14:textId="77777777" w:rsidR="00C923D8" w:rsidRDefault="009B6B2F">
            <w:pPr>
              <w:spacing w:before="240"/>
              <w:jc w:val="left"/>
            </w:pPr>
            <w:r>
              <w:t>10</w:t>
            </w:r>
          </w:p>
        </w:tc>
        <w:tc>
          <w:tcPr>
            <w:tcW w:w="3945" w:type="dxa"/>
            <w:tcBorders>
              <w:bottom w:val="single" w:sz="4" w:space="0" w:color="000000"/>
              <w:right w:val="single" w:sz="4" w:space="0" w:color="000000"/>
            </w:tcBorders>
          </w:tcPr>
          <w:p w14:paraId="2E396C07" w14:textId="77777777" w:rsidR="00C923D8" w:rsidRDefault="009B6B2F">
            <w:pPr>
              <w:spacing w:before="240"/>
              <w:jc w:val="left"/>
            </w:pPr>
            <w:r>
              <w:t xml:space="preserve">KRISHI BHAVAN </w:t>
            </w:r>
          </w:p>
        </w:tc>
        <w:tc>
          <w:tcPr>
            <w:tcW w:w="4170" w:type="dxa"/>
            <w:tcBorders>
              <w:bottom w:val="single" w:sz="4" w:space="0" w:color="000000"/>
              <w:right w:val="single" w:sz="4" w:space="0" w:color="000000"/>
            </w:tcBorders>
          </w:tcPr>
          <w:p w14:paraId="6BF202FC" w14:textId="77777777" w:rsidR="00C923D8" w:rsidRDefault="009B6B2F">
            <w:pPr>
              <w:spacing w:before="240"/>
              <w:jc w:val="left"/>
            </w:pPr>
            <w:r>
              <w:t>9605645378</w:t>
            </w:r>
          </w:p>
        </w:tc>
      </w:tr>
      <w:tr w:rsidR="00C923D8" w14:paraId="62544FE0" w14:textId="77777777">
        <w:trPr>
          <w:trHeight w:val="285"/>
        </w:trPr>
        <w:tc>
          <w:tcPr>
            <w:tcW w:w="780" w:type="dxa"/>
            <w:tcBorders>
              <w:left w:val="single" w:sz="4" w:space="0" w:color="000000"/>
              <w:bottom w:val="single" w:sz="4" w:space="0" w:color="000000"/>
              <w:right w:val="single" w:sz="4" w:space="0" w:color="000000"/>
            </w:tcBorders>
          </w:tcPr>
          <w:p w14:paraId="6E3295B4" w14:textId="77777777" w:rsidR="00C923D8" w:rsidRDefault="009B6B2F">
            <w:pPr>
              <w:spacing w:before="240"/>
              <w:jc w:val="left"/>
            </w:pPr>
            <w:r>
              <w:t xml:space="preserve"> 11</w:t>
            </w:r>
          </w:p>
        </w:tc>
        <w:tc>
          <w:tcPr>
            <w:tcW w:w="3945" w:type="dxa"/>
            <w:tcBorders>
              <w:bottom w:val="single" w:sz="4" w:space="0" w:color="000000"/>
              <w:right w:val="single" w:sz="4" w:space="0" w:color="000000"/>
            </w:tcBorders>
          </w:tcPr>
          <w:p w14:paraId="25A6126D" w14:textId="77777777" w:rsidR="00C923D8" w:rsidRDefault="009B6B2F">
            <w:pPr>
              <w:spacing w:before="240"/>
              <w:jc w:val="left"/>
            </w:pPr>
            <w:r>
              <w:t xml:space="preserve"> VARANAPPALLIL</w:t>
            </w:r>
          </w:p>
        </w:tc>
        <w:tc>
          <w:tcPr>
            <w:tcW w:w="4170" w:type="dxa"/>
            <w:tcBorders>
              <w:bottom w:val="single" w:sz="4" w:space="0" w:color="000000"/>
              <w:right w:val="single" w:sz="4" w:space="0" w:color="000000"/>
            </w:tcBorders>
          </w:tcPr>
          <w:p w14:paraId="6F1DB922" w14:textId="77777777" w:rsidR="00C923D8" w:rsidRDefault="009B6B2F">
            <w:pPr>
              <w:spacing w:before="240"/>
              <w:jc w:val="left"/>
            </w:pPr>
            <w:r>
              <w:t xml:space="preserve"> 9562956525</w:t>
            </w:r>
          </w:p>
        </w:tc>
      </w:tr>
      <w:tr w:rsidR="00C923D8" w14:paraId="6F2E7678" w14:textId="77777777">
        <w:trPr>
          <w:trHeight w:val="586"/>
        </w:trPr>
        <w:tc>
          <w:tcPr>
            <w:tcW w:w="780" w:type="dxa"/>
            <w:tcBorders>
              <w:left w:val="single" w:sz="4" w:space="0" w:color="000000"/>
              <w:bottom w:val="single" w:sz="4" w:space="0" w:color="000000"/>
              <w:right w:val="single" w:sz="4" w:space="0" w:color="000000"/>
            </w:tcBorders>
          </w:tcPr>
          <w:p w14:paraId="57892E66" w14:textId="77777777" w:rsidR="00C923D8" w:rsidRDefault="009B6B2F">
            <w:pPr>
              <w:spacing w:before="240"/>
              <w:jc w:val="left"/>
            </w:pPr>
            <w:r>
              <w:t xml:space="preserve"> 12</w:t>
            </w:r>
          </w:p>
        </w:tc>
        <w:tc>
          <w:tcPr>
            <w:tcW w:w="3945" w:type="dxa"/>
            <w:tcBorders>
              <w:bottom w:val="single" w:sz="4" w:space="0" w:color="000000"/>
              <w:right w:val="single" w:sz="4" w:space="0" w:color="000000"/>
            </w:tcBorders>
          </w:tcPr>
          <w:p w14:paraId="44C5D9B8" w14:textId="77777777" w:rsidR="00C923D8" w:rsidRDefault="009B6B2F">
            <w:pPr>
              <w:spacing w:before="240"/>
              <w:jc w:val="left"/>
            </w:pPr>
            <w:r>
              <w:t xml:space="preserve"> THUMBILISSERIL</w:t>
            </w:r>
          </w:p>
        </w:tc>
        <w:tc>
          <w:tcPr>
            <w:tcW w:w="4170" w:type="dxa"/>
            <w:tcBorders>
              <w:bottom w:val="single" w:sz="4" w:space="0" w:color="000000"/>
              <w:right w:val="single" w:sz="4" w:space="0" w:color="000000"/>
            </w:tcBorders>
          </w:tcPr>
          <w:p w14:paraId="753E3970" w14:textId="77777777" w:rsidR="00C923D8" w:rsidRDefault="009B6B2F">
            <w:pPr>
              <w:spacing w:before="240"/>
              <w:jc w:val="left"/>
            </w:pPr>
            <w:r>
              <w:t xml:space="preserve"> 9744749407</w:t>
            </w:r>
          </w:p>
        </w:tc>
      </w:tr>
      <w:tr w:rsidR="00C923D8" w14:paraId="0682F234" w14:textId="77777777">
        <w:trPr>
          <w:trHeight w:val="285"/>
        </w:trPr>
        <w:tc>
          <w:tcPr>
            <w:tcW w:w="780" w:type="dxa"/>
            <w:tcBorders>
              <w:left w:val="single" w:sz="4" w:space="0" w:color="000000"/>
              <w:bottom w:val="single" w:sz="4" w:space="0" w:color="000000"/>
              <w:right w:val="single" w:sz="4" w:space="0" w:color="000000"/>
            </w:tcBorders>
          </w:tcPr>
          <w:p w14:paraId="6483D24D" w14:textId="77777777" w:rsidR="00C923D8" w:rsidRDefault="009B6B2F">
            <w:pPr>
              <w:spacing w:before="240"/>
              <w:jc w:val="left"/>
            </w:pPr>
            <w:r>
              <w:t xml:space="preserve"> 13</w:t>
            </w:r>
          </w:p>
        </w:tc>
        <w:tc>
          <w:tcPr>
            <w:tcW w:w="3945" w:type="dxa"/>
            <w:tcBorders>
              <w:bottom w:val="single" w:sz="4" w:space="0" w:color="000000"/>
              <w:right w:val="single" w:sz="4" w:space="0" w:color="000000"/>
            </w:tcBorders>
          </w:tcPr>
          <w:p w14:paraId="3027C5CA" w14:textId="77777777" w:rsidR="00C923D8" w:rsidRDefault="009B6B2F">
            <w:pPr>
              <w:spacing w:before="240"/>
              <w:jc w:val="left"/>
            </w:pPr>
            <w:r>
              <w:t>KAREEL</w:t>
            </w:r>
          </w:p>
        </w:tc>
        <w:tc>
          <w:tcPr>
            <w:tcW w:w="4170" w:type="dxa"/>
            <w:tcBorders>
              <w:bottom w:val="single" w:sz="4" w:space="0" w:color="000000"/>
              <w:right w:val="single" w:sz="4" w:space="0" w:color="000000"/>
            </w:tcBorders>
          </w:tcPr>
          <w:p w14:paraId="00DBACDB" w14:textId="77777777" w:rsidR="00C923D8" w:rsidRDefault="009B6B2F">
            <w:pPr>
              <w:spacing w:before="240"/>
              <w:jc w:val="left"/>
            </w:pPr>
            <w:r>
              <w:t xml:space="preserve"> 9961417984</w:t>
            </w:r>
          </w:p>
        </w:tc>
      </w:tr>
      <w:tr w:rsidR="00C923D8" w14:paraId="1C41308C" w14:textId="77777777">
        <w:trPr>
          <w:trHeight w:val="285"/>
        </w:trPr>
        <w:tc>
          <w:tcPr>
            <w:tcW w:w="780" w:type="dxa"/>
            <w:tcBorders>
              <w:left w:val="single" w:sz="4" w:space="0" w:color="000000"/>
              <w:bottom w:val="single" w:sz="4" w:space="0" w:color="000000"/>
              <w:right w:val="single" w:sz="4" w:space="0" w:color="000000"/>
            </w:tcBorders>
          </w:tcPr>
          <w:p w14:paraId="6892618C" w14:textId="77777777" w:rsidR="00C923D8" w:rsidRDefault="009B6B2F">
            <w:pPr>
              <w:spacing w:before="240"/>
              <w:jc w:val="left"/>
            </w:pPr>
            <w:r>
              <w:t xml:space="preserve"> 14</w:t>
            </w:r>
          </w:p>
        </w:tc>
        <w:tc>
          <w:tcPr>
            <w:tcW w:w="3945" w:type="dxa"/>
            <w:tcBorders>
              <w:bottom w:val="single" w:sz="4" w:space="0" w:color="000000"/>
              <w:right w:val="single" w:sz="4" w:space="0" w:color="000000"/>
            </w:tcBorders>
          </w:tcPr>
          <w:p w14:paraId="52B52716" w14:textId="77777777" w:rsidR="00C923D8" w:rsidRDefault="009B6B2F">
            <w:pPr>
              <w:spacing w:before="240"/>
              <w:jc w:val="left"/>
            </w:pPr>
            <w:r>
              <w:t>KRISHI BHAVAN WARD</w:t>
            </w:r>
          </w:p>
        </w:tc>
        <w:tc>
          <w:tcPr>
            <w:tcW w:w="4170" w:type="dxa"/>
            <w:tcBorders>
              <w:bottom w:val="single" w:sz="4" w:space="0" w:color="000000"/>
              <w:right w:val="single" w:sz="4" w:space="0" w:color="000000"/>
            </w:tcBorders>
          </w:tcPr>
          <w:p w14:paraId="0AA94ED0" w14:textId="77777777" w:rsidR="00C923D8" w:rsidRDefault="009B6B2F">
            <w:pPr>
              <w:spacing w:before="240"/>
              <w:jc w:val="left"/>
            </w:pPr>
            <w:r>
              <w:t xml:space="preserve"> 8137072491</w:t>
            </w:r>
          </w:p>
        </w:tc>
      </w:tr>
      <w:tr w:rsidR="00C923D8" w14:paraId="767527B8" w14:textId="77777777">
        <w:trPr>
          <w:trHeight w:val="285"/>
        </w:trPr>
        <w:tc>
          <w:tcPr>
            <w:tcW w:w="780" w:type="dxa"/>
            <w:tcBorders>
              <w:left w:val="single" w:sz="4" w:space="0" w:color="000000"/>
              <w:bottom w:val="single" w:sz="4" w:space="0" w:color="000000"/>
              <w:right w:val="single" w:sz="4" w:space="0" w:color="000000"/>
            </w:tcBorders>
          </w:tcPr>
          <w:p w14:paraId="0BF01A11" w14:textId="77777777" w:rsidR="00C923D8" w:rsidRDefault="009B6B2F">
            <w:pPr>
              <w:spacing w:before="240"/>
              <w:jc w:val="left"/>
            </w:pPr>
            <w:r>
              <w:t xml:space="preserve"> 15</w:t>
            </w:r>
          </w:p>
        </w:tc>
        <w:tc>
          <w:tcPr>
            <w:tcW w:w="3945" w:type="dxa"/>
            <w:tcBorders>
              <w:bottom w:val="single" w:sz="4" w:space="0" w:color="000000"/>
              <w:right w:val="single" w:sz="4" w:space="0" w:color="000000"/>
            </w:tcBorders>
          </w:tcPr>
          <w:p w14:paraId="1524C24A" w14:textId="77777777" w:rsidR="00C923D8" w:rsidRDefault="009B6B2F">
            <w:pPr>
              <w:spacing w:before="240"/>
              <w:jc w:val="left"/>
            </w:pPr>
            <w:r>
              <w:t xml:space="preserve">KANIYAMURI  </w:t>
            </w:r>
          </w:p>
        </w:tc>
        <w:tc>
          <w:tcPr>
            <w:tcW w:w="4170" w:type="dxa"/>
            <w:tcBorders>
              <w:bottom w:val="single" w:sz="4" w:space="0" w:color="000000"/>
              <w:right w:val="single" w:sz="4" w:space="0" w:color="000000"/>
            </w:tcBorders>
          </w:tcPr>
          <w:p w14:paraId="3E3E48A1" w14:textId="77777777" w:rsidR="00C923D8" w:rsidRDefault="009B6B2F">
            <w:pPr>
              <w:spacing w:before="240"/>
              <w:jc w:val="left"/>
            </w:pPr>
            <w:r>
              <w:t xml:space="preserve">9605682540 </w:t>
            </w:r>
          </w:p>
        </w:tc>
      </w:tr>
      <w:tr w:rsidR="00C923D8" w14:paraId="050E87A1" w14:textId="77777777">
        <w:trPr>
          <w:trHeight w:val="587"/>
        </w:trPr>
        <w:tc>
          <w:tcPr>
            <w:tcW w:w="780" w:type="dxa"/>
            <w:tcBorders>
              <w:left w:val="single" w:sz="4" w:space="0" w:color="000000"/>
              <w:bottom w:val="single" w:sz="4" w:space="0" w:color="000000"/>
              <w:right w:val="single" w:sz="4" w:space="0" w:color="000000"/>
            </w:tcBorders>
          </w:tcPr>
          <w:p w14:paraId="0781B8E1" w14:textId="77777777" w:rsidR="00C923D8" w:rsidRDefault="009B6B2F">
            <w:pPr>
              <w:spacing w:before="240"/>
              <w:jc w:val="left"/>
            </w:pPr>
            <w:r>
              <w:t>16</w:t>
            </w:r>
          </w:p>
        </w:tc>
        <w:tc>
          <w:tcPr>
            <w:tcW w:w="3945" w:type="dxa"/>
            <w:tcBorders>
              <w:bottom w:val="single" w:sz="4" w:space="0" w:color="000000"/>
              <w:right w:val="single" w:sz="4" w:space="0" w:color="000000"/>
            </w:tcBorders>
          </w:tcPr>
          <w:p w14:paraId="169E4D1B" w14:textId="77777777" w:rsidR="00C923D8" w:rsidRDefault="009B6B2F">
            <w:pPr>
              <w:spacing w:before="240"/>
              <w:jc w:val="left"/>
            </w:pPr>
            <w:r>
              <w:t>PANACHOOR</w:t>
            </w:r>
          </w:p>
        </w:tc>
        <w:tc>
          <w:tcPr>
            <w:tcW w:w="4170" w:type="dxa"/>
            <w:tcBorders>
              <w:bottom w:val="single" w:sz="4" w:space="0" w:color="000000"/>
              <w:right w:val="single" w:sz="4" w:space="0" w:color="000000"/>
            </w:tcBorders>
          </w:tcPr>
          <w:p w14:paraId="5200D595" w14:textId="77777777" w:rsidR="00C923D8" w:rsidRDefault="009B6B2F">
            <w:pPr>
              <w:spacing w:before="240"/>
              <w:jc w:val="left"/>
            </w:pPr>
            <w:r>
              <w:t>9645878801</w:t>
            </w:r>
          </w:p>
        </w:tc>
      </w:tr>
      <w:tr w:rsidR="00C923D8" w14:paraId="2E2A5D02" w14:textId="77777777">
        <w:trPr>
          <w:trHeight w:val="285"/>
        </w:trPr>
        <w:tc>
          <w:tcPr>
            <w:tcW w:w="780" w:type="dxa"/>
            <w:tcBorders>
              <w:left w:val="single" w:sz="4" w:space="0" w:color="000000"/>
              <w:bottom w:val="single" w:sz="4" w:space="0" w:color="000000"/>
              <w:right w:val="single" w:sz="4" w:space="0" w:color="000000"/>
            </w:tcBorders>
          </w:tcPr>
          <w:p w14:paraId="1975DE71" w14:textId="77777777" w:rsidR="00C923D8" w:rsidRDefault="009B6B2F">
            <w:pPr>
              <w:spacing w:before="240"/>
              <w:jc w:val="left"/>
            </w:pPr>
            <w:r>
              <w:t>17</w:t>
            </w:r>
          </w:p>
        </w:tc>
        <w:tc>
          <w:tcPr>
            <w:tcW w:w="3945" w:type="dxa"/>
            <w:tcBorders>
              <w:bottom w:val="single" w:sz="4" w:space="0" w:color="000000"/>
              <w:right w:val="single" w:sz="4" w:space="0" w:color="000000"/>
            </w:tcBorders>
          </w:tcPr>
          <w:p w14:paraId="59E35C4E" w14:textId="77777777" w:rsidR="00C923D8" w:rsidRDefault="009B6B2F">
            <w:pPr>
              <w:spacing w:before="240"/>
              <w:jc w:val="left"/>
            </w:pPr>
            <w:r>
              <w:t>CHOOLOOR SCHOOL</w:t>
            </w:r>
          </w:p>
        </w:tc>
        <w:tc>
          <w:tcPr>
            <w:tcW w:w="4170" w:type="dxa"/>
            <w:tcBorders>
              <w:bottom w:val="single" w:sz="4" w:space="0" w:color="000000"/>
              <w:right w:val="single" w:sz="4" w:space="0" w:color="000000"/>
            </w:tcBorders>
          </w:tcPr>
          <w:p w14:paraId="02591294" w14:textId="77777777" w:rsidR="00C923D8" w:rsidRDefault="009B6B2F">
            <w:pPr>
              <w:spacing w:before="240"/>
              <w:jc w:val="left"/>
            </w:pPr>
            <w:r>
              <w:t>9947972042</w:t>
            </w:r>
          </w:p>
        </w:tc>
      </w:tr>
      <w:tr w:rsidR="00C923D8" w14:paraId="0BECF2A5" w14:textId="77777777">
        <w:trPr>
          <w:trHeight w:val="285"/>
        </w:trPr>
        <w:tc>
          <w:tcPr>
            <w:tcW w:w="780" w:type="dxa"/>
            <w:tcBorders>
              <w:left w:val="single" w:sz="4" w:space="0" w:color="000000"/>
              <w:bottom w:val="single" w:sz="4" w:space="0" w:color="000000"/>
              <w:right w:val="single" w:sz="4" w:space="0" w:color="000000"/>
            </w:tcBorders>
          </w:tcPr>
          <w:p w14:paraId="2A3ED3C5" w14:textId="77777777" w:rsidR="00C923D8" w:rsidRDefault="009B6B2F">
            <w:pPr>
              <w:spacing w:before="240"/>
              <w:jc w:val="left"/>
            </w:pPr>
            <w:r>
              <w:t>18</w:t>
            </w:r>
          </w:p>
        </w:tc>
        <w:tc>
          <w:tcPr>
            <w:tcW w:w="3945" w:type="dxa"/>
            <w:tcBorders>
              <w:bottom w:val="single" w:sz="4" w:space="0" w:color="000000"/>
              <w:right w:val="single" w:sz="4" w:space="0" w:color="000000"/>
            </w:tcBorders>
          </w:tcPr>
          <w:p w14:paraId="474F0655" w14:textId="77777777" w:rsidR="00C923D8" w:rsidRDefault="009B6B2F">
            <w:pPr>
              <w:spacing w:before="240"/>
              <w:jc w:val="left"/>
            </w:pPr>
            <w:r>
              <w:t>AMBALAPPATTU</w:t>
            </w:r>
          </w:p>
        </w:tc>
        <w:tc>
          <w:tcPr>
            <w:tcW w:w="4170" w:type="dxa"/>
            <w:tcBorders>
              <w:bottom w:val="single" w:sz="4" w:space="0" w:color="000000"/>
              <w:right w:val="single" w:sz="4" w:space="0" w:color="000000"/>
            </w:tcBorders>
          </w:tcPr>
          <w:p w14:paraId="3DB2B595" w14:textId="77777777" w:rsidR="00C923D8" w:rsidRDefault="009B6B2F">
            <w:pPr>
              <w:spacing w:before="240"/>
              <w:jc w:val="left"/>
            </w:pPr>
            <w:r>
              <w:t>7907439366</w:t>
            </w:r>
          </w:p>
        </w:tc>
      </w:tr>
      <w:tr w:rsidR="00C923D8" w14:paraId="10B26840" w14:textId="77777777">
        <w:trPr>
          <w:trHeight w:val="285"/>
        </w:trPr>
        <w:tc>
          <w:tcPr>
            <w:tcW w:w="780" w:type="dxa"/>
            <w:tcBorders>
              <w:left w:val="single" w:sz="4" w:space="0" w:color="000000"/>
              <w:bottom w:val="single" w:sz="4" w:space="0" w:color="000000"/>
              <w:right w:val="single" w:sz="4" w:space="0" w:color="000000"/>
            </w:tcBorders>
          </w:tcPr>
          <w:p w14:paraId="1C254B6E" w14:textId="77777777" w:rsidR="00C923D8" w:rsidRDefault="009B6B2F">
            <w:pPr>
              <w:spacing w:before="240"/>
              <w:jc w:val="left"/>
            </w:pPr>
            <w:r>
              <w:t>19</w:t>
            </w:r>
          </w:p>
        </w:tc>
        <w:tc>
          <w:tcPr>
            <w:tcW w:w="3945" w:type="dxa"/>
            <w:tcBorders>
              <w:bottom w:val="single" w:sz="4" w:space="0" w:color="000000"/>
              <w:right w:val="single" w:sz="4" w:space="0" w:color="000000"/>
            </w:tcBorders>
          </w:tcPr>
          <w:p w14:paraId="5DCB8A3C" w14:textId="77777777" w:rsidR="00C923D8" w:rsidRDefault="009B6B2F">
            <w:pPr>
              <w:spacing w:before="240"/>
              <w:jc w:val="left"/>
            </w:pPr>
            <w:r>
              <w:t>DEVIKULANGARA</w:t>
            </w:r>
          </w:p>
        </w:tc>
        <w:tc>
          <w:tcPr>
            <w:tcW w:w="4170" w:type="dxa"/>
            <w:tcBorders>
              <w:bottom w:val="single" w:sz="4" w:space="0" w:color="000000"/>
              <w:right w:val="single" w:sz="4" w:space="0" w:color="000000"/>
            </w:tcBorders>
          </w:tcPr>
          <w:p w14:paraId="64830061" w14:textId="77777777" w:rsidR="00C923D8" w:rsidRDefault="009B6B2F">
            <w:pPr>
              <w:spacing w:before="240"/>
              <w:jc w:val="left"/>
            </w:pPr>
            <w:r>
              <w:t>9048203332</w:t>
            </w:r>
          </w:p>
        </w:tc>
      </w:tr>
    </w:tbl>
    <w:p w14:paraId="27561F04" w14:textId="77777777" w:rsidR="00C923D8" w:rsidRDefault="00C923D8">
      <w:pPr>
        <w:jc w:val="left"/>
      </w:pPr>
    </w:p>
    <w:p w14:paraId="2DF0A609" w14:textId="77777777" w:rsidR="00C923D8" w:rsidRDefault="009B6B2F">
      <w:pPr>
        <w:pStyle w:val="Heading3"/>
        <w:numPr>
          <w:ilvl w:val="2"/>
          <w:numId w:val="1"/>
        </w:numPr>
        <w:tabs>
          <w:tab w:val="left" w:pos="0"/>
        </w:tabs>
        <w:jc w:val="left"/>
      </w:pPr>
      <w:bookmarkStart w:id="146" w:name="_b5rkhoknvrsn" w:colFirst="0" w:colLast="0"/>
      <w:bookmarkEnd w:id="146"/>
      <w:r>
        <w:t>1.10. National and International organizations</w:t>
      </w:r>
    </w:p>
    <w:p w14:paraId="041E68FC" w14:textId="77777777" w:rsidR="00C923D8" w:rsidRDefault="00C923D8">
      <w:pPr>
        <w:jc w:val="left"/>
      </w:pPr>
    </w:p>
    <w:tbl>
      <w:tblPr>
        <w:tblStyle w:val="afffb"/>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4"/>
        <w:gridCol w:w="2970"/>
        <w:gridCol w:w="3001"/>
      </w:tblGrid>
      <w:tr w:rsidR="00C923D8" w14:paraId="3E5F15BE" w14:textId="77777777">
        <w:trPr>
          <w:trHeight w:val="285"/>
        </w:trPr>
        <w:tc>
          <w:tcPr>
            <w:tcW w:w="2924" w:type="dxa"/>
            <w:tcBorders>
              <w:top w:val="single" w:sz="4" w:space="0" w:color="000000"/>
              <w:left w:val="single" w:sz="4" w:space="0" w:color="000000"/>
              <w:bottom w:val="single" w:sz="4" w:space="0" w:color="000000"/>
              <w:right w:val="single" w:sz="4" w:space="0" w:color="000000"/>
            </w:tcBorders>
          </w:tcPr>
          <w:p w14:paraId="1DAE4A7D" w14:textId="77777777" w:rsidR="00C923D8" w:rsidRDefault="009B6B2F">
            <w:pPr>
              <w:spacing w:before="240"/>
              <w:jc w:val="left"/>
            </w:pPr>
            <w:r>
              <w:t>S.No</w:t>
            </w:r>
          </w:p>
        </w:tc>
        <w:tc>
          <w:tcPr>
            <w:tcW w:w="2970" w:type="dxa"/>
            <w:tcBorders>
              <w:top w:val="single" w:sz="4" w:space="0" w:color="000000"/>
              <w:bottom w:val="single" w:sz="4" w:space="0" w:color="000000"/>
              <w:right w:val="single" w:sz="4" w:space="0" w:color="000000"/>
            </w:tcBorders>
          </w:tcPr>
          <w:p w14:paraId="426C6711" w14:textId="77777777" w:rsidR="00C923D8" w:rsidRDefault="009B6B2F">
            <w:pPr>
              <w:spacing w:before="240"/>
              <w:jc w:val="left"/>
            </w:pPr>
            <w:r>
              <w:t>Name of Organization</w:t>
            </w:r>
          </w:p>
        </w:tc>
        <w:tc>
          <w:tcPr>
            <w:tcW w:w="3001" w:type="dxa"/>
            <w:tcBorders>
              <w:top w:val="single" w:sz="4" w:space="0" w:color="000000"/>
              <w:bottom w:val="single" w:sz="4" w:space="0" w:color="000000"/>
              <w:right w:val="single" w:sz="4" w:space="0" w:color="000000"/>
            </w:tcBorders>
          </w:tcPr>
          <w:p w14:paraId="53BABFDB" w14:textId="77777777" w:rsidR="00C923D8" w:rsidRDefault="009B6B2F">
            <w:pPr>
              <w:spacing w:before="240"/>
              <w:jc w:val="left"/>
            </w:pPr>
            <w:r>
              <w:rPr>
                <w:rFonts w:ascii="Arial" w:eastAsia="Arial" w:hAnsi="Arial" w:cs="Arial"/>
              </w:rPr>
              <w:t>Phone number</w:t>
            </w:r>
          </w:p>
        </w:tc>
      </w:tr>
      <w:tr w:rsidR="00C923D8" w14:paraId="640C8C48" w14:textId="77777777">
        <w:trPr>
          <w:trHeight w:val="285"/>
        </w:trPr>
        <w:tc>
          <w:tcPr>
            <w:tcW w:w="2924" w:type="dxa"/>
            <w:tcBorders>
              <w:left w:val="single" w:sz="4" w:space="0" w:color="000000"/>
              <w:bottom w:val="single" w:sz="4" w:space="0" w:color="000000"/>
              <w:right w:val="single" w:sz="4" w:space="0" w:color="000000"/>
            </w:tcBorders>
          </w:tcPr>
          <w:p w14:paraId="60D1E40D" w14:textId="77777777" w:rsidR="00C923D8" w:rsidRDefault="009B6B2F">
            <w:pPr>
              <w:spacing w:before="240"/>
              <w:jc w:val="left"/>
            </w:pPr>
            <w:r>
              <w:lastRenderedPageBreak/>
              <w:t xml:space="preserve"> 1</w:t>
            </w:r>
          </w:p>
        </w:tc>
        <w:tc>
          <w:tcPr>
            <w:tcW w:w="2970" w:type="dxa"/>
            <w:tcBorders>
              <w:bottom w:val="single" w:sz="4" w:space="0" w:color="000000"/>
              <w:right w:val="single" w:sz="4" w:space="0" w:color="000000"/>
            </w:tcBorders>
          </w:tcPr>
          <w:p w14:paraId="6F26B23E" w14:textId="77777777" w:rsidR="00C923D8" w:rsidRDefault="009B6B2F">
            <w:pPr>
              <w:spacing w:before="240"/>
              <w:jc w:val="left"/>
            </w:pPr>
            <w:r>
              <w:t xml:space="preserve">NIL </w:t>
            </w:r>
          </w:p>
        </w:tc>
        <w:tc>
          <w:tcPr>
            <w:tcW w:w="3001" w:type="dxa"/>
            <w:tcBorders>
              <w:bottom w:val="single" w:sz="4" w:space="0" w:color="000000"/>
              <w:right w:val="single" w:sz="4" w:space="0" w:color="000000"/>
            </w:tcBorders>
          </w:tcPr>
          <w:p w14:paraId="3A90E777" w14:textId="77777777" w:rsidR="00C923D8" w:rsidRDefault="009B6B2F">
            <w:pPr>
              <w:spacing w:before="240"/>
              <w:jc w:val="left"/>
            </w:pPr>
            <w:r>
              <w:t xml:space="preserve"> NIL</w:t>
            </w:r>
          </w:p>
        </w:tc>
      </w:tr>
    </w:tbl>
    <w:p w14:paraId="506E8E02" w14:textId="77777777" w:rsidR="00C923D8" w:rsidRDefault="00C923D8">
      <w:pPr>
        <w:jc w:val="left"/>
      </w:pPr>
    </w:p>
    <w:p w14:paraId="3C4AB320" w14:textId="77777777" w:rsidR="00C923D8" w:rsidRDefault="009B6B2F">
      <w:pPr>
        <w:pStyle w:val="Heading3"/>
        <w:numPr>
          <w:ilvl w:val="2"/>
          <w:numId w:val="1"/>
        </w:numPr>
        <w:tabs>
          <w:tab w:val="left" w:pos="0"/>
        </w:tabs>
        <w:jc w:val="left"/>
      </w:pPr>
      <w:bookmarkStart w:id="147" w:name="_tcmsm9rbn23e" w:colFirst="0" w:colLast="0"/>
      <w:bookmarkEnd w:id="147"/>
      <w:r>
        <w:t xml:space="preserve"> 1.11. Details of Non-Governmental Organizations (NGOs)</w:t>
      </w:r>
    </w:p>
    <w:p w14:paraId="18C6A8A5" w14:textId="77777777" w:rsidR="00C923D8" w:rsidRDefault="00C923D8">
      <w:pPr>
        <w:jc w:val="left"/>
      </w:pPr>
    </w:p>
    <w:p w14:paraId="18408980" w14:textId="77777777" w:rsidR="00C923D8" w:rsidRDefault="00C923D8">
      <w:pPr>
        <w:jc w:val="left"/>
      </w:pPr>
    </w:p>
    <w:tbl>
      <w:tblPr>
        <w:tblStyle w:val="afffc"/>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9"/>
        <w:gridCol w:w="4136"/>
        <w:gridCol w:w="3000"/>
      </w:tblGrid>
      <w:tr w:rsidR="00C923D8" w14:paraId="37768ED1" w14:textId="77777777">
        <w:trPr>
          <w:trHeight w:val="575"/>
        </w:trPr>
        <w:tc>
          <w:tcPr>
            <w:tcW w:w="1758" w:type="dxa"/>
            <w:tcBorders>
              <w:top w:val="single" w:sz="4" w:space="0" w:color="000000"/>
              <w:left w:val="single" w:sz="4" w:space="0" w:color="000000"/>
              <w:bottom w:val="single" w:sz="4" w:space="0" w:color="000000"/>
              <w:right w:val="single" w:sz="4" w:space="0" w:color="000000"/>
            </w:tcBorders>
          </w:tcPr>
          <w:p w14:paraId="7EE7B8E1" w14:textId="77777777" w:rsidR="00C923D8" w:rsidRDefault="009B6B2F">
            <w:pPr>
              <w:spacing w:before="240"/>
              <w:jc w:val="left"/>
            </w:pPr>
            <w:r>
              <w:t>S.No</w:t>
            </w:r>
          </w:p>
        </w:tc>
        <w:tc>
          <w:tcPr>
            <w:tcW w:w="4136" w:type="dxa"/>
            <w:tcBorders>
              <w:top w:val="single" w:sz="4" w:space="0" w:color="000000"/>
              <w:bottom w:val="single" w:sz="4" w:space="0" w:color="000000"/>
              <w:right w:val="single" w:sz="4" w:space="0" w:color="000000"/>
            </w:tcBorders>
          </w:tcPr>
          <w:p w14:paraId="1AAC9796" w14:textId="77777777" w:rsidR="00C923D8" w:rsidRDefault="009B6B2F">
            <w:pPr>
              <w:spacing w:before="240"/>
              <w:jc w:val="left"/>
            </w:pPr>
            <w:r>
              <w:t>Name of NGO</w:t>
            </w:r>
          </w:p>
        </w:tc>
        <w:tc>
          <w:tcPr>
            <w:tcW w:w="3000" w:type="dxa"/>
            <w:tcBorders>
              <w:top w:val="single" w:sz="4" w:space="0" w:color="000000"/>
              <w:bottom w:val="single" w:sz="4" w:space="0" w:color="000000"/>
              <w:right w:val="single" w:sz="4" w:space="0" w:color="000000"/>
            </w:tcBorders>
          </w:tcPr>
          <w:p w14:paraId="6A40151B" w14:textId="77777777" w:rsidR="00C923D8" w:rsidRDefault="009B6B2F">
            <w:pPr>
              <w:spacing w:before="240"/>
              <w:jc w:val="left"/>
            </w:pPr>
            <w:r>
              <w:rPr>
                <w:rFonts w:ascii="Arial" w:eastAsia="Arial" w:hAnsi="Arial" w:cs="Arial"/>
              </w:rPr>
              <w:t>Phone number</w:t>
            </w:r>
          </w:p>
        </w:tc>
      </w:tr>
      <w:tr w:rsidR="00C923D8" w14:paraId="2280B972" w14:textId="77777777">
        <w:trPr>
          <w:trHeight w:val="585"/>
        </w:trPr>
        <w:tc>
          <w:tcPr>
            <w:tcW w:w="1758" w:type="dxa"/>
            <w:tcBorders>
              <w:left w:val="single" w:sz="4" w:space="0" w:color="000000"/>
              <w:bottom w:val="single" w:sz="4" w:space="0" w:color="000000"/>
              <w:right w:val="single" w:sz="4" w:space="0" w:color="000000"/>
            </w:tcBorders>
          </w:tcPr>
          <w:p w14:paraId="5A51B1E1" w14:textId="77777777" w:rsidR="00C923D8" w:rsidRDefault="009B6B2F">
            <w:pPr>
              <w:spacing w:before="240"/>
              <w:ind w:left="720"/>
              <w:jc w:val="left"/>
            </w:pPr>
            <w:r>
              <w:t xml:space="preserve"> 1</w:t>
            </w:r>
          </w:p>
        </w:tc>
        <w:tc>
          <w:tcPr>
            <w:tcW w:w="4136" w:type="dxa"/>
            <w:tcBorders>
              <w:bottom w:val="single" w:sz="4" w:space="0" w:color="000000"/>
              <w:right w:val="single" w:sz="4" w:space="0" w:color="000000"/>
            </w:tcBorders>
          </w:tcPr>
          <w:p w14:paraId="0B21E94C" w14:textId="77777777" w:rsidR="00C923D8" w:rsidRDefault="009B6B2F">
            <w:pPr>
              <w:spacing w:before="240"/>
              <w:jc w:val="left"/>
            </w:pPr>
            <w:r>
              <w:t>The Modern Sports &amp; Arts Club</w:t>
            </w:r>
          </w:p>
        </w:tc>
        <w:tc>
          <w:tcPr>
            <w:tcW w:w="3000" w:type="dxa"/>
            <w:tcBorders>
              <w:bottom w:val="single" w:sz="4" w:space="0" w:color="000000"/>
              <w:right w:val="single" w:sz="4" w:space="0" w:color="000000"/>
            </w:tcBorders>
          </w:tcPr>
          <w:p w14:paraId="2EFFB2F2" w14:textId="77777777" w:rsidR="00C923D8" w:rsidRDefault="009B6B2F">
            <w:pPr>
              <w:spacing w:before="240"/>
              <w:jc w:val="left"/>
            </w:pPr>
            <w:r>
              <w:t xml:space="preserve"> 9947797190</w:t>
            </w:r>
          </w:p>
        </w:tc>
      </w:tr>
      <w:tr w:rsidR="00C923D8" w14:paraId="1A755ACA" w14:textId="77777777">
        <w:trPr>
          <w:trHeight w:val="285"/>
        </w:trPr>
        <w:tc>
          <w:tcPr>
            <w:tcW w:w="1758" w:type="dxa"/>
            <w:tcBorders>
              <w:left w:val="single" w:sz="4" w:space="0" w:color="000000"/>
              <w:bottom w:val="single" w:sz="4" w:space="0" w:color="000000"/>
              <w:right w:val="single" w:sz="4" w:space="0" w:color="000000"/>
            </w:tcBorders>
          </w:tcPr>
          <w:p w14:paraId="3F57017D" w14:textId="77777777" w:rsidR="00C923D8" w:rsidRDefault="009B6B2F">
            <w:pPr>
              <w:spacing w:before="240"/>
              <w:ind w:left="720"/>
              <w:jc w:val="left"/>
            </w:pPr>
            <w:r>
              <w:t xml:space="preserve"> 2</w:t>
            </w:r>
          </w:p>
        </w:tc>
        <w:tc>
          <w:tcPr>
            <w:tcW w:w="4136" w:type="dxa"/>
            <w:tcBorders>
              <w:bottom w:val="single" w:sz="4" w:space="0" w:color="000000"/>
              <w:right w:val="single" w:sz="4" w:space="0" w:color="000000"/>
            </w:tcBorders>
          </w:tcPr>
          <w:p w14:paraId="07E0DF4C" w14:textId="77777777" w:rsidR="00C923D8" w:rsidRDefault="009B6B2F">
            <w:pPr>
              <w:spacing w:before="240"/>
              <w:jc w:val="left"/>
            </w:pPr>
            <w:r>
              <w:t xml:space="preserve"> Jaladara Arts &amp; Sports Club</w:t>
            </w:r>
          </w:p>
        </w:tc>
        <w:tc>
          <w:tcPr>
            <w:tcW w:w="3000" w:type="dxa"/>
            <w:tcBorders>
              <w:bottom w:val="single" w:sz="4" w:space="0" w:color="000000"/>
              <w:right w:val="single" w:sz="4" w:space="0" w:color="000000"/>
            </w:tcBorders>
          </w:tcPr>
          <w:p w14:paraId="58E313A4" w14:textId="77777777" w:rsidR="00C923D8" w:rsidRDefault="009B6B2F">
            <w:pPr>
              <w:spacing w:before="240"/>
              <w:jc w:val="left"/>
            </w:pPr>
            <w:r>
              <w:t xml:space="preserve"> 8136945903</w:t>
            </w:r>
          </w:p>
        </w:tc>
      </w:tr>
      <w:tr w:rsidR="00C923D8" w14:paraId="6D5CC97E" w14:textId="77777777">
        <w:trPr>
          <w:trHeight w:val="285"/>
        </w:trPr>
        <w:tc>
          <w:tcPr>
            <w:tcW w:w="1758" w:type="dxa"/>
            <w:tcBorders>
              <w:left w:val="single" w:sz="4" w:space="0" w:color="000000"/>
              <w:bottom w:val="single" w:sz="4" w:space="0" w:color="000000"/>
              <w:right w:val="single" w:sz="4" w:space="0" w:color="000000"/>
            </w:tcBorders>
          </w:tcPr>
          <w:p w14:paraId="2328B38D" w14:textId="77777777" w:rsidR="00C923D8" w:rsidRDefault="009B6B2F">
            <w:pPr>
              <w:spacing w:before="240"/>
              <w:ind w:left="720"/>
              <w:jc w:val="left"/>
            </w:pPr>
            <w:r>
              <w:t xml:space="preserve"> 3</w:t>
            </w:r>
          </w:p>
        </w:tc>
        <w:tc>
          <w:tcPr>
            <w:tcW w:w="4136" w:type="dxa"/>
            <w:tcBorders>
              <w:bottom w:val="single" w:sz="4" w:space="0" w:color="000000"/>
              <w:right w:val="single" w:sz="4" w:space="0" w:color="000000"/>
            </w:tcBorders>
          </w:tcPr>
          <w:p w14:paraId="6B7CFC97" w14:textId="77777777" w:rsidR="00C923D8" w:rsidRDefault="009B6B2F">
            <w:pPr>
              <w:spacing w:before="240"/>
              <w:jc w:val="left"/>
            </w:pPr>
            <w:r>
              <w:t xml:space="preserve"> Ashraya Charitable Trust</w:t>
            </w:r>
          </w:p>
        </w:tc>
        <w:tc>
          <w:tcPr>
            <w:tcW w:w="3000" w:type="dxa"/>
            <w:tcBorders>
              <w:bottom w:val="single" w:sz="4" w:space="0" w:color="000000"/>
              <w:right w:val="single" w:sz="4" w:space="0" w:color="000000"/>
            </w:tcBorders>
          </w:tcPr>
          <w:p w14:paraId="34F31AED" w14:textId="77777777" w:rsidR="00C923D8" w:rsidRDefault="009B6B2F">
            <w:pPr>
              <w:spacing w:before="240"/>
              <w:jc w:val="left"/>
            </w:pPr>
            <w:r>
              <w:t xml:space="preserve"> 9747157360</w:t>
            </w:r>
          </w:p>
        </w:tc>
      </w:tr>
      <w:tr w:rsidR="00C923D8" w14:paraId="7CBB47E6" w14:textId="77777777">
        <w:trPr>
          <w:trHeight w:val="285"/>
        </w:trPr>
        <w:tc>
          <w:tcPr>
            <w:tcW w:w="1758" w:type="dxa"/>
            <w:tcBorders>
              <w:left w:val="single" w:sz="4" w:space="0" w:color="000000"/>
              <w:bottom w:val="single" w:sz="4" w:space="0" w:color="000000"/>
              <w:right w:val="single" w:sz="4" w:space="0" w:color="000000"/>
            </w:tcBorders>
          </w:tcPr>
          <w:p w14:paraId="1BAAC6FC" w14:textId="77777777" w:rsidR="00C923D8" w:rsidRDefault="009B6B2F">
            <w:pPr>
              <w:spacing w:before="240"/>
              <w:jc w:val="left"/>
            </w:pPr>
            <w:r>
              <w:t xml:space="preserve">              4</w:t>
            </w:r>
          </w:p>
        </w:tc>
        <w:tc>
          <w:tcPr>
            <w:tcW w:w="4136" w:type="dxa"/>
            <w:tcBorders>
              <w:bottom w:val="single" w:sz="4" w:space="0" w:color="000000"/>
              <w:right w:val="single" w:sz="4" w:space="0" w:color="000000"/>
            </w:tcBorders>
          </w:tcPr>
          <w:p w14:paraId="01A06DB8" w14:textId="77777777" w:rsidR="00C923D8" w:rsidRDefault="009B6B2F">
            <w:pPr>
              <w:spacing w:before="240"/>
              <w:jc w:val="left"/>
            </w:pPr>
            <w:r>
              <w:t xml:space="preserve"> Yuvajana Samathi, Anakkunnel</w:t>
            </w:r>
          </w:p>
        </w:tc>
        <w:tc>
          <w:tcPr>
            <w:tcW w:w="3000" w:type="dxa"/>
            <w:tcBorders>
              <w:bottom w:val="single" w:sz="4" w:space="0" w:color="000000"/>
              <w:right w:val="single" w:sz="4" w:space="0" w:color="000000"/>
            </w:tcBorders>
          </w:tcPr>
          <w:p w14:paraId="029DD9DB" w14:textId="4D470117" w:rsidR="00C923D8" w:rsidRDefault="009B6B2F">
            <w:pPr>
              <w:spacing w:before="240"/>
              <w:jc w:val="left"/>
            </w:pPr>
            <w:r>
              <w:t xml:space="preserve"> </w:t>
            </w:r>
            <w:r w:rsidR="00D84B8D">
              <w:t>8967542389</w:t>
            </w:r>
          </w:p>
        </w:tc>
      </w:tr>
      <w:tr w:rsidR="00C923D8" w14:paraId="51519146" w14:textId="77777777">
        <w:trPr>
          <w:trHeight w:val="686"/>
        </w:trPr>
        <w:tc>
          <w:tcPr>
            <w:tcW w:w="1758" w:type="dxa"/>
            <w:tcBorders>
              <w:left w:val="single" w:sz="4" w:space="0" w:color="000000"/>
              <w:bottom w:val="single" w:sz="4" w:space="0" w:color="000000"/>
              <w:right w:val="single" w:sz="4" w:space="0" w:color="000000"/>
            </w:tcBorders>
          </w:tcPr>
          <w:p w14:paraId="37C247BD" w14:textId="77777777" w:rsidR="00C923D8" w:rsidRDefault="009B6B2F">
            <w:pPr>
              <w:spacing w:before="240"/>
              <w:jc w:val="left"/>
            </w:pPr>
            <w:r>
              <w:t xml:space="preserve">              5</w:t>
            </w:r>
          </w:p>
        </w:tc>
        <w:tc>
          <w:tcPr>
            <w:tcW w:w="4136" w:type="dxa"/>
            <w:tcBorders>
              <w:bottom w:val="single" w:sz="4" w:space="0" w:color="000000"/>
              <w:right w:val="single" w:sz="4" w:space="0" w:color="000000"/>
            </w:tcBorders>
          </w:tcPr>
          <w:p w14:paraId="3346EEA9" w14:textId="77777777" w:rsidR="00C923D8" w:rsidRDefault="009B6B2F">
            <w:pPr>
              <w:spacing w:before="240"/>
              <w:jc w:val="left"/>
            </w:pPr>
            <w:r>
              <w:t xml:space="preserve"> Kalavedi &amp; recreation Club</w:t>
            </w:r>
          </w:p>
        </w:tc>
        <w:tc>
          <w:tcPr>
            <w:tcW w:w="3000" w:type="dxa"/>
            <w:tcBorders>
              <w:bottom w:val="single" w:sz="4" w:space="0" w:color="000000"/>
              <w:right w:val="single" w:sz="4" w:space="0" w:color="000000"/>
            </w:tcBorders>
          </w:tcPr>
          <w:p w14:paraId="433E8A6F" w14:textId="675809A8" w:rsidR="00C923D8" w:rsidRDefault="009B6B2F">
            <w:pPr>
              <w:spacing w:before="240"/>
              <w:jc w:val="left"/>
            </w:pPr>
            <w:r>
              <w:t xml:space="preserve"> </w:t>
            </w:r>
            <w:r w:rsidR="00D84B8D">
              <w:t>9086675643</w:t>
            </w:r>
          </w:p>
        </w:tc>
      </w:tr>
    </w:tbl>
    <w:p w14:paraId="413F192D" w14:textId="4AA2171A" w:rsidR="00C923D8" w:rsidRDefault="00C923D8">
      <w:pPr>
        <w:jc w:val="left"/>
      </w:pPr>
    </w:p>
    <w:p w14:paraId="2CB598A8" w14:textId="77777777" w:rsidR="00C923D8" w:rsidRDefault="00C923D8">
      <w:pPr>
        <w:pStyle w:val="Heading3"/>
        <w:numPr>
          <w:ilvl w:val="2"/>
          <w:numId w:val="1"/>
        </w:numPr>
        <w:tabs>
          <w:tab w:val="left" w:pos="0"/>
        </w:tabs>
        <w:jc w:val="left"/>
      </w:pPr>
      <w:bookmarkStart w:id="148" w:name="_by95oabooq12" w:colFirst="0" w:colLast="0"/>
      <w:bookmarkEnd w:id="148"/>
    </w:p>
    <w:p w14:paraId="4DAE3F8B" w14:textId="77777777" w:rsidR="00C923D8" w:rsidRDefault="00C923D8">
      <w:pPr>
        <w:pStyle w:val="Heading3"/>
        <w:numPr>
          <w:ilvl w:val="2"/>
          <w:numId w:val="1"/>
        </w:numPr>
        <w:tabs>
          <w:tab w:val="left" w:pos="0"/>
        </w:tabs>
        <w:jc w:val="left"/>
      </w:pPr>
      <w:bookmarkStart w:id="149" w:name="_vwqqw77oy6hb" w:colFirst="0" w:colLast="0"/>
      <w:bookmarkEnd w:id="149"/>
    </w:p>
    <w:p w14:paraId="30C8A185" w14:textId="77777777" w:rsidR="00C923D8" w:rsidRDefault="009B6B2F">
      <w:pPr>
        <w:pStyle w:val="Heading3"/>
        <w:numPr>
          <w:ilvl w:val="2"/>
          <w:numId w:val="1"/>
        </w:numPr>
        <w:tabs>
          <w:tab w:val="left" w:pos="0"/>
        </w:tabs>
        <w:jc w:val="left"/>
      </w:pPr>
      <w:bookmarkStart w:id="150" w:name="_uaq1vcstzpsy" w:colFirst="0" w:colLast="0"/>
      <w:bookmarkEnd w:id="150"/>
      <w:r>
        <w:t>1.12. Information regarding resources</w:t>
      </w:r>
    </w:p>
    <w:p w14:paraId="1BE945FB" w14:textId="77777777" w:rsidR="00C923D8" w:rsidRDefault="00C923D8"/>
    <w:tbl>
      <w:tblPr>
        <w:tblStyle w:val="afffd"/>
        <w:tblW w:w="9192"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064"/>
        <w:gridCol w:w="3064"/>
        <w:gridCol w:w="3064"/>
      </w:tblGrid>
      <w:tr w:rsidR="00C923D8" w14:paraId="06821D6B" w14:textId="77777777">
        <w:tc>
          <w:tcPr>
            <w:tcW w:w="3064" w:type="dxa"/>
            <w:tcBorders>
              <w:top w:val="single" w:sz="8" w:space="0" w:color="000000"/>
              <w:left w:val="single" w:sz="8" w:space="0" w:color="000000"/>
              <w:bottom w:val="single" w:sz="8" w:space="0" w:color="000000"/>
              <w:right w:val="single" w:sz="8" w:space="0" w:color="000000"/>
            </w:tcBorders>
            <w:shd w:val="clear" w:color="auto" w:fill="FFFFFF"/>
          </w:tcPr>
          <w:p w14:paraId="5F2E7FC7" w14:textId="77777777" w:rsidR="00C923D8" w:rsidRDefault="009B6B2F">
            <w:pPr>
              <w:spacing w:line="240" w:lineRule="auto"/>
              <w:jc w:val="left"/>
            </w:pPr>
            <w:r>
              <w:t>Means of transportation</w:t>
            </w:r>
          </w:p>
        </w:tc>
        <w:tc>
          <w:tcPr>
            <w:tcW w:w="3064" w:type="dxa"/>
            <w:tcBorders>
              <w:top w:val="single" w:sz="8" w:space="0" w:color="000000"/>
              <w:left w:val="single" w:sz="8" w:space="0" w:color="000000"/>
              <w:bottom w:val="single" w:sz="8" w:space="0" w:color="000000"/>
              <w:right w:val="single" w:sz="8" w:space="0" w:color="000000"/>
            </w:tcBorders>
            <w:shd w:val="clear" w:color="auto" w:fill="FFFFFF"/>
          </w:tcPr>
          <w:p w14:paraId="15E8EE15" w14:textId="77777777" w:rsidR="00C923D8" w:rsidRDefault="009B6B2F">
            <w:pPr>
              <w:spacing w:line="240" w:lineRule="auto"/>
              <w:jc w:val="left"/>
            </w:pPr>
            <w:r>
              <w:t>Name of Owner</w:t>
            </w:r>
          </w:p>
        </w:tc>
        <w:tc>
          <w:tcPr>
            <w:tcW w:w="3064" w:type="dxa"/>
            <w:tcBorders>
              <w:top w:val="single" w:sz="8" w:space="0" w:color="000000"/>
              <w:left w:val="single" w:sz="8" w:space="0" w:color="000000"/>
              <w:bottom w:val="single" w:sz="8" w:space="0" w:color="000000"/>
              <w:right w:val="single" w:sz="8" w:space="0" w:color="000000"/>
            </w:tcBorders>
            <w:shd w:val="clear" w:color="auto" w:fill="FFFFFF"/>
          </w:tcPr>
          <w:p w14:paraId="2402479D" w14:textId="77777777" w:rsidR="00C923D8" w:rsidRDefault="009B6B2F">
            <w:pPr>
              <w:spacing w:line="240" w:lineRule="auto"/>
              <w:jc w:val="left"/>
            </w:pPr>
            <w:r>
              <w:t>Phone Number</w:t>
            </w:r>
          </w:p>
        </w:tc>
      </w:tr>
      <w:tr w:rsidR="00C923D8" w14:paraId="3CFEE25B" w14:textId="77777777">
        <w:tc>
          <w:tcPr>
            <w:tcW w:w="3064" w:type="dxa"/>
            <w:tcBorders>
              <w:top w:val="single" w:sz="8" w:space="0" w:color="000000"/>
              <w:left w:val="single" w:sz="8" w:space="0" w:color="000000"/>
              <w:bottom w:val="single" w:sz="8" w:space="0" w:color="000000"/>
              <w:right w:val="single" w:sz="8" w:space="0" w:color="000000"/>
            </w:tcBorders>
          </w:tcPr>
          <w:p w14:paraId="48AF3B02" w14:textId="77777777" w:rsidR="00C923D8" w:rsidRDefault="009B6B2F">
            <w:pPr>
              <w:spacing w:line="240" w:lineRule="auto"/>
              <w:jc w:val="left"/>
            </w:pPr>
            <w:r>
              <w:t>JCB</w:t>
            </w:r>
          </w:p>
        </w:tc>
        <w:tc>
          <w:tcPr>
            <w:tcW w:w="3064" w:type="dxa"/>
            <w:tcBorders>
              <w:top w:val="single" w:sz="8" w:space="0" w:color="000000"/>
              <w:left w:val="single" w:sz="8" w:space="0" w:color="000000"/>
              <w:bottom w:val="single" w:sz="8" w:space="0" w:color="000000"/>
              <w:right w:val="single" w:sz="8" w:space="0" w:color="000000"/>
            </w:tcBorders>
          </w:tcPr>
          <w:p w14:paraId="05778ADB" w14:textId="77777777" w:rsidR="00C923D8" w:rsidRDefault="009B6B2F">
            <w:pPr>
              <w:spacing w:line="240" w:lineRule="auto"/>
              <w:jc w:val="left"/>
            </w:pPr>
            <w:r>
              <w:t xml:space="preserve">Kalesh </w:t>
            </w:r>
          </w:p>
        </w:tc>
        <w:tc>
          <w:tcPr>
            <w:tcW w:w="3064" w:type="dxa"/>
            <w:tcBorders>
              <w:top w:val="single" w:sz="8" w:space="0" w:color="000000"/>
              <w:left w:val="single" w:sz="8" w:space="0" w:color="000000"/>
              <w:bottom w:val="single" w:sz="8" w:space="0" w:color="000000"/>
              <w:right w:val="single" w:sz="8" w:space="0" w:color="000000"/>
            </w:tcBorders>
          </w:tcPr>
          <w:p w14:paraId="56169FD7" w14:textId="77777777" w:rsidR="00C923D8" w:rsidRDefault="009B6B2F">
            <w:pPr>
              <w:spacing w:line="240" w:lineRule="auto"/>
              <w:jc w:val="left"/>
            </w:pPr>
            <w:r>
              <w:t>8281300483</w:t>
            </w:r>
          </w:p>
        </w:tc>
      </w:tr>
      <w:tr w:rsidR="00C923D8" w14:paraId="5DC41D51" w14:textId="77777777">
        <w:tc>
          <w:tcPr>
            <w:tcW w:w="3064" w:type="dxa"/>
            <w:tcBorders>
              <w:top w:val="single" w:sz="8" w:space="0" w:color="000000"/>
              <w:left w:val="single" w:sz="8" w:space="0" w:color="000000"/>
              <w:bottom w:val="single" w:sz="8" w:space="0" w:color="000000"/>
              <w:right w:val="single" w:sz="8" w:space="0" w:color="000000"/>
            </w:tcBorders>
          </w:tcPr>
          <w:p w14:paraId="193EA270" w14:textId="77777777" w:rsidR="00C923D8" w:rsidRDefault="009B6B2F">
            <w:pPr>
              <w:spacing w:line="240" w:lineRule="auto"/>
              <w:jc w:val="left"/>
            </w:pPr>
            <w:r>
              <w:t>Crane</w:t>
            </w:r>
          </w:p>
        </w:tc>
        <w:tc>
          <w:tcPr>
            <w:tcW w:w="3064" w:type="dxa"/>
            <w:tcBorders>
              <w:top w:val="single" w:sz="8" w:space="0" w:color="000000"/>
              <w:left w:val="single" w:sz="8" w:space="0" w:color="000000"/>
              <w:bottom w:val="single" w:sz="8" w:space="0" w:color="000000"/>
              <w:right w:val="single" w:sz="8" w:space="0" w:color="000000"/>
            </w:tcBorders>
          </w:tcPr>
          <w:p w14:paraId="12EA7350" w14:textId="5458F168" w:rsidR="00C923D8" w:rsidRDefault="00D84B8D">
            <w:pPr>
              <w:spacing w:line="240" w:lineRule="auto"/>
              <w:jc w:val="left"/>
            </w:pPr>
            <w:r>
              <w:t>-</w:t>
            </w:r>
          </w:p>
        </w:tc>
        <w:tc>
          <w:tcPr>
            <w:tcW w:w="3064" w:type="dxa"/>
            <w:tcBorders>
              <w:top w:val="single" w:sz="8" w:space="0" w:color="000000"/>
              <w:left w:val="single" w:sz="8" w:space="0" w:color="000000"/>
              <w:bottom w:val="single" w:sz="8" w:space="0" w:color="000000"/>
              <w:right w:val="single" w:sz="8" w:space="0" w:color="000000"/>
            </w:tcBorders>
          </w:tcPr>
          <w:p w14:paraId="4756889F" w14:textId="733204B6" w:rsidR="00C923D8" w:rsidRDefault="00D84B8D">
            <w:pPr>
              <w:spacing w:line="240" w:lineRule="auto"/>
              <w:jc w:val="left"/>
            </w:pPr>
            <w:r>
              <w:t>-</w:t>
            </w:r>
          </w:p>
        </w:tc>
      </w:tr>
      <w:tr w:rsidR="00C923D8" w14:paraId="2D118E6F" w14:textId="77777777">
        <w:tc>
          <w:tcPr>
            <w:tcW w:w="3064" w:type="dxa"/>
            <w:tcBorders>
              <w:top w:val="single" w:sz="8" w:space="0" w:color="000000"/>
              <w:left w:val="single" w:sz="8" w:space="0" w:color="000000"/>
              <w:bottom w:val="single" w:sz="8" w:space="0" w:color="000000"/>
              <w:right w:val="single" w:sz="8" w:space="0" w:color="000000"/>
            </w:tcBorders>
          </w:tcPr>
          <w:p w14:paraId="47A5994C" w14:textId="77777777" w:rsidR="00C923D8" w:rsidRDefault="009B6B2F">
            <w:pPr>
              <w:spacing w:line="240" w:lineRule="auto"/>
              <w:jc w:val="left"/>
            </w:pPr>
            <w:r>
              <w:t>Heavy Trucks</w:t>
            </w:r>
          </w:p>
        </w:tc>
        <w:tc>
          <w:tcPr>
            <w:tcW w:w="3064" w:type="dxa"/>
            <w:tcBorders>
              <w:top w:val="single" w:sz="8" w:space="0" w:color="000000"/>
              <w:left w:val="single" w:sz="8" w:space="0" w:color="000000"/>
              <w:bottom w:val="single" w:sz="8" w:space="0" w:color="000000"/>
              <w:right w:val="single" w:sz="8" w:space="0" w:color="000000"/>
            </w:tcBorders>
          </w:tcPr>
          <w:p w14:paraId="36F6CF87" w14:textId="77777777" w:rsidR="00C923D8" w:rsidRDefault="009B6B2F">
            <w:pPr>
              <w:spacing w:line="240" w:lineRule="auto"/>
              <w:jc w:val="left"/>
            </w:pPr>
            <w:r>
              <w:t xml:space="preserve">K .Jayakumar </w:t>
            </w:r>
          </w:p>
        </w:tc>
        <w:tc>
          <w:tcPr>
            <w:tcW w:w="3064" w:type="dxa"/>
            <w:tcBorders>
              <w:top w:val="single" w:sz="8" w:space="0" w:color="000000"/>
              <w:left w:val="single" w:sz="8" w:space="0" w:color="000000"/>
              <w:bottom w:val="single" w:sz="8" w:space="0" w:color="000000"/>
              <w:right w:val="single" w:sz="8" w:space="0" w:color="000000"/>
            </w:tcBorders>
          </w:tcPr>
          <w:p w14:paraId="35843C7E" w14:textId="77777777" w:rsidR="00C923D8" w:rsidRDefault="009B6B2F">
            <w:pPr>
              <w:spacing w:line="240" w:lineRule="auto"/>
              <w:jc w:val="left"/>
            </w:pPr>
            <w:r>
              <w:t>9447349123</w:t>
            </w:r>
          </w:p>
        </w:tc>
      </w:tr>
      <w:tr w:rsidR="00C923D8" w14:paraId="4E80BF74" w14:textId="77777777">
        <w:tc>
          <w:tcPr>
            <w:tcW w:w="3064" w:type="dxa"/>
            <w:tcBorders>
              <w:top w:val="single" w:sz="8" w:space="0" w:color="000000"/>
              <w:left w:val="single" w:sz="8" w:space="0" w:color="000000"/>
              <w:bottom w:val="single" w:sz="8" w:space="0" w:color="000000"/>
              <w:right w:val="single" w:sz="8" w:space="0" w:color="000000"/>
            </w:tcBorders>
          </w:tcPr>
          <w:p w14:paraId="1591F7F1" w14:textId="77777777" w:rsidR="00C923D8" w:rsidRDefault="009B6B2F">
            <w:pPr>
              <w:spacing w:line="240" w:lineRule="auto"/>
              <w:jc w:val="left"/>
            </w:pPr>
            <w:r>
              <w:t>Tractor</w:t>
            </w:r>
          </w:p>
        </w:tc>
        <w:tc>
          <w:tcPr>
            <w:tcW w:w="3064" w:type="dxa"/>
            <w:tcBorders>
              <w:top w:val="single" w:sz="8" w:space="0" w:color="000000"/>
              <w:left w:val="single" w:sz="8" w:space="0" w:color="000000"/>
              <w:bottom w:val="single" w:sz="8" w:space="0" w:color="000000"/>
              <w:right w:val="single" w:sz="8" w:space="0" w:color="000000"/>
            </w:tcBorders>
          </w:tcPr>
          <w:p w14:paraId="1BE19432" w14:textId="77777777" w:rsidR="00C923D8" w:rsidRDefault="009B6B2F">
            <w:pPr>
              <w:spacing w:line="240" w:lineRule="auto"/>
              <w:jc w:val="left"/>
            </w:pPr>
            <w:r>
              <w:t>-</w:t>
            </w:r>
          </w:p>
        </w:tc>
        <w:tc>
          <w:tcPr>
            <w:tcW w:w="3064" w:type="dxa"/>
            <w:tcBorders>
              <w:top w:val="single" w:sz="8" w:space="0" w:color="000000"/>
              <w:left w:val="single" w:sz="8" w:space="0" w:color="000000"/>
              <w:bottom w:val="single" w:sz="8" w:space="0" w:color="000000"/>
              <w:right w:val="single" w:sz="8" w:space="0" w:color="000000"/>
            </w:tcBorders>
          </w:tcPr>
          <w:p w14:paraId="37FF0C1E" w14:textId="77777777" w:rsidR="00C923D8" w:rsidRDefault="009B6B2F">
            <w:pPr>
              <w:spacing w:line="240" w:lineRule="auto"/>
              <w:jc w:val="left"/>
            </w:pPr>
            <w:r>
              <w:t>-</w:t>
            </w:r>
          </w:p>
        </w:tc>
      </w:tr>
      <w:tr w:rsidR="00C923D8" w14:paraId="621835C3" w14:textId="77777777">
        <w:trPr>
          <w:trHeight w:val="513"/>
        </w:trPr>
        <w:tc>
          <w:tcPr>
            <w:tcW w:w="3064" w:type="dxa"/>
            <w:tcBorders>
              <w:top w:val="single" w:sz="8" w:space="0" w:color="000000"/>
              <w:left w:val="single" w:sz="8" w:space="0" w:color="000000"/>
              <w:bottom w:val="single" w:sz="8" w:space="0" w:color="000000"/>
              <w:right w:val="single" w:sz="8" w:space="0" w:color="000000"/>
            </w:tcBorders>
          </w:tcPr>
          <w:p w14:paraId="3C3D95D7" w14:textId="77777777" w:rsidR="00C923D8" w:rsidRDefault="009B6B2F">
            <w:pPr>
              <w:spacing w:line="240" w:lineRule="auto"/>
              <w:jc w:val="left"/>
            </w:pPr>
            <w:r>
              <w:t>Ambulances</w:t>
            </w:r>
          </w:p>
        </w:tc>
        <w:tc>
          <w:tcPr>
            <w:tcW w:w="3064" w:type="dxa"/>
            <w:tcBorders>
              <w:top w:val="single" w:sz="8" w:space="0" w:color="000000"/>
              <w:left w:val="single" w:sz="8" w:space="0" w:color="000000"/>
              <w:bottom w:val="single" w:sz="8" w:space="0" w:color="000000"/>
              <w:right w:val="single" w:sz="8" w:space="0" w:color="000000"/>
            </w:tcBorders>
          </w:tcPr>
          <w:p w14:paraId="21AA24A3" w14:textId="77777777" w:rsidR="00C923D8" w:rsidRDefault="009B6B2F">
            <w:pPr>
              <w:spacing w:line="240" w:lineRule="auto"/>
              <w:jc w:val="left"/>
            </w:pPr>
            <w:r>
              <w:t>-</w:t>
            </w:r>
          </w:p>
        </w:tc>
        <w:tc>
          <w:tcPr>
            <w:tcW w:w="3064" w:type="dxa"/>
            <w:tcBorders>
              <w:top w:val="single" w:sz="8" w:space="0" w:color="000000"/>
              <w:left w:val="single" w:sz="8" w:space="0" w:color="000000"/>
              <w:bottom w:val="single" w:sz="8" w:space="0" w:color="000000"/>
              <w:right w:val="single" w:sz="8" w:space="0" w:color="000000"/>
            </w:tcBorders>
          </w:tcPr>
          <w:p w14:paraId="174C384A" w14:textId="77777777" w:rsidR="00C923D8" w:rsidRDefault="009B6B2F">
            <w:pPr>
              <w:spacing w:line="240" w:lineRule="auto"/>
              <w:jc w:val="left"/>
            </w:pPr>
            <w:r>
              <w:t>-</w:t>
            </w:r>
          </w:p>
        </w:tc>
      </w:tr>
      <w:tr w:rsidR="00C923D8" w14:paraId="3A154461" w14:textId="77777777">
        <w:tc>
          <w:tcPr>
            <w:tcW w:w="3064" w:type="dxa"/>
            <w:tcBorders>
              <w:top w:val="single" w:sz="8" w:space="0" w:color="000000"/>
              <w:left w:val="single" w:sz="8" w:space="0" w:color="000000"/>
              <w:bottom w:val="single" w:sz="8" w:space="0" w:color="000000"/>
              <w:right w:val="single" w:sz="8" w:space="0" w:color="000000"/>
            </w:tcBorders>
          </w:tcPr>
          <w:p w14:paraId="55D37399" w14:textId="77777777" w:rsidR="00C923D8" w:rsidRDefault="009B6B2F">
            <w:pPr>
              <w:spacing w:line="240" w:lineRule="auto"/>
              <w:jc w:val="left"/>
            </w:pPr>
            <w:r>
              <w:t>Mobile mortuaries</w:t>
            </w:r>
          </w:p>
        </w:tc>
        <w:tc>
          <w:tcPr>
            <w:tcW w:w="3064" w:type="dxa"/>
            <w:tcBorders>
              <w:top w:val="single" w:sz="8" w:space="0" w:color="000000"/>
              <w:left w:val="single" w:sz="8" w:space="0" w:color="000000"/>
              <w:bottom w:val="single" w:sz="8" w:space="0" w:color="000000"/>
              <w:right w:val="single" w:sz="8" w:space="0" w:color="000000"/>
            </w:tcBorders>
          </w:tcPr>
          <w:p w14:paraId="2C0694CB" w14:textId="77777777" w:rsidR="00C923D8" w:rsidRDefault="009B6B2F">
            <w:pPr>
              <w:spacing w:line="240" w:lineRule="auto"/>
              <w:jc w:val="left"/>
            </w:pPr>
            <w:r>
              <w:t>-</w:t>
            </w:r>
          </w:p>
        </w:tc>
        <w:tc>
          <w:tcPr>
            <w:tcW w:w="3064" w:type="dxa"/>
            <w:tcBorders>
              <w:top w:val="single" w:sz="8" w:space="0" w:color="000000"/>
              <w:left w:val="single" w:sz="8" w:space="0" w:color="000000"/>
              <w:bottom w:val="single" w:sz="8" w:space="0" w:color="000000"/>
              <w:right w:val="single" w:sz="8" w:space="0" w:color="000000"/>
            </w:tcBorders>
          </w:tcPr>
          <w:p w14:paraId="1386EBEB" w14:textId="77777777" w:rsidR="00C923D8" w:rsidRDefault="009B6B2F">
            <w:pPr>
              <w:spacing w:line="240" w:lineRule="auto"/>
              <w:jc w:val="left"/>
            </w:pPr>
            <w:r>
              <w:t>-</w:t>
            </w:r>
          </w:p>
        </w:tc>
      </w:tr>
      <w:tr w:rsidR="00C923D8" w14:paraId="382E7DEC" w14:textId="77777777">
        <w:tc>
          <w:tcPr>
            <w:tcW w:w="3064" w:type="dxa"/>
            <w:tcBorders>
              <w:top w:val="single" w:sz="8" w:space="0" w:color="000000"/>
              <w:left w:val="single" w:sz="8" w:space="0" w:color="000000"/>
              <w:bottom w:val="single" w:sz="8" w:space="0" w:color="000000"/>
              <w:right w:val="single" w:sz="8" w:space="0" w:color="000000"/>
            </w:tcBorders>
          </w:tcPr>
          <w:p w14:paraId="5CED04F1" w14:textId="77777777" w:rsidR="00C923D8" w:rsidRDefault="009B6B2F">
            <w:pPr>
              <w:spacing w:line="240" w:lineRule="auto"/>
              <w:jc w:val="left"/>
            </w:pPr>
            <w:r>
              <w:t>Boats</w:t>
            </w:r>
          </w:p>
        </w:tc>
        <w:tc>
          <w:tcPr>
            <w:tcW w:w="3064" w:type="dxa"/>
            <w:tcBorders>
              <w:top w:val="single" w:sz="8" w:space="0" w:color="000000"/>
              <w:left w:val="single" w:sz="8" w:space="0" w:color="000000"/>
              <w:bottom w:val="single" w:sz="8" w:space="0" w:color="000000"/>
              <w:right w:val="single" w:sz="8" w:space="0" w:color="000000"/>
            </w:tcBorders>
          </w:tcPr>
          <w:p w14:paraId="0BE38B3D" w14:textId="77777777" w:rsidR="00C923D8" w:rsidRDefault="009B6B2F">
            <w:pPr>
              <w:spacing w:line="240" w:lineRule="auto"/>
              <w:jc w:val="left"/>
            </w:pPr>
            <w:r>
              <w:t>-</w:t>
            </w:r>
          </w:p>
        </w:tc>
        <w:tc>
          <w:tcPr>
            <w:tcW w:w="3064" w:type="dxa"/>
            <w:tcBorders>
              <w:top w:val="single" w:sz="8" w:space="0" w:color="000000"/>
              <w:left w:val="single" w:sz="8" w:space="0" w:color="000000"/>
              <w:bottom w:val="single" w:sz="8" w:space="0" w:color="000000"/>
              <w:right w:val="single" w:sz="8" w:space="0" w:color="000000"/>
            </w:tcBorders>
          </w:tcPr>
          <w:p w14:paraId="3361560A" w14:textId="77777777" w:rsidR="00C923D8" w:rsidRDefault="009B6B2F">
            <w:pPr>
              <w:spacing w:line="240" w:lineRule="auto"/>
              <w:jc w:val="left"/>
            </w:pPr>
            <w:r>
              <w:t>-</w:t>
            </w:r>
          </w:p>
        </w:tc>
      </w:tr>
      <w:tr w:rsidR="00C923D8" w14:paraId="6CB0C6A7" w14:textId="77777777">
        <w:tc>
          <w:tcPr>
            <w:tcW w:w="3064" w:type="dxa"/>
            <w:tcBorders>
              <w:top w:val="single" w:sz="8" w:space="0" w:color="000000"/>
              <w:left w:val="single" w:sz="8" w:space="0" w:color="000000"/>
              <w:bottom w:val="single" w:sz="8" w:space="0" w:color="000000"/>
              <w:right w:val="single" w:sz="8" w:space="0" w:color="000000"/>
            </w:tcBorders>
          </w:tcPr>
          <w:p w14:paraId="6AA19ABA" w14:textId="77777777" w:rsidR="00C923D8" w:rsidRDefault="009B6B2F">
            <w:pPr>
              <w:spacing w:line="240" w:lineRule="auto"/>
              <w:jc w:val="left"/>
            </w:pPr>
            <w:r>
              <w:t>Taxi service</w:t>
            </w:r>
          </w:p>
        </w:tc>
        <w:tc>
          <w:tcPr>
            <w:tcW w:w="3064" w:type="dxa"/>
            <w:tcBorders>
              <w:top w:val="single" w:sz="8" w:space="0" w:color="000000"/>
              <w:left w:val="single" w:sz="8" w:space="0" w:color="000000"/>
              <w:bottom w:val="single" w:sz="8" w:space="0" w:color="000000"/>
              <w:right w:val="single" w:sz="8" w:space="0" w:color="000000"/>
            </w:tcBorders>
          </w:tcPr>
          <w:p w14:paraId="54B9C329" w14:textId="77777777" w:rsidR="00C923D8" w:rsidRDefault="009B6B2F">
            <w:pPr>
              <w:spacing w:line="240" w:lineRule="auto"/>
              <w:jc w:val="left"/>
            </w:pPr>
            <w:r>
              <w:t xml:space="preserve">Jasheer </w:t>
            </w:r>
          </w:p>
        </w:tc>
        <w:tc>
          <w:tcPr>
            <w:tcW w:w="3064" w:type="dxa"/>
            <w:tcBorders>
              <w:top w:val="single" w:sz="8" w:space="0" w:color="000000"/>
              <w:left w:val="single" w:sz="8" w:space="0" w:color="000000"/>
              <w:bottom w:val="single" w:sz="8" w:space="0" w:color="000000"/>
              <w:right w:val="single" w:sz="8" w:space="0" w:color="000000"/>
            </w:tcBorders>
          </w:tcPr>
          <w:p w14:paraId="7580E3D1" w14:textId="77777777" w:rsidR="00C923D8" w:rsidRDefault="009B6B2F">
            <w:pPr>
              <w:spacing w:line="240" w:lineRule="auto"/>
              <w:jc w:val="left"/>
            </w:pPr>
            <w:r>
              <w:t>9447366206</w:t>
            </w:r>
          </w:p>
        </w:tc>
      </w:tr>
    </w:tbl>
    <w:p w14:paraId="54C1ED14" w14:textId="77777777" w:rsidR="00C923D8" w:rsidRDefault="009B6B2F">
      <w:r>
        <w:t xml:space="preserve">  </w:t>
      </w:r>
    </w:p>
    <w:sectPr w:rsidR="00C923D8">
      <w:headerReference w:type="default" r:id="rId42"/>
      <w:footerReference w:type="default" r:id="rId43"/>
      <w:pgSz w:w="11906" w:h="16838"/>
      <w:pgMar w:top="1440" w:right="1274"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6578" w14:textId="77777777" w:rsidR="00DF0AD7" w:rsidRDefault="00DF0AD7">
      <w:pPr>
        <w:spacing w:line="240" w:lineRule="auto"/>
      </w:pPr>
      <w:r>
        <w:separator/>
      </w:r>
    </w:p>
  </w:endnote>
  <w:endnote w:type="continuationSeparator" w:id="0">
    <w:p w14:paraId="0B784636" w14:textId="77777777" w:rsidR="00DF0AD7" w:rsidRDefault="00DF0A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8AA4F0B-5823-457C-BD06-90D542EB198D}"/>
  </w:font>
  <w:font w:name="Roboto">
    <w:charset w:val="00"/>
    <w:family w:val="auto"/>
    <w:pitch w:val="variable"/>
    <w:sig w:usb0="E0000AFF" w:usb1="5000217F" w:usb2="00000021" w:usb3="00000000" w:csb0="0000019F" w:csb1="00000000"/>
    <w:embedRegular r:id="rId2" w:fontKey="{6551D89A-71A8-4BE2-B4DE-6C29E77FB269}"/>
    <w:embedBold r:id="rId3" w:fontKey="{B89E9FC7-3A80-4168-A922-EAA668492FA2}"/>
    <w:embedItalic r:id="rId4" w:fontKey="{C37209B2-BB20-4275-9A8A-508A1DE169FE}"/>
  </w:font>
  <w:font w:name="Aptos">
    <w:charset w:val="00"/>
    <w:family w:val="swiss"/>
    <w:pitch w:val="variable"/>
    <w:sig w:usb0="20000287" w:usb1="00000003" w:usb2="00000000" w:usb3="00000000" w:csb0="0000019F" w:csb1="00000000"/>
    <w:embedRegular r:id="rId5" w:fontKey="{1C572571-B7D2-45A6-84FB-9382B5EA7BED}"/>
    <w:embedBold r:id="rId6" w:fontKey="{F874E4A8-356F-4000-B82B-7DBC303BF3B9}"/>
  </w:font>
  <w:font w:name="Calibri">
    <w:panose1 w:val="020F0502020204030204"/>
    <w:charset w:val="00"/>
    <w:family w:val="swiss"/>
    <w:pitch w:val="variable"/>
    <w:sig w:usb0="E4002EFF" w:usb1="C200247B" w:usb2="00000009" w:usb3="00000000" w:csb0="000001FF" w:csb1="00000000"/>
    <w:embedRegular r:id="rId7" w:fontKey="{0219FC28-061A-4E69-9251-5318720C7546}"/>
  </w:font>
  <w:font w:name="Proxima Nova">
    <w:charset w:val="00"/>
    <w:family w:val="auto"/>
    <w:pitch w:val="default"/>
    <w:embedRegular r:id="rId8" w:fontKey="{34EA07E2-3F80-4D66-8EA5-BBF8B45F6A13}"/>
    <w:embedBold r:id="rId9" w:fontKey="{818DB4A9-5F89-4D27-8CE6-E96CD6002B30}"/>
  </w:font>
  <w:font w:name="Garamond">
    <w:panose1 w:val="02020404030301010803"/>
    <w:charset w:val="00"/>
    <w:family w:val="roman"/>
    <w:pitch w:val="variable"/>
    <w:sig w:usb0="00000287" w:usb1="00000000" w:usb2="00000000" w:usb3="00000000" w:csb0="0000009F" w:csb1="00000000"/>
    <w:embedRegular r:id="rId10" w:fontKey="{4503536B-0C67-46D8-83DE-AB7926E25CF9}"/>
    <w:embedBold r:id="rId11" w:fontKey="{03564E1E-B4AF-404B-875C-ABCF6C6B54A6}"/>
  </w:font>
  <w:font w:name="Arial">
    <w:panose1 w:val="020B0604020202020204"/>
    <w:charset w:val="00"/>
    <w:family w:val="swiss"/>
    <w:pitch w:val="variable"/>
    <w:sig w:usb0="E0002EFF" w:usb1="C000785B" w:usb2="00000009" w:usb3="00000000" w:csb0="000001FF" w:csb1="00000000"/>
  </w:font>
  <w:font w:name="Kartika">
    <w:panose1 w:val="02020503030404060203"/>
    <w:charset w:val="00"/>
    <w:family w:val="roman"/>
    <w:pitch w:val="variable"/>
    <w:sig w:usb0="00800003" w:usb1="00000000" w:usb2="00000000" w:usb3="00000000" w:csb0="00000001" w:csb1="00000000"/>
    <w:embedRegular r:id="rId12" w:fontKey="{EA4C2BD7-7908-4CEE-880B-0649455F6225}"/>
  </w:font>
  <w:font w:name="Cambria">
    <w:panose1 w:val="02040503050406030204"/>
    <w:charset w:val="00"/>
    <w:family w:val="roman"/>
    <w:pitch w:val="variable"/>
    <w:sig w:usb0="E00006FF" w:usb1="420024FF" w:usb2="02000000" w:usb3="00000000" w:csb0="0000019F" w:csb1="00000000"/>
    <w:embedRegular r:id="rId13" w:fontKey="{1C69C1D9-CB2D-421D-BCAD-EC7A27023B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AB812"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34B9" w14:textId="77777777" w:rsidR="00C923D8" w:rsidRDefault="00C923D8">
    <w:pPr>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2E50" w14:textId="77777777" w:rsidR="00C923D8" w:rsidRDefault="00C923D8">
    <w:pPr>
      <w:jc w:val="left"/>
      <w:rPr>
        <w:rFonts w:ascii="Calibri" w:eastAsia="Calibri" w:hAnsi="Calibri" w:cs="Calibri"/>
        <w:color w:val="000000"/>
      </w:rPr>
    </w:pPr>
  </w:p>
  <w:tbl>
    <w:tblPr>
      <w:tblStyle w:val="afffe"/>
      <w:tblW w:w="11347" w:type="dxa"/>
      <w:tblInd w:w="-1391" w:type="dxa"/>
      <w:tblLayout w:type="fixed"/>
      <w:tblLook w:val="0000" w:firstRow="0" w:lastRow="0" w:firstColumn="0" w:lastColumn="0" w:noHBand="0" w:noVBand="0"/>
    </w:tblPr>
    <w:tblGrid>
      <w:gridCol w:w="4525"/>
      <w:gridCol w:w="6822"/>
    </w:tblGrid>
    <w:tr w:rsidR="00C923D8" w14:paraId="38FC53FC" w14:textId="77777777">
      <w:trPr>
        <w:trHeight w:val="285"/>
      </w:trPr>
      <w:tc>
        <w:tcPr>
          <w:tcW w:w="4525" w:type="dxa"/>
          <w:shd w:val="clear" w:color="auto" w:fill="4472C4"/>
        </w:tcPr>
        <w:p w14:paraId="4F5D949E" w14:textId="77777777" w:rsidR="00C923D8" w:rsidRDefault="00C923D8">
          <w:pPr>
            <w:widowControl/>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Pr>
        <w:p w14:paraId="541B5E45" w14:textId="77777777" w:rsidR="00C923D8" w:rsidRDefault="00C923D8">
          <w:pPr>
            <w:widowControl/>
            <w:tabs>
              <w:tab w:val="center" w:pos="4513"/>
              <w:tab w:val="right" w:pos="9026"/>
            </w:tabs>
            <w:spacing w:line="240" w:lineRule="auto"/>
            <w:jc w:val="right"/>
            <w:rPr>
              <w:rFonts w:ascii="Calibri" w:eastAsia="Calibri" w:hAnsi="Calibri" w:cs="Calibri"/>
              <w:smallCaps/>
              <w:color w:val="000000"/>
              <w:sz w:val="18"/>
              <w:szCs w:val="18"/>
            </w:rPr>
          </w:pPr>
        </w:p>
      </w:tc>
    </w:tr>
    <w:tr w:rsidR="00C923D8" w14:paraId="1797F63A" w14:textId="77777777">
      <w:tc>
        <w:tcPr>
          <w:tcW w:w="4525" w:type="dxa"/>
          <w:vAlign w:val="center"/>
        </w:tcPr>
        <w:p w14:paraId="432EB8FF" w14:textId="77777777" w:rsidR="00C923D8" w:rsidRDefault="00C923D8">
          <w:pPr>
            <w:widowControl/>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727BEF4B" w14:textId="2A517A3B" w:rsidR="00C923D8" w:rsidRDefault="009B6B2F">
          <w:pPr>
            <w:widowControl/>
            <w:tabs>
              <w:tab w:val="center" w:pos="4513"/>
              <w:tab w:val="right" w:pos="9026"/>
            </w:tabs>
            <w:spacing w:line="240" w:lineRule="auto"/>
            <w:jc w:val="right"/>
          </w:pPr>
          <w:r>
            <w:fldChar w:fldCharType="begin"/>
          </w:r>
          <w:r>
            <w:instrText>PAGE</w:instrText>
          </w:r>
          <w:r>
            <w:fldChar w:fldCharType="separate"/>
          </w:r>
          <w:r w:rsidR="007B76C9">
            <w:rPr>
              <w:noProof/>
            </w:rPr>
            <w:t>7</w:t>
          </w:r>
          <w:r>
            <w:fldChar w:fldCharType="end"/>
          </w:r>
        </w:p>
      </w:tc>
    </w:tr>
  </w:tbl>
  <w:p w14:paraId="3BCDCACA"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6011" w14:textId="77777777" w:rsidR="00C923D8" w:rsidRDefault="00C923D8">
    <w:pPr>
      <w:jc w:val="left"/>
      <w:rPr>
        <w:rFonts w:ascii="Calibri" w:eastAsia="Calibri" w:hAnsi="Calibri" w:cs="Calibri"/>
        <w:color w:val="000000"/>
      </w:rPr>
    </w:pPr>
  </w:p>
  <w:tbl>
    <w:tblPr>
      <w:tblStyle w:val="affff"/>
      <w:tblW w:w="11347" w:type="dxa"/>
      <w:tblInd w:w="-1391" w:type="dxa"/>
      <w:tblLayout w:type="fixed"/>
      <w:tblLook w:val="0000" w:firstRow="0" w:lastRow="0" w:firstColumn="0" w:lastColumn="0" w:noHBand="0" w:noVBand="0"/>
    </w:tblPr>
    <w:tblGrid>
      <w:gridCol w:w="4525"/>
      <w:gridCol w:w="6822"/>
    </w:tblGrid>
    <w:tr w:rsidR="00C923D8" w14:paraId="4270AAF8" w14:textId="77777777">
      <w:trPr>
        <w:trHeight w:val="285"/>
      </w:trPr>
      <w:tc>
        <w:tcPr>
          <w:tcW w:w="4525" w:type="dxa"/>
          <w:shd w:val="clear" w:color="auto" w:fill="4472C4"/>
        </w:tcPr>
        <w:p w14:paraId="13302CB1" w14:textId="77777777" w:rsidR="00C923D8" w:rsidRDefault="00C923D8">
          <w:pPr>
            <w:widowControl/>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Pr>
        <w:p w14:paraId="3A2F44D6" w14:textId="77777777" w:rsidR="00C923D8" w:rsidRDefault="00C923D8">
          <w:pPr>
            <w:widowControl/>
            <w:tabs>
              <w:tab w:val="center" w:pos="4513"/>
              <w:tab w:val="right" w:pos="9026"/>
            </w:tabs>
            <w:spacing w:line="240" w:lineRule="auto"/>
            <w:jc w:val="right"/>
            <w:rPr>
              <w:rFonts w:ascii="Calibri" w:eastAsia="Calibri" w:hAnsi="Calibri" w:cs="Calibri"/>
              <w:smallCaps/>
              <w:color w:val="000000"/>
              <w:sz w:val="18"/>
              <w:szCs w:val="18"/>
            </w:rPr>
          </w:pPr>
        </w:p>
      </w:tc>
    </w:tr>
    <w:tr w:rsidR="00C923D8" w14:paraId="182B6069" w14:textId="77777777">
      <w:tc>
        <w:tcPr>
          <w:tcW w:w="4525" w:type="dxa"/>
          <w:vAlign w:val="center"/>
        </w:tcPr>
        <w:p w14:paraId="775BD524" w14:textId="77777777" w:rsidR="00C923D8" w:rsidRDefault="00C923D8">
          <w:pPr>
            <w:widowControl/>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190CB93F" w14:textId="12CAE7A1" w:rsidR="00C923D8" w:rsidRDefault="009B6B2F">
          <w:pPr>
            <w:widowControl/>
            <w:tabs>
              <w:tab w:val="center" w:pos="4513"/>
              <w:tab w:val="right" w:pos="9026"/>
            </w:tabs>
            <w:spacing w:line="240" w:lineRule="auto"/>
            <w:jc w:val="right"/>
          </w:pPr>
          <w:r>
            <w:fldChar w:fldCharType="begin"/>
          </w:r>
          <w:r>
            <w:instrText>PAGE</w:instrText>
          </w:r>
          <w:r>
            <w:fldChar w:fldCharType="separate"/>
          </w:r>
          <w:r w:rsidR="007B76C9">
            <w:rPr>
              <w:noProof/>
            </w:rPr>
            <w:t>10</w:t>
          </w:r>
          <w:r>
            <w:fldChar w:fldCharType="end"/>
          </w:r>
        </w:p>
      </w:tc>
    </w:tr>
  </w:tbl>
  <w:p w14:paraId="531E4A4D"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E0D8" w14:textId="77777777" w:rsidR="00C923D8" w:rsidRDefault="00C923D8">
    <w:pPr>
      <w:jc w:val="left"/>
      <w:rPr>
        <w:rFonts w:ascii="Calibri" w:eastAsia="Calibri" w:hAnsi="Calibri" w:cs="Calibri"/>
        <w:color w:val="000000"/>
      </w:rPr>
    </w:pPr>
  </w:p>
  <w:tbl>
    <w:tblPr>
      <w:tblStyle w:val="affff0"/>
      <w:tblW w:w="11347" w:type="dxa"/>
      <w:tblInd w:w="-1391" w:type="dxa"/>
      <w:tblLayout w:type="fixed"/>
      <w:tblLook w:val="0000" w:firstRow="0" w:lastRow="0" w:firstColumn="0" w:lastColumn="0" w:noHBand="0" w:noVBand="0"/>
    </w:tblPr>
    <w:tblGrid>
      <w:gridCol w:w="4525"/>
      <w:gridCol w:w="6822"/>
    </w:tblGrid>
    <w:tr w:rsidR="00C923D8" w14:paraId="78419BF0" w14:textId="77777777">
      <w:trPr>
        <w:trHeight w:val="285"/>
      </w:trPr>
      <w:tc>
        <w:tcPr>
          <w:tcW w:w="4525" w:type="dxa"/>
          <w:shd w:val="clear" w:color="auto" w:fill="4472C4"/>
        </w:tcPr>
        <w:p w14:paraId="5953B3CF" w14:textId="77777777" w:rsidR="00C923D8" w:rsidRDefault="00C923D8">
          <w:pPr>
            <w:widowControl/>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Pr>
        <w:p w14:paraId="7B25E7FC" w14:textId="77777777" w:rsidR="00C923D8" w:rsidRDefault="00C923D8">
          <w:pPr>
            <w:widowControl/>
            <w:tabs>
              <w:tab w:val="center" w:pos="4513"/>
              <w:tab w:val="right" w:pos="9026"/>
            </w:tabs>
            <w:spacing w:line="240" w:lineRule="auto"/>
            <w:jc w:val="right"/>
            <w:rPr>
              <w:rFonts w:ascii="Calibri" w:eastAsia="Calibri" w:hAnsi="Calibri" w:cs="Calibri"/>
              <w:smallCaps/>
              <w:color w:val="000000"/>
              <w:sz w:val="18"/>
              <w:szCs w:val="18"/>
            </w:rPr>
          </w:pPr>
        </w:p>
      </w:tc>
    </w:tr>
    <w:tr w:rsidR="00C923D8" w14:paraId="4C6BE253" w14:textId="77777777">
      <w:tc>
        <w:tcPr>
          <w:tcW w:w="4525" w:type="dxa"/>
          <w:vAlign w:val="center"/>
        </w:tcPr>
        <w:p w14:paraId="08084DE3" w14:textId="77777777" w:rsidR="00C923D8" w:rsidRDefault="00C923D8">
          <w:pPr>
            <w:widowControl/>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41A0AF24" w14:textId="0D24B5D4" w:rsidR="00C923D8" w:rsidRDefault="009B6B2F">
          <w:pPr>
            <w:widowControl/>
            <w:tabs>
              <w:tab w:val="center" w:pos="4513"/>
              <w:tab w:val="right" w:pos="9026"/>
            </w:tabs>
            <w:spacing w:line="240" w:lineRule="auto"/>
            <w:jc w:val="right"/>
          </w:pPr>
          <w:r>
            <w:fldChar w:fldCharType="begin"/>
          </w:r>
          <w:r>
            <w:instrText>PAGE</w:instrText>
          </w:r>
          <w:r>
            <w:fldChar w:fldCharType="separate"/>
          </w:r>
          <w:r w:rsidR="007B76C9">
            <w:rPr>
              <w:noProof/>
            </w:rPr>
            <w:t>11</w:t>
          </w:r>
          <w:r>
            <w:fldChar w:fldCharType="end"/>
          </w:r>
        </w:p>
      </w:tc>
    </w:tr>
  </w:tbl>
  <w:p w14:paraId="61D679B8"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23C8" w14:textId="77777777" w:rsidR="00C923D8" w:rsidRDefault="00C923D8">
    <w:pPr>
      <w:jc w:val="left"/>
      <w:rPr>
        <w:rFonts w:ascii="Calibri" w:eastAsia="Calibri" w:hAnsi="Calibri" w:cs="Calibri"/>
        <w:color w:val="000000"/>
      </w:rPr>
    </w:pPr>
  </w:p>
  <w:tbl>
    <w:tblPr>
      <w:tblStyle w:val="affff1"/>
      <w:tblW w:w="11347" w:type="dxa"/>
      <w:tblInd w:w="-1391" w:type="dxa"/>
      <w:tblLayout w:type="fixed"/>
      <w:tblLook w:val="0000" w:firstRow="0" w:lastRow="0" w:firstColumn="0" w:lastColumn="0" w:noHBand="0" w:noVBand="0"/>
    </w:tblPr>
    <w:tblGrid>
      <w:gridCol w:w="4525"/>
      <w:gridCol w:w="6822"/>
    </w:tblGrid>
    <w:tr w:rsidR="00C923D8" w14:paraId="47CF62D0" w14:textId="77777777">
      <w:trPr>
        <w:trHeight w:val="285"/>
      </w:trPr>
      <w:tc>
        <w:tcPr>
          <w:tcW w:w="4525" w:type="dxa"/>
          <w:shd w:val="clear" w:color="auto" w:fill="4472C4"/>
        </w:tcPr>
        <w:p w14:paraId="250B92F0" w14:textId="77777777" w:rsidR="00C923D8" w:rsidRDefault="00C923D8">
          <w:pPr>
            <w:widowControl/>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Pr>
        <w:p w14:paraId="4810CE83" w14:textId="77777777" w:rsidR="00C923D8" w:rsidRDefault="00C923D8">
          <w:pPr>
            <w:widowControl/>
            <w:tabs>
              <w:tab w:val="center" w:pos="4513"/>
              <w:tab w:val="right" w:pos="9026"/>
            </w:tabs>
            <w:spacing w:line="240" w:lineRule="auto"/>
            <w:jc w:val="right"/>
            <w:rPr>
              <w:rFonts w:ascii="Calibri" w:eastAsia="Calibri" w:hAnsi="Calibri" w:cs="Calibri"/>
              <w:smallCaps/>
              <w:color w:val="000000"/>
              <w:sz w:val="18"/>
              <w:szCs w:val="18"/>
            </w:rPr>
          </w:pPr>
        </w:p>
      </w:tc>
    </w:tr>
    <w:tr w:rsidR="00C923D8" w14:paraId="77AA71DD" w14:textId="77777777">
      <w:tc>
        <w:tcPr>
          <w:tcW w:w="4525" w:type="dxa"/>
          <w:vAlign w:val="center"/>
        </w:tcPr>
        <w:p w14:paraId="7A0E9CA0" w14:textId="77777777" w:rsidR="00C923D8" w:rsidRDefault="00C923D8">
          <w:pPr>
            <w:widowControl/>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1D9BA8E1" w14:textId="23780852" w:rsidR="00C923D8" w:rsidRDefault="009B6B2F">
          <w:pPr>
            <w:widowControl/>
            <w:tabs>
              <w:tab w:val="center" w:pos="4513"/>
              <w:tab w:val="right" w:pos="9026"/>
            </w:tabs>
            <w:spacing w:line="240" w:lineRule="auto"/>
            <w:jc w:val="right"/>
          </w:pPr>
          <w:r>
            <w:fldChar w:fldCharType="begin"/>
          </w:r>
          <w:r>
            <w:instrText>PAGE</w:instrText>
          </w:r>
          <w:r>
            <w:fldChar w:fldCharType="separate"/>
          </w:r>
          <w:r w:rsidR="00982F16">
            <w:rPr>
              <w:noProof/>
            </w:rPr>
            <w:t>21</w:t>
          </w:r>
          <w:r>
            <w:fldChar w:fldCharType="end"/>
          </w:r>
        </w:p>
      </w:tc>
    </w:tr>
  </w:tbl>
  <w:p w14:paraId="60DF18FA"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75D6" w14:textId="77777777" w:rsidR="00C923D8" w:rsidRDefault="00C923D8">
    <w:pPr>
      <w:jc w:val="left"/>
      <w:rPr>
        <w:rFonts w:ascii="Calibri" w:eastAsia="Calibri" w:hAnsi="Calibri" w:cs="Calibri"/>
        <w:color w:val="000000"/>
      </w:rPr>
    </w:pPr>
  </w:p>
  <w:tbl>
    <w:tblPr>
      <w:tblStyle w:val="affff2"/>
      <w:tblW w:w="11347" w:type="dxa"/>
      <w:tblInd w:w="-1391" w:type="dxa"/>
      <w:tblLayout w:type="fixed"/>
      <w:tblLook w:val="0000" w:firstRow="0" w:lastRow="0" w:firstColumn="0" w:lastColumn="0" w:noHBand="0" w:noVBand="0"/>
    </w:tblPr>
    <w:tblGrid>
      <w:gridCol w:w="4525"/>
      <w:gridCol w:w="6822"/>
    </w:tblGrid>
    <w:tr w:rsidR="00C923D8" w14:paraId="6A5C5645" w14:textId="77777777">
      <w:trPr>
        <w:trHeight w:val="285"/>
      </w:trPr>
      <w:tc>
        <w:tcPr>
          <w:tcW w:w="4525" w:type="dxa"/>
          <w:shd w:val="clear" w:color="auto" w:fill="4472C4"/>
        </w:tcPr>
        <w:p w14:paraId="67DF714D" w14:textId="77777777" w:rsidR="00C923D8" w:rsidRDefault="00C923D8">
          <w:pPr>
            <w:widowControl/>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Pr>
        <w:p w14:paraId="020A90A9" w14:textId="77777777" w:rsidR="00C923D8" w:rsidRDefault="00C923D8">
          <w:pPr>
            <w:widowControl/>
            <w:tabs>
              <w:tab w:val="center" w:pos="4513"/>
              <w:tab w:val="right" w:pos="9026"/>
            </w:tabs>
            <w:spacing w:line="240" w:lineRule="auto"/>
            <w:jc w:val="right"/>
            <w:rPr>
              <w:rFonts w:ascii="Calibri" w:eastAsia="Calibri" w:hAnsi="Calibri" w:cs="Calibri"/>
              <w:smallCaps/>
              <w:color w:val="000000"/>
              <w:sz w:val="18"/>
              <w:szCs w:val="18"/>
            </w:rPr>
          </w:pPr>
        </w:p>
      </w:tc>
    </w:tr>
    <w:tr w:rsidR="00C923D8" w14:paraId="04B61CA2" w14:textId="77777777">
      <w:tc>
        <w:tcPr>
          <w:tcW w:w="4525" w:type="dxa"/>
          <w:vAlign w:val="center"/>
        </w:tcPr>
        <w:p w14:paraId="73667BB8" w14:textId="77777777" w:rsidR="00C923D8" w:rsidRDefault="00C923D8">
          <w:pPr>
            <w:widowControl/>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3DA52CD8" w14:textId="4EE40063" w:rsidR="00C923D8" w:rsidRDefault="009B6B2F">
          <w:pPr>
            <w:widowControl/>
            <w:tabs>
              <w:tab w:val="center" w:pos="4513"/>
              <w:tab w:val="right" w:pos="9026"/>
            </w:tabs>
            <w:spacing w:line="240" w:lineRule="auto"/>
            <w:jc w:val="right"/>
          </w:pPr>
          <w:r>
            <w:fldChar w:fldCharType="begin"/>
          </w:r>
          <w:r>
            <w:instrText>PAGE</w:instrText>
          </w:r>
          <w:r>
            <w:fldChar w:fldCharType="separate"/>
          </w:r>
          <w:r w:rsidR="00982F16">
            <w:rPr>
              <w:noProof/>
            </w:rPr>
            <w:t>48</w:t>
          </w:r>
          <w:r>
            <w:fldChar w:fldCharType="end"/>
          </w:r>
        </w:p>
      </w:tc>
    </w:tr>
  </w:tbl>
  <w:p w14:paraId="5975353D"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314B" w14:textId="77777777" w:rsidR="00C923D8" w:rsidRDefault="00C923D8">
    <w:pPr>
      <w:jc w:val="left"/>
      <w:rPr>
        <w:rFonts w:ascii="Calibri" w:eastAsia="Calibri" w:hAnsi="Calibri" w:cs="Calibri"/>
        <w:color w:val="000000"/>
      </w:rPr>
    </w:pPr>
  </w:p>
  <w:tbl>
    <w:tblPr>
      <w:tblStyle w:val="affff3"/>
      <w:tblW w:w="11347" w:type="dxa"/>
      <w:tblInd w:w="-1391" w:type="dxa"/>
      <w:tblLayout w:type="fixed"/>
      <w:tblLook w:val="0000" w:firstRow="0" w:lastRow="0" w:firstColumn="0" w:lastColumn="0" w:noHBand="0" w:noVBand="0"/>
    </w:tblPr>
    <w:tblGrid>
      <w:gridCol w:w="4525"/>
      <w:gridCol w:w="6822"/>
    </w:tblGrid>
    <w:tr w:rsidR="00C923D8" w14:paraId="40055C9C" w14:textId="77777777">
      <w:trPr>
        <w:trHeight w:val="285"/>
      </w:trPr>
      <w:tc>
        <w:tcPr>
          <w:tcW w:w="4525" w:type="dxa"/>
          <w:shd w:val="clear" w:color="auto" w:fill="4472C4"/>
        </w:tcPr>
        <w:p w14:paraId="3680F2D9" w14:textId="77777777" w:rsidR="00C923D8" w:rsidRDefault="00C923D8">
          <w:pPr>
            <w:widowControl/>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Pr>
        <w:p w14:paraId="0BF13831" w14:textId="77777777" w:rsidR="00C923D8" w:rsidRDefault="00C923D8">
          <w:pPr>
            <w:widowControl/>
            <w:tabs>
              <w:tab w:val="center" w:pos="4513"/>
              <w:tab w:val="right" w:pos="9026"/>
            </w:tabs>
            <w:spacing w:line="240" w:lineRule="auto"/>
            <w:jc w:val="right"/>
            <w:rPr>
              <w:rFonts w:ascii="Calibri" w:eastAsia="Calibri" w:hAnsi="Calibri" w:cs="Calibri"/>
              <w:smallCaps/>
              <w:color w:val="000000"/>
              <w:sz w:val="18"/>
              <w:szCs w:val="18"/>
            </w:rPr>
          </w:pPr>
        </w:p>
      </w:tc>
    </w:tr>
    <w:tr w:rsidR="00C923D8" w14:paraId="4DD4C1F1" w14:textId="77777777">
      <w:tc>
        <w:tcPr>
          <w:tcW w:w="4525" w:type="dxa"/>
          <w:vAlign w:val="center"/>
        </w:tcPr>
        <w:p w14:paraId="28BE97FA" w14:textId="77777777" w:rsidR="00C923D8" w:rsidRDefault="00C923D8">
          <w:pPr>
            <w:widowControl/>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32D91A5A" w14:textId="1BEFC490" w:rsidR="00C923D8" w:rsidRDefault="009B6B2F">
          <w:pPr>
            <w:widowControl/>
            <w:tabs>
              <w:tab w:val="center" w:pos="4513"/>
              <w:tab w:val="right" w:pos="9026"/>
            </w:tabs>
            <w:spacing w:line="240" w:lineRule="auto"/>
            <w:jc w:val="right"/>
          </w:pPr>
          <w:r>
            <w:fldChar w:fldCharType="begin"/>
          </w:r>
          <w:r>
            <w:instrText>PAGE</w:instrText>
          </w:r>
          <w:r>
            <w:fldChar w:fldCharType="separate"/>
          </w:r>
          <w:r w:rsidR="00982F16">
            <w:rPr>
              <w:noProof/>
            </w:rPr>
            <w:t>61</w:t>
          </w:r>
          <w:r>
            <w:fldChar w:fldCharType="end"/>
          </w:r>
        </w:p>
      </w:tc>
    </w:tr>
  </w:tbl>
  <w:p w14:paraId="76210CD2"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9A21" w14:textId="77777777" w:rsidR="00C923D8" w:rsidRDefault="00C923D8">
    <w:pPr>
      <w:jc w:val="left"/>
      <w:rPr>
        <w:rFonts w:ascii="Calibri" w:eastAsia="Calibri" w:hAnsi="Calibri" w:cs="Calibri"/>
        <w:color w:val="000000"/>
      </w:rPr>
    </w:pPr>
  </w:p>
  <w:tbl>
    <w:tblPr>
      <w:tblStyle w:val="affff4"/>
      <w:tblW w:w="11347" w:type="dxa"/>
      <w:tblInd w:w="-1391" w:type="dxa"/>
      <w:tblLayout w:type="fixed"/>
      <w:tblLook w:val="0000" w:firstRow="0" w:lastRow="0" w:firstColumn="0" w:lastColumn="0" w:noHBand="0" w:noVBand="0"/>
    </w:tblPr>
    <w:tblGrid>
      <w:gridCol w:w="4525"/>
      <w:gridCol w:w="6822"/>
    </w:tblGrid>
    <w:tr w:rsidR="00C923D8" w14:paraId="7BA550CB" w14:textId="77777777">
      <w:trPr>
        <w:trHeight w:val="285"/>
      </w:trPr>
      <w:tc>
        <w:tcPr>
          <w:tcW w:w="4525" w:type="dxa"/>
          <w:shd w:val="clear" w:color="auto" w:fill="4472C4"/>
        </w:tcPr>
        <w:p w14:paraId="58509DFB" w14:textId="77777777" w:rsidR="00C923D8" w:rsidRDefault="00C923D8">
          <w:pPr>
            <w:widowControl/>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Pr>
        <w:p w14:paraId="27C996A7" w14:textId="77777777" w:rsidR="00C923D8" w:rsidRDefault="00C923D8">
          <w:pPr>
            <w:widowControl/>
            <w:tabs>
              <w:tab w:val="center" w:pos="4513"/>
              <w:tab w:val="right" w:pos="9026"/>
            </w:tabs>
            <w:spacing w:line="240" w:lineRule="auto"/>
            <w:jc w:val="right"/>
            <w:rPr>
              <w:rFonts w:ascii="Calibri" w:eastAsia="Calibri" w:hAnsi="Calibri" w:cs="Calibri"/>
              <w:smallCaps/>
              <w:color w:val="000000"/>
              <w:sz w:val="18"/>
              <w:szCs w:val="18"/>
            </w:rPr>
          </w:pPr>
        </w:p>
      </w:tc>
    </w:tr>
    <w:tr w:rsidR="00C923D8" w14:paraId="13D92EE8" w14:textId="77777777">
      <w:tc>
        <w:tcPr>
          <w:tcW w:w="4525" w:type="dxa"/>
          <w:vAlign w:val="center"/>
        </w:tcPr>
        <w:p w14:paraId="10196A91" w14:textId="77777777" w:rsidR="00C923D8" w:rsidRDefault="00C923D8">
          <w:pPr>
            <w:widowControl/>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3A1A0907" w14:textId="58547FAF" w:rsidR="00C923D8" w:rsidRDefault="009B6B2F">
          <w:pPr>
            <w:widowControl/>
            <w:tabs>
              <w:tab w:val="center" w:pos="4513"/>
              <w:tab w:val="right" w:pos="9026"/>
            </w:tabs>
            <w:spacing w:line="240" w:lineRule="auto"/>
            <w:jc w:val="right"/>
          </w:pPr>
          <w:r>
            <w:fldChar w:fldCharType="begin"/>
          </w:r>
          <w:r>
            <w:instrText>PAGE</w:instrText>
          </w:r>
          <w:r>
            <w:fldChar w:fldCharType="separate"/>
          </w:r>
          <w:r w:rsidR="00982F16">
            <w:rPr>
              <w:noProof/>
            </w:rPr>
            <w:t>63</w:t>
          </w:r>
          <w:r>
            <w:fldChar w:fldCharType="end"/>
          </w:r>
        </w:p>
      </w:tc>
    </w:tr>
  </w:tbl>
  <w:p w14:paraId="0DE93A33"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2C13" w14:textId="77777777" w:rsidR="00C923D8" w:rsidRDefault="00C923D8">
    <w:pPr>
      <w:jc w:val="left"/>
      <w:rPr>
        <w:rFonts w:ascii="Calibri" w:eastAsia="Calibri" w:hAnsi="Calibri" w:cs="Calibri"/>
        <w:color w:val="000000"/>
      </w:rPr>
    </w:pPr>
  </w:p>
  <w:tbl>
    <w:tblPr>
      <w:tblStyle w:val="affff5"/>
      <w:tblW w:w="11347" w:type="dxa"/>
      <w:tblInd w:w="-1391" w:type="dxa"/>
      <w:tblLayout w:type="fixed"/>
      <w:tblLook w:val="0000" w:firstRow="0" w:lastRow="0" w:firstColumn="0" w:lastColumn="0" w:noHBand="0" w:noVBand="0"/>
    </w:tblPr>
    <w:tblGrid>
      <w:gridCol w:w="4525"/>
      <w:gridCol w:w="6822"/>
    </w:tblGrid>
    <w:tr w:rsidR="00C923D8" w14:paraId="1EFB3DE0" w14:textId="77777777">
      <w:trPr>
        <w:trHeight w:val="285"/>
      </w:trPr>
      <w:tc>
        <w:tcPr>
          <w:tcW w:w="4525" w:type="dxa"/>
          <w:shd w:val="clear" w:color="auto" w:fill="4472C4"/>
        </w:tcPr>
        <w:p w14:paraId="2A04B9D5" w14:textId="77777777" w:rsidR="00C923D8" w:rsidRDefault="00C923D8">
          <w:pPr>
            <w:widowControl/>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Pr>
        <w:p w14:paraId="1259ED8F" w14:textId="77777777" w:rsidR="00C923D8" w:rsidRDefault="00C923D8">
          <w:pPr>
            <w:widowControl/>
            <w:tabs>
              <w:tab w:val="center" w:pos="4513"/>
              <w:tab w:val="right" w:pos="9026"/>
            </w:tabs>
            <w:spacing w:line="240" w:lineRule="auto"/>
            <w:jc w:val="right"/>
            <w:rPr>
              <w:rFonts w:ascii="Calibri" w:eastAsia="Calibri" w:hAnsi="Calibri" w:cs="Calibri"/>
              <w:smallCaps/>
              <w:color w:val="000000"/>
              <w:sz w:val="18"/>
              <w:szCs w:val="18"/>
            </w:rPr>
          </w:pPr>
        </w:p>
      </w:tc>
    </w:tr>
    <w:tr w:rsidR="00C923D8" w14:paraId="1247F10F" w14:textId="77777777">
      <w:tc>
        <w:tcPr>
          <w:tcW w:w="4525" w:type="dxa"/>
          <w:vAlign w:val="center"/>
        </w:tcPr>
        <w:p w14:paraId="27817353" w14:textId="77777777" w:rsidR="00C923D8" w:rsidRDefault="00C923D8">
          <w:pPr>
            <w:widowControl/>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2C31EC6E" w14:textId="3CB33F55" w:rsidR="00C923D8" w:rsidRDefault="009B6B2F">
          <w:pPr>
            <w:widowControl/>
            <w:tabs>
              <w:tab w:val="center" w:pos="4513"/>
              <w:tab w:val="right" w:pos="9026"/>
            </w:tabs>
            <w:spacing w:line="240" w:lineRule="auto"/>
            <w:jc w:val="right"/>
          </w:pPr>
          <w:r>
            <w:fldChar w:fldCharType="begin"/>
          </w:r>
          <w:r>
            <w:instrText>PAGE</w:instrText>
          </w:r>
          <w:r>
            <w:fldChar w:fldCharType="separate"/>
          </w:r>
          <w:r w:rsidR="00982F16">
            <w:rPr>
              <w:noProof/>
            </w:rPr>
            <w:t>65</w:t>
          </w:r>
          <w:r>
            <w:fldChar w:fldCharType="end"/>
          </w:r>
        </w:p>
      </w:tc>
    </w:tr>
  </w:tbl>
  <w:p w14:paraId="6CF78FA8"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19325" w14:textId="77777777" w:rsidR="00DF0AD7" w:rsidRDefault="00DF0AD7">
      <w:pPr>
        <w:spacing w:line="240" w:lineRule="auto"/>
      </w:pPr>
      <w:r>
        <w:separator/>
      </w:r>
    </w:p>
  </w:footnote>
  <w:footnote w:type="continuationSeparator" w:id="0">
    <w:p w14:paraId="1DA76D1D" w14:textId="77777777" w:rsidR="00DF0AD7" w:rsidRDefault="00DF0A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2B91"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61EEE" w14:textId="77777777" w:rsidR="00C923D8" w:rsidRDefault="00C923D8">
    <w:pPr>
      <w:pBdr>
        <w:top w:val="nil"/>
        <w:left w:val="nil"/>
        <w:bottom w:val="nil"/>
        <w:right w:val="nil"/>
        <w:between w:val="nil"/>
      </w:pBd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1518" w14:textId="77777777" w:rsidR="00C923D8" w:rsidRDefault="009B6B2F">
    <w:pPr>
      <w:widowControl/>
      <w:tabs>
        <w:tab w:val="center" w:pos="4513"/>
        <w:tab w:val="right" w:pos="9026"/>
      </w:tabs>
      <w:spacing w:line="240" w:lineRule="auto"/>
      <w:jc w:val="right"/>
    </w:pPr>
    <w:r>
      <w:rPr>
        <w:rFonts w:ascii="Aptos" w:eastAsia="Aptos" w:hAnsi="Aptos" w:cs="Aptos"/>
        <w:color w:val="000000"/>
      </w:rPr>
      <w:t xml:space="preserve">Pandemic Preparedness Plan | </w:t>
    </w:r>
    <w:r>
      <w:rPr>
        <w:rFonts w:ascii="Aptos" w:eastAsia="Aptos" w:hAnsi="Aptos" w:cs="Aptos"/>
      </w:rPr>
      <w:t>Alappuzha</w:t>
    </w:r>
  </w:p>
  <w:p w14:paraId="07071F1A"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28C4" w14:textId="77777777" w:rsidR="00C923D8" w:rsidRDefault="009B6B2F">
    <w:pPr>
      <w:widowControl/>
      <w:tabs>
        <w:tab w:val="center" w:pos="4513"/>
        <w:tab w:val="right" w:pos="9026"/>
      </w:tabs>
      <w:spacing w:line="240" w:lineRule="auto"/>
      <w:jc w:val="right"/>
    </w:pPr>
    <w:r>
      <w:rPr>
        <w:rFonts w:ascii="Aptos" w:eastAsia="Aptos" w:hAnsi="Aptos" w:cs="Aptos"/>
        <w:color w:val="000000"/>
      </w:rPr>
      <w:t xml:space="preserve">Pandemic Preparedness Plan | </w:t>
    </w:r>
    <w:r>
      <w:rPr>
        <w:rFonts w:ascii="Aptos" w:eastAsia="Aptos" w:hAnsi="Aptos" w:cs="Aptos"/>
      </w:rPr>
      <w:t>Alappuzha</w:t>
    </w:r>
  </w:p>
  <w:p w14:paraId="155DDEA4"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1579" w14:textId="77777777" w:rsidR="00C923D8" w:rsidRDefault="009B6B2F">
    <w:pPr>
      <w:widowControl/>
      <w:tabs>
        <w:tab w:val="center" w:pos="4513"/>
        <w:tab w:val="right" w:pos="9026"/>
      </w:tabs>
      <w:spacing w:line="240" w:lineRule="auto"/>
      <w:jc w:val="right"/>
    </w:pPr>
    <w:r>
      <w:rPr>
        <w:rFonts w:ascii="Aptos" w:eastAsia="Aptos" w:hAnsi="Aptos" w:cs="Aptos"/>
        <w:color w:val="000000"/>
      </w:rPr>
      <w:t xml:space="preserve">Pandemic Preparedness Plan | </w:t>
    </w:r>
    <w:r>
      <w:rPr>
        <w:rFonts w:ascii="Aptos" w:eastAsia="Aptos" w:hAnsi="Aptos" w:cs="Aptos"/>
      </w:rPr>
      <w:t>Alappuzha</w:t>
    </w:r>
  </w:p>
  <w:p w14:paraId="4DDBC34F"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8998" w14:textId="77777777" w:rsidR="00C923D8" w:rsidRDefault="009B6B2F">
    <w:pPr>
      <w:widowControl/>
      <w:tabs>
        <w:tab w:val="center" w:pos="4513"/>
        <w:tab w:val="right" w:pos="9026"/>
      </w:tabs>
      <w:spacing w:line="240" w:lineRule="auto"/>
      <w:jc w:val="right"/>
    </w:pPr>
    <w:r>
      <w:rPr>
        <w:rFonts w:ascii="Aptos" w:eastAsia="Aptos" w:hAnsi="Aptos" w:cs="Aptos"/>
        <w:color w:val="000000"/>
      </w:rPr>
      <w:t xml:space="preserve">Pandemic Preparedness Plan | </w:t>
    </w:r>
    <w:r>
      <w:rPr>
        <w:rFonts w:ascii="Aptos" w:eastAsia="Aptos" w:hAnsi="Aptos" w:cs="Aptos"/>
      </w:rPr>
      <w:t>Alappuzha</w:t>
    </w:r>
  </w:p>
  <w:p w14:paraId="4C487A70"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D007" w14:textId="77777777" w:rsidR="00C923D8" w:rsidRDefault="009B6B2F">
    <w:pPr>
      <w:widowControl/>
      <w:tabs>
        <w:tab w:val="center" w:pos="4513"/>
        <w:tab w:val="right" w:pos="9026"/>
      </w:tabs>
      <w:spacing w:line="240" w:lineRule="auto"/>
      <w:jc w:val="right"/>
    </w:pPr>
    <w:r>
      <w:rPr>
        <w:rFonts w:ascii="Aptos" w:eastAsia="Aptos" w:hAnsi="Aptos" w:cs="Aptos"/>
        <w:color w:val="000000"/>
      </w:rPr>
      <w:t xml:space="preserve">Pandemic Preparedness Plan | </w:t>
    </w:r>
    <w:r>
      <w:rPr>
        <w:rFonts w:ascii="Aptos" w:eastAsia="Aptos" w:hAnsi="Aptos" w:cs="Aptos"/>
      </w:rPr>
      <w:t>Alappuzha</w:t>
    </w:r>
  </w:p>
  <w:p w14:paraId="19E85AF6"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F913" w14:textId="77777777" w:rsidR="00C923D8" w:rsidRDefault="009B6B2F">
    <w:pPr>
      <w:widowControl/>
      <w:tabs>
        <w:tab w:val="center" w:pos="4513"/>
        <w:tab w:val="right" w:pos="9026"/>
      </w:tabs>
      <w:spacing w:line="240" w:lineRule="auto"/>
      <w:jc w:val="right"/>
    </w:pPr>
    <w:r>
      <w:rPr>
        <w:rFonts w:ascii="Aptos" w:eastAsia="Aptos" w:hAnsi="Aptos" w:cs="Aptos"/>
        <w:color w:val="000000"/>
      </w:rPr>
      <w:t xml:space="preserve">Pandemic Preparedness Plan | </w:t>
    </w:r>
    <w:r>
      <w:rPr>
        <w:rFonts w:ascii="Aptos" w:eastAsia="Aptos" w:hAnsi="Aptos" w:cs="Aptos"/>
      </w:rPr>
      <w:t>Alappuzha</w:t>
    </w:r>
  </w:p>
  <w:p w14:paraId="32F6F398"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9C82" w14:textId="77777777" w:rsidR="00C923D8" w:rsidRDefault="009B6B2F">
    <w:pPr>
      <w:widowControl/>
      <w:tabs>
        <w:tab w:val="center" w:pos="4513"/>
        <w:tab w:val="right" w:pos="9026"/>
      </w:tabs>
      <w:spacing w:line="240" w:lineRule="auto"/>
      <w:jc w:val="right"/>
    </w:pPr>
    <w:r>
      <w:rPr>
        <w:rFonts w:ascii="Aptos" w:eastAsia="Aptos" w:hAnsi="Aptos" w:cs="Aptos"/>
        <w:color w:val="000000"/>
      </w:rPr>
      <w:t xml:space="preserve">Pandemic Preparedness Plan | </w:t>
    </w:r>
    <w:r>
      <w:rPr>
        <w:rFonts w:ascii="Aptos" w:eastAsia="Aptos" w:hAnsi="Aptos" w:cs="Aptos"/>
      </w:rPr>
      <w:t>Alappuzha</w:t>
    </w:r>
  </w:p>
  <w:p w14:paraId="2E13FD05"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5E0B" w14:textId="77777777" w:rsidR="00C923D8" w:rsidRDefault="009B6B2F">
    <w:pPr>
      <w:widowControl/>
      <w:tabs>
        <w:tab w:val="center" w:pos="4513"/>
        <w:tab w:val="right" w:pos="9026"/>
      </w:tabs>
      <w:spacing w:line="240" w:lineRule="auto"/>
      <w:jc w:val="right"/>
    </w:pPr>
    <w:r>
      <w:rPr>
        <w:rFonts w:ascii="Aptos" w:eastAsia="Aptos" w:hAnsi="Aptos" w:cs="Aptos"/>
        <w:color w:val="000000"/>
      </w:rPr>
      <w:t xml:space="preserve">Pandemic Preparedness Plan | </w:t>
    </w:r>
    <w:r>
      <w:rPr>
        <w:rFonts w:ascii="Aptos" w:eastAsia="Aptos" w:hAnsi="Aptos" w:cs="Aptos"/>
      </w:rPr>
      <w:t>Alappuzha</w:t>
    </w:r>
  </w:p>
  <w:p w14:paraId="39DCB20D" w14:textId="77777777" w:rsidR="00C923D8" w:rsidRDefault="00C923D8">
    <w:pPr>
      <w:widowControl/>
      <w:tabs>
        <w:tab w:val="center" w:pos="4513"/>
        <w:tab w:val="right" w:pos="9026"/>
      </w:tabs>
      <w:spacing w:line="240" w:lineRule="auto"/>
      <w:jc w:val="left"/>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577"/>
    <w:multiLevelType w:val="multilevel"/>
    <w:tmpl w:val="8EEEE86A"/>
    <w:lvl w:ilvl="0">
      <w:start w:val="1"/>
      <w:numFmt w:val="bullet"/>
      <w:lvlText w:val="●"/>
      <w:lvlJc w:val="left"/>
      <w:pPr>
        <w:ind w:left="450" w:hanging="360"/>
      </w:pPr>
      <w:rPr>
        <w:sz w:val="20"/>
        <w:szCs w:val="20"/>
      </w:rPr>
    </w:lvl>
    <w:lvl w:ilvl="1">
      <w:start w:val="1"/>
      <w:numFmt w:val="bullet"/>
      <w:lvlText w:val="●"/>
      <w:lvlJc w:val="left"/>
      <w:pPr>
        <w:ind w:left="1170" w:hanging="360"/>
      </w:pPr>
      <w:rPr>
        <w:sz w:val="20"/>
        <w:szCs w:val="20"/>
      </w:rPr>
    </w:lvl>
    <w:lvl w:ilvl="2">
      <w:start w:val="1"/>
      <w:numFmt w:val="bullet"/>
      <w:lvlText w:val="●"/>
      <w:lvlJc w:val="left"/>
      <w:pPr>
        <w:ind w:left="1890" w:hanging="360"/>
      </w:pPr>
      <w:rPr>
        <w:sz w:val="20"/>
        <w:szCs w:val="20"/>
      </w:rPr>
    </w:lvl>
    <w:lvl w:ilvl="3">
      <w:start w:val="1"/>
      <w:numFmt w:val="bullet"/>
      <w:lvlText w:val="●"/>
      <w:lvlJc w:val="left"/>
      <w:pPr>
        <w:ind w:left="2610" w:hanging="360"/>
      </w:pPr>
      <w:rPr>
        <w:sz w:val="20"/>
        <w:szCs w:val="20"/>
      </w:rPr>
    </w:lvl>
    <w:lvl w:ilvl="4">
      <w:start w:val="1"/>
      <w:numFmt w:val="bullet"/>
      <w:lvlText w:val="●"/>
      <w:lvlJc w:val="left"/>
      <w:pPr>
        <w:ind w:left="3330" w:hanging="360"/>
      </w:pPr>
      <w:rPr>
        <w:sz w:val="20"/>
        <w:szCs w:val="20"/>
      </w:rPr>
    </w:lvl>
    <w:lvl w:ilvl="5">
      <w:start w:val="1"/>
      <w:numFmt w:val="bullet"/>
      <w:lvlText w:val="●"/>
      <w:lvlJc w:val="left"/>
      <w:pPr>
        <w:ind w:left="4050" w:hanging="360"/>
      </w:pPr>
      <w:rPr>
        <w:sz w:val="20"/>
        <w:szCs w:val="20"/>
      </w:rPr>
    </w:lvl>
    <w:lvl w:ilvl="6">
      <w:start w:val="1"/>
      <w:numFmt w:val="bullet"/>
      <w:lvlText w:val="●"/>
      <w:lvlJc w:val="left"/>
      <w:pPr>
        <w:ind w:left="4770" w:hanging="360"/>
      </w:pPr>
      <w:rPr>
        <w:sz w:val="20"/>
        <w:szCs w:val="20"/>
      </w:rPr>
    </w:lvl>
    <w:lvl w:ilvl="7">
      <w:start w:val="1"/>
      <w:numFmt w:val="bullet"/>
      <w:lvlText w:val="●"/>
      <w:lvlJc w:val="left"/>
      <w:pPr>
        <w:ind w:left="5490" w:hanging="360"/>
      </w:pPr>
      <w:rPr>
        <w:sz w:val="20"/>
        <w:szCs w:val="20"/>
      </w:rPr>
    </w:lvl>
    <w:lvl w:ilvl="8">
      <w:start w:val="1"/>
      <w:numFmt w:val="bullet"/>
      <w:lvlText w:val="●"/>
      <w:lvlJc w:val="left"/>
      <w:pPr>
        <w:ind w:left="6210" w:hanging="360"/>
      </w:pPr>
      <w:rPr>
        <w:sz w:val="20"/>
        <w:szCs w:val="20"/>
      </w:rPr>
    </w:lvl>
  </w:abstractNum>
  <w:abstractNum w:abstractNumId="1" w15:restartNumberingAfterBreak="0">
    <w:nsid w:val="054266C4"/>
    <w:multiLevelType w:val="multilevel"/>
    <w:tmpl w:val="75CEDE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416550"/>
    <w:multiLevelType w:val="multilevel"/>
    <w:tmpl w:val="E4A4E82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 w15:restartNumberingAfterBreak="0">
    <w:nsid w:val="095E0D61"/>
    <w:multiLevelType w:val="multilevel"/>
    <w:tmpl w:val="C5C22A8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 w15:restartNumberingAfterBreak="0">
    <w:nsid w:val="0F8C2CEE"/>
    <w:multiLevelType w:val="multilevel"/>
    <w:tmpl w:val="C3203A0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 w15:restartNumberingAfterBreak="0">
    <w:nsid w:val="0FF2760E"/>
    <w:multiLevelType w:val="multilevel"/>
    <w:tmpl w:val="A9024A1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6" w15:restartNumberingAfterBreak="0">
    <w:nsid w:val="125F674B"/>
    <w:multiLevelType w:val="multilevel"/>
    <w:tmpl w:val="F54CEE20"/>
    <w:lvl w:ilvl="0">
      <w:start w:val="1"/>
      <w:numFmt w:val="bullet"/>
      <w:lvlText w:val="●"/>
      <w:lvlJc w:val="left"/>
      <w:pPr>
        <w:ind w:left="2160" w:hanging="360"/>
      </w:pPr>
      <w:rPr>
        <w:rFonts w:ascii="Noto Sans Symbols" w:eastAsia="Noto Sans Symbols" w:hAnsi="Noto Sans Symbols" w:cs="Noto Sans Symbols"/>
        <w:u w:val="none"/>
      </w:rPr>
    </w:lvl>
    <w:lvl w:ilvl="1">
      <w:start w:val="1"/>
      <w:numFmt w:val="bullet"/>
      <w:lvlText w:val="🌕"/>
      <w:lvlJc w:val="left"/>
      <w:pPr>
        <w:ind w:left="2880" w:hanging="360"/>
      </w:pPr>
      <w:rPr>
        <w:rFonts w:ascii="Noto Sans Symbols" w:eastAsia="Noto Sans Symbols" w:hAnsi="Noto Sans Symbols" w:cs="Noto Sans Symbols"/>
        <w:u w:val="none"/>
      </w:rPr>
    </w:lvl>
    <w:lvl w:ilvl="2">
      <w:start w:val="1"/>
      <w:numFmt w:val="bullet"/>
      <w:lvlText w:val="■"/>
      <w:lvlJc w:val="left"/>
      <w:pPr>
        <w:ind w:left="3600" w:hanging="360"/>
      </w:pPr>
      <w:rPr>
        <w:rFonts w:ascii="Noto Sans Symbols" w:eastAsia="Noto Sans Symbols" w:hAnsi="Noto Sans Symbols" w:cs="Noto Sans Symbols"/>
        <w:u w:val="none"/>
      </w:rPr>
    </w:lvl>
    <w:lvl w:ilvl="3">
      <w:start w:val="1"/>
      <w:numFmt w:val="bullet"/>
      <w:lvlText w:val="●"/>
      <w:lvlJc w:val="left"/>
      <w:pPr>
        <w:ind w:left="4320" w:hanging="360"/>
      </w:pPr>
      <w:rPr>
        <w:rFonts w:ascii="Noto Sans Symbols" w:eastAsia="Noto Sans Symbols" w:hAnsi="Noto Sans Symbols" w:cs="Noto Sans Symbols"/>
        <w:u w:val="none"/>
      </w:rPr>
    </w:lvl>
    <w:lvl w:ilvl="4">
      <w:start w:val="1"/>
      <w:numFmt w:val="bullet"/>
      <w:lvlText w:val="🌕"/>
      <w:lvlJc w:val="left"/>
      <w:pPr>
        <w:ind w:left="5040" w:hanging="360"/>
      </w:pPr>
      <w:rPr>
        <w:rFonts w:ascii="Noto Sans Symbols" w:eastAsia="Noto Sans Symbols" w:hAnsi="Noto Sans Symbols" w:cs="Noto Sans Symbols"/>
        <w:u w:val="none"/>
      </w:rPr>
    </w:lvl>
    <w:lvl w:ilvl="5">
      <w:start w:val="1"/>
      <w:numFmt w:val="bullet"/>
      <w:lvlText w:val="■"/>
      <w:lvlJc w:val="left"/>
      <w:pPr>
        <w:ind w:left="5760" w:hanging="360"/>
      </w:pPr>
      <w:rPr>
        <w:rFonts w:ascii="Noto Sans Symbols" w:eastAsia="Noto Sans Symbols" w:hAnsi="Noto Sans Symbols" w:cs="Noto Sans Symbols"/>
        <w:u w:val="none"/>
      </w:rPr>
    </w:lvl>
    <w:lvl w:ilvl="6">
      <w:start w:val="1"/>
      <w:numFmt w:val="bullet"/>
      <w:lvlText w:val="●"/>
      <w:lvlJc w:val="left"/>
      <w:pPr>
        <w:ind w:left="6480" w:hanging="360"/>
      </w:pPr>
      <w:rPr>
        <w:rFonts w:ascii="Noto Sans Symbols" w:eastAsia="Noto Sans Symbols" w:hAnsi="Noto Sans Symbols" w:cs="Noto Sans Symbols"/>
        <w:u w:val="none"/>
      </w:rPr>
    </w:lvl>
    <w:lvl w:ilvl="7">
      <w:start w:val="1"/>
      <w:numFmt w:val="bullet"/>
      <w:lvlText w:val="🌕"/>
      <w:lvlJc w:val="left"/>
      <w:pPr>
        <w:ind w:left="7200" w:hanging="360"/>
      </w:pPr>
      <w:rPr>
        <w:rFonts w:ascii="Noto Sans Symbols" w:eastAsia="Noto Sans Symbols" w:hAnsi="Noto Sans Symbols" w:cs="Noto Sans Symbols"/>
        <w:u w:val="none"/>
      </w:rPr>
    </w:lvl>
    <w:lvl w:ilvl="8">
      <w:start w:val="1"/>
      <w:numFmt w:val="bullet"/>
      <w:lvlText w:val="■"/>
      <w:lvlJc w:val="left"/>
      <w:pPr>
        <w:ind w:left="7920" w:hanging="360"/>
      </w:pPr>
      <w:rPr>
        <w:rFonts w:ascii="Noto Sans Symbols" w:eastAsia="Noto Sans Symbols" w:hAnsi="Noto Sans Symbols" w:cs="Noto Sans Symbols"/>
        <w:u w:val="none"/>
      </w:rPr>
    </w:lvl>
  </w:abstractNum>
  <w:abstractNum w:abstractNumId="7" w15:restartNumberingAfterBreak="0">
    <w:nsid w:val="164224DC"/>
    <w:multiLevelType w:val="multilevel"/>
    <w:tmpl w:val="885833B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A641E6C"/>
    <w:multiLevelType w:val="multilevel"/>
    <w:tmpl w:val="77765C4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9" w15:restartNumberingAfterBreak="0">
    <w:nsid w:val="1AF43516"/>
    <w:multiLevelType w:val="multilevel"/>
    <w:tmpl w:val="B2DE9082"/>
    <w:lvl w:ilvl="0">
      <w:start w:val="1"/>
      <w:numFmt w:val="bullet"/>
      <w:lvlText w:val="●"/>
      <w:lvlJc w:val="left"/>
      <w:pPr>
        <w:ind w:left="1440" w:hanging="360"/>
      </w:pPr>
      <w:rPr>
        <w:sz w:val="24"/>
        <w:szCs w:val="24"/>
        <w:u w:val="none"/>
      </w:rPr>
    </w:lvl>
    <w:lvl w:ilvl="1">
      <w:start w:val="1"/>
      <w:numFmt w:val="bullet"/>
      <w:lvlText w:val="🌕"/>
      <w:lvlJc w:val="left"/>
      <w:pPr>
        <w:ind w:left="2160" w:hanging="360"/>
      </w:pPr>
      <w:rPr>
        <w:rFonts w:ascii="Noto Sans Symbols" w:eastAsia="Noto Sans Symbols" w:hAnsi="Noto Sans Symbols" w:cs="Noto Sans Symbols"/>
        <w:u w:val="none"/>
      </w:rPr>
    </w:lvl>
    <w:lvl w:ilvl="2">
      <w:start w:val="1"/>
      <w:numFmt w:val="bullet"/>
      <w:lvlText w:val="■"/>
      <w:lvlJc w:val="left"/>
      <w:pPr>
        <w:ind w:left="2880" w:hanging="360"/>
      </w:pPr>
      <w:rPr>
        <w:rFonts w:ascii="Noto Sans Symbols" w:eastAsia="Noto Sans Symbols" w:hAnsi="Noto Sans Symbols" w:cs="Noto Sans Symbols"/>
        <w:u w:val="none"/>
      </w:rPr>
    </w:lvl>
    <w:lvl w:ilvl="3">
      <w:start w:val="1"/>
      <w:numFmt w:val="bullet"/>
      <w:lvlText w:val="●"/>
      <w:lvlJc w:val="left"/>
      <w:pPr>
        <w:ind w:left="3600" w:hanging="360"/>
      </w:pPr>
      <w:rPr>
        <w:rFonts w:ascii="Noto Sans Symbols" w:eastAsia="Noto Sans Symbols" w:hAnsi="Noto Sans Symbols" w:cs="Noto Sans Symbols"/>
        <w:u w:val="none"/>
      </w:rPr>
    </w:lvl>
    <w:lvl w:ilvl="4">
      <w:start w:val="1"/>
      <w:numFmt w:val="bullet"/>
      <w:lvlText w:val="🌕"/>
      <w:lvlJc w:val="left"/>
      <w:pPr>
        <w:ind w:left="4320" w:hanging="360"/>
      </w:pPr>
      <w:rPr>
        <w:rFonts w:ascii="Noto Sans Symbols" w:eastAsia="Noto Sans Symbols" w:hAnsi="Noto Sans Symbols" w:cs="Noto Sans Symbols"/>
        <w:u w:val="none"/>
      </w:rPr>
    </w:lvl>
    <w:lvl w:ilvl="5">
      <w:start w:val="1"/>
      <w:numFmt w:val="bullet"/>
      <w:lvlText w:val="■"/>
      <w:lvlJc w:val="left"/>
      <w:pPr>
        <w:ind w:left="5040" w:hanging="360"/>
      </w:pPr>
      <w:rPr>
        <w:rFonts w:ascii="Noto Sans Symbols" w:eastAsia="Noto Sans Symbols" w:hAnsi="Noto Sans Symbols" w:cs="Noto Sans Symbols"/>
        <w:u w:val="none"/>
      </w:rPr>
    </w:lvl>
    <w:lvl w:ilvl="6">
      <w:start w:val="1"/>
      <w:numFmt w:val="bullet"/>
      <w:lvlText w:val="●"/>
      <w:lvlJc w:val="left"/>
      <w:pPr>
        <w:ind w:left="5760" w:hanging="360"/>
      </w:pPr>
      <w:rPr>
        <w:rFonts w:ascii="Noto Sans Symbols" w:eastAsia="Noto Sans Symbols" w:hAnsi="Noto Sans Symbols" w:cs="Noto Sans Symbols"/>
        <w:u w:val="none"/>
      </w:rPr>
    </w:lvl>
    <w:lvl w:ilvl="7">
      <w:start w:val="1"/>
      <w:numFmt w:val="bullet"/>
      <w:lvlText w:val="🌕"/>
      <w:lvlJc w:val="left"/>
      <w:pPr>
        <w:ind w:left="6480" w:hanging="360"/>
      </w:pPr>
      <w:rPr>
        <w:rFonts w:ascii="Noto Sans Symbols" w:eastAsia="Noto Sans Symbols" w:hAnsi="Noto Sans Symbols" w:cs="Noto Sans Symbols"/>
        <w:u w:val="none"/>
      </w:rPr>
    </w:lvl>
    <w:lvl w:ilvl="8">
      <w:start w:val="1"/>
      <w:numFmt w:val="bullet"/>
      <w:lvlText w:val="■"/>
      <w:lvlJc w:val="left"/>
      <w:pPr>
        <w:ind w:left="7200" w:hanging="360"/>
      </w:pPr>
      <w:rPr>
        <w:rFonts w:ascii="Noto Sans Symbols" w:eastAsia="Noto Sans Symbols" w:hAnsi="Noto Sans Symbols" w:cs="Noto Sans Symbols"/>
        <w:u w:val="none"/>
      </w:rPr>
    </w:lvl>
  </w:abstractNum>
  <w:abstractNum w:abstractNumId="10" w15:restartNumberingAfterBreak="0">
    <w:nsid w:val="204106F8"/>
    <w:multiLevelType w:val="multilevel"/>
    <w:tmpl w:val="2EC8027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1" w15:restartNumberingAfterBreak="0">
    <w:nsid w:val="215C0AE1"/>
    <w:multiLevelType w:val="multilevel"/>
    <w:tmpl w:val="0338E04A"/>
    <w:lvl w:ilvl="0">
      <w:start w:val="1"/>
      <w:numFmt w:val="bullet"/>
      <w:lvlText w:val="●"/>
      <w:lvlJc w:val="left"/>
      <w:pPr>
        <w:ind w:left="720" w:hanging="360"/>
      </w:pPr>
      <w:rPr>
        <w:sz w:val="20"/>
        <w:szCs w:val="20"/>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12" w15:restartNumberingAfterBreak="0">
    <w:nsid w:val="220968C6"/>
    <w:multiLevelType w:val="multilevel"/>
    <w:tmpl w:val="7D0487E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3" w15:restartNumberingAfterBreak="0">
    <w:nsid w:val="28E46F9F"/>
    <w:multiLevelType w:val="multilevel"/>
    <w:tmpl w:val="8152CE5A"/>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 w15:restartNumberingAfterBreak="0">
    <w:nsid w:val="2AC20EDA"/>
    <w:multiLevelType w:val="multilevel"/>
    <w:tmpl w:val="FBD2312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5" w15:restartNumberingAfterBreak="0">
    <w:nsid w:val="2B1D3BA9"/>
    <w:multiLevelType w:val="multilevel"/>
    <w:tmpl w:val="1DDAB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EC02F57"/>
    <w:multiLevelType w:val="multilevel"/>
    <w:tmpl w:val="A04ABE2E"/>
    <w:lvl w:ilvl="0">
      <w:start w:val="1"/>
      <w:numFmt w:val="bullet"/>
      <w:lvlText w:val="●"/>
      <w:lvlJc w:val="left"/>
      <w:pPr>
        <w:ind w:left="720" w:hanging="360"/>
      </w:pPr>
      <w:rPr>
        <w:b w:val="0"/>
        <w:bCs w:val="0"/>
        <w:sz w:val="24"/>
        <w:szCs w:val="24"/>
      </w:rPr>
    </w:lvl>
    <w:lvl w:ilvl="1">
      <w:start w:val="1"/>
      <w:numFmt w:val="bullet"/>
      <w:lvlText w:val="o"/>
      <w:lvlJc w:val="left"/>
      <w:pPr>
        <w:ind w:left="1440" w:hanging="360"/>
      </w:pPr>
      <w:rPr>
        <w:b w:val="0"/>
        <w:bCs w:val="0"/>
        <w:sz w:val="24"/>
        <w:szCs w:val="24"/>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7" w15:restartNumberingAfterBreak="0">
    <w:nsid w:val="3A2C5A32"/>
    <w:multiLevelType w:val="multilevel"/>
    <w:tmpl w:val="061E0A08"/>
    <w:lvl w:ilvl="0">
      <w:start w:val="1"/>
      <w:numFmt w:val="bullet"/>
      <w:lvlText w:val="●"/>
      <w:lvlJc w:val="left"/>
      <w:pPr>
        <w:ind w:left="720" w:hanging="360"/>
      </w:pPr>
      <w:rPr>
        <w:sz w:val="20"/>
        <w:szCs w:val="20"/>
      </w:rPr>
    </w:lvl>
    <w:lvl w:ilvl="1">
      <w:start w:val="1"/>
      <w:numFmt w:val="bullet"/>
      <w:lvlText w:val="●"/>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18" w15:restartNumberingAfterBreak="0">
    <w:nsid w:val="3A713EF2"/>
    <w:multiLevelType w:val="multilevel"/>
    <w:tmpl w:val="27D46908"/>
    <w:lvl w:ilvl="0">
      <w:start w:val="1"/>
      <w:numFmt w:val="bullet"/>
      <w:lvlText w:val="●"/>
      <w:lvlJc w:val="left"/>
      <w:pPr>
        <w:ind w:left="720" w:hanging="360"/>
      </w:pPr>
      <w:rPr>
        <w:b w:val="0"/>
        <w:bCs w:val="0"/>
        <w:sz w:val="24"/>
        <w:szCs w:val="24"/>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9" w15:restartNumberingAfterBreak="0">
    <w:nsid w:val="3CD15662"/>
    <w:multiLevelType w:val="multilevel"/>
    <w:tmpl w:val="8FD8F89A"/>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u w:val="none"/>
      </w:rPr>
    </w:lvl>
    <w:lvl w:ilvl="2">
      <w:start w:val="1"/>
      <w:numFmt w:val="bullet"/>
      <w:lvlText w:val="■"/>
      <w:lvlJc w:val="left"/>
      <w:pPr>
        <w:ind w:left="2880" w:hanging="360"/>
      </w:pPr>
      <w:rPr>
        <w:rFonts w:ascii="Noto Sans Symbols" w:eastAsia="Noto Sans Symbols" w:hAnsi="Noto Sans Symbols" w:cs="Noto Sans Symbols"/>
        <w:u w:val="none"/>
      </w:rPr>
    </w:lvl>
    <w:lvl w:ilvl="3">
      <w:start w:val="1"/>
      <w:numFmt w:val="bullet"/>
      <w:lvlText w:val="●"/>
      <w:lvlJc w:val="left"/>
      <w:pPr>
        <w:ind w:left="3600" w:hanging="360"/>
      </w:pPr>
      <w:rPr>
        <w:rFonts w:ascii="Noto Sans Symbols" w:eastAsia="Noto Sans Symbols" w:hAnsi="Noto Sans Symbols" w:cs="Noto Sans Symbols"/>
        <w:u w:val="none"/>
      </w:rPr>
    </w:lvl>
    <w:lvl w:ilvl="4">
      <w:start w:val="1"/>
      <w:numFmt w:val="bullet"/>
      <w:lvlText w:val="🌕"/>
      <w:lvlJc w:val="left"/>
      <w:pPr>
        <w:ind w:left="4320" w:hanging="360"/>
      </w:pPr>
      <w:rPr>
        <w:rFonts w:ascii="Noto Sans Symbols" w:eastAsia="Noto Sans Symbols" w:hAnsi="Noto Sans Symbols" w:cs="Noto Sans Symbols"/>
        <w:u w:val="none"/>
      </w:rPr>
    </w:lvl>
    <w:lvl w:ilvl="5">
      <w:start w:val="1"/>
      <w:numFmt w:val="bullet"/>
      <w:lvlText w:val="■"/>
      <w:lvlJc w:val="left"/>
      <w:pPr>
        <w:ind w:left="5040" w:hanging="360"/>
      </w:pPr>
      <w:rPr>
        <w:rFonts w:ascii="Noto Sans Symbols" w:eastAsia="Noto Sans Symbols" w:hAnsi="Noto Sans Symbols" w:cs="Noto Sans Symbols"/>
        <w:u w:val="none"/>
      </w:rPr>
    </w:lvl>
    <w:lvl w:ilvl="6">
      <w:start w:val="1"/>
      <w:numFmt w:val="bullet"/>
      <w:lvlText w:val="●"/>
      <w:lvlJc w:val="left"/>
      <w:pPr>
        <w:ind w:left="5760" w:hanging="360"/>
      </w:pPr>
      <w:rPr>
        <w:rFonts w:ascii="Noto Sans Symbols" w:eastAsia="Noto Sans Symbols" w:hAnsi="Noto Sans Symbols" w:cs="Noto Sans Symbols"/>
        <w:u w:val="none"/>
      </w:rPr>
    </w:lvl>
    <w:lvl w:ilvl="7">
      <w:start w:val="1"/>
      <w:numFmt w:val="bullet"/>
      <w:lvlText w:val="🌕"/>
      <w:lvlJc w:val="left"/>
      <w:pPr>
        <w:ind w:left="6480" w:hanging="360"/>
      </w:pPr>
      <w:rPr>
        <w:rFonts w:ascii="Noto Sans Symbols" w:eastAsia="Noto Sans Symbols" w:hAnsi="Noto Sans Symbols" w:cs="Noto Sans Symbols"/>
        <w:u w:val="none"/>
      </w:rPr>
    </w:lvl>
    <w:lvl w:ilvl="8">
      <w:start w:val="1"/>
      <w:numFmt w:val="bullet"/>
      <w:lvlText w:val="■"/>
      <w:lvlJc w:val="left"/>
      <w:pPr>
        <w:ind w:left="7200" w:hanging="360"/>
      </w:pPr>
      <w:rPr>
        <w:rFonts w:ascii="Noto Sans Symbols" w:eastAsia="Noto Sans Symbols" w:hAnsi="Noto Sans Symbols" w:cs="Noto Sans Symbols"/>
        <w:u w:val="none"/>
      </w:rPr>
    </w:lvl>
  </w:abstractNum>
  <w:abstractNum w:abstractNumId="20" w15:restartNumberingAfterBreak="0">
    <w:nsid w:val="3F4617A3"/>
    <w:multiLevelType w:val="multilevel"/>
    <w:tmpl w:val="0FDCB35C"/>
    <w:lvl w:ilvl="0">
      <w:start w:val="1"/>
      <w:numFmt w:val="decimal"/>
      <w:lvlText w:val="%1."/>
      <w:lvlJc w:val="left"/>
      <w:pPr>
        <w:ind w:left="1440" w:hanging="360"/>
      </w:pPr>
      <w:rPr>
        <w:u w:val="none"/>
      </w:rPr>
    </w:lvl>
    <w:lvl w:ilvl="1">
      <w:start w:val="1"/>
      <w:numFmt w:val="bullet"/>
      <w:lvlText w:val="🌕"/>
      <w:lvlJc w:val="left"/>
      <w:pPr>
        <w:ind w:left="2160" w:hanging="360"/>
      </w:pPr>
      <w:rPr>
        <w:rFonts w:ascii="Noto Sans Symbols" w:eastAsia="Noto Sans Symbols" w:hAnsi="Noto Sans Symbols" w:cs="Noto Sans Symbols"/>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42C96424"/>
    <w:multiLevelType w:val="multilevel"/>
    <w:tmpl w:val="0A24552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2" w15:restartNumberingAfterBreak="0">
    <w:nsid w:val="483C7620"/>
    <w:multiLevelType w:val="multilevel"/>
    <w:tmpl w:val="1CD68C64"/>
    <w:lvl w:ilvl="0">
      <w:start w:val="1"/>
      <w:numFmt w:val="bullet"/>
      <w:lvlText w:val="●"/>
      <w:lvlJc w:val="left"/>
      <w:pPr>
        <w:ind w:left="2160" w:hanging="360"/>
      </w:pPr>
      <w:rPr>
        <w:rFonts w:ascii="Noto Sans Symbols" w:eastAsia="Noto Sans Symbols" w:hAnsi="Noto Sans Symbols" w:cs="Noto Sans Symbols"/>
        <w:u w:val="none"/>
      </w:rPr>
    </w:lvl>
    <w:lvl w:ilvl="1">
      <w:start w:val="1"/>
      <w:numFmt w:val="bullet"/>
      <w:lvlText w:val="🌕"/>
      <w:lvlJc w:val="left"/>
      <w:pPr>
        <w:ind w:left="2880" w:hanging="360"/>
      </w:pPr>
      <w:rPr>
        <w:rFonts w:ascii="Noto Sans Symbols" w:eastAsia="Noto Sans Symbols" w:hAnsi="Noto Sans Symbols" w:cs="Noto Sans Symbols"/>
        <w:u w:val="none"/>
      </w:rPr>
    </w:lvl>
    <w:lvl w:ilvl="2">
      <w:start w:val="1"/>
      <w:numFmt w:val="bullet"/>
      <w:lvlText w:val="■"/>
      <w:lvlJc w:val="left"/>
      <w:pPr>
        <w:ind w:left="3600" w:hanging="360"/>
      </w:pPr>
      <w:rPr>
        <w:rFonts w:ascii="Noto Sans Symbols" w:eastAsia="Noto Sans Symbols" w:hAnsi="Noto Sans Symbols" w:cs="Noto Sans Symbols"/>
        <w:u w:val="none"/>
      </w:rPr>
    </w:lvl>
    <w:lvl w:ilvl="3">
      <w:start w:val="1"/>
      <w:numFmt w:val="bullet"/>
      <w:lvlText w:val="●"/>
      <w:lvlJc w:val="left"/>
      <w:pPr>
        <w:ind w:left="4320" w:hanging="360"/>
      </w:pPr>
      <w:rPr>
        <w:rFonts w:ascii="Noto Sans Symbols" w:eastAsia="Noto Sans Symbols" w:hAnsi="Noto Sans Symbols" w:cs="Noto Sans Symbols"/>
        <w:u w:val="none"/>
      </w:rPr>
    </w:lvl>
    <w:lvl w:ilvl="4">
      <w:start w:val="1"/>
      <w:numFmt w:val="bullet"/>
      <w:lvlText w:val="🌕"/>
      <w:lvlJc w:val="left"/>
      <w:pPr>
        <w:ind w:left="5040" w:hanging="360"/>
      </w:pPr>
      <w:rPr>
        <w:rFonts w:ascii="Noto Sans Symbols" w:eastAsia="Noto Sans Symbols" w:hAnsi="Noto Sans Symbols" w:cs="Noto Sans Symbols"/>
        <w:u w:val="none"/>
      </w:rPr>
    </w:lvl>
    <w:lvl w:ilvl="5">
      <w:start w:val="1"/>
      <w:numFmt w:val="bullet"/>
      <w:lvlText w:val="■"/>
      <w:lvlJc w:val="left"/>
      <w:pPr>
        <w:ind w:left="5760" w:hanging="360"/>
      </w:pPr>
      <w:rPr>
        <w:rFonts w:ascii="Noto Sans Symbols" w:eastAsia="Noto Sans Symbols" w:hAnsi="Noto Sans Symbols" w:cs="Noto Sans Symbols"/>
        <w:u w:val="none"/>
      </w:rPr>
    </w:lvl>
    <w:lvl w:ilvl="6">
      <w:start w:val="1"/>
      <w:numFmt w:val="bullet"/>
      <w:lvlText w:val="●"/>
      <w:lvlJc w:val="left"/>
      <w:pPr>
        <w:ind w:left="6480" w:hanging="360"/>
      </w:pPr>
      <w:rPr>
        <w:rFonts w:ascii="Noto Sans Symbols" w:eastAsia="Noto Sans Symbols" w:hAnsi="Noto Sans Symbols" w:cs="Noto Sans Symbols"/>
        <w:u w:val="none"/>
      </w:rPr>
    </w:lvl>
    <w:lvl w:ilvl="7">
      <w:start w:val="1"/>
      <w:numFmt w:val="bullet"/>
      <w:lvlText w:val="🌕"/>
      <w:lvlJc w:val="left"/>
      <w:pPr>
        <w:ind w:left="7200" w:hanging="360"/>
      </w:pPr>
      <w:rPr>
        <w:rFonts w:ascii="Noto Sans Symbols" w:eastAsia="Noto Sans Symbols" w:hAnsi="Noto Sans Symbols" w:cs="Noto Sans Symbols"/>
        <w:u w:val="none"/>
      </w:rPr>
    </w:lvl>
    <w:lvl w:ilvl="8">
      <w:start w:val="1"/>
      <w:numFmt w:val="bullet"/>
      <w:lvlText w:val="■"/>
      <w:lvlJc w:val="left"/>
      <w:pPr>
        <w:ind w:left="7920" w:hanging="360"/>
      </w:pPr>
      <w:rPr>
        <w:rFonts w:ascii="Noto Sans Symbols" w:eastAsia="Noto Sans Symbols" w:hAnsi="Noto Sans Symbols" w:cs="Noto Sans Symbols"/>
        <w:u w:val="none"/>
      </w:rPr>
    </w:lvl>
  </w:abstractNum>
  <w:abstractNum w:abstractNumId="23" w15:restartNumberingAfterBreak="0">
    <w:nsid w:val="4C3A0FA9"/>
    <w:multiLevelType w:val="multilevel"/>
    <w:tmpl w:val="E9C6F74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4" w15:restartNumberingAfterBreak="0">
    <w:nsid w:val="5C1721B7"/>
    <w:multiLevelType w:val="multilevel"/>
    <w:tmpl w:val="486018A8"/>
    <w:lvl w:ilvl="0">
      <w:start w:val="1"/>
      <w:numFmt w:val="bullet"/>
      <w:lvlText w:val="●"/>
      <w:lvlJc w:val="left"/>
      <w:pPr>
        <w:ind w:left="720" w:hanging="360"/>
      </w:pPr>
      <w:rPr>
        <w:sz w:val="20"/>
        <w:szCs w:val="20"/>
      </w:rPr>
    </w:lvl>
    <w:lvl w:ilvl="1">
      <w:start w:val="1"/>
      <w:numFmt w:val="bullet"/>
      <w:lvlText w:val="●"/>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25" w15:restartNumberingAfterBreak="0">
    <w:nsid w:val="6F7D68BC"/>
    <w:multiLevelType w:val="multilevel"/>
    <w:tmpl w:val="A7CA9832"/>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u w:val="none"/>
      </w:rPr>
    </w:lvl>
    <w:lvl w:ilvl="2">
      <w:start w:val="1"/>
      <w:numFmt w:val="bullet"/>
      <w:lvlText w:val="■"/>
      <w:lvlJc w:val="left"/>
      <w:pPr>
        <w:ind w:left="2880" w:hanging="360"/>
      </w:pPr>
      <w:rPr>
        <w:rFonts w:ascii="Noto Sans Symbols" w:eastAsia="Noto Sans Symbols" w:hAnsi="Noto Sans Symbols" w:cs="Noto Sans Symbols"/>
        <w:u w:val="none"/>
      </w:rPr>
    </w:lvl>
    <w:lvl w:ilvl="3">
      <w:start w:val="1"/>
      <w:numFmt w:val="bullet"/>
      <w:lvlText w:val="●"/>
      <w:lvlJc w:val="left"/>
      <w:pPr>
        <w:ind w:left="3600" w:hanging="360"/>
      </w:pPr>
      <w:rPr>
        <w:rFonts w:ascii="Noto Sans Symbols" w:eastAsia="Noto Sans Symbols" w:hAnsi="Noto Sans Symbols" w:cs="Noto Sans Symbols"/>
        <w:u w:val="none"/>
      </w:rPr>
    </w:lvl>
    <w:lvl w:ilvl="4">
      <w:start w:val="1"/>
      <w:numFmt w:val="bullet"/>
      <w:lvlText w:val="🌕"/>
      <w:lvlJc w:val="left"/>
      <w:pPr>
        <w:ind w:left="4320" w:hanging="360"/>
      </w:pPr>
      <w:rPr>
        <w:rFonts w:ascii="Noto Sans Symbols" w:eastAsia="Noto Sans Symbols" w:hAnsi="Noto Sans Symbols" w:cs="Noto Sans Symbols"/>
        <w:u w:val="none"/>
      </w:rPr>
    </w:lvl>
    <w:lvl w:ilvl="5">
      <w:start w:val="1"/>
      <w:numFmt w:val="bullet"/>
      <w:lvlText w:val="■"/>
      <w:lvlJc w:val="left"/>
      <w:pPr>
        <w:ind w:left="5040" w:hanging="360"/>
      </w:pPr>
      <w:rPr>
        <w:rFonts w:ascii="Noto Sans Symbols" w:eastAsia="Noto Sans Symbols" w:hAnsi="Noto Sans Symbols" w:cs="Noto Sans Symbols"/>
        <w:u w:val="none"/>
      </w:rPr>
    </w:lvl>
    <w:lvl w:ilvl="6">
      <w:start w:val="1"/>
      <w:numFmt w:val="bullet"/>
      <w:lvlText w:val="●"/>
      <w:lvlJc w:val="left"/>
      <w:pPr>
        <w:ind w:left="5760" w:hanging="360"/>
      </w:pPr>
      <w:rPr>
        <w:rFonts w:ascii="Noto Sans Symbols" w:eastAsia="Noto Sans Symbols" w:hAnsi="Noto Sans Symbols" w:cs="Noto Sans Symbols"/>
        <w:u w:val="none"/>
      </w:rPr>
    </w:lvl>
    <w:lvl w:ilvl="7">
      <w:start w:val="1"/>
      <w:numFmt w:val="bullet"/>
      <w:lvlText w:val="🌕"/>
      <w:lvlJc w:val="left"/>
      <w:pPr>
        <w:ind w:left="6480" w:hanging="360"/>
      </w:pPr>
      <w:rPr>
        <w:rFonts w:ascii="Noto Sans Symbols" w:eastAsia="Noto Sans Symbols" w:hAnsi="Noto Sans Symbols" w:cs="Noto Sans Symbols"/>
        <w:u w:val="none"/>
      </w:rPr>
    </w:lvl>
    <w:lvl w:ilvl="8">
      <w:start w:val="1"/>
      <w:numFmt w:val="bullet"/>
      <w:lvlText w:val="■"/>
      <w:lvlJc w:val="left"/>
      <w:pPr>
        <w:ind w:left="7200" w:hanging="360"/>
      </w:pPr>
      <w:rPr>
        <w:rFonts w:ascii="Noto Sans Symbols" w:eastAsia="Noto Sans Symbols" w:hAnsi="Noto Sans Symbols" w:cs="Noto Sans Symbols"/>
        <w:u w:val="none"/>
      </w:rPr>
    </w:lvl>
  </w:abstractNum>
  <w:abstractNum w:abstractNumId="26" w15:restartNumberingAfterBreak="0">
    <w:nsid w:val="706D57AA"/>
    <w:multiLevelType w:val="multilevel"/>
    <w:tmpl w:val="A6CEC072"/>
    <w:lvl w:ilvl="0">
      <w:start w:val="1"/>
      <w:numFmt w:val="bullet"/>
      <w:lvlText w:val="●"/>
      <w:lvlJc w:val="left"/>
      <w:pPr>
        <w:ind w:left="1440" w:hanging="360"/>
      </w:pPr>
      <w:rPr>
        <w:sz w:val="24"/>
        <w:szCs w:val="24"/>
        <w:u w:val="none"/>
      </w:rPr>
    </w:lvl>
    <w:lvl w:ilvl="1">
      <w:start w:val="1"/>
      <w:numFmt w:val="bullet"/>
      <w:lvlText w:val="🌕"/>
      <w:lvlJc w:val="left"/>
      <w:pPr>
        <w:ind w:left="2160" w:hanging="360"/>
      </w:pPr>
      <w:rPr>
        <w:rFonts w:ascii="Noto Sans Symbols" w:eastAsia="Noto Sans Symbols" w:hAnsi="Noto Sans Symbols" w:cs="Noto Sans Symbols"/>
        <w:u w:val="none"/>
      </w:rPr>
    </w:lvl>
    <w:lvl w:ilvl="2">
      <w:start w:val="1"/>
      <w:numFmt w:val="bullet"/>
      <w:lvlText w:val="■"/>
      <w:lvlJc w:val="left"/>
      <w:pPr>
        <w:ind w:left="2880" w:hanging="360"/>
      </w:pPr>
      <w:rPr>
        <w:rFonts w:ascii="Noto Sans Symbols" w:eastAsia="Noto Sans Symbols" w:hAnsi="Noto Sans Symbols" w:cs="Noto Sans Symbols"/>
        <w:u w:val="none"/>
      </w:rPr>
    </w:lvl>
    <w:lvl w:ilvl="3">
      <w:start w:val="1"/>
      <w:numFmt w:val="bullet"/>
      <w:lvlText w:val="●"/>
      <w:lvlJc w:val="left"/>
      <w:pPr>
        <w:ind w:left="3600" w:hanging="360"/>
      </w:pPr>
      <w:rPr>
        <w:rFonts w:ascii="Noto Sans Symbols" w:eastAsia="Noto Sans Symbols" w:hAnsi="Noto Sans Symbols" w:cs="Noto Sans Symbols"/>
        <w:u w:val="none"/>
      </w:rPr>
    </w:lvl>
    <w:lvl w:ilvl="4">
      <w:start w:val="1"/>
      <w:numFmt w:val="bullet"/>
      <w:lvlText w:val="🌕"/>
      <w:lvlJc w:val="left"/>
      <w:pPr>
        <w:ind w:left="4320" w:hanging="360"/>
      </w:pPr>
      <w:rPr>
        <w:rFonts w:ascii="Noto Sans Symbols" w:eastAsia="Noto Sans Symbols" w:hAnsi="Noto Sans Symbols" w:cs="Noto Sans Symbols"/>
        <w:u w:val="none"/>
      </w:rPr>
    </w:lvl>
    <w:lvl w:ilvl="5">
      <w:start w:val="1"/>
      <w:numFmt w:val="bullet"/>
      <w:lvlText w:val="■"/>
      <w:lvlJc w:val="left"/>
      <w:pPr>
        <w:ind w:left="5040" w:hanging="360"/>
      </w:pPr>
      <w:rPr>
        <w:rFonts w:ascii="Noto Sans Symbols" w:eastAsia="Noto Sans Symbols" w:hAnsi="Noto Sans Symbols" w:cs="Noto Sans Symbols"/>
        <w:u w:val="none"/>
      </w:rPr>
    </w:lvl>
    <w:lvl w:ilvl="6">
      <w:start w:val="1"/>
      <w:numFmt w:val="bullet"/>
      <w:lvlText w:val="●"/>
      <w:lvlJc w:val="left"/>
      <w:pPr>
        <w:ind w:left="5760" w:hanging="360"/>
      </w:pPr>
      <w:rPr>
        <w:rFonts w:ascii="Noto Sans Symbols" w:eastAsia="Noto Sans Symbols" w:hAnsi="Noto Sans Symbols" w:cs="Noto Sans Symbols"/>
        <w:u w:val="none"/>
      </w:rPr>
    </w:lvl>
    <w:lvl w:ilvl="7">
      <w:start w:val="1"/>
      <w:numFmt w:val="bullet"/>
      <w:lvlText w:val="🌕"/>
      <w:lvlJc w:val="left"/>
      <w:pPr>
        <w:ind w:left="6480" w:hanging="360"/>
      </w:pPr>
      <w:rPr>
        <w:rFonts w:ascii="Noto Sans Symbols" w:eastAsia="Noto Sans Symbols" w:hAnsi="Noto Sans Symbols" w:cs="Noto Sans Symbols"/>
        <w:u w:val="none"/>
      </w:rPr>
    </w:lvl>
    <w:lvl w:ilvl="8">
      <w:start w:val="1"/>
      <w:numFmt w:val="bullet"/>
      <w:lvlText w:val="■"/>
      <w:lvlJc w:val="left"/>
      <w:pPr>
        <w:ind w:left="7200" w:hanging="360"/>
      </w:pPr>
      <w:rPr>
        <w:rFonts w:ascii="Noto Sans Symbols" w:eastAsia="Noto Sans Symbols" w:hAnsi="Noto Sans Symbols" w:cs="Noto Sans Symbols"/>
        <w:u w:val="none"/>
      </w:rPr>
    </w:lvl>
  </w:abstractNum>
  <w:abstractNum w:abstractNumId="27" w15:restartNumberingAfterBreak="0">
    <w:nsid w:val="7A241C50"/>
    <w:multiLevelType w:val="multilevel"/>
    <w:tmpl w:val="E306DBA8"/>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u w:val="none"/>
      </w:rPr>
    </w:lvl>
    <w:lvl w:ilvl="2">
      <w:start w:val="1"/>
      <w:numFmt w:val="bullet"/>
      <w:lvlText w:val="■"/>
      <w:lvlJc w:val="left"/>
      <w:pPr>
        <w:ind w:left="2880" w:hanging="360"/>
      </w:pPr>
      <w:rPr>
        <w:rFonts w:ascii="Noto Sans Symbols" w:eastAsia="Noto Sans Symbols" w:hAnsi="Noto Sans Symbols" w:cs="Noto Sans Symbols"/>
        <w:u w:val="none"/>
      </w:rPr>
    </w:lvl>
    <w:lvl w:ilvl="3">
      <w:start w:val="1"/>
      <w:numFmt w:val="bullet"/>
      <w:lvlText w:val="●"/>
      <w:lvlJc w:val="left"/>
      <w:pPr>
        <w:ind w:left="3600" w:hanging="360"/>
      </w:pPr>
      <w:rPr>
        <w:rFonts w:ascii="Noto Sans Symbols" w:eastAsia="Noto Sans Symbols" w:hAnsi="Noto Sans Symbols" w:cs="Noto Sans Symbols"/>
        <w:u w:val="none"/>
      </w:rPr>
    </w:lvl>
    <w:lvl w:ilvl="4">
      <w:start w:val="1"/>
      <w:numFmt w:val="bullet"/>
      <w:lvlText w:val="🌕"/>
      <w:lvlJc w:val="left"/>
      <w:pPr>
        <w:ind w:left="4320" w:hanging="360"/>
      </w:pPr>
      <w:rPr>
        <w:rFonts w:ascii="Noto Sans Symbols" w:eastAsia="Noto Sans Symbols" w:hAnsi="Noto Sans Symbols" w:cs="Noto Sans Symbols"/>
        <w:u w:val="none"/>
      </w:rPr>
    </w:lvl>
    <w:lvl w:ilvl="5">
      <w:start w:val="1"/>
      <w:numFmt w:val="bullet"/>
      <w:lvlText w:val="■"/>
      <w:lvlJc w:val="left"/>
      <w:pPr>
        <w:ind w:left="5040" w:hanging="360"/>
      </w:pPr>
      <w:rPr>
        <w:rFonts w:ascii="Noto Sans Symbols" w:eastAsia="Noto Sans Symbols" w:hAnsi="Noto Sans Symbols" w:cs="Noto Sans Symbols"/>
        <w:u w:val="none"/>
      </w:rPr>
    </w:lvl>
    <w:lvl w:ilvl="6">
      <w:start w:val="1"/>
      <w:numFmt w:val="bullet"/>
      <w:lvlText w:val="●"/>
      <w:lvlJc w:val="left"/>
      <w:pPr>
        <w:ind w:left="5760" w:hanging="360"/>
      </w:pPr>
      <w:rPr>
        <w:rFonts w:ascii="Noto Sans Symbols" w:eastAsia="Noto Sans Symbols" w:hAnsi="Noto Sans Symbols" w:cs="Noto Sans Symbols"/>
        <w:u w:val="none"/>
      </w:rPr>
    </w:lvl>
    <w:lvl w:ilvl="7">
      <w:start w:val="1"/>
      <w:numFmt w:val="bullet"/>
      <w:lvlText w:val="🌕"/>
      <w:lvlJc w:val="left"/>
      <w:pPr>
        <w:ind w:left="6480" w:hanging="360"/>
      </w:pPr>
      <w:rPr>
        <w:rFonts w:ascii="Noto Sans Symbols" w:eastAsia="Noto Sans Symbols" w:hAnsi="Noto Sans Symbols" w:cs="Noto Sans Symbols"/>
        <w:u w:val="none"/>
      </w:rPr>
    </w:lvl>
    <w:lvl w:ilvl="8">
      <w:start w:val="1"/>
      <w:numFmt w:val="bullet"/>
      <w:lvlText w:val="■"/>
      <w:lvlJc w:val="left"/>
      <w:pPr>
        <w:ind w:left="7200" w:hanging="360"/>
      </w:pPr>
      <w:rPr>
        <w:rFonts w:ascii="Noto Sans Symbols" w:eastAsia="Noto Sans Symbols" w:hAnsi="Noto Sans Symbols" w:cs="Noto Sans Symbols"/>
        <w:u w:val="none"/>
      </w:rPr>
    </w:lvl>
  </w:abstractNum>
  <w:abstractNum w:abstractNumId="28" w15:restartNumberingAfterBreak="0">
    <w:nsid w:val="7CC97965"/>
    <w:multiLevelType w:val="multilevel"/>
    <w:tmpl w:val="B4908356"/>
    <w:lvl w:ilvl="0">
      <w:start w:val="1"/>
      <w:numFmt w:val="decimal"/>
      <w:lvlText w:val="%1."/>
      <w:lvlJc w:val="left"/>
      <w:pPr>
        <w:ind w:left="1440" w:hanging="360"/>
      </w:pPr>
      <w:rPr>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7D865494"/>
    <w:multiLevelType w:val="multilevel"/>
    <w:tmpl w:val="000C4284"/>
    <w:lvl w:ilvl="0">
      <w:start w:val="1"/>
      <w:numFmt w:val="decimal"/>
      <w:lvlText w:val="%1."/>
      <w:lvlJc w:val="left"/>
      <w:pPr>
        <w:ind w:left="1440" w:hanging="360"/>
      </w:pPr>
      <w:rPr>
        <w:b/>
        <w:bCs/>
        <w:sz w:val="26"/>
        <w:szCs w:val="26"/>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666632314">
    <w:abstractNumId w:val="13"/>
  </w:num>
  <w:num w:numId="2" w16cid:durableId="1583639506">
    <w:abstractNumId w:val="4"/>
  </w:num>
  <w:num w:numId="3" w16cid:durableId="1714648201">
    <w:abstractNumId w:val="27"/>
  </w:num>
  <w:num w:numId="4" w16cid:durableId="1408185018">
    <w:abstractNumId w:val="10"/>
  </w:num>
  <w:num w:numId="5" w16cid:durableId="1761875547">
    <w:abstractNumId w:val="16"/>
  </w:num>
  <w:num w:numId="6" w16cid:durableId="757018785">
    <w:abstractNumId w:val="24"/>
  </w:num>
  <w:num w:numId="7" w16cid:durableId="1579439103">
    <w:abstractNumId w:val="0"/>
  </w:num>
  <w:num w:numId="8" w16cid:durableId="572815372">
    <w:abstractNumId w:val="17"/>
  </w:num>
  <w:num w:numId="9" w16cid:durableId="427118322">
    <w:abstractNumId w:val="11"/>
  </w:num>
  <w:num w:numId="10" w16cid:durableId="470832444">
    <w:abstractNumId w:val="12"/>
  </w:num>
  <w:num w:numId="11" w16cid:durableId="41754063">
    <w:abstractNumId w:val="19"/>
  </w:num>
  <w:num w:numId="12" w16cid:durableId="642320471">
    <w:abstractNumId w:val="25"/>
  </w:num>
  <w:num w:numId="13" w16cid:durableId="681277591">
    <w:abstractNumId w:val="8"/>
  </w:num>
  <w:num w:numId="14" w16cid:durableId="848563140">
    <w:abstractNumId w:val="22"/>
  </w:num>
  <w:num w:numId="15" w16cid:durableId="1501192771">
    <w:abstractNumId w:val="21"/>
  </w:num>
  <w:num w:numId="16" w16cid:durableId="1453016287">
    <w:abstractNumId w:val="23"/>
  </w:num>
  <w:num w:numId="17" w16cid:durableId="1040864504">
    <w:abstractNumId w:val="26"/>
  </w:num>
  <w:num w:numId="18" w16cid:durableId="1634948566">
    <w:abstractNumId w:val="5"/>
  </w:num>
  <w:num w:numId="19" w16cid:durableId="1272130790">
    <w:abstractNumId w:val="18"/>
  </w:num>
  <w:num w:numId="20" w16cid:durableId="1837650350">
    <w:abstractNumId w:val="14"/>
  </w:num>
  <w:num w:numId="21" w16cid:durableId="499274446">
    <w:abstractNumId w:val="28"/>
  </w:num>
  <w:num w:numId="22" w16cid:durableId="368455480">
    <w:abstractNumId w:val="7"/>
  </w:num>
  <w:num w:numId="23" w16cid:durableId="1408109747">
    <w:abstractNumId w:val="20"/>
  </w:num>
  <w:num w:numId="24" w16cid:durableId="633677872">
    <w:abstractNumId w:val="29"/>
  </w:num>
  <w:num w:numId="25" w16cid:durableId="1602569244">
    <w:abstractNumId w:val="15"/>
  </w:num>
  <w:num w:numId="26" w16cid:durableId="1327708766">
    <w:abstractNumId w:val="1"/>
  </w:num>
  <w:num w:numId="27" w16cid:durableId="1799105776">
    <w:abstractNumId w:val="3"/>
  </w:num>
  <w:num w:numId="28" w16cid:durableId="1354070892">
    <w:abstractNumId w:val="6"/>
  </w:num>
  <w:num w:numId="29" w16cid:durableId="1960408925">
    <w:abstractNumId w:val="2"/>
  </w:num>
  <w:num w:numId="30" w16cid:durableId="686717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3D8"/>
    <w:rsid w:val="00014E74"/>
    <w:rsid w:val="000168C6"/>
    <w:rsid w:val="00036A1F"/>
    <w:rsid w:val="00042D99"/>
    <w:rsid w:val="0005406B"/>
    <w:rsid w:val="000624B3"/>
    <w:rsid w:val="00086069"/>
    <w:rsid w:val="000B12BD"/>
    <w:rsid w:val="000B3CE2"/>
    <w:rsid w:val="000E632B"/>
    <w:rsid w:val="000F1CE6"/>
    <w:rsid w:val="00113075"/>
    <w:rsid w:val="001247EC"/>
    <w:rsid w:val="00137EDF"/>
    <w:rsid w:val="0014227F"/>
    <w:rsid w:val="00157BC6"/>
    <w:rsid w:val="00193254"/>
    <w:rsid w:val="001B121B"/>
    <w:rsid w:val="001B1F4C"/>
    <w:rsid w:val="001B2CD8"/>
    <w:rsid w:val="001B36D9"/>
    <w:rsid w:val="001C2737"/>
    <w:rsid w:val="001C790E"/>
    <w:rsid w:val="001D6C8C"/>
    <w:rsid w:val="001F3411"/>
    <w:rsid w:val="00207668"/>
    <w:rsid w:val="0021286B"/>
    <w:rsid w:val="00222C07"/>
    <w:rsid w:val="002317CF"/>
    <w:rsid w:val="00250F70"/>
    <w:rsid w:val="00254E17"/>
    <w:rsid w:val="00263C0C"/>
    <w:rsid w:val="00287C1F"/>
    <w:rsid w:val="00293C0D"/>
    <w:rsid w:val="002B0B54"/>
    <w:rsid w:val="002C10D1"/>
    <w:rsid w:val="00307BF8"/>
    <w:rsid w:val="00334514"/>
    <w:rsid w:val="00353701"/>
    <w:rsid w:val="00357FB9"/>
    <w:rsid w:val="003A240E"/>
    <w:rsid w:val="003B5251"/>
    <w:rsid w:val="003F3878"/>
    <w:rsid w:val="0041700C"/>
    <w:rsid w:val="00437B96"/>
    <w:rsid w:val="0044346A"/>
    <w:rsid w:val="004751EA"/>
    <w:rsid w:val="00477514"/>
    <w:rsid w:val="00480013"/>
    <w:rsid w:val="0049700A"/>
    <w:rsid w:val="004E6EEF"/>
    <w:rsid w:val="00506081"/>
    <w:rsid w:val="0051201D"/>
    <w:rsid w:val="005376AF"/>
    <w:rsid w:val="00547593"/>
    <w:rsid w:val="005527CD"/>
    <w:rsid w:val="00567CED"/>
    <w:rsid w:val="00572B45"/>
    <w:rsid w:val="005E2F3A"/>
    <w:rsid w:val="005E76E4"/>
    <w:rsid w:val="005F2BFD"/>
    <w:rsid w:val="00616E34"/>
    <w:rsid w:val="006413B3"/>
    <w:rsid w:val="0066428B"/>
    <w:rsid w:val="00672870"/>
    <w:rsid w:val="006766DC"/>
    <w:rsid w:val="006A3240"/>
    <w:rsid w:val="006B6B77"/>
    <w:rsid w:val="006C20E4"/>
    <w:rsid w:val="006C6533"/>
    <w:rsid w:val="006D35F9"/>
    <w:rsid w:val="006D3B2C"/>
    <w:rsid w:val="00736E4F"/>
    <w:rsid w:val="0074091E"/>
    <w:rsid w:val="007419F5"/>
    <w:rsid w:val="0075275B"/>
    <w:rsid w:val="007A487C"/>
    <w:rsid w:val="007B76C9"/>
    <w:rsid w:val="007D6CD7"/>
    <w:rsid w:val="007F7A02"/>
    <w:rsid w:val="008169C6"/>
    <w:rsid w:val="008407BA"/>
    <w:rsid w:val="00861553"/>
    <w:rsid w:val="0087170E"/>
    <w:rsid w:val="0088612D"/>
    <w:rsid w:val="00892F5D"/>
    <w:rsid w:val="008950CF"/>
    <w:rsid w:val="00897B21"/>
    <w:rsid w:val="008C0605"/>
    <w:rsid w:val="008C1071"/>
    <w:rsid w:val="008C393B"/>
    <w:rsid w:val="008C601D"/>
    <w:rsid w:val="008F7A95"/>
    <w:rsid w:val="009135E3"/>
    <w:rsid w:val="009161BE"/>
    <w:rsid w:val="0095032A"/>
    <w:rsid w:val="0096394F"/>
    <w:rsid w:val="00974465"/>
    <w:rsid w:val="00982F16"/>
    <w:rsid w:val="00984E7A"/>
    <w:rsid w:val="0098658C"/>
    <w:rsid w:val="0099452D"/>
    <w:rsid w:val="009B6B2F"/>
    <w:rsid w:val="009D2A84"/>
    <w:rsid w:val="009E5F42"/>
    <w:rsid w:val="00A325C2"/>
    <w:rsid w:val="00A52BE7"/>
    <w:rsid w:val="00A67CB7"/>
    <w:rsid w:val="00A75872"/>
    <w:rsid w:val="00AA3C4A"/>
    <w:rsid w:val="00AC2008"/>
    <w:rsid w:val="00AC34D6"/>
    <w:rsid w:val="00AD7DDF"/>
    <w:rsid w:val="00AF47AB"/>
    <w:rsid w:val="00B01008"/>
    <w:rsid w:val="00B13D5D"/>
    <w:rsid w:val="00B15821"/>
    <w:rsid w:val="00B2609B"/>
    <w:rsid w:val="00B4519F"/>
    <w:rsid w:val="00B51088"/>
    <w:rsid w:val="00B64258"/>
    <w:rsid w:val="00B72CCB"/>
    <w:rsid w:val="00B84970"/>
    <w:rsid w:val="00B91014"/>
    <w:rsid w:val="00B9435E"/>
    <w:rsid w:val="00BE22D9"/>
    <w:rsid w:val="00BE298B"/>
    <w:rsid w:val="00BF408D"/>
    <w:rsid w:val="00C16D00"/>
    <w:rsid w:val="00C30255"/>
    <w:rsid w:val="00C923D8"/>
    <w:rsid w:val="00CB5186"/>
    <w:rsid w:val="00CB6382"/>
    <w:rsid w:val="00CC1882"/>
    <w:rsid w:val="00CF6FB6"/>
    <w:rsid w:val="00D34D55"/>
    <w:rsid w:val="00D50594"/>
    <w:rsid w:val="00D754B4"/>
    <w:rsid w:val="00D75AC0"/>
    <w:rsid w:val="00D765DE"/>
    <w:rsid w:val="00D84B8D"/>
    <w:rsid w:val="00D84C07"/>
    <w:rsid w:val="00DC36BC"/>
    <w:rsid w:val="00DE1AF1"/>
    <w:rsid w:val="00DE2538"/>
    <w:rsid w:val="00DE3FF1"/>
    <w:rsid w:val="00DF0AD7"/>
    <w:rsid w:val="00E0464F"/>
    <w:rsid w:val="00E10C5F"/>
    <w:rsid w:val="00E355D9"/>
    <w:rsid w:val="00E4327F"/>
    <w:rsid w:val="00E606B1"/>
    <w:rsid w:val="00E66065"/>
    <w:rsid w:val="00E6679D"/>
    <w:rsid w:val="00E77C91"/>
    <w:rsid w:val="00E85332"/>
    <w:rsid w:val="00EA638F"/>
    <w:rsid w:val="00EB6699"/>
    <w:rsid w:val="00ED19CB"/>
    <w:rsid w:val="00ED7EC0"/>
    <w:rsid w:val="00F53BB4"/>
    <w:rsid w:val="00F5600B"/>
    <w:rsid w:val="00FC0CB1"/>
    <w:rsid w:val="00FD44F3"/>
    <w:rsid w:val="00FE1E5D"/>
    <w:rsid w:val="00FE4A0F"/>
    <w:rsid w:val="00FF6BE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FA58C"/>
  <w15:docId w15:val="{F1B9A598-A681-4295-AB07-90B8A2EA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4"/>
        <w:szCs w:val="24"/>
        <w:lang w:val="en-IN" w:eastAsia="en-IN" w:bidi="ml-IN"/>
      </w:rPr>
    </w:rPrDefault>
    <w:pPrDefault>
      <w:pPr>
        <w:widowControl w:val="0"/>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360" w:after="80" w:line="240" w:lineRule="auto"/>
      <w:outlineLvl w:val="0"/>
    </w:pPr>
    <w:rPr>
      <w:rFonts w:ascii="Aptos" w:eastAsia="Aptos" w:hAnsi="Aptos" w:cs="Aptos"/>
      <w:b/>
      <w:bCs/>
      <w:color w:val="2F5496"/>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160" w:after="80" w:line="240" w:lineRule="auto"/>
      <w:outlineLvl w:val="1"/>
    </w:pPr>
    <w:rPr>
      <w:rFonts w:ascii="Aptos" w:eastAsia="Aptos" w:hAnsi="Aptos" w:cs="Aptos"/>
      <w:b/>
      <w:bCs/>
      <w:color w:val="2F5496"/>
      <w:sz w:val="32"/>
      <w:szCs w:val="32"/>
    </w:rPr>
  </w:style>
  <w:style w:type="paragraph" w:styleId="Heading3">
    <w:name w:val="heading 3"/>
    <w:basedOn w:val="Normal"/>
    <w:next w:val="Normal"/>
    <w:uiPriority w:val="9"/>
    <w:unhideWhenUsed/>
    <w:qFormat/>
    <w:pPr>
      <w:keepNext/>
      <w:keepLines/>
      <w:widowControl/>
      <w:pBdr>
        <w:top w:val="nil"/>
        <w:left w:val="nil"/>
        <w:bottom w:val="nil"/>
        <w:right w:val="nil"/>
        <w:between w:val="nil"/>
      </w:pBdr>
      <w:spacing w:before="160" w:after="80" w:line="240" w:lineRule="auto"/>
      <w:outlineLvl w:val="2"/>
    </w:pPr>
    <w:rPr>
      <w:color w:val="2F5496"/>
      <w:sz w:val="28"/>
      <w:szCs w:val="28"/>
    </w:rPr>
  </w:style>
  <w:style w:type="paragraph" w:styleId="Heading4">
    <w:name w:val="heading 4"/>
    <w:basedOn w:val="Normal"/>
    <w:next w:val="Normal"/>
    <w:uiPriority w:val="9"/>
    <w:unhideWhenUsed/>
    <w:qFormat/>
    <w:pPr>
      <w:keepNext/>
      <w:keepLines/>
      <w:widowControl/>
      <w:pBdr>
        <w:top w:val="nil"/>
        <w:left w:val="nil"/>
        <w:bottom w:val="nil"/>
        <w:right w:val="nil"/>
        <w:between w:val="nil"/>
      </w:pBdr>
      <w:spacing w:before="80" w:after="40" w:line="240" w:lineRule="auto"/>
      <w:outlineLvl w:val="3"/>
    </w:pPr>
    <w:rPr>
      <w:i/>
      <w:iCs/>
      <w:color w:val="2F5496"/>
    </w:rPr>
  </w:style>
  <w:style w:type="paragraph" w:styleId="Heading5">
    <w:name w:val="heading 5"/>
    <w:basedOn w:val="Normal"/>
    <w:next w:val="Normal"/>
    <w:uiPriority w:val="9"/>
    <w:semiHidden/>
    <w:unhideWhenUsed/>
    <w:qFormat/>
    <w:pPr>
      <w:keepNext/>
      <w:keepLines/>
      <w:widowControl/>
      <w:pBdr>
        <w:top w:val="nil"/>
        <w:left w:val="nil"/>
        <w:bottom w:val="nil"/>
        <w:right w:val="nil"/>
        <w:between w:val="nil"/>
      </w:pBdr>
      <w:spacing w:before="80" w:after="40" w:line="240" w:lineRule="auto"/>
      <w:outlineLvl w:val="4"/>
    </w:pPr>
    <w:rPr>
      <w:color w:val="2F5496"/>
    </w:rPr>
  </w:style>
  <w:style w:type="paragraph" w:styleId="Heading6">
    <w:name w:val="heading 6"/>
    <w:basedOn w:val="Normal"/>
    <w:next w:val="Normal"/>
    <w:uiPriority w:val="9"/>
    <w:semiHidden/>
    <w:unhideWhenUsed/>
    <w:qFormat/>
    <w:pPr>
      <w:keepNext/>
      <w:keepLines/>
      <w:widowControl/>
      <w:pBdr>
        <w:top w:val="nil"/>
        <w:left w:val="nil"/>
        <w:bottom w:val="nil"/>
        <w:right w:val="nil"/>
        <w:between w:val="nil"/>
      </w:pBdr>
      <w:spacing w:before="40" w:line="240" w:lineRule="auto"/>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pBdr>
        <w:top w:val="nil"/>
        <w:left w:val="nil"/>
        <w:bottom w:val="nil"/>
        <w:right w:val="nil"/>
        <w:between w:val="nil"/>
      </w:pBdr>
      <w:spacing w:after="80" w:line="240" w:lineRule="auto"/>
    </w:pPr>
    <w:rPr>
      <w:rFonts w:ascii="Calibri" w:eastAsia="Calibri" w:hAnsi="Calibri" w:cs="Calibri"/>
      <w:color w:val="000000"/>
      <w:sz w:val="56"/>
      <w:szCs w:val="56"/>
    </w:rPr>
  </w:style>
  <w:style w:type="paragraph" w:styleId="Subtitle">
    <w:name w:val="Subtitle"/>
    <w:basedOn w:val="Normal"/>
    <w:next w:val="Normal"/>
    <w:uiPriority w:val="11"/>
    <w:qFormat/>
    <w:pPr>
      <w:widowControl/>
      <w:pBdr>
        <w:top w:val="nil"/>
        <w:left w:val="nil"/>
        <w:bottom w:val="nil"/>
        <w:right w:val="nil"/>
        <w:between w:val="nil"/>
      </w:pBdr>
      <w:spacing w:line="240" w:lineRule="auto"/>
    </w:pPr>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20" w:type="dxa"/>
        <w:left w:w="112" w:type="dxa"/>
        <w:bottom w:w="120" w:type="dxa"/>
        <w:right w:w="120" w:type="dxa"/>
      </w:tblCellMar>
    </w:tblPr>
  </w:style>
  <w:style w:type="table" w:customStyle="1" w:styleId="a1">
    <w:basedOn w:val="TableNormal0"/>
    <w:tblPr>
      <w:tblStyleRowBandSize w:val="1"/>
      <w:tblStyleColBandSize w:val="1"/>
      <w:tblCellMar>
        <w:top w:w="120" w:type="dxa"/>
        <w:left w:w="112" w:type="dxa"/>
        <w:bottom w:w="120" w:type="dxa"/>
        <w:right w:w="120" w:type="dxa"/>
      </w:tblCellMar>
    </w:tblPr>
  </w:style>
  <w:style w:type="table" w:customStyle="1" w:styleId="a2">
    <w:basedOn w:val="TableNormal0"/>
    <w:tblPr>
      <w:tblStyleRowBandSize w:val="1"/>
      <w:tblStyleColBandSize w:val="1"/>
      <w:tblCellMar>
        <w:top w:w="120" w:type="dxa"/>
        <w:left w:w="112" w:type="dxa"/>
        <w:bottom w:w="120" w:type="dxa"/>
        <w:right w:w="120" w:type="dxa"/>
      </w:tblCellMar>
    </w:tblPr>
  </w:style>
  <w:style w:type="table" w:customStyle="1" w:styleId="a3">
    <w:basedOn w:val="TableNormal0"/>
    <w:tblPr>
      <w:tblStyleRowBandSize w:val="1"/>
      <w:tblStyleColBandSize w:val="1"/>
      <w:tblCellMar>
        <w:left w:w="90" w:type="dxa"/>
      </w:tblCellMar>
    </w:tblPr>
  </w:style>
  <w:style w:type="table" w:customStyle="1" w:styleId="a4">
    <w:basedOn w:val="TableNormal0"/>
    <w:tblPr>
      <w:tblStyleRowBandSize w:val="1"/>
      <w:tblStyleColBandSize w:val="1"/>
      <w:tblCellMar>
        <w:top w:w="120" w:type="dxa"/>
        <w:left w:w="112" w:type="dxa"/>
        <w:bottom w:w="120" w:type="dxa"/>
        <w:right w:w="120" w:type="dxa"/>
      </w:tblCellMar>
    </w:tblPr>
  </w:style>
  <w:style w:type="table" w:customStyle="1" w:styleId="a5">
    <w:basedOn w:val="TableNormal0"/>
    <w:tblPr>
      <w:tblStyleRowBandSize w:val="1"/>
      <w:tblStyleColBandSize w:val="1"/>
      <w:tblCellMar>
        <w:top w:w="40" w:type="dxa"/>
        <w:left w:w="30" w:type="dxa"/>
        <w:bottom w:w="40" w:type="dxa"/>
        <w:right w:w="40" w:type="dxa"/>
      </w:tblCellMar>
    </w:tblPr>
  </w:style>
  <w:style w:type="table" w:customStyle="1" w:styleId="a6">
    <w:basedOn w:val="TableNormal0"/>
    <w:tblPr>
      <w:tblStyleRowBandSize w:val="1"/>
      <w:tblStyleColBandSize w:val="1"/>
      <w:tblCellMar>
        <w:top w:w="0" w:type="dxa"/>
        <w:left w:w="90" w:type="dxa"/>
        <w:bottom w:w="0" w:type="dxa"/>
      </w:tblCellMar>
    </w:tblPr>
  </w:style>
  <w:style w:type="table" w:customStyle="1" w:styleId="a7">
    <w:basedOn w:val="TableNormal0"/>
    <w:tblPr>
      <w:tblStyleRowBandSize w:val="1"/>
      <w:tblStyleColBandSize w:val="1"/>
      <w:tblCellMar>
        <w:top w:w="120" w:type="dxa"/>
        <w:left w:w="110" w:type="dxa"/>
        <w:bottom w:w="120" w:type="dxa"/>
        <w:right w:w="120" w:type="dxa"/>
      </w:tblCellMar>
    </w:tblPr>
  </w:style>
  <w:style w:type="table" w:customStyle="1" w:styleId="a8">
    <w:basedOn w:val="TableNormal0"/>
    <w:tblPr>
      <w:tblStyleRowBandSize w:val="1"/>
      <w:tblStyleColBandSize w:val="1"/>
      <w:tblCellMar>
        <w:top w:w="120" w:type="dxa"/>
        <w:left w:w="110" w:type="dxa"/>
        <w:bottom w:w="120" w:type="dxa"/>
        <w:right w:w="120" w:type="dxa"/>
      </w:tblCellMar>
    </w:tblPr>
  </w:style>
  <w:style w:type="table" w:customStyle="1" w:styleId="a9">
    <w:basedOn w:val="TableNormal0"/>
    <w:tblPr>
      <w:tblStyleRowBandSize w:val="1"/>
      <w:tblStyleColBandSize w:val="1"/>
      <w:tblCellMar>
        <w:top w:w="120" w:type="dxa"/>
        <w:left w:w="112" w:type="dxa"/>
        <w:bottom w:w="120" w:type="dxa"/>
        <w:right w:w="120" w:type="dxa"/>
      </w:tblCellMar>
    </w:tblPr>
  </w:style>
  <w:style w:type="table" w:customStyle="1" w:styleId="aa">
    <w:basedOn w:val="TableNormal0"/>
    <w:tblPr>
      <w:tblStyleRowBandSize w:val="1"/>
      <w:tblStyleColBandSize w:val="1"/>
      <w:tblCellMar>
        <w:top w:w="120" w:type="dxa"/>
        <w:left w:w="110" w:type="dxa"/>
        <w:bottom w:w="120" w:type="dxa"/>
        <w:right w:w="120" w:type="dxa"/>
      </w:tblCellMar>
    </w:tblPr>
  </w:style>
  <w:style w:type="table" w:customStyle="1" w:styleId="ab">
    <w:basedOn w:val="TableNormal0"/>
    <w:tblPr>
      <w:tblStyleRowBandSize w:val="1"/>
      <w:tblStyleColBandSize w:val="1"/>
      <w:tblCellMar>
        <w:top w:w="0" w:type="dxa"/>
        <w:left w:w="90" w:type="dxa"/>
        <w:bottom w:w="0" w:type="dxa"/>
      </w:tblCellMar>
    </w:tblPr>
  </w:style>
  <w:style w:type="table" w:customStyle="1" w:styleId="ac">
    <w:basedOn w:val="TableNormal0"/>
    <w:tblPr>
      <w:tblStyleRowBandSize w:val="1"/>
      <w:tblStyleColBandSize w:val="1"/>
      <w:tblCellMar>
        <w:top w:w="120" w:type="dxa"/>
        <w:left w:w="110" w:type="dxa"/>
        <w:bottom w:w="120" w:type="dxa"/>
        <w:right w:w="120" w:type="dxa"/>
      </w:tblCellMar>
    </w:tblPr>
  </w:style>
  <w:style w:type="table" w:customStyle="1" w:styleId="ad">
    <w:basedOn w:val="TableNormal0"/>
    <w:tblPr>
      <w:tblStyleRowBandSize w:val="1"/>
      <w:tblStyleColBandSize w:val="1"/>
      <w:tblCellMar>
        <w:top w:w="120" w:type="dxa"/>
        <w:left w:w="110" w:type="dxa"/>
        <w:bottom w:w="120" w:type="dxa"/>
        <w:right w:w="120" w:type="dxa"/>
      </w:tblCellMar>
    </w:tblPr>
  </w:style>
  <w:style w:type="table" w:customStyle="1" w:styleId="ae">
    <w:basedOn w:val="TableNormal0"/>
    <w:tblPr>
      <w:tblStyleRowBandSize w:val="1"/>
      <w:tblStyleColBandSize w:val="1"/>
      <w:tblCellMar>
        <w:top w:w="120" w:type="dxa"/>
        <w:left w:w="110" w:type="dxa"/>
        <w:bottom w:w="120" w:type="dxa"/>
        <w:right w:w="120" w:type="dxa"/>
      </w:tblCellMar>
    </w:tblPr>
  </w:style>
  <w:style w:type="table" w:customStyle="1" w:styleId="af">
    <w:basedOn w:val="TableNormal0"/>
    <w:tblPr>
      <w:tblStyleRowBandSize w:val="1"/>
      <w:tblStyleColBandSize w:val="1"/>
      <w:tblCellMar>
        <w:top w:w="120" w:type="dxa"/>
        <w:left w:w="110" w:type="dxa"/>
        <w:bottom w:w="120" w:type="dxa"/>
        <w:right w:w="120" w:type="dxa"/>
      </w:tblCellMar>
    </w:tblPr>
  </w:style>
  <w:style w:type="table" w:customStyle="1" w:styleId="af0">
    <w:basedOn w:val="TableNormal0"/>
    <w:tblPr>
      <w:tblStyleRowBandSize w:val="1"/>
      <w:tblStyleColBandSize w:val="1"/>
      <w:tblCellMar>
        <w:top w:w="120" w:type="dxa"/>
        <w:left w:w="110" w:type="dxa"/>
        <w:bottom w:w="120" w:type="dxa"/>
        <w:right w:w="120" w:type="dxa"/>
      </w:tblCellMar>
    </w:tblPr>
  </w:style>
  <w:style w:type="table" w:customStyle="1" w:styleId="af1">
    <w:basedOn w:val="TableNormal0"/>
    <w:tblPr>
      <w:tblStyleRowBandSize w:val="1"/>
      <w:tblStyleColBandSize w:val="1"/>
      <w:tblCellMar>
        <w:top w:w="120" w:type="dxa"/>
        <w:left w:w="110" w:type="dxa"/>
        <w:bottom w:w="120" w:type="dxa"/>
        <w:right w:w="120" w:type="dxa"/>
      </w:tblCellMar>
    </w:tblPr>
  </w:style>
  <w:style w:type="table" w:customStyle="1" w:styleId="af2">
    <w:basedOn w:val="TableNormal0"/>
    <w:tblPr>
      <w:tblStyleRowBandSize w:val="1"/>
      <w:tblStyleColBandSize w:val="1"/>
      <w:tblCellMar>
        <w:left w:w="90" w:type="dxa"/>
      </w:tblCellMar>
    </w:tblPr>
  </w:style>
  <w:style w:type="table" w:customStyle="1" w:styleId="af3">
    <w:basedOn w:val="TableNormal0"/>
    <w:tblPr>
      <w:tblStyleRowBandSize w:val="1"/>
      <w:tblStyleColBandSize w:val="1"/>
      <w:tblCellMar>
        <w:top w:w="120" w:type="dxa"/>
        <w:left w:w="110" w:type="dxa"/>
        <w:bottom w:w="120" w:type="dxa"/>
        <w:right w:w="120" w:type="dxa"/>
      </w:tblCellMar>
    </w:tblPr>
  </w:style>
  <w:style w:type="table" w:customStyle="1" w:styleId="af4">
    <w:basedOn w:val="TableNormal0"/>
    <w:tblPr>
      <w:tblStyleRowBandSize w:val="1"/>
      <w:tblStyleColBandSize w:val="1"/>
      <w:tblCellMar>
        <w:top w:w="120" w:type="dxa"/>
        <w:left w:w="110" w:type="dxa"/>
        <w:bottom w:w="120" w:type="dxa"/>
        <w:right w:w="120" w:type="dxa"/>
      </w:tblCellMar>
    </w:tblPr>
  </w:style>
  <w:style w:type="table" w:customStyle="1" w:styleId="af5">
    <w:basedOn w:val="TableNormal0"/>
    <w:tblPr>
      <w:tblStyleRowBandSize w:val="1"/>
      <w:tblStyleColBandSize w:val="1"/>
      <w:tblCellMar>
        <w:top w:w="120" w:type="dxa"/>
        <w:left w:w="110" w:type="dxa"/>
        <w:bottom w:w="120" w:type="dxa"/>
        <w:right w:w="120" w:type="dxa"/>
      </w:tblCellMar>
    </w:tblPr>
  </w:style>
  <w:style w:type="table" w:customStyle="1" w:styleId="af6">
    <w:basedOn w:val="TableNormal0"/>
    <w:tblPr>
      <w:tblStyleRowBandSize w:val="1"/>
      <w:tblStyleColBandSize w:val="1"/>
      <w:tblCellMar>
        <w:top w:w="120" w:type="dxa"/>
        <w:left w:w="110" w:type="dxa"/>
        <w:bottom w:w="120" w:type="dxa"/>
        <w:right w:w="120" w:type="dxa"/>
      </w:tblCellMar>
    </w:tblPr>
  </w:style>
  <w:style w:type="table" w:customStyle="1" w:styleId="af7">
    <w:basedOn w:val="TableNormal0"/>
    <w:tblPr>
      <w:tblStyleRowBandSize w:val="1"/>
      <w:tblStyleColBandSize w:val="1"/>
      <w:tblCellMar>
        <w:top w:w="120" w:type="dxa"/>
        <w:left w:w="110" w:type="dxa"/>
        <w:bottom w:w="120" w:type="dxa"/>
        <w:right w:w="120" w:type="dxa"/>
      </w:tblCellMar>
    </w:tblPr>
  </w:style>
  <w:style w:type="table" w:customStyle="1" w:styleId="af8">
    <w:basedOn w:val="TableNormal0"/>
    <w:tblPr>
      <w:tblStyleRowBandSize w:val="1"/>
      <w:tblStyleColBandSize w:val="1"/>
      <w:tblCellMar>
        <w:top w:w="120" w:type="dxa"/>
        <w:left w:w="110" w:type="dxa"/>
        <w:bottom w:w="120" w:type="dxa"/>
        <w:right w:w="120" w:type="dxa"/>
      </w:tblCellMar>
    </w:tblPr>
  </w:style>
  <w:style w:type="table" w:customStyle="1" w:styleId="af9">
    <w:basedOn w:val="TableNormal0"/>
    <w:tblPr>
      <w:tblStyleRowBandSize w:val="1"/>
      <w:tblStyleColBandSize w:val="1"/>
      <w:tblCellMar>
        <w:top w:w="0" w:type="dxa"/>
        <w:left w:w="90" w:type="dxa"/>
        <w:bottom w:w="0" w:type="dxa"/>
      </w:tblCellMar>
    </w:tblPr>
  </w:style>
  <w:style w:type="table" w:customStyle="1" w:styleId="afa">
    <w:basedOn w:val="TableNormal0"/>
    <w:tblPr>
      <w:tblStyleRowBandSize w:val="1"/>
      <w:tblStyleColBandSize w:val="1"/>
      <w:tblCellMar>
        <w:top w:w="120" w:type="dxa"/>
        <w:left w:w="110" w:type="dxa"/>
        <w:bottom w:w="120" w:type="dxa"/>
        <w:right w:w="120" w:type="dxa"/>
      </w:tblCellMar>
    </w:tblPr>
  </w:style>
  <w:style w:type="table" w:customStyle="1" w:styleId="afb">
    <w:basedOn w:val="TableNormal0"/>
    <w:tblPr>
      <w:tblStyleRowBandSize w:val="1"/>
      <w:tblStyleColBandSize w:val="1"/>
      <w:tblCellMar>
        <w:left w:w="90" w:type="dxa"/>
      </w:tblCellMar>
    </w:tblPr>
  </w:style>
  <w:style w:type="table" w:customStyle="1" w:styleId="afc">
    <w:basedOn w:val="TableNormal0"/>
    <w:tblPr>
      <w:tblStyleRowBandSize w:val="1"/>
      <w:tblStyleColBandSize w:val="1"/>
      <w:tblCellMar>
        <w:left w:w="90" w:type="dxa"/>
      </w:tblCellMar>
    </w:tblPr>
  </w:style>
  <w:style w:type="table" w:customStyle="1" w:styleId="afd">
    <w:basedOn w:val="TableNormal0"/>
    <w:tblPr>
      <w:tblStyleRowBandSize w:val="1"/>
      <w:tblStyleColBandSize w:val="1"/>
      <w:tblCellMar>
        <w:left w:w="90" w:type="dxa"/>
      </w:tblCellMar>
    </w:tblPr>
  </w:style>
  <w:style w:type="table" w:customStyle="1" w:styleId="afe">
    <w:basedOn w:val="TableNormal0"/>
    <w:tblPr>
      <w:tblStyleRowBandSize w:val="1"/>
      <w:tblStyleColBandSize w:val="1"/>
      <w:tblCellMar>
        <w:left w:w="90" w:type="dxa"/>
      </w:tblCellMar>
    </w:tblPr>
  </w:style>
  <w:style w:type="table" w:customStyle="1" w:styleId="aff">
    <w:basedOn w:val="TableNormal0"/>
    <w:tblPr>
      <w:tblStyleRowBandSize w:val="1"/>
      <w:tblStyleColBandSize w:val="1"/>
      <w:tblCellMar>
        <w:left w:w="90" w:type="dxa"/>
      </w:tblCellMar>
    </w:tblPr>
  </w:style>
  <w:style w:type="table" w:customStyle="1" w:styleId="aff0">
    <w:basedOn w:val="TableNormal0"/>
    <w:tblPr>
      <w:tblStyleRowBandSize w:val="1"/>
      <w:tblStyleColBandSize w:val="1"/>
      <w:tblCellMar>
        <w:left w:w="90" w:type="dxa"/>
      </w:tblCellMar>
    </w:tblPr>
  </w:style>
  <w:style w:type="table" w:customStyle="1" w:styleId="aff1">
    <w:basedOn w:val="TableNormal0"/>
    <w:tblPr>
      <w:tblStyleRowBandSize w:val="1"/>
      <w:tblStyleColBandSize w:val="1"/>
      <w:tblCellMar>
        <w:left w:w="90" w:type="dxa"/>
      </w:tblCellMar>
    </w:tblPr>
  </w:style>
  <w:style w:type="table" w:customStyle="1" w:styleId="aff2">
    <w:basedOn w:val="TableNormal0"/>
    <w:tblPr>
      <w:tblStyleRowBandSize w:val="1"/>
      <w:tblStyleColBandSize w:val="1"/>
      <w:tblCellMar>
        <w:left w:w="90" w:type="dxa"/>
      </w:tblCellMar>
    </w:tblPr>
  </w:style>
  <w:style w:type="table" w:customStyle="1" w:styleId="aff3">
    <w:basedOn w:val="TableNormal0"/>
    <w:tblPr>
      <w:tblStyleRowBandSize w:val="1"/>
      <w:tblStyleColBandSize w:val="1"/>
      <w:tblCellMar>
        <w:left w:w="90" w:type="dxa"/>
      </w:tblCellMar>
    </w:tblPr>
  </w:style>
  <w:style w:type="table" w:customStyle="1" w:styleId="aff4">
    <w:basedOn w:val="TableNormal0"/>
    <w:tblPr>
      <w:tblStyleRowBandSize w:val="1"/>
      <w:tblStyleColBandSize w:val="1"/>
      <w:tblCellMar>
        <w:left w:w="90" w:type="dxa"/>
      </w:tblCellMar>
    </w:tblPr>
  </w:style>
  <w:style w:type="table" w:customStyle="1" w:styleId="aff5">
    <w:basedOn w:val="TableNormal0"/>
    <w:tblPr>
      <w:tblStyleRowBandSize w:val="1"/>
      <w:tblStyleColBandSize w:val="1"/>
      <w:tblCellMar>
        <w:left w:w="90" w:type="dxa"/>
      </w:tblCellMar>
    </w:tblPr>
  </w:style>
  <w:style w:type="table" w:customStyle="1" w:styleId="aff6">
    <w:basedOn w:val="TableNormal0"/>
    <w:tblPr>
      <w:tblStyleRowBandSize w:val="1"/>
      <w:tblStyleColBandSize w:val="1"/>
      <w:tblCellMar>
        <w:top w:w="0" w:type="dxa"/>
        <w:left w:w="98" w:type="dxa"/>
        <w:bottom w:w="0" w:type="dxa"/>
        <w:right w:w="108" w:type="dxa"/>
      </w:tblCellMar>
    </w:tblPr>
  </w:style>
  <w:style w:type="table" w:customStyle="1" w:styleId="aff7">
    <w:basedOn w:val="TableNormal0"/>
    <w:tblPr>
      <w:tblStyleRowBandSize w:val="1"/>
      <w:tblStyleColBandSize w:val="1"/>
      <w:tblCellMar>
        <w:top w:w="120" w:type="dxa"/>
        <w:left w:w="110" w:type="dxa"/>
        <w:bottom w:w="120" w:type="dxa"/>
        <w:right w:w="120" w:type="dxa"/>
      </w:tblCellMar>
    </w:tblPr>
  </w:style>
  <w:style w:type="table" w:customStyle="1" w:styleId="aff8">
    <w:basedOn w:val="TableNormal0"/>
    <w:tblPr>
      <w:tblStyleRowBandSize w:val="1"/>
      <w:tblStyleColBandSize w:val="1"/>
      <w:tblCellMar>
        <w:top w:w="120" w:type="dxa"/>
        <w:left w:w="110" w:type="dxa"/>
        <w:bottom w:w="120" w:type="dxa"/>
        <w:right w:w="120" w:type="dxa"/>
      </w:tblCellMar>
    </w:tblPr>
  </w:style>
  <w:style w:type="table" w:customStyle="1" w:styleId="aff9">
    <w:basedOn w:val="TableNormal0"/>
    <w:tblPr>
      <w:tblStyleRowBandSize w:val="1"/>
      <w:tblStyleColBandSize w:val="1"/>
      <w:tblCellMar>
        <w:top w:w="120" w:type="dxa"/>
        <w:left w:w="110" w:type="dxa"/>
        <w:bottom w:w="120" w:type="dxa"/>
        <w:right w:w="120" w:type="dxa"/>
      </w:tblCellMar>
    </w:tblPr>
  </w:style>
  <w:style w:type="table" w:customStyle="1" w:styleId="affa">
    <w:basedOn w:val="TableNormal0"/>
    <w:tblPr>
      <w:tblStyleRowBandSize w:val="1"/>
      <w:tblStyleColBandSize w:val="1"/>
      <w:tblCellMar>
        <w:top w:w="120" w:type="dxa"/>
        <w:left w:w="110" w:type="dxa"/>
        <w:bottom w:w="120" w:type="dxa"/>
        <w:right w:w="120" w:type="dxa"/>
      </w:tblCellMar>
    </w:tblPr>
  </w:style>
  <w:style w:type="table" w:customStyle="1" w:styleId="affb">
    <w:basedOn w:val="TableNormal0"/>
    <w:tblPr>
      <w:tblStyleRowBandSize w:val="1"/>
      <w:tblStyleColBandSize w:val="1"/>
      <w:tblCellMar>
        <w:top w:w="120" w:type="dxa"/>
        <w:left w:w="170" w:type="dxa"/>
        <w:bottom w:w="120" w:type="dxa"/>
        <w:right w:w="180" w:type="dxa"/>
      </w:tblCellMar>
    </w:tblPr>
  </w:style>
  <w:style w:type="table" w:customStyle="1" w:styleId="affc">
    <w:basedOn w:val="TableNormal0"/>
    <w:tblPr>
      <w:tblStyleRowBandSize w:val="1"/>
      <w:tblStyleColBandSize w:val="1"/>
      <w:tblCellMar>
        <w:top w:w="120" w:type="dxa"/>
        <w:left w:w="110" w:type="dxa"/>
        <w:bottom w:w="120" w:type="dxa"/>
        <w:right w:w="120" w:type="dxa"/>
      </w:tblCellMar>
    </w:tblPr>
  </w:style>
  <w:style w:type="table" w:customStyle="1" w:styleId="affd">
    <w:basedOn w:val="TableNormal0"/>
    <w:tblPr>
      <w:tblStyleRowBandSize w:val="1"/>
      <w:tblStyleColBandSize w:val="1"/>
      <w:tblCellMar>
        <w:top w:w="120" w:type="dxa"/>
        <w:left w:w="110" w:type="dxa"/>
        <w:bottom w:w="120" w:type="dxa"/>
        <w:right w:w="120" w:type="dxa"/>
      </w:tblCellMar>
    </w:tblPr>
  </w:style>
  <w:style w:type="table" w:customStyle="1" w:styleId="affe">
    <w:basedOn w:val="TableNormal0"/>
    <w:tblPr>
      <w:tblStyleRowBandSize w:val="1"/>
      <w:tblStyleColBandSize w:val="1"/>
      <w:tblCellMar>
        <w:top w:w="120" w:type="dxa"/>
        <w:left w:w="110" w:type="dxa"/>
        <w:bottom w:w="120" w:type="dxa"/>
        <w:right w:w="120" w:type="dxa"/>
      </w:tblCellMar>
    </w:tblPr>
  </w:style>
  <w:style w:type="table" w:customStyle="1" w:styleId="afff">
    <w:basedOn w:val="TableNormal0"/>
    <w:tblPr>
      <w:tblStyleRowBandSize w:val="1"/>
      <w:tblStyleColBandSize w:val="1"/>
      <w:tblCellMar>
        <w:top w:w="120" w:type="dxa"/>
        <w:left w:w="110" w:type="dxa"/>
        <w:bottom w:w="120" w:type="dxa"/>
        <w:right w:w="120" w:type="dxa"/>
      </w:tblCellMar>
    </w:tblPr>
  </w:style>
  <w:style w:type="table" w:customStyle="1" w:styleId="afff0">
    <w:basedOn w:val="TableNormal0"/>
    <w:tblPr>
      <w:tblStyleRowBandSize w:val="1"/>
      <w:tblStyleColBandSize w:val="1"/>
      <w:tblCellMar>
        <w:top w:w="120" w:type="dxa"/>
        <w:left w:w="110" w:type="dxa"/>
        <w:bottom w:w="120" w:type="dxa"/>
        <w:right w:w="120" w:type="dxa"/>
      </w:tblCellMar>
    </w:tblPr>
  </w:style>
  <w:style w:type="table" w:customStyle="1" w:styleId="afff1">
    <w:basedOn w:val="TableNormal0"/>
    <w:tblPr>
      <w:tblStyleRowBandSize w:val="1"/>
      <w:tblStyleColBandSize w:val="1"/>
      <w:tblCellMar>
        <w:top w:w="120" w:type="dxa"/>
        <w:left w:w="110" w:type="dxa"/>
        <w:bottom w:w="120" w:type="dxa"/>
        <w:right w:w="120" w:type="dxa"/>
      </w:tblCellMar>
    </w:tblPr>
  </w:style>
  <w:style w:type="table" w:customStyle="1" w:styleId="afff2">
    <w:basedOn w:val="TableNormal0"/>
    <w:tblPr>
      <w:tblStyleRowBandSize w:val="1"/>
      <w:tblStyleColBandSize w:val="1"/>
      <w:tblCellMar>
        <w:top w:w="0" w:type="dxa"/>
        <w:left w:w="-5" w:type="dxa"/>
        <w:bottom w:w="0" w:type="dxa"/>
        <w:right w:w="0" w:type="dxa"/>
      </w:tblCellMar>
    </w:tblPr>
  </w:style>
  <w:style w:type="table" w:customStyle="1" w:styleId="afff3">
    <w:basedOn w:val="TableNormal0"/>
    <w:tblPr>
      <w:tblStyleRowBandSize w:val="1"/>
      <w:tblStyleColBandSize w:val="1"/>
      <w:tblCellMar>
        <w:top w:w="0" w:type="dxa"/>
        <w:left w:w="-5" w:type="dxa"/>
        <w:bottom w:w="0" w:type="dxa"/>
        <w:right w:w="0" w:type="dxa"/>
      </w:tblCellMar>
    </w:tblPr>
  </w:style>
  <w:style w:type="table" w:customStyle="1" w:styleId="afff4">
    <w:basedOn w:val="TableNormal0"/>
    <w:tblPr>
      <w:tblStyleRowBandSize w:val="1"/>
      <w:tblStyleColBandSize w:val="1"/>
      <w:tblCellMar>
        <w:top w:w="0" w:type="dxa"/>
        <w:left w:w="-5" w:type="dxa"/>
        <w:bottom w:w="0" w:type="dxa"/>
        <w:right w:w="0" w:type="dxa"/>
      </w:tblCellMar>
    </w:tblPr>
  </w:style>
  <w:style w:type="table" w:customStyle="1" w:styleId="afff5">
    <w:basedOn w:val="TableNormal0"/>
    <w:tblPr>
      <w:tblStyleRowBandSize w:val="1"/>
      <w:tblStyleColBandSize w:val="1"/>
      <w:tblCellMar>
        <w:top w:w="0" w:type="dxa"/>
        <w:left w:w="-5" w:type="dxa"/>
        <w:bottom w:w="0" w:type="dxa"/>
        <w:right w:w="0" w:type="dxa"/>
      </w:tblCellMar>
    </w:tblPr>
  </w:style>
  <w:style w:type="table" w:customStyle="1" w:styleId="afff6">
    <w:basedOn w:val="TableNormal0"/>
    <w:tblPr>
      <w:tblStyleRowBandSize w:val="1"/>
      <w:tblStyleColBandSize w:val="1"/>
      <w:tblCellMar>
        <w:top w:w="0" w:type="dxa"/>
        <w:left w:w="-5" w:type="dxa"/>
        <w:bottom w:w="0" w:type="dxa"/>
        <w:right w:w="0" w:type="dxa"/>
      </w:tblCellMar>
    </w:tblPr>
  </w:style>
  <w:style w:type="table" w:customStyle="1" w:styleId="afff7">
    <w:basedOn w:val="TableNormal0"/>
    <w:tblPr>
      <w:tblStyleRowBandSize w:val="1"/>
      <w:tblStyleColBandSize w:val="1"/>
      <w:tblCellMar>
        <w:top w:w="0" w:type="dxa"/>
        <w:left w:w="-5" w:type="dxa"/>
        <w:bottom w:w="0" w:type="dxa"/>
        <w:right w:w="0" w:type="dxa"/>
      </w:tblCellMar>
    </w:tblPr>
  </w:style>
  <w:style w:type="table" w:customStyle="1" w:styleId="afff8">
    <w:basedOn w:val="TableNormal0"/>
    <w:tblPr>
      <w:tblStyleRowBandSize w:val="1"/>
      <w:tblStyleColBandSize w:val="1"/>
      <w:tblCellMar>
        <w:top w:w="0" w:type="dxa"/>
        <w:left w:w="95" w:type="dxa"/>
        <w:bottom w:w="0" w:type="dxa"/>
      </w:tblCellMar>
    </w:tblPr>
  </w:style>
  <w:style w:type="table" w:customStyle="1" w:styleId="afff9">
    <w:basedOn w:val="TableNormal0"/>
    <w:tblPr>
      <w:tblStyleRowBandSize w:val="1"/>
      <w:tblStyleColBandSize w:val="1"/>
      <w:tblCellMar>
        <w:top w:w="0" w:type="dxa"/>
        <w:left w:w="95" w:type="dxa"/>
        <w:bottom w:w="0" w:type="dxa"/>
      </w:tblCellMar>
    </w:tblPr>
  </w:style>
  <w:style w:type="table" w:customStyle="1" w:styleId="afffa">
    <w:basedOn w:val="TableNormal0"/>
    <w:tblPr>
      <w:tblStyleRowBandSize w:val="1"/>
      <w:tblStyleColBandSize w:val="1"/>
      <w:tblCellMar>
        <w:top w:w="0" w:type="dxa"/>
        <w:left w:w="95" w:type="dxa"/>
        <w:bottom w:w="0" w:type="dxa"/>
      </w:tblCellMar>
    </w:tblPr>
  </w:style>
  <w:style w:type="table" w:customStyle="1" w:styleId="afffb">
    <w:basedOn w:val="TableNormal0"/>
    <w:tblPr>
      <w:tblStyleRowBandSize w:val="1"/>
      <w:tblStyleColBandSize w:val="1"/>
      <w:tblCellMar>
        <w:top w:w="0" w:type="dxa"/>
        <w:left w:w="95" w:type="dxa"/>
        <w:bottom w:w="0" w:type="dxa"/>
      </w:tblCellMar>
    </w:tblPr>
  </w:style>
  <w:style w:type="table" w:customStyle="1" w:styleId="afffc">
    <w:basedOn w:val="TableNormal0"/>
    <w:tblPr>
      <w:tblStyleRowBandSize w:val="1"/>
      <w:tblStyleColBandSize w:val="1"/>
      <w:tblCellMar>
        <w:top w:w="0" w:type="dxa"/>
        <w:left w:w="95" w:type="dxa"/>
        <w:bottom w:w="0" w:type="dxa"/>
      </w:tblCellMar>
    </w:tblPr>
  </w:style>
  <w:style w:type="table" w:customStyle="1" w:styleId="afffd">
    <w:basedOn w:val="TableNormal0"/>
    <w:tblPr>
      <w:tblStyleRowBandSize w:val="1"/>
      <w:tblStyleColBandSize w:val="1"/>
      <w:tblCellMar>
        <w:left w:w="90" w:type="dxa"/>
      </w:tblCellMar>
    </w:tblPr>
  </w:style>
  <w:style w:type="table" w:customStyle="1" w:styleId="afffe">
    <w:basedOn w:val="TableNormal0"/>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0" w:type="dxa"/>
        <w:left w:w="108" w:type="dxa"/>
        <w:bottom w:w="0" w:type="dxa"/>
        <w:right w:w="108" w:type="dxa"/>
      </w:tblCellMar>
    </w:tblPr>
  </w:style>
  <w:style w:type="table" w:customStyle="1" w:styleId="affff0">
    <w:basedOn w:val="TableNormal0"/>
    <w:tblPr>
      <w:tblStyleRowBandSize w:val="1"/>
      <w:tblStyleColBandSize w:val="1"/>
      <w:tblCellMar>
        <w:top w:w="0" w:type="dxa"/>
        <w:left w:w="108" w:type="dxa"/>
        <w:bottom w:w="0" w:type="dxa"/>
        <w:right w:w="108" w:type="dxa"/>
      </w:tblCellMar>
    </w:tblPr>
  </w:style>
  <w:style w:type="table" w:customStyle="1" w:styleId="affff1">
    <w:basedOn w:val="TableNormal0"/>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108" w:type="dxa"/>
        <w:bottom w:w="0" w:type="dxa"/>
        <w:right w:w="108" w:type="dxa"/>
      </w:tblCellMar>
    </w:tblPr>
  </w:style>
  <w:style w:type="table" w:customStyle="1" w:styleId="affff4">
    <w:basedOn w:val="TableNormal0"/>
    <w:tblPr>
      <w:tblStyleRowBandSize w:val="1"/>
      <w:tblStyleColBandSize w:val="1"/>
      <w:tblCellMar>
        <w:top w:w="0" w:type="dxa"/>
        <w:left w:w="108"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5527CD"/>
    <w:pPr>
      <w:tabs>
        <w:tab w:val="center" w:pos="4513"/>
        <w:tab w:val="right" w:pos="9026"/>
      </w:tabs>
      <w:spacing w:line="240" w:lineRule="auto"/>
    </w:pPr>
  </w:style>
  <w:style w:type="character" w:customStyle="1" w:styleId="HeaderChar">
    <w:name w:val="Header Char"/>
    <w:basedOn w:val="DefaultParagraphFont"/>
    <w:link w:val="Header"/>
    <w:uiPriority w:val="99"/>
    <w:rsid w:val="005527CD"/>
  </w:style>
  <w:style w:type="paragraph" w:styleId="Footer">
    <w:name w:val="footer"/>
    <w:basedOn w:val="Normal"/>
    <w:link w:val="FooterChar"/>
    <w:uiPriority w:val="99"/>
    <w:unhideWhenUsed/>
    <w:rsid w:val="005527CD"/>
    <w:pPr>
      <w:tabs>
        <w:tab w:val="center" w:pos="4513"/>
        <w:tab w:val="right" w:pos="9026"/>
      </w:tabs>
      <w:spacing w:line="240" w:lineRule="auto"/>
    </w:pPr>
  </w:style>
  <w:style w:type="character" w:customStyle="1" w:styleId="FooterChar">
    <w:name w:val="Footer Char"/>
    <w:basedOn w:val="DefaultParagraphFont"/>
    <w:link w:val="Footer"/>
    <w:uiPriority w:val="99"/>
    <w:rsid w:val="005527CD"/>
  </w:style>
  <w:style w:type="paragraph" w:styleId="NormalWeb">
    <w:name w:val="Normal (Web)"/>
    <w:basedOn w:val="Normal"/>
    <w:uiPriority w:val="99"/>
    <w:semiHidden/>
    <w:unhideWhenUsed/>
    <w:rsid w:val="00AA3C4A"/>
    <w:pPr>
      <w:widowControl/>
      <w:spacing w:before="100" w:beforeAutospacing="1" w:after="100" w:afterAutospacing="1" w:line="240" w:lineRule="auto"/>
      <w:jc w:val="left"/>
    </w:pPr>
    <w:rPr>
      <w:rFonts w:ascii="Times New Roman" w:eastAsia="Times New Roman" w:hAnsi="Times New Roman" w:cs="Times New Roman"/>
    </w:rPr>
  </w:style>
  <w:style w:type="table" w:styleId="TableGrid">
    <w:name w:val="Table Grid"/>
    <w:basedOn w:val="TableNormal"/>
    <w:uiPriority w:val="39"/>
    <w:rsid w:val="00287C1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g"/><Relationship Id="rId26" Type="http://schemas.openxmlformats.org/officeDocument/2006/relationships/header" Target="header5.xml"/><Relationship Id="rId39" Type="http://schemas.openxmlformats.org/officeDocument/2006/relationships/header" Target="header9.xml"/><Relationship Id="rId21" Type="http://schemas.openxmlformats.org/officeDocument/2006/relationships/image" Target="media/image7.png"/><Relationship Id="rId34" Type="http://schemas.openxmlformats.org/officeDocument/2006/relationships/header" Target="header7.xml"/><Relationship Id="rId42" Type="http://schemas.openxmlformats.org/officeDocument/2006/relationships/header" Target="header10.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8.xml"/><Relationship Id="rId40" Type="http://schemas.openxmlformats.org/officeDocument/2006/relationships/footer" Target="footer9.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header" Target="header6.xml"/><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5.jpg"/><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oter" Target="footer5.xml"/><Relationship Id="rId30" Type="http://schemas.openxmlformats.org/officeDocument/2006/relationships/image" Target="media/image12.png"/><Relationship Id="rId35" Type="http://schemas.openxmlformats.org/officeDocument/2006/relationships/footer" Target="footer7.xml"/><Relationship Id="rId43" Type="http://schemas.openxmlformats.org/officeDocument/2006/relationships/footer" Target="footer10.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footer" Target="footer8.xml"/><Relationship Id="rId20" Type="http://schemas.openxmlformats.org/officeDocument/2006/relationships/image" Target="media/image6.png"/><Relationship Id="rId41"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101</Pages>
  <Words>11901</Words>
  <Characters>70816</Characters>
  <Application>Microsoft Office Word</Application>
  <DocSecurity>0</DocSecurity>
  <Lines>5058</Lines>
  <Paragraphs>3446</Paragraphs>
  <ScaleCrop>false</ScaleCrop>
  <Company/>
  <LinksUpToDate>false</LinksUpToDate>
  <CharactersWithSpaces>79271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Krishnapriya M J</cp:lastModifiedBy>
  <cp:revision>149</cp:revision>
  <dcterms:created xsi:type="dcterms:W3CDTF">2026-02-21T14:25:00Z</dcterms:created>
  <dcterms:modified xsi:type="dcterms:W3CDTF">2026-03-28T05:32:00Z</dcterms:modified>
</cp:coreProperties>
</file>