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78406" w14:textId="77777777" w:rsidR="006463CD" w:rsidRPr="009807EB" w:rsidRDefault="006463CD">
      <w:pPr>
        <w:spacing w:before="240" w:after="240"/>
        <w:rPr>
          <w:rFonts w:ascii="Times New Roman" w:eastAsia="Garamond" w:hAnsi="Times New Roman" w:cs="Times New Roman"/>
          <w:b/>
          <w:bCs/>
          <w:color w:val="1C4587"/>
          <w:sz w:val="38"/>
          <w:szCs w:val="38"/>
        </w:rPr>
      </w:pPr>
    </w:p>
    <w:p w14:paraId="42E098AC" w14:textId="77777777" w:rsidR="006463CD" w:rsidRPr="009807EB" w:rsidRDefault="00E84D3F">
      <w:pPr>
        <w:spacing w:before="240" w:after="240"/>
        <w:rPr>
          <w:rFonts w:ascii="Times New Roman" w:eastAsia="Garamond" w:hAnsi="Times New Roman" w:cs="Times New Roman"/>
          <w:b/>
          <w:bCs/>
          <w:color w:val="1C4587"/>
          <w:sz w:val="38"/>
          <w:szCs w:val="38"/>
        </w:rPr>
      </w:pPr>
      <w:r w:rsidRPr="009807EB">
        <w:rPr>
          <w:rFonts w:ascii="Times New Roman" w:eastAsia="Garamond" w:hAnsi="Times New Roman" w:cs="Times New Roman"/>
          <w:b/>
          <w:bCs/>
          <w:noProof/>
          <w:color w:val="1C4587"/>
          <w:sz w:val="38"/>
          <w:szCs w:val="38"/>
        </w:rPr>
        <w:drawing>
          <wp:inline distT="114300" distB="114300" distL="114300" distR="114300" wp14:anchorId="355D3B67" wp14:editId="54BCA646">
            <wp:extent cx="5730875" cy="4127500"/>
            <wp:effectExtent l="0" t="0" r="0" b="0"/>
            <wp:docPr id="46" name="image12.png"/>
            <wp:cNvGraphicFramePr/>
            <a:graphic xmlns:a="http://schemas.openxmlformats.org/drawingml/2006/main">
              <a:graphicData uri="http://schemas.openxmlformats.org/drawingml/2006/picture">
                <pic:pic xmlns:pic="http://schemas.openxmlformats.org/drawingml/2006/picture">
                  <pic:nvPicPr>
                    <pic:cNvPr id="46" name="image12.png"/>
                    <pic:cNvPicPr preferRelativeResize="0"/>
                  </pic:nvPicPr>
                  <pic:blipFill>
                    <a:blip r:embed="rId8"/>
                    <a:srcRect/>
                    <a:stretch>
                      <a:fillRect/>
                    </a:stretch>
                  </pic:blipFill>
                  <pic:spPr>
                    <a:xfrm>
                      <a:off x="0" y="0"/>
                      <a:ext cx="5731200" cy="4127500"/>
                    </a:xfrm>
                    <a:prstGeom prst="rect">
                      <a:avLst/>
                    </a:prstGeom>
                  </pic:spPr>
                </pic:pic>
              </a:graphicData>
            </a:graphic>
          </wp:inline>
        </w:drawing>
      </w:r>
    </w:p>
    <w:p w14:paraId="3D4DC4B1" w14:textId="77777777" w:rsidR="006463CD" w:rsidRPr="009807EB" w:rsidRDefault="00E84D3F">
      <w:pPr>
        <w:spacing w:before="240" w:after="240"/>
        <w:rPr>
          <w:rFonts w:ascii="Times New Roman" w:eastAsia="Garamond" w:hAnsi="Times New Roman" w:cs="Times New Roman"/>
          <w:b/>
          <w:bCs/>
          <w:color w:val="1C4587"/>
          <w:sz w:val="38"/>
          <w:szCs w:val="38"/>
        </w:rPr>
      </w:pPr>
      <w:r w:rsidRPr="009807EB">
        <w:rPr>
          <w:rFonts w:ascii="Times New Roman" w:eastAsia="Garamond" w:hAnsi="Times New Roman" w:cs="Times New Roman"/>
          <w:b/>
          <w:bCs/>
          <w:color w:val="1C4587"/>
          <w:sz w:val="38"/>
          <w:szCs w:val="38"/>
        </w:rPr>
        <w:t xml:space="preserve">PANDEMIC PREPAREDNESS PLAN   </w:t>
      </w:r>
      <w:r w:rsidRPr="009807EB">
        <w:rPr>
          <w:rFonts w:ascii="Times New Roman" w:eastAsia="Garamond" w:hAnsi="Times New Roman" w:cs="Times New Roman"/>
          <w:b/>
          <w:bCs/>
          <w:color w:val="1C4587"/>
          <w:sz w:val="38"/>
          <w:szCs w:val="38"/>
        </w:rPr>
        <w:tab/>
        <w:t xml:space="preserve">OF MUTHUKULAM HEALTH      BLOCK </w:t>
      </w:r>
    </w:p>
    <w:p w14:paraId="6B7F9BB5" w14:textId="77777777" w:rsidR="006463CD" w:rsidRPr="009807EB" w:rsidRDefault="006463CD">
      <w:pPr>
        <w:spacing w:before="240" w:after="240"/>
        <w:rPr>
          <w:rFonts w:ascii="Times New Roman" w:eastAsia="Garamond" w:hAnsi="Times New Roman" w:cs="Times New Roman"/>
          <w:b/>
          <w:bCs/>
          <w:color w:val="1C4587"/>
          <w:sz w:val="38"/>
          <w:szCs w:val="38"/>
        </w:rPr>
      </w:pPr>
    </w:p>
    <w:p w14:paraId="19854DB1" w14:textId="77777777" w:rsidR="006463CD" w:rsidRPr="009807EB" w:rsidRDefault="006463CD">
      <w:pPr>
        <w:spacing w:before="240" w:after="240"/>
        <w:rPr>
          <w:rFonts w:ascii="Times New Roman" w:eastAsia="Garamond" w:hAnsi="Times New Roman" w:cs="Times New Roman"/>
          <w:b/>
          <w:bCs/>
          <w:color w:val="1C4587"/>
          <w:sz w:val="38"/>
          <w:szCs w:val="38"/>
        </w:rPr>
      </w:pPr>
    </w:p>
    <w:p w14:paraId="2A02382C" w14:textId="77777777" w:rsidR="006463CD" w:rsidRPr="009807EB" w:rsidRDefault="006463CD">
      <w:pPr>
        <w:spacing w:before="240" w:after="240"/>
        <w:rPr>
          <w:rFonts w:ascii="Times New Roman" w:eastAsia="Garamond" w:hAnsi="Times New Roman" w:cs="Times New Roman"/>
          <w:b/>
          <w:bCs/>
          <w:color w:val="1C4587"/>
          <w:sz w:val="38"/>
          <w:szCs w:val="38"/>
        </w:rPr>
      </w:pPr>
    </w:p>
    <w:p w14:paraId="3231C4A8" w14:textId="77777777" w:rsidR="006463CD" w:rsidRPr="009807EB" w:rsidRDefault="006463CD">
      <w:pPr>
        <w:spacing w:before="240" w:after="240"/>
        <w:rPr>
          <w:rFonts w:ascii="Times New Roman" w:eastAsia="Garamond" w:hAnsi="Times New Roman" w:cs="Times New Roman"/>
          <w:b/>
          <w:bCs/>
          <w:color w:val="1C4587"/>
          <w:sz w:val="38"/>
          <w:szCs w:val="38"/>
        </w:rPr>
      </w:pPr>
    </w:p>
    <w:p w14:paraId="3A521E40" w14:textId="77777777" w:rsidR="006463CD" w:rsidRPr="009807EB" w:rsidRDefault="006463CD">
      <w:pPr>
        <w:spacing w:before="240" w:after="240"/>
        <w:rPr>
          <w:rFonts w:ascii="Times New Roman" w:eastAsia="Garamond" w:hAnsi="Times New Roman" w:cs="Times New Roman"/>
          <w:b/>
          <w:bCs/>
          <w:color w:val="1C4587"/>
          <w:sz w:val="38"/>
          <w:szCs w:val="38"/>
        </w:rPr>
      </w:pPr>
    </w:p>
    <w:p w14:paraId="7B5F4015" w14:textId="77777777" w:rsidR="006463CD" w:rsidRPr="009807EB" w:rsidRDefault="006463CD">
      <w:pPr>
        <w:spacing w:before="240" w:after="240"/>
        <w:rPr>
          <w:rFonts w:ascii="Times New Roman" w:eastAsia="Garamond" w:hAnsi="Times New Roman" w:cs="Times New Roman"/>
          <w:b/>
          <w:bCs/>
          <w:color w:val="1C4587"/>
          <w:sz w:val="38"/>
          <w:szCs w:val="38"/>
        </w:rPr>
      </w:pPr>
    </w:p>
    <w:p w14:paraId="102A66BC" w14:textId="77777777" w:rsidR="006463CD" w:rsidRPr="009807EB" w:rsidRDefault="006463CD">
      <w:pPr>
        <w:spacing w:before="240" w:after="240"/>
        <w:rPr>
          <w:rFonts w:ascii="Times New Roman" w:eastAsia="Garamond" w:hAnsi="Times New Roman" w:cs="Times New Roman"/>
          <w:b/>
          <w:bCs/>
          <w:color w:val="1C4587"/>
          <w:sz w:val="38"/>
          <w:szCs w:val="38"/>
        </w:rPr>
      </w:pPr>
    </w:p>
    <w:p w14:paraId="45B3EC93" w14:textId="77777777" w:rsidR="006463CD" w:rsidRPr="009807EB" w:rsidRDefault="006463CD">
      <w:pPr>
        <w:spacing w:after="160" w:line="278" w:lineRule="auto"/>
        <w:jc w:val="left"/>
        <w:rPr>
          <w:rFonts w:ascii="Times New Roman" w:eastAsia="Garamond" w:hAnsi="Times New Roman" w:cs="Times New Roman"/>
          <w:b/>
          <w:bCs/>
          <w:sz w:val="2"/>
          <w:szCs w:val="2"/>
        </w:rPr>
      </w:pPr>
    </w:p>
    <w:p w14:paraId="228798AC" w14:textId="77777777" w:rsidR="006463CD" w:rsidRPr="009807EB" w:rsidRDefault="00E84D3F">
      <w:pPr>
        <w:spacing w:after="160" w:line="278" w:lineRule="auto"/>
        <w:jc w:val="left"/>
        <w:rPr>
          <w:rFonts w:ascii="Times New Roman" w:eastAsia="Garamond" w:hAnsi="Times New Roman" w:cs="Times New Roman"/>
          <w:b/>
          <w:bCs/>
          <w:smallCaps/>
          <w:sz w:val="32"/>
          <w:szCs w:val="32"/>
          <w:u w:val="single"/>
        </w:rPr>
      </w:pPr>
      <w:r w:rsidRPr="009807EB">
        <w:rPr>
          <w:rFonts w:ascii="Times New Roman" w:eastAsia="Garamond" w:hAnsi="Times New Roman" w:cs="Times New Roman"/>
          <w:b/>
          <w:bCs/>
          <w:smallCaps/>
          <w:sz w:val="32"/>
          <w:szCs w:val="32"/>
        </w:rPr>
        <w:t xml:space="preserve">                  </w:t>
      </w:r>
      <w:r w:rsidRPr="009807EB">
        <w:rPr>
          <w:rFonts w:ascii="Times New Roman" w:eastAsia="Garamond" w:hAnsi="Times New Roman" w:cs="Times New Roman"/>
          <w:b/>
          <w:bCs/>
          <w:smallCaps/>
          <w:color w:val="000000"/>
          <w:sz w:val="32"/>
          <w:szCs w:val="32"/>
          <w:u w:val="single"/>
        </w:rPr>
        <w:t xml:space="preserve">MESSAGE FROM PRESIDENT/CHAIR </w:t>
      </w:r>
      <w:r w:rsidRPr="009807EB">
        <w:rPr>
          <w:rFonts w:ascii="Times New Roman" w:eastAsia="Garamond" w:hAnsi="Times New Roman" w:cs="Times New Roman"/>
          <w:b/>
          <w:bCs/>
          <w:smallCaps/>
          <w:sz w:val="32"/>
          <w:szCs w:val="32"/>
          <w:u w:val="single"/>
        </w:rPr>
        <w:t>LSGD</w:t>
      </w:r>
    </w:p>
    <w:p w14:paraId="46F8CD16" w14:textId="77777777" w:rsidR="006463CD" w:rsidRPr="009807EB" w:rsidRDefault="00E84D3F">
      <w:pPr>
        <w:spacing w:after="160" w:line="278" w:lineRule="auto"/>
        <w:jc w:val="left"/>
        <w:rPr>
          <w:rFonts w:ascii="Times New Roman" w:eastAsia="Garamond" w:hAnsi="Times New Roman" w:cs="Times New Roman"/>
          <w:b/>
          <w:bCs/>
          <w:smallCaps/>
          <w:sz w:val="32"/>
          <w:szCs w:val="32"/>
          <w:u w:val="single"/>
        </w:rPr>
      </w:pPr>
      <w:r w:rsidRPr="009807EB">
        <w:rPr>
          <w:rFonts w:ascii="Times New Roman" w:eastAsia="Garamond" w:hAnsi="Times New Roman" w:cs="Times New Roman"/>
          <w:b/>
          <w:bCs/>
          <w:smallCaps/>
          <w:sz w:val="32"/>
          <w:szCs w:val="32"/>
        </w:rPr>
        <w:t xml:space="preserve">                                                       </w:t>
      </w:r>
      <w:r w:rsidRPr="009807EB">
        <w:rPr>
          <w:rFonts w:ascii="Times New Roman" w:eastAsia="Garamond" w:hAnsi="Times New Roman" w:cs="Times New Roman"/>
          <w:b/>
          <w:bCs/>
          <w:noProof/>
          <w:color w:val="1C4587"/>
          <w:sz w:val="38"/>
          <w:szCs w:val="38"/>
        </w:rPr>
        <w:drawing>
          <wp:inline distT="114300" distB="114300" distL="114300" distR="114300" wp14:anchorId="6443ACAF" wp14:editId="1344ACF0">
            <wp:extent cx="1343025" cy="1304925"/>
            <wp:effectExtent l="0" t="0" r="0" b="0"/>
            <wp:docPr id="47" name="image4.jpg"/>
            <wp:cNvGraphicFramePr/>
            <a:graphic xmlns:a="http://schemas.openxmlformats.org/drawingml/2006/main">
              <a:graphicData uri="http://schemas.openxmlformats.org/drawingml/2006/picture">
                <pic:pic xmlns:pic="http://schemas.openxmlformats.org/drawingml/2006/picture">
                  <pic:nvPicPr>
                    <pic:cNvPr id="47" name="image4.jpg"/>
                    <pic:cNvPicPr preferRelativeResize="0"/>
                  </pic:nvPicPr>
                  <pic:blipFill>
                    <a:blip r:embed="rId9"/>
                    <a:srcRect/>
                    <a:stretch>
                      <a:fillRect/>
                    </a:stretch>
                  </pic:blipFill>
                  <pic:spPr>
                    <a:xfrm>
                      <a:off x="0" y="0"/>
                      <a:ext cx="1343076" cy="1305242"/>
                    </a:xfrm>
                    <a:prstGeom prst="rect">
                      <a:avLst/>
                    </a:prstGeom>
                  </pic:spPr>
                </pic:pic>
              </a:graphicData>
            </a:graphic>
          </wp:inline>
        </w:drawing>
      </w:r>
      <w:r w:rsidRPr="009807EB">
        <w:rPr>
          <w:rFonts w:ascii="Times New Roman" w:eastAsia="Garamond" w:hAnsi="Times New Roman" w:cs="Times New Roman"/>
          <w:b/>
          <w:bCs/>
          <w:smallCaps/>
          <w:sz w:val="32"/>
          <w:szCs w:val="32"/>
          <w:u w:val="single"/>
        </w:rPr>
        <w:t xml:space="preserve">                                   </w:t>
      </w:r>
    </w:p>
    <w:p w14:paraId="51E08D39" w14:textId="77777777" w:rsidR="006463CD" w:rsidRPr="009807EB" w:rsidRDefault="00E84D3F">
      <w:pPr>
        <w:spacing w:after="160" w:line="278" w:lineRule="auto"/>
        <w:rPr>
          <w:rFonts w:ascii="Times New Roman" w:eastAsia="Garamond" w:hAnsi="Times New Roman" w:cs="Times New Roman"/>
          <w:b/>
          <w:bCs/>
          <w:smallCaps/>
        </w:rPr>
      </w:pPr>
      <w:r w:rsidRPr="009807EB">
        <w:rPr>
          <w:rFonts w:ascii="Times New Roman" w:eastAsia="Garamond" w:hAnsi="Times New Roman" w:cs="Times New Roman"/>
          <w:b/>
          <w:bCs/>
          <w:smallCaps/>
          <w:sz w:val="32"/>
          <w:szCs w:val="32"/>
        </w:rPr>
        <w:t xml:space="preserve">    </w:t>
      </w:r>
      <w:r w:rsidRPr="009807EB">
        <w:rPr>
          <w:rFonts w:ascii="Times New Roman" w:eastAsia="Garamond" w:hAnsi="Times New Roman" w:cs="Times New Roman"/>
          <w:b/>
          <w:bCs/>
          <w:smallCaps/>
        </w:rPr>
        <w:t xml:space="preserve">The </w:t>
      </w:r>
      <w:proofErr w:type="spellStart"/>
      <w:r w:rsidRPr="009807EB">
        <w:rPr>
          <w:rFonts w:ascii="Times New Roman" w:eastAsia="Garamond" w:hAnsi="Times New Roman" w:cs="Times New Roman"/>
          <w:b/>
          <w:bCs/>
          <w:smallCaps/>
        </w:rPr>
        <w:t>Muthukulam</w:t>
      </w:r>
      <w:proofErr w:type="spellEnd"/>
      <w:r w:rsidRPr="009807EB">
        <w:rPr>
          <w:rFonts w:ascii="Times New Roman" w:eastAsia="Garamond" w:hAnsi="Times New Roman" w:cs="Times New Roman"/>
          <w:b/>
          <w:bCs/>
          <w:smallCaps/>
        </w:rPr>
        <w:t xml:space="preserve"> Block Panchayat is committed to strengthening public health preparedness and protecting the well-being of all residents across our coastal and semi-urban communities. </w:t>
      </w:r>
      <w:proofErr w:type="spellStart"/>
      <w:r w:rsidRPr="009807EB">
        <w:rPr>
          <w:rFonts w:ascii="Times New Roman" w:eastAsia="Garamond" w:hAnsi="Times New Roman" w:cs="Times New Roman"/>
          <w:b/>
          <w:bCs/>
          <w:smallCaps/>
        </w:rPr>
        <w:t>Muthukulam</w:t>
      </w:r>
      <w:proofErr w:type="spellEnd"/>
      <w:r w:rsidRPr="009807EB">
        <w:rPr>
          <w:rFonts w:ascii="Times New Roman" w:eastAsia="Garamond" w:hAnsi="Times New Roman" w:cs="Times New Roman"/>
          <w:b/>
          <w:bCs/>
          <w:smallCaps/>
        </w:rPr>
        <w:t xml:space="preserve"> Health Block, covering panchayats such as </w:t>
      </w:r>
      <w:proofErr w:type="spellStart"/>
      <w:r w:rsidRPr="009807EB">
        <w:rPr>
          <w:rFonts w:ascii="Times New Roman" w:eastAsia="Garamond" w:hAnsi="Times New Roman" w:cs="Times New Roman"/>
          <w:b/>
          <w:bCs/>
          <w:smallCaps/>
        </w:rPr>
        <w:t>Muthukulam</w:t>
      </w:r>
      <w:proofErr w:type="spellEnd"/>
      <w:r w:rsidRPr="009807EB">
        <w:rPr>
          <w:rFonts w:ascii="Times New Roman" w:eastAsia="Garamond" w:hAnsi="Times New Roman" w:cs="Times New Roman"/>
          <w:b/>
          <w:bCs/>
          <w:smallCaps/>
        </w:rPr>
        <w:t xml:space="preserve">, </w:t>
      </w:r>
      <w:proofErr w:type="spellStart"/>
      <w:r w:rsidRPr="009807EB">
        <w:rPr>
          <w:rFonts w:ascii="Times New Roman" w:eastAsia="Garamond" w:hAnsi="Times New Roman" w:cs="Times New Roman"/>
          <w:b/>
          <w:bCs/>
          <w:smallCaps/>
        </w:rPr>
        <w:t>Pathiyoor</w:t>
      </w:r>
      <w:proofErr w:type="spellEnd"/>
      <w:r w:rsidRPr="009807EB">
        <w:rPr>
          <w:rFonts w:ascii="Times New Roman" w:eastAsia="Garamond" w:hAnsi="Times New Roman" w:cs="Times New Roman"/>
          <w:b/>
          <w:bCs/>
          <w:smallCaps/>
        </w:rPr>
        <w:t xml:space="preserve">, </w:t>
      </w:r>
      <w:proofErr w:type="spellStart"/>
      <w:r w:rsidRPr="009807EB">
        <w:rPr>
          <w:rFonts w:ascii="Times New Roman" w:eastAsia="Garamond" w:hAnsi="Times New Roman" w:cs="Times New Roman"/>
          <w:b/>
          <w:bCs/>
          <w:smallCaps/>
        </w:rPr>
        <w:t>Cheppad</w:t>
      </w:r>
      <w:proofErr w:type="spellEnd"/>
      <w:r w:rsidRPr="009807EB">
        <w:rPr>
          <w:rFonts w:ascii="Times New Roman" w:eastAsia="Garamond" w:hAnsi="Times New Roman" w:cs="Times New Roman"/>
          <w:b/>
          <w:bCs/>
          <w:smallCaps/>
        </w:rPr>
        <w:t xml:space="preserve">, </w:t>
      </w:r>
      <w:proofErr w:type="spellStart"/>
      <w:proofErr w:type="gramStart"/>
      <w:r w:rsidRPr="009807EB">
        <w:rPr>
          <w:rFonts w:ascii="Times New Roman" w:eastAsia="Garamond" w:hAnsi="Times New Roman" w:cs="Times New Roman"/>
          <w:b/>
          <w:bCs/>
          <w:smallCaps/>
        </w:rPr>
        <w:t>Krishnapuram,Kandalloor</w:t>
      </w:r>
      <w:proofErr w:type="spellEnd"/>
      <w:proofErr w:type="gramEnd"/>
      <w:r w:rsidRPr="009807EB">
        <w:rPr>
          <w:rFonts w:ascii="Times New Roman" w:eastAsia="Garamond" w:hAnsi="Times New Roman" w:cs="Times New Roman"/>
          <w:b/>
          <w:bCs/>
          <w:smallCaps/>
        </w:rPr>
        <w:t xml:space="preserve"> and </w:t>
      </w:r>
      <w:proofErr w:type="spellStart"/>
      <w:r w:rsidRPr="009807EB">
        <w:rPr>
          <w:rFonts w:ascii="Times New Roman" w:eastAsia="Garamond" w:hAnsi="Times New Roman" w:cs="Times New Roman"/>
          <w:b/>
          <w:bCs/>
          <w:smallCaps/>
        </w:rPr>
        <w:t>Arattupuzha</w:t>
      </w:r>
      <w:proofErr w:type="spellEnd"/>
      <w:r w:rsidRPr="009807EB">
        <w:rPr>
          <w:rFonts w:ascii="Times New Roman" w:eastAsia="Garamond" w:hAnsi="Times New Roman" w:cs="Times New Roman"/>
          <w:b/>
          <w:bCs/>
          <w:smallCaps/>
        </w:rPr>
        <w:t xml:space="preserve"> has a population that depends largely on fisheries, daily wage work and small-scale trade. Because of high population movement, coastal exposure, seasonal flooding, and the presence of elderly and vulnerable groups, our region </w:t>
      </w:r>
      <w:proofErr w:type="gramStart"/>
      <w:r w:rsidRPr="009807EB">
        <w:rPr>
          <w:rFonts w:ascii="Times New Roman" w:eastAsia="Garamond" w:hAnsi="Times New Roman" w:cs="Times New Roman"/>
          <w:b/>
          <w:bCs/>
          <w:smallCaps/>
        </w:rPr>
        <w:t>is  susceptible</w:t>
      </w:r>
      <w:proofErr w:type="gramEnd"/>
      <w:r w:rsidRPr="009807EB">
        <w:rPr>
          <w:rFonts w:ascii="Times New Roman" w:eastAsia="Garamond" w:hAnsi="Times New Roman" w:cs="Times New Roman"/>
          <w:b/>
          <w:bCs/>
          <w:smallCaps/>
        </w:rPr>
        <w:t xml:space="preserve"> to outbreaks of communicable diseases. Therefore, a well-structured Pandemic Preparedness Plan is essential to ensure early detection, rapid response, and uninterrupted essential health services.</w:t>
      </w:r>
    </w:p>
    <w:p w14:paraId="2E96A172" w14:textId="77777777" w:rsidR="006463CD" w:rsidRPr="009807EB" w:rsidRDefault="00E84D3F">
      <w:pPr>
        <w:spacing w:before="240" w:after="240" w:line="278" w:lineRule="auto"/>
        <w:rPr>
          <w:rFonts w:ascii="Times New Roman" w:eastAsia="Garamond" w:hAnsi="Times New Roman" w:cs="Times New Roman"/>
          <w:b/>
          <w:bCs/>
          <w:smallCaps/>
        </w:rPr>
      </w:pPr>
      <w:r w:rsidRPr="009807EB">
        <w:rPr>
          <w:rFonts w:ascii="Times New Roman" w:eastAsia="Garamond" w:hAnsi="Times New Roman" w:cs="Times New Roman"/>
          <w:b/>
          <w:bCs/>
          <w:smallCaps/>
        </w:rPr>
        <w:t xml:space="preserve">Through this plan, the Block Panchayat will coordinate closely with Primary Health Centres, Family Health Centres, the Taluk Hospital </w:t>
      </w:r>
      <w:proofErr w:type="gramStart"/>
      <w:r w:rsidRPr="009807EB">
        <w:rPr>
          <w:rFonts w:ascii="Times New Roman" w:eastAsia="Garamond" w:hAnsi="Times New Roman" w:cs="Times New Roman"/>
          <w:b/>
          <w:bCs/>
          <w:smallCaps/>
        </w:rPr>
        <w:t xml:space="preserve">at  </w:t>
      </w:r>
      <w:proofErr w:type="spellStart"/>
      <w:r w:rsidRPr="009807EB">
        <w:rPr>
          <w:rFonts w:ascii="Times New Roman" w:eastAsia="Garamond" w:hAnsi="Times New Roman" w:cs="Times New Roman"/>
          <w:b/>
          <w:bCs/>
          <w:smallCaps/>
        </w:rPr>
        <w:t>Kayamkulam</w:t>
      </w:r>
      <w:proofErr w:type="spellEnd"/>
      <w:proofErr w:type="gramEnd"/>
      <w:r w:rsidRPr="009807EB">
        <w:rPr>
          <w:rFonts w:ascii="Times New Roman" w:eastAsia="Garamond" w:hAnsi="Times New Roman" w:cs="Times New Roman"/>
          <w:b/>
          <w:bCs/>
          <w:smallCaps/>
        </w:rPr>
        <w:t>, ASHA workers, Anganwadi staff, and other frontline workers. Strengthening surveillance, reporting systems, quarantine and isolation arrangements, and availability of oxygen support and referral transport are key priorities. Special attention will be given to fishermen settlements, coastal wards, migrant workers and older persons so that no section of the community is left behind during a public health emergency.</w:t>
      </w:r>
    </w:p>
    <w:p w14:paraId="63BC4ECE" w14:textId="77777777" w:rsidR="006463CD" w:rsidRPr="009807EB" w:rsidRDefault="00E84D3F">
      <w:pPr>
        <w:spacing w:before="240" w:after="240" w:line="278" w:lineRule="auto"/>
        <w:rPr>
          <w:rFonts w:ascii="Times New Roman" w:eastAsia="Garamond" w:hAnsi="Times New Roman" w:cs="Times New Roman"/>
          <w:b/>
          <w:bCs/>
          <w:smallCaps/>
        </w:rPr>
      </w:pPr>
      <w:r w:rsidRPr="009807EB">
        <w:rPr>
          <w:rFonts w:ascii="Times New Roman" w:eastAsia="Garamond" w:hAnsi="Times New Roman" w:cs="Times New Roman"/>
          <w:b/>
          <w:bCs/>
          <w:smallCaps/>
        </w:rPr>
        <w:t xml:space="preserve">I sincerely request the cooperation of ward members, health staff, community organizations, youth groups, and the general public. Public </w:t>
      </w:r>
      <w:proofErr w:type="gramStart"/>
      <w:r w:rsidRPr="009807EB">
        <w:rPr>
          <w:rFonts w:ascii="Times New Roman" w:eastAsia="Garamond" w:hAnsi="Times New Roman" w:cs="Times New Roman"/>
          <w:b/>
          <w:bCs/>
          <w:smallCaps/>
        </w:rPr>
        <w:t>participation  including</w:t>
      </w:r>
      <w:proofErr w:type="gramEnd"/>
      <w:r w:rsidRPr="009807EB">
        <w:rPr>
          <w:rFonts w:ascii="Times New Roman" w:eastAsia="Garamond" w:hAnsi="Times New Roman" w:cs="Times New Roman"/>
          <w:b/>
          <w:bCs/>
          <w:smallCaps/>
        </w:rPr>
        <w:t xml:space="preserve"> early reporting of symptoms, adherence to health advisories, vaccination, sanitation, and responsible </w:t>
      </w:r>
      <w:proofErr w:type="spellStart"/>
      <w:r w:rsidRPr="009807EB">
        <w:rPr>
          <w:rFonts w:ascii="Times New Roman" w:eastAsia="Garamond" w:hAnsi="Times New Roman" w:cs="Times New Roman"/>
          <w:b/>
          <w:bCs/>
          <w:smallCaps/>
        </w:rPr>
        <w:t>behavior</w:t>
      </w:r>
      <w:proofErr w:type="spellEnd"/>
      <w:r w:rsidRPr="009807EB">
        <w:rPr>
          <w:rFonts w:ascii="Times New Roman" w:eastAsia="Garamond" w:hAnsi="Times New Roman" w:cs="Times New Roman"/>
          <w:b/>
          <w:bCs/>
          <w:smallCaps/>
        </w:rPr>
        <w:t xml:space="preserve"> is the most important defence against any pandemic. Together, with preparedness and collective responsibility, </w:t>
      </w:r>
      <w:proofErr w:type="spellStart"/>
      <w:r w:rsidRPr="009807EB">
        <w:rPr>
          <w:rFonts w:ascii="Times New Roman" w:eastAsia="Garamond" w:hAnsi="Times New Roman" w:cs="Times New Roman"/>
          <w:b/>
          <w:bCs/>
          <w:smallCaps/>
        </w:rPr>
        <w:t>Muthukulam</w:t>
      </w:r>
      <w:proofErr w:type="spellEnd"/>
      <w:r w:rsidRPr="009807EB">
        <w:rPr>
          <w:rFonts w:ascii="Times New Roman" w:eastAsia="Garamond" w:hAnsi="Times New Roman" w:cs="Times New Roman"/>
          <w:b/>
          <w:bCs/>
          <w:smallCaps/>
        </w:rPr>
        <w:t xml:space="preserve"> Block can prevent outbreaks, reduce suffering, and protect lives.</w:t>
      </w:r>
    </w:p>
    <w:p w14:paraId="4A281E1C" w14:textId="77777777" w:rsidR="006463CD" w:rsidRPr="009807EB" w:rsidRDefault="006463CD">
      <w:pPr>
        <w:spacing w:before="240" w:after="240" w:line="278" w:lineRule="auto"/>
        <w:rPr>
          <w:rFonts w:ascii="Times New Roman" w:eastAsia="Garamond" w:hAnsi="Times New Roman" w:cs="Times New Roman"/>
          <w:b/>
          <w:bCs/>
          <w:smallCaps/>
        </w:rPr>
      </w:pPr>
    </w:p>
    <w:p w14:paraId="0017F9E2" w14:textId="77777777" w:rsidR="006463CD" w:rsidRPr="009807EB" w:rsidRDefault="006463CD">
      <w:pPr>
        <w:spacing w:before="240" w:after="240" w:line="278" w:lineRule="auto"/>
        <w:rPr>
          <w:rFonts w:ascii="Times New Roman" w:eastAsia="Garamond" w:hAnsi="Times New Roman" w:cs="Times New Roman"/>
          <w:b/>
          <w:bCs/>
          <w:smallCaps/>
          <w:sz w:val="32"/>
          <w:szCs w:val="32"/>
        </w:rPr>
      </w:pPr>
    </w:p>
    <w:p w14:paraId="32DA012F" w14:textId="77777777" w:rsidR="006463CD" w:rsidRPr="009807EB" w:rsidRDefault="006463CD">
      <w:pPr>
        <w:spacing w:before="240" w:after="240" w:line="278" w:lineRule="auto"/>
        <w:rPr>
          <w:rFonts w:ascii="Times New Roman" w:eastAsia="Garamond" w:hAnsi="Times New Roman" w:cs="Times New Roman"/>
          <w:b/>
          <w:bCs/>
          <w:smallCaps/>
          <w:color w:val="000000"/>
          <w:sz w:val="32"/>
          <w:szCs w:val="32"/>
          <w:u w:val="single"/>
        </w:rPr>
      </w:pPr>
    </w:p>
    <w:p w14:paraId="706C36BF" w14:textId="77777777" w:rsidR="006463CD" w:rsidRPr="009807EB" w:rsidRDefault="00E84D3F">
      <w:pPr>
        <w:spacing w:before="240" w:after="240" w:line="278" w:lineRule="auto"/>
        <w:rPr>
          <w:rFonts w:ascii="Times New Roman" w:eastAsia="Garamond" w:hAnsi="Times New Roman" w:cs="Times New Roman"/>
          <w:b/>
          <w:bCs/>
          <w:smallCaps/>
          <w:sz w:val="32"/>
          <w:szCs w:val="32"/>
          <w:u w:val="single"/>
        </w:rPr>
      </w:pPr>
      <w:r w:rsidRPr="009807EB">
        <w:rPr>
          <w:rFonts w:ascii="Times New Roman" w:eastAsia="Garamond" w:hAnsi="Times New Roman" w:cs="Times New Roman"/>
          <w:b/>
          <w:bCs/>
          <w:smallCaps/>
          <w:color w:val="000000"/>
          <w:sz w:val="32"/>
          <w:szCs w:val="32"/>
          <w:u w:val="single"/>
        </w:rPr>
        <w:lastRenderedPageBreak/>
        <w:t>MESSAGE FROM HEALTH STANDING COMMITTEE CHAIR</w:t>
      </w:r>
    </w:p>
    <w:p w14:paraId="027D4097" w14:textId="77777777" w:rsidR="006463CD" w:rsidRPr="009807EB" w:rsidRDefault="00E84D3F">
      <w:pPr>
        <w:spacing w:before="240" w:after="240" w:line="278" w:lineRule="auto"/>
        <w:rPr>
          <w:rFonts w:ascii="Times New Roman" w:eastAsia="Garamond" w:hAnsi="Times New Roman" w:cs="Times New Roman"/>
          <w:color w:val="000000"/>
        </w:rPr>
      </w:pPr>
      <w:r w:rsidRPr="009807EB">
        <w:rPr>
          <w:rFonts w:ascii="Times New Roman" w:eastAsia="Garamond" w:hAnsi="Times New Roman" w:cs="Times New Roman"/>
          <w:color w:val="000000"/>
        </w:rPr>
        <w:t xml:space="preserve">The </w:t>
      </w:r>
      <w:proofErr w:type="spellStart"/>
      <w:r w:rsidRPr="009807EB">
        <w:rPr>
          <w:rFonts w:ascii="Times New Roman" w:eastAsia="Garamond" w:hAnsi="Times New Roman" w:cs="Times New Roman"/>
          <w:color w:val="000000"/>
        </w:rPr>
        <w:t>Muthukulam</w:t>
      </w:r>
      <w:proofErr w:type="spellEnd"/>
      <w:r w:rsidRPr="009807EB">
        <w:rPr>
          <w:rFonts w:ascii="Times New Roman" w:eastAsia="Garamond" w:hAnsi="Times New Roman" w:cs="Times New Roman"/>
          <w:color w:val="000000"/>
        </w:rPr>
        <w:t xml:space="preserve"> Block Panchayat is committed to strengthening public health preparedness and protecting the well-being of all residents across our coastal and semi-urban communities. </w:t>
      </w:r>
      <w:proofErr w:type="spellStart"/>
      <w:r w:rsidRPr="009807EB">
        <w:rPr>
          <w:rFonts w:ascii="Times New Roman" w:eastAsia="Garamond" w:hAnsi="Times New Roman" w:cs="Times New Roman"/>
          <w:color w:val="000000"/>
        </w:rPr>
        <w:t>Muthukulam</w:t>
      </w:r>
      <w:proofErr w:type="spellEnd"/>
      <w:r w:rsidRPr="009807EB">
        <w:rPr>
          <w:rFonts w:ascii="Times New Roman" w:eastAsia="Garamond" w:hAnsi="Times New Roman" w:cs="Times New Roman"/>
          <w:color w:val="000000"/>
        </w:rPr>
        <w:t xml:space="preserve"> Health Block, covering panchayats such as </w:t>
      </w:r>
      <w:proofErr w:type="spellStart"/>
      <w:r w:rsidRPr="009807EB">
        <w:rPr>
          <w:rFonts w:ascii="Times New Roman" w:eastAsia="Garamond" w:hAnsi="Times New Roman" w:cs="Times New Roman"/>
          <w:color w:val="000000"/>
        </w:rPr>
        <w:t>Muthukulam</w:t>
      </w:r>
      <w:proofErr w:type="spellEnd"/>
      <w:r w:rsidRPr="009807EB">
        <w:rPr>
          <w:rFonts w:ascii="Times New Roman" w:eastAsia="Garamond" w:hAnsi="Times New Roman" w:cs="Times New Roman"/>
          <w:color w:val="000000"/>
        </w:rPr>
        <w:t xml:space="preserve">, </w:t>
      </w:r>
      <w:proofErr w:type="spellStart"/>
      <w:r w:rsidRPr="009807EB">
        <w:rPr>
          <w:rFonts w:ascii="Times New Roman" w:eastAsia="Garamond" w:hAnsi="Times New Roman" w:cs="Times New Roman"/>
          <w:color w:val="000000"/>
        </w:rPr>
        <w:t>Pathiyoor</w:t>
      </w:r>
      <w:proofErr w:type="spellEnd"/>
      <w:r w:rsidRPr="009807EB">
        <w:rPr>
          <w:rFonts w:ascii="Times New Roman" w:eastAsia="Garamond" w:hAnsi="Times New Roman" w:cs="Times New Roman"/>
          <w:color w:val="000000"/>
        </w:rPr>
        <w:t xml:space="preserve">, </w:t>
      </w:r>
      <w:proofErr w:type="spellStart"/>
      <w:r w:rsidRPr="009807EB">
        <w:rPr>
          <w:rFonts w:ascii="Times New Roman" w:eastAsia="Garamond" w:hAnsi="Times New Roman" w:cs="Times New Roman"/>
          <w:color w:val="000000"/>
        </w:rPr>
        <w:t>Cheppad</w:t>
      </w:r>
      <w:proofErr w:type="spellEnd"/>
      <w:r w:rsidRPr="009807EB">
        <w:rPr>
          <w:rFonts w:ascii="Times New Roman" w:eastAsia="Garamond" w:hAnsi="Times New Roman" w:cs="Times New Roman"/>
          <w:color w:val="000000"/>
        </w:rPr>
        <w:t xml:space="preserve">, </w:t>
      </w:r>
      <w:proofErr w:type="spellStart"/>
      <w:proofErr w:type="gramStart"/>
      <w:r w:rsidRPr="009807EB">
        <w:rPr>
          <w:rFonts w:ascii="Times New Roman" w:eastAsia="Garamond" w:hAnsi="Times New Roman" w:cs="Times New Roman"/>
          <w:color w:val="000000"/>
        </w:rPr>
        <w:t>Krishnapuram,Kandalloor</w:t>
      </w:r>
      <w:proofErr w:type="spellEnd"/>
      <w:proofErr w:type="gramEnd"/>
      <w:r w:rsidRPr="009807EB">
        <w:rPr>
          <w:rFonts w:ascii="Times New Roman" w:eastAsia="Garamond" w:hAnsi="Times New Roman" w:cs="Times New Roman"/>
          <w:color w:val="000000"/>
        </w:rPr>
        <w:t xml:space="preserve"> and </w:t>
      </w:r>
      <w:proofErr w:type="spellStart"/>
      <w:r w:rsidRPr="009807EB">
        <w:rPr>
          <w:rFonts w:ascii="Times New Roman" w:eastAsia="Garamond" w:hAnsi="Times New Roman" w:cs="Times New Roman"/>
          <w:color w:val="000000"/>
        </w:rPr>
        <w:t>Arattupuzha</w:t>
      </w:r>
      <w:proofErr w:type="spellEnd"/>
      <w:r w:rsidRPr="009807EB">
        <w:rPr>
          <w:rFonts w:ascii="Times New Roman" w:eastAsia="Garamond" w:hAnsi="Times New Roman" w:cs="Times New Roman"/>
          <w:color w:val="000000"/>
        </w:rPr>
        <w:t xml:space="preserve"> has a population that depends largely on fisheries, daily wage work and small-scale trade. Because of high population movement, coastal exposure, seasonal flooding, and the presence of elderly and vulnerable groups, our region </w:t>
      </w:r>
      <w:proofErr w:type="gramStart"/>
      <w:r w:rsidRPr="009807EB">
        <w:rPr>
          <w:rFonts w:ascii="Times New Roman" w:eastAsia="Garamond" w:hAnsi="Times New Roman" w:cs="Times New Roman"/>
          <w:color w:val="000000"/>
        </w:rPr>
        <w:t>is  susceptible</w:t>
      </w:r>
      <w:proofErr w:type="gramEnd"/>
      <w:r w:rsidRPr="009807EB">
        <w:rPr>
          <w:rFonts w:ascii="Times New Roman" w:eastAsia="Garamond" w:hAnsi="Times New Roman" w:cs="Times New Roman"/>
          <w:color w:val="000000"/>
        </w:rPr>
        <w:t xml:space="preserve"> to outbreaks of communicable diseases. Therefore, a well-structured Pandemic Preparedness Plan is essential to ensure early detection, rapid response, and uninterrupted essential health services.</w:t>
      </w:r>
    </w:p>
    <w:p w14:paraId="1A23966F" w14:textId="77777777" w:rsidR="006463CD" w:rsidRPr="009807EB" w:rsidRDefault="00E84D3F">
      <w:pPr>
        <w:pStyle w:val="Heading1"/>
        <w:spacing w:before="240" w:after="240"/>
        <w:rPr>
          <w:rFonts w:ascii="Times New Roman" w:eastAsia="Garamond" w:hAnsi="Times New Roman" w:cs="Times New Roman"/>
          <w:color w:val="000000"/>
          <w:sz w:val="24"/>
          <w:szCs w:val="24"/>
        </w:rPr>
      </w:pPr>
      <w:r w:rsidRPr="009807EB">
        <w:rPr>
          <w:rFonts w:ascii="Times New Roman" w:eastAsia="Garamond" w:hAnsi="Times New Roman" w:cs="Times New Roman"/>
          <w:color w:val="000000"/>
          <w:sz w:val="24"/>
          <w:szCs w:val="24"/>
        </w:rPr>
        <w:t xml:space="preserve">Through this plan, the Block Panchayat will coordinate closely with Primary Health Centres, Family Health Centres, the Taluk Hospital </w:t>
      </w:r>
      <w:proofErr w:type="gramStart"/>
      <w:r w:rsidRPr="009807EB">
        <w:rPr>
          <w:rFonts w:ascii="Times New Roman" w:eastAsia="Garamond" w:hAnsi="Times New Roman" w:cs="Times New Roman"/>
          <w:color w:val="000000"/>
          <w:sz w:val="24"/>
          <w:szCs w:val="24"/>
        </w:rPr>
        <w:t xml:space="preserve">at  </w:t>
      </w:r>
      <w:proofErr w:type="spellStart"/>
      <w:r w:rsidRPr="009807EB">
        <w:rPr>
          <w:rFonts w:ascii="Times New Roman" w:eastAsia="Garamond" w:hAnsi="Times New Roman" w:cs="Times New Roman"/>
          <w:color w:val="000000"/>
          <w:sz w:val="24"/>
          <w:szCs w:val="24"/>
        </w:rPr>
        <w:t>Kayamkulam</w:t>
      </w:r>
      <w:proofErr w:type="spellEnd"/>
      <w:proofErr w:type="gramEnd"/>
      <w:r w:rsidRPr="009807EB">
        <w:rPr>
          <w:rFonts w:ascii="Times New Roman" w:eastAsia="Garamond" w:hAnsi="Times New Roman" w:cs="Times New Roman"/>
          <w:color w:val="000000"/>
          <w:sz w:val="24"/>
          <w:szCs w:val="24"/>
        </w:rPr>
        <w:t>, ASHA workers, Anganwadi staff, and other frontline workers. Strengthening surveillance, reporting systems, quarantine and isolation arrangements, and availability of oxygen support and referral transport are key priorities. Special attention will be given to fishermen settlements, coastal wards, migrant workers and older persons so that no section of the community is left behind during a public health emergency.</w:t>
      </w:r>
    </w:p>
    <w:p w14:paraId="624ECEEE" w14:textId="77777777" w:rsidR="006463CD" w:rsidRPr="009807EB" w:rsidRDefault="00E84D3F">
      <w:pPr>
        <w:pStyle w:val="Heading1"/>
        <w:spacing w:before="240" w:after="240"/>
        <w:rPr>
          <w:rFonts w:ascii="Times New Roman" w:eastAsia="Garamond" w:hAnsi="Times New Roman" w:cs="Times New Roman"/>
          <w:color w:val="000000"/>
          <w:sz w:val="24"/>
          <w:szCs w:val="24"/>
        </w:rPr>
      </w:pPr>
      <w:r w:rsidRPr="009807EB">
        <w:rPr>
          <w:rFonts w:ascii="Times New Roman" w:eastAsia="Garamond" w:hAnsi="Times New Roman" w:cs="Times New Roman"/>
          <w:color w:val="000000"/>
          <w:sz w:val="24"/>
          <w:szCs w:val="24"/>
        </w:rPr>
        <w:t xml:space="preserve">I sincerely request the cooperation of ward members, health staff, community organizations, youth groups, and the </w:t>
      </w:r>
      <w:proofErr w:type="gramStart"/>
      <w:r w:rsidRPr="009807EB">
        <w:rPr>
          <w:rFonts w:ascii="Times New Roman" w:eastAsia="Garamond" w:hAnsi="Times New Roman" w:cs="Times New Roman"/>
          <w:color w:val="000000"/>
          <w:sz w:val="24"/>
          <w:szCs w:val="24"/>
        </w:rPr>
        <w:t>general public</w:t>
      </w:r>
      <w:proofErr w:type="gramEnd"/>
      <w:r w:rsidRPr="009807EB">
        <w:rPr>
          <w:rFonts w:ascii="Times New Roman" w:eastAsia="Garamond" w:hAnsi="Times New Roman" w:cs="Times New Roman"/>
          <w:color w:val="000000"/>
          <w:sz w:val="24"/>
          <w:szCs w:val="24"/>
        </w:rPr>
        <w:t xml:space="preserve">. Public </w:t>
      </w:r>
      <w:proofErr w:type="gramStart"/>
      <w:r w:rsidRPr="009807EB">
        <w:rPr>
          <w:rFonts w:ascii="Times New Roman" w:eastAsia="Garamond" w:hAnsi="Times New Roman" w:cs="Times New Roman"/>
          <w:color w:val="000000"/>
          <w:sz w:val="24"/>
          <w:szCs w:val="24"/>
        </w:rPr>
        <w:t>participation  including</w:t>
      </w:r>
      <w:proofErr w:type="gramEnd"/>
      <w:r w:rsidRPr="009807EB">
        <w:rPr>
          <w:rFonts w:ascii="Times New Roman" w:eastAsia="Garamond" w:hAnsi="Times New Roman" w:cs="Times New Roman"/>
          <w:color w:val="000000"/>
          <w:sz w:val="24"/>
          <w:szCs w:val="24"/>
        </w:rPr>
        <w:t xml:space="preserve"> early reporting of symptoms, adherence to health advisories, vaccination, sanitation, and responsible </w:t>
      </w:r>
      <w:proofErr w:type="spellStart"/>
      <w:r w:rsidRPr="009807EB">
        <w:rPr>
          <w:rFonts w:ascii="Times New Roman" w:eastAsia="Garamond" w:hAnsi="Times New Roman" w:cs="Times New Roman"/>
          <w:color w:val="000000"/>
          <w:sz w:val="24"/>
          <w:szCs w:val="24"/>
        </w:rPr>
        <w:t>behavior</w:t>
      </w:r>
      <w:proofErr w:type="spellEnd"/>
      <w:r w:rsidRPr="009807EB">
        <w:rPr>
          <w:rFonts w:ascii="Times New Roman" w:eastAsia="Garamond" w:hAnsi="Times New Roman" w:cs="Times New Roman"/>
          <w:color w:val="000000"/>
          <w:sz w:val="24"/>
          <w:szCs w:val="24"/>
        </w:rPr>
        <w:t xml:space="preserve"> is the most important defence against any pandemic. Together, with preparedness and collective responsibility, </w:t>
      </w:r>
      <w:proofErr w:type="spellStart"/>
      <w:r w:rsidRPr="009807EB">
        <w:rPr>
          <w:rFonts w:ascii="Times New Roman" w:eastAsia="Garamond" w:hAnsi="Times New Roman" w:cs="Times New Roman"/>
          <w:color w:val="000000"/>
          <w:sz w:val="24"/>
          <w:szCs w:val="24"/>
        </w:rPr>
        <w:t>Muthukulam</w:t>
      </w:r>
      <w:proofErr w:type="spellEnd"/>
      <w:r w:rsidRPr="009807EB">
        <w:rPr>
          <w:rFonts w:ascii="Times New Roman" w:eastAsia="Garamond" w:hAnsi="Times New Roman" w:cs="Times New Roman"/>
          <w:color w:val="000000"/>
          <w:sz w:val="24"/>
          <w:szCs w:val="24"/>
        </w:rPr>
        <w:t xml:space="preserve"> Block can prevent outbreaks, reduce suffering, and protect lives.</w:t>
      </w:r>
    </w:p>
    <w:p w14:paraId="0465708F" w14:textId="77777777" w:rsidR="006463CD" w:rsidRPr="009807EB" w:rsidRDefault="00E84D3F">
      <w:pPr>
        <w:pStyle w:val="Heading1"/>
        <w:spacing w:before="240" w:after="240"/>
        <w:rPr>
          <w:rFonts w:ascii="Times New Roman" w:eastAsia="Garamond" w:hAnsi="Times New Roman" w:cs="Times New Roman"/>
          <w:color w:val="000000"/>
          <w:sz w:val="24"/>
          <w:szCs w:val="24"/>
        </w:rPr>
      </w:pPr>
      <w:bookmarkStart w:id="0" w:name="_heading=h.lvkjs6rokz8l" w:colFirst="0" w:colLast="0"/>
      <w:bookmarkEnd w:id="0"/>
      <w:r w:rsidRPr="009807EB">
        <w:rPr>
          <w:rFonts w:ascii="Times New Roman" w:eastAsia="Garamond" w:hAnsi="Times New Roman" w:cs="Times New Roman"/>
          <w:color w:val="000000"/>
          <w:sz w:val="24"/>
          <w:szCs w:val="24"/>
        </w:rPr>
        <w:t xml:space="preserve"> </w:t>
      </w:r>
    </w:p>
    <w:p w14:paraId="429BC73C" w14:textId="77777777" w:rsidR="006463CD" w:rsidRPr="009807EB" w:rsidRDefault="00E84D3F">
      <w:pPr>
        <w:pStyle w:val="Heading1"/>
        <w:rPr>
          <w:rFonts w:ascii="Times New Roman" w:eastAsia="Garamond" w:hAnsi="Times New Roman" w:cs="Times New Roman"/>
          <w:color w:val="000000"/>
          <w:sz w:val="24"/>
          <w:szCs w:val="24"/>
        </w:rPr>
      </w:pPr>
      <w:bookmarkStart w:id="1" w:name="_heading=h.otf22bvp3puq" w:colFirst="0" w:colLast="0"/>
      <w:bookmarkEnd w:id="1"/>
      <w:r w:rsidRPr="009807EB">
        <w:rPr>
          <w:rFonts w:ascii="Times New Roman" w:eastAsia="Garamond" w:hAnsi="Times New Roman" w:cs="Times New Roman"/>
          <w:color w:val="000000"/>
          <w:sz w:val="24"/>
          <w:szCs w:val="24"/>
        </w:rPr>
        <w:t xml:space="preserve">                                     </w:t>
      </w:r>
    </w:p>
    <w:p w14:paraId="6D3725DB" w14:textId="77777777" w:rsidR="006463CD" w:rsidRPr="009807EB" w:rsidRDefault="006463CD">
      <w:pPr>
        <w:rPr>
          <w:rFonts w:ascii="Times New Roman" w:hAnsi="Times New Roman" w:cs="Times New Roman"/>
        </w:rPr>
      </w:pPr>
    </w:p>
    <w:p w14:paraId="77B43353" w14:textId="77777777" w:rsidR="006463CD" w:rsidRPr="009807EB" w:rsidRDefault="006463CD">
      <w:pPr>
        <w:spacing w:after="160" w:line="278" w:lineRule="auto"/>
        <w:jc w:val="left"/>
        <w:rPr>
          <w:rFonts w:ascii="Times New Roman" w:eastAsia="Garamond" w:hAnsi="Times New Roman" w:cs="Times New Roman"/>
          <w:sz w:val="16"/>
          <w:szCs w:val="16"/>
        </w:rPr>
      </w:pPr>
    </w:p>
    <w:p w14:paraId="5721DF3A" w14:textId="77777777" w:rsidR="006463CD" w:rsidRPr="009807EB" w:rsidRDefault="006463CD">
      <w:pPr>
        <w:spacing w:after="160" w:line="278" w:lineRule="auto"/>
        <w:jc w:val="left"/>
        <w:rPr>
          <w:rFonts w:ascii="Times New Roman" w:eastAsia="Garamond" w:hAnsi="Times New Roman" w:cs="Times New Roman"/>
          <w:sz w:val="16"/>
          <w:szCs w:val="16"/>
        </w:rPr>
      </w:pPr>
    </w:p>
    <w:p w14:paraId="497D9973" w14:textId="77777777" w:rsidR="006463CD" w:rsidRPr="009807EB" w:rsidRDefault="006463CD">
      <w:pPr>
        <w:spacing w:after="160" w:line="278" w:lineRule="auto"/>
        <w:jc w:val="left"/>
        <w:rPr>
          <w:rFonts w:ascii="Times New Roman" w:eastAsia="Garamond" w:hAnsi="Times New Roman" w:cs="Times New Roman"/>
          <w:sz w:val="16"/>
          <w:szCs w:val="16"/>
        </w:rPr>
      </w:pPr>
    </w:p>
    <w:p w14:paraId="7274A166" w14:textId="77777777" w:rsidR="006463CD" w:rsidRPr="009807EB" w:rsidRDefault="006463CD">
      <w:pPr>
        <w:spacing w:after="160" w:line="278" w:lineRule="auto"/>
        <w:jc w:val="left"/>
        <w:rPr>
          <w:rFonts w:ascii="Times New Roman" w:eastAsia="Garamond" w:hAnsi="Times New Roman" w:cs="Times New Roman"/>
          <w:sz w:val="16"/>
          <w:szCs w:val="16"/>
        </w:rPr>
      </w:pPr>
    </w:p>
    <w:p w14:paraId="7F60B0F9" w14:textId="77777777" w:rsidR="006463CD" w:rsidRPr="009807EB" w:rsidRDefault="006463CD">
      <w:pPr>
        <w:spacing w:after="160" w:line="278" w:lineRule="auto"/>
        <w:jc w:val="left"/>
        <w:rPr>
          <w:rFonts w:ascii="Times New Roman" w:eastAsia="Garamond" w:hAnsi="Times New Roman" w:cs="Times New Roman"/>
          <w:sz w:val="16"/>
          <w:szCs w:val="16"/>
        </w:rPr>
      </w:pPr>
    </w:p>
    <w:p w14:paraId="3B724874" w14:textId="77777777" w:rsidR="006463CD" w:rsidRPr="009807EB" w:rsidRDefault="00E84D3F">
      <w:pPr>
        <w:spacing w:after="160" w:line="278" w:lineRule="auto"/>
        <w:jc w:val="left"/>
        <w:rPr>
          <w:rFonts w:ascii="Times New Roman" w:eastAsia="Garamond" w:hAnsi="Times New Roman" w:cs="Times New Roman"/>
          <w:b/>
          <w:bCs/>
          <w:smallCaps/>
          <w:color w:val="000000"/>
          <w:sz w:val="32"/>
          <w:szCs w:val="32"/>
        </w:rPr>
      </w:pPr>
      <w:r w:rsidRPr="009807EB">
        <w:rPr>
          <w:rFonts w:ascii="Times New Roman" w:eastAsia="Garamond" w:hAnsi="Times New Roman" w:cs="Times New Roman"/>
          <w:sz w:val="16"/>
          <w:szCs w:val="16"/>
        </w:rPr>
        <w:lastRenderedPageBreak/>
        <w:t xml:space="preserve">                                                                                                                                                                                                                                                                                                                                                                                      </w:t>
      </w:r>
      <w:r w:rsidRPr="009807EB">
        <w:rPr>
          <w:rFonts w:ascii="Times New Roman" w:eastAsia="Garamond" w:hAnsi="Times New Roman" w:cs="Times New Roman"/>
          <w:b/>
          <w:bCs/>
          <w:smallCaps/>
          <w:sz w:val="32"/>
          <w:szCs w:val="32"/>
          <w:u w:val="single"/>
        </w:rPr>
        <w:t>MESSAGE FROM MEDICAL OFFICER</w:t>
      </w:r>
      <w:r w:rsidRPr="009807EB">
        <w:rPr>
          <w:rFonts w:ascii="Times New Roman" w:eastAsia="Garamond" w:hAnsi="Times New Roman" w:cs="Times New Roman"/>
          <w:b/>
          <w:bCs/>
          <w:smallCaps/>
          <w:sz w:val="32"/>
          <w:szCs w:val="32"/>
        </w:rPr>
        <w:t xml:space="preserve">                                          </w:t>
      </w:r>
      <w:r w:rsidRPr="009807EB">
        <w:rPr>
          <w:rFonts w:ascii="Times New Roman" w:eastAsia="Garamond" w:hAnsi="Times New Roman" w:cs="Times New Roman"/>
          <w:b/>
          <w:bCs/>
          <w:smallCaps/>
          <w:noProof/>
          <w:sz w:val="32"/>
          <w:szCs w:val="32"/>
        </w:rPr>
        <w:drawing>
          <wp:inline distT="114300" distB="114300" distL="114300" distR="114300" wp14:anchorId="4CAB343A" wp14:editId="5EFF6205">
            <wp:extent cx="1129030" cy="1436370"/>
            <wp:effectExtent l="0" t="0" r="0" b="0"/>
            <wp:docPr id="49" name="image6.jpg"/>
            <wp:cNvGraphicFramePr/>
            <a:graphic xmlns:a="http://schemas.openxmlformats.org/drawingml/2006/main">
              <a:graphicData uri="http://schemas.openxmlformats.org/drawingml/2006/picture">
                <pic:pic xmlns:pic="http://schemas.openxmlformats.org/drawingml/2006/picture">
                  <pic:nvPicPr>
                    <pic:cNvPr id="49" name="image6.jpg"/>
                    <pic:cNvPicPr preferRelativeResize="0"/>
                  </pic:nvPicPr>
                  <pic:blipFill>
                    <a:blip r:embed="rId10"/>
                    <a:srcRect/>
                    <a:stretch>
                      <a:fillRect/>
                    </a:stretch>
                  </pic:blipFill>
                  <pic:spPr>
                    <a:xfrm>
                      <a:off x="0" y="0"/>
                      <a:ext cx="1129509" cy="1436370"/>
                    </a:xfrm>
                    <a:prstGeom prst="rect">
                      <a:avLst/>
                    </a:prstGeom>
                  </pic:spPr>
                </pic:pic>
              </a:graphicData>
            </a:graphic>
          </wp:inline>
        </w:drawing>
      </w:r>
    </w:p>
    <w:p w14:paraId="2A5257B1" w14:textId="77777777" w:rsidR="006463CD" w:rsidRPr="009807EB" w:rsidRDefault="00E84D3F">
      <w:pPr>
        <w:rPr>
          <w:rFonts w:ascii="Times New Roman" w:eastAsia="Garamond" w:hAnsi="Times New Roman" w:cs="Times New Roman"/>
          <w:color w:val="000000"/>
          <w:sz w:val="16"/>
          <w:szCs w:val="16"/>
        </w:rPr>
      </w:pPr>
      <w:r w:rsidRPr="009807EB">
        <w:rPr>
          <w:rFonts w:ascii="Times New Roman" w:eastAsia="Garamond" w:hAnsi="Times New Roman" w:cs="Times New Roman"/>
          <w:sz w:val="16"/>
          <w:szCs w:val="16"/>
        </w:rPr>
        <w:t xml:space="preserve">    </w:t>
      </w:r>
    </w:p>
    <w:p w14:paraId="33FAFB11"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 xml:space="preserve">The COVID -19 pandemic   has created one of the most serious public health emergencies the </w:t>
      </w:r>
      <w:proofErr w:type="gramStart"/>
      <w:r w:rsidRPr="009807EB">
        <w:rPr>
          <w:rFonts w:ascii="Times New Roman" w:eastAsia="Garamond" w:hAnsi="Times New Roman" w:cs="Times New Roman"/>
        </w:rPr>
        <w:t>modern  world</w:t>
      </w:r>
      <w:proofErr w:type="gramEnd"/>
      <w:r w:rsidRPr="009807EB">
        <w:rPr>
          <w:rFonts w:ascii="Times New Roman" w:eastAsia="Garamond" w:hAnsi="Times New Roman" w:cs="Times New Roman"/>
        </w:rPr>
        <w:t xml:space="preserve"> has ever seen. Health   systems have faced infection diseases and epidemics in the </w:t>
      </w:r>
      <w:proofErr w:type="gramStart"/>
      <w:r w:rsidRPr="009807EB">
        <w:rPr>
          <w:rFonts w:ascii="Times New Roman" w:eastAsia="Garamond" w:hAnsi="Times New Roman" w:cs="Times New Roman"/>
        </w:rPr>
        <w:t>past ,but</w:t>
      </w:r>
      <w:proofErr w:type="gramEnd"/>
      <w:r w:rsidRPr="009807EB">
        <w:rPr>
          <w:rFonts w:ascii="Times New Roman" w:eastAsia="Garamond" w:hAnsi="Times New Roman" w:cs="Times New Roman"/>
        </w:rPr>
        <w:t xml:space="preserve"> have never faced a pandemic like COVID. With this in mind   NITI Ayog has appointed an expert group for a </w:t>
      </w:r>
      <w:proofErr w:type="gramStart"/>
      <w:r w:rsidRPr="009807EB">
        <w:rPr>
          <w:rFonts w:ascii="Times New Roman" w:eastAsia="Garamond" w:hAnsi="Times New Roman" w:cs="Times New Roman"/>
        </w:rPr>
        <w:t>framework  for</w:t>
      </w:r>
      <w:proofErr w:type="gramEnd"/>
      <w:r w:rsidRPr="009807EB">
        <w:rPr>
          <w:rFonts w:ascii="Times New Roman" w:eastAsia="Garamond" w:hAnsi="Times New Roman" w:cs="Times New Roman"/>
        </w:rPr>
        <w:t xml:space="preserve"> action for future pandemic preparedness and emergency response. A pandemic preparedness plan has been prepared at </w:t>
      </w:r>
      <w:proofErr w:type="spellStart"/>
      <w:r w:rsidRPr="009807EB">
        <w:rPr>
          <w:rFonts w:ascii="Times New Roman" w:eastAsia="Garamond" w:hAnsi="Times New Roman" w:cs="Times New Roman"/>
        </w:rPr>
        <w:t>Muthukulam</w:t>
      </w:r>
      <w:proofErr w:type="spellEnd"/>
      <w:r w:rsidRPr="009807EB">
        <w:rPr>
          <w:rFonts w:ascii="Times New Roman" w:eastAsia="Garamond" w:hAnsi="Times New Roman" w:cs="Times New Roman"/>
        </w:rPr>
        <w:t xml:space="preserve"> CHC based on the  guidelines of this group .According to this ,symptoms are detected early from the OP and in the field, and the surveillance and contact tracing of the said cases are  done properly .This way , it is possible to prevent the disease from going to the epidemic and pandemic levels.</w:t>
      </w:r>
    </w:p>
    <w:p w14:paraId="3E7E85E1" w14:textId="77777777" w:rsidR="006463CD" w:rsidRPr="009807EB" w:rsidRDefault="00E84D3F">
      <w:pPr>
        <w:spacing w:before="240" w:after="240"/>
        <w:rPr>
          <w:rFonts w:ascii="Times New Roman" w:eastAsia="Garamond" w:hAnsi="Times New Roman" w:cs="Times New Roman"/>
          <w:sz w:val="16"/>
          <w:szCs w:val="16"/>
        </w:rPr>
      </w:pPr>
      <w:r w:rsidRPr="009807EB">
        <w:rPr>
          <w:rFonts w:ascii="Times New Roman" w:eastAsia="Garamond" w:hAnsi="Times New Roman" w:cs="Times New Roman"/>
          <w:sz w:val="16"/>
          <w:szCs w:val="16"/>
        </w:rPr>
        <w:t xml:space="preserve"> </w:t>
      </w:r>
    </w:p>
    <w:p w14:paraId="16E2E640" w14:textId="77777777" w:rsidR="006463CD" w:rsidRPr="009807EB" w:rsidRDefault="00E84D3F">
      <w:pPr>
        <w:spacing w:before="240" w:after="240"/>
        <w:rPr>
          <w:rFonts w:ascii="Times New Roman" w:eastAsia="Garamond" w:hAnsi="Times New Roman" w:cs="Times New Roman"/>
          <w:sz w:val="16"/>
          <w:szCs w:val="16"/>
        </w:rPr>
      </w:pPr>
      <w:r w:rsidRPr="009807EB">
        <w:rPr>
          <w:rFonts w:ascii="Times New Roman" w:eastAsia="Garamond" w:hAnsi="Times New Roman" w:cs="Times New Roman"/>
          <w:sz w:val="16"/>
          <w:szCs w:val="16"/>
        </w:rPr>
        <w:t xml:space="preserve">                                                                                                                               </w:t>
      </w:r>
    </w:p>
    <w:p w14:paraId="19A7F31A" w14:textId="77777777" w:rsidR="006463CD" w:rsidRPr="009807EB" w:rsidRDefault="00E84D3F">
      <w:pPr>
        <w:spacing w:before="240" w:after="240"/>
        <w:rPr>
          <w:rFonts w:ascii="Times New Roman" w:eastAsia="Garamond" w:hAnsi="Times New Roman" w:cs="Times New Roman"/>
          <w:sz w:val="16"/>
          <w:szCs w:val="16"/>
        </w:rPr>
      </w:pPr>
      <w:r w:rsidRPr="009807EB">
        <w:rPr>
          <w:rFonts w:ascii="Times New Roman" w:eastAsia="Garamond" w:hAnsi="Times New Roman" w:cs="Times New Roman"/>
          <w:sz w:val="16"/>
          <w:szCs w:val="16"/>
        </w:rPr>
        <w:t xml:space="preserve">                                                                                                                                          </w:t>
      </w:r>
      <w:r w:rsidRPr="009807EB">
        <w:rPr>
          <w:rFonts w:ascii="Times New Roman" w:eastAsia="Garamond" w:hAnsi="Times New Roman" w:cs="Times New Roman"/>
          <w:noProof/>
          <w:sz w:val="16"/>
          <w:szCs w:val="16"/>
        </w:rPr>
        <w:drawing>
          <wp:inline distT="114300" distB="114300" distL="114300" distR="114300" wp14:anchorId="06604890" wp14:editId="36CC819F">
            <wp:extent cx="2133600" cy="785495"/>
            <wp:effectExtent l="0" t="0" r="0" b="0"/>
            <wp:docPr id="48" name="image1.png"/>
            <wp:cNvGraphicFramePr/>
            <a:graphic xmlns:a="http://schemas.openxmlformats.org/drawingml/2006/main">
              <a:graphicData uri="http://schemas.openxmlformats.org/drawingml/2006/picture">
                <pic:pic xmlns:pic="http://schemas.openxmlformats.org/drawingml/2006/picture">
                  <pic:nvPicPr>
                    <pic:cNvPr id="48" name="image1.png"/>
                    <pic:cNvPicPr preferRelativeResize="0"/>
                  </pic:nvPicPr>
                  <pic:blipFill>
                    <a:blip r:embed="rId11"/>
                    <a:srcRect/>
                    <a:stretch>
                      <a:fillRect/>
                    </a:stretch>
                  </pic:blipFill>
                  <pic:spPr>
                    <a:xfrm>
                      <a:off x="0" y="0"/>
                      <a:ext cx="2133600" cy="785654"/>
                    </a:xfrm>
                    <a:prstGeom prst="rect">
                      <a:avLst/>
                    </a:prstGeom>
                  </pic:spPr>
                </pic:pic>
              </a:graphicData>
            </a:graphic>
          </wp:inline>
        </w:drawing>
      </w:r>
      <w:r w:rsidRPr="009807EB">
        <w:rPr>
          <w:rFonts w:ascii="Times New Roman" w:eastAsia="Garamond" w:hAnsi="Times New Roman" w:cs="Times New Roman"/>
          <w:sz w:val="16"/>
          <w:szCs w:val="16"/>
        </w:rPr>
        <w:t xml:space="preserve">                                                              </w:t>
      </w:r>
    </w:p>
    <w:p w14:paraId="5B25FBB8" w14:textId="77777777" w:rsidR="006463CD" w:rsidRPr="009807EB" w:rsidRDefault="00E84D3F">
      <w:pPr>
        <w:spacing w:before="240" w:after="240"/>
        <w:rPr>
          <w:rFonts w:ascii="Times New Roman" w:eastAsia="Garamond" w:hAnsi="Times New Roman" w:cs="Times New Roman"/>
          <w:sz w:val="16"/>
          <w:szCs w:val="16"/>
        </w:rPr>
      </w:pPr>
      <w:r w:rsidRPr="009807EB">
        <w:rPr>
          <w:rFonts w:ascii="Times New Roman" w:eastAsia="Garamond" w:hAnsi="Times New Roman" w:cs="Times New Roman"/>
          <w:sz w:val="16"/>
          <w:szCs w:val="16"/>
        </w:rPr>
        <w:t xml:space="preserve">                                                                                                                 </w:t>
      </w:r>
    </w:p>
    <w:p w14:paraId="5B36A26D" w14:textId="77777777" w:rsidR="006463CD" w:rsidRPr="009807EB" w:rsidRDefault="00E84D3F">
      <w:pPr>
        <w:spacing w:before="240" w:after="240"/>
        <w:rPr>
          <w:rFonts w:ascii="Times New Roman" w:eastAsia="Garamond" w:hAnsi="Times New Roman" w:cs="Times New Roman"/>
          <w:b/>
          <w:bCs/>
          <w:sz w:val="16"/>
          <w:szCs w:val="16"/>
        </w:rPr>
      </w:pPr>
      <w:r w:rsidRPr="009807EB">
        <w:rPr>
          <w:rFonts w:ascii="Times New Roman" w:eastAsia="Garamond" w:hAnsi="Times New Roman" w:cs="Times New Roman"/>
          <w:b/>
          <w:bCs/>
          <w:sz w:val="16"/>
          <w:szCs w:val="16"/>
        </w:rPr>
        <w:t xml:space="preserve">                                                                                                                                                                                                       </w:t>
      </w:r>
      <w:proofErr w:type="spellStart"/>
      <w:proofErr w:type="gramStart"/>
      <w:r w:rsidRPr="009807EB">
        <w:rPr>
          <w:rFonts w:ascii="Times New Roman" w:eastAsia="Garamond" w:hAnsi="Times New Roman" w:cs="Times New Roman"/>
          <w:b/>
          <w:bCs/>
          <w:sz w:val="16"/>
          <w:szCs w:val="16"/>
        </w:rPr>
        <w:t>Dr.Sajeev</w:t>
      </w:r>
      <w:proofErr w:type="spellEnd"/>
      <w:proofErr w:type="gramEnd"/>
    </w:p>
    <w:p w14:paraId="5A020E9B" w14:textId="77777777" w:rsidR="006463CD" w:rsidRPr="009807EB" w:rsidRDefault="00E84D3F">
      <w:pPr>
        <w:spacing w:before="240" w:after="240"/>
        <w:rPr>
          <w:rFonts w:ascii="Times New Roman" w:eastAsia="Garamond" w:hAnsi="Times New Roman" w:cs="Times New Roman"/>
          <w:sz w:val="16"/>
          <w:szCs w:val="16"/>
        </w:rPr>
      </w:pPr>
      <w:r w:rsidRPr="009807EB">
        <w:rPr>
          <w:rFonts w:ascii="Times New Roman" w:eastAsia="Garamond" w:hAnsi="Times New Roman" w:cs="Times New Roman"/>
          <w:sz w:val="16"/>
          <w:szCs w:val="16"/>
        </w:rPr>
        <w:t xml:space="preserve">                                                                                                                                                                                     Block Medical Officer</w:t>
      </w:r>
    </w:p>
    <w:p w14:paraId="1BF73670" w14:textId="77777777" w:rsidR="006463CD" w:rsidRPr="009807EB" w:rsidRDefault="00E84D3F">
      <w:pPr>
        <w:spacing w:before="240" w:after="240"/>
        <w:rPr>
          <w:rFonts w:ascii="Times New Roman" w:eastAsia="Garamond" w:hAnsi="Times New Roman" w:cs="Times New Roman"/>
          <w:sz w:val="16"/>
          <w:szCs w:val="16"/>
        </w:rPr>
      </w:pPr>
      <w:r w:rsidRPr="009807EB">
        <w:rPr>
          <w:rFonts w:ascii="Times New Roman" w:eastAsia="Garamond" w:hAnsi="Times New Roman" w:cs="Times New Roman"/>
          <w:sz w:val="16"/>
          <w:szCs w:val="16"/>
        </w:rPr>
        <w:t xml:space="preserve">                                                                                                                                                        Community Health Centre -</w:t>
      </w:r>
      <w:proofErr w:type="spellStart"/>
      <w:r w:rsidRPr="009807EB">
        <w:rPr>
          <w:rFonts w:ascii="Times New Roman" w:eastAsia="Garamond" w:hAnsi="Times New Roman" w:cs="Times New Roman"/>
          <w:sz w:val="16"/>
          <w:szCs w:val="16"/>
        </w:rPr>
        <w:t>Muthukulam</w:t>
      </w:r>
      <w:proofErr w:type="spellEnd"/>
    </w:p>
    <w:p w14:paraId="75F03044" w14:textId="77777777" w:rsidR="006463CD" w:rsidRPr="009807EB" w:rsidRDefault="00E84D3F">
      <w:pPr>
        <w:spacing w:before="240" w:after="240"/>
        <w:rPr>
          <w:rFonts w:ascii="Times New Roman" w:eastAsia="Garamond" w:hAnsi="Times New Roman" w:cs="Times New Roman"/>
          <w:sz w:val="16"/>
          <w:szCs w:val="16"/>
        </w:rPr>
        <w:sectPr w:rsidR="006463CD" w:rsidRPr="009807EB">
          <w:headerReference w:type="default" r:id="rId12"/>
          <w:footerReference w:type="default" r:id="rId13"/>
          <w:pgSz w:w="11906" w:h="16838"/>
          <w:pgMar w:top="1440" w:right="1440" w:bottom="1440" w:left="1440" w:header="708" w:footer="708" w:gutter="0"/>
          <w:pgNumType w:start="1"/>
          <w:cols w:space="720"/>
        </w:sectPr>
      </w:pPr>
      <w:r w:rsidRPr="009807EB">
        <w:rPr>
          <w:rFonts w:ascii="Times New Roman" w:eastAsia="Garamond" w:hAnsi="Times New Roman" w:cs="Times New Roman"/>
          <w:sz w:val="16"/>
          <w:szCs w:val="16"/>
        </w:rPr>
        <w:t xml:space="preserve">                        </w:t>
      </w:r>
      <w:r w:rsidRPr="009807EB">
        <w:rPr>
          <w:rFonts w:ascii="Times New Roman" w:eastAsia="Garamond" w:hAnsi="Times New Roman" w:cs="Times New Roman"/>
          <w:sz w:val="16"/>
          <w:szCs w:val="16"/>
        </w:rPr>
        <w:tab/>
        <w:t xml:space="preserve">                                                                                                                      </w:t>
      </w:r>
      <w:proofErr w:type="spellStart"/>
      <w:proofErr w:type="gramStart"/>
      <w:r w:rsidRPr="009807EB">
        <w:rPr>
          <w:rFonts w:ascii="Times New Roman" w:eastAsia="Garamond" w:hAnsi="Times New Roman" w:cs="Times New Roman"/>
          <w:sz w:val="16"/>
          <w:szCs w:val="16"/>
        </w:rPr>
        <w:t>Muthukulam,Alappuzha</w:t>
      </w:r>
      <w:proofErr w:type="spellEnd"/>
      <w:proofErr w:type="gramEnd"/>
      <w:r w:rsidRPr="009807EB">
        <w:rPr>
          <w:rFonts w:ascii="Times New Roman" w:eastAsia="Garamond" w:hAnsi="Times New Roman" w:cs="Times New Roman"/>
          <w:sz w:val="16"/>
          <w:szCs w:val="16"/>
        </w:rPr>
        <w:t xml:space="preserve"> </w:t>
      </w:r>
      <w:proofErr w:type="gramStart"/>
      <w:r w:rsidRPr="009807EB">
        <w:rPr>
          <w:rFonts w:ascii="Times New Roman" w:eastAsia="Garamond" w:hAnsi="Times New Roman" w:cs="Times New Roman"/>
          <w:sz w:val="16"/>
          <w:szCs w:val="16"/>
        </w:rPr>
        <w:t>District ,Kerala</w:t>
      </w:r>
      <w:proofErr w:type="gramEnd"/>
      <w:r w:rsidRPr="009807EB">
        <w:rPr>
          <w:rFonts w:ascii="Times New Roman" w:eastAsia="Garamond" w:hAnsi="Times New Roman" w:cs="Times New Roman"/>
          <w:sz w:val="16"/>
          <w:szCs w:val="16"/>
        </w:rPr>
        <w:t xml:space="preserve">            </w:t>
      </w:r>
    </w:p>
    <w:p w14:paraId="1A7888C8" w14:textId="77777777" w:rsidR="006463CD" w:rsidRPr="009807EB" w:rsidRDefault="00E84D3F">
      <w:pPr>
        <w:keepNext/>
        <w:keepLines/>
        <w:tabs>
          <w:tab w:val="left" w:pos="3996"/>
          <w:tab w:val="left" w:pos="5724"/>
        </w:tabs>
        <w:spacing w:before="240" w:after="120" w:line="278" w:lineRule="auto"/>
        <w:jc w:val="center"/>
        <w:rPr>
          <w:rFonts w:ascii="Times New Roman" w:eastAsia="Garamond" w:hAnsi="Times New Roman" w:cs="Times New Roman"/>
          <w:b/>
          <w:bCs/>
          <w:smallCaps/>
          <w:color w:val="000000"/>
          <w:sz w:val="32"/>
          <w:szCs w:val="32"/>
        </w:rPr>
      </w:pPr>
      <w:r w:rsidRPr="009807EB">
        <w:rPr>
          <w:rFonts w:ascii="Times New Roman" w:eastAsia="Garamond" w:hAnsi="Times New Roman" w:cs="Times New Roman"/>
          <w:b/>
          <w:bCs/>
          <w:smallCaps/>
          <w:color w:val="000000"/>
          <w:sz w:val="32"/>
          <w:szCs w:val="32"/>
        </w:rPr>
        <w:lastRenderedPageBreak/>
        <w:t>EXECUTIVE SUMMARY</w:t>
      </w:r>
    </w:p>
    <w:p w14:paraId="1D241FAC" w14:textId="77777777" w:rsidR="006463CD" w:rsidRPr="009807EB" w:rsidRDefault="006463CD">
      <w:pPr>
        <w:keepNext/>
        <w:keepLines/>
        <w:tabs>
          <w:tab w:val="left" w:pos="3996"/>
          <w:tab w:val="left" w:pos="5724"/>
        </w:tabs>
        <w:spacing w:before="240" w:after="120" w:line="278" w:lineRule="auto"/>
        <w:jc w:val="center"/>
        <w:rPr>
          <w:rFonts w:ascii="Times New Roman" w:eastAsia="Garamond" w:hAnsi="Times New Roman" w:cs="Times New Roman"/>
          <w:b/>
          <w:bCs/>
          <w:smallCaps/>
          <w:sz w:val="32"/>
          <w:szCs w:val="32"/>
        </w:rPr>
      </w:pPr>
    </w:p>
    <w:p w14:paraId="0DDFDA1C" w14:textId="77777777" w:rsidR="006463CD" w:rsidRPr="009807EB" w:rsidRDefault="00E84D3F">
      <w:pPr>
        <w:shd w:val="clear" w:color="auto" w:fill="FFFFFF"/>
        <w:spacing w:before="240" w:after="240"/>
        <w:rPr>
          <w:rFonts w:ascii="Times New Roman" w:eastAsia="Garamond" w:hAnsi="Times New Roman" w:cs="Times New Roman"/>
        </w:rPr>
      </w:pPr>
      <w:r w:rsidRPr="009807EB">
        <w:rPr>
          <w:rFonts w:ascii="Times New Roman" w:eastAsia="Garamond" w:hAnsi="Times New Roman" w:cs="Times New Roman"/>
        </w:rPr>
        <w:t xml:space="preserve">Community Health Centre (CHC) functions as the Block </w:t>
      </w:r>
      <w:proofErr w:type="gramStart"/>
      <w:r w:rsidRPr="009807EB">
        <w:rPr>
          <w:rFonts w:ascii="Times New Roman" w:eastAsia="Garamond" w:hAnsi="Times New Roman" w:cs="Times New Roman"/>
        </w:rPr>
        <w:t>family  healthcare</w:t>
      </w:r>
      <w:proofErr w:type="gramEnd"/>
      <w:r w:rsidRPr="009807EB">
        <w:rPr>
          <w:rFonts w:ascii="Times New Roman" w:eastAsia="Garamond" w:hAnsi="Times New Roman" w:cs="Times New Roman"/>
        </w:rPr>
        <w:t xml:space="preserve"> institution serving the population of 25,100 </w:t>
      </w:r>
      <w:proofErr w:type="spellStart"/>
      <w:r w:rsidRPr="009807EB">
        <w:rPr>
          <w:rFonts w:ascii="Times New Roman" w:eastAsia="Garamond" w:hAnsi="Times New Roman" w:cs="Times New Roman"/>
        </w:rPr>
        <w:t>GramaPanchayath</w:t>
      </w:r>
      <w:proofErr w:type="spellEnd"/>
      <w:r w:rsidRPr="009807EB">
        <w:rPr>
          <w:rFonts w:ascii="Times New Roman" w:eastAsia="Garamond" w:hAnsi="Times New Roman" w:cs="Times New Roman"/>
        </w:rPr>
        <w:t>. The CHC plays a pivotal role in delivering comprehensive, accessible, and affordable healthcare services, with a strong focus on preventive, promotive, curative, and rehabilitative care in accordance with national and state health programmes.</w:t>
      </w:r>
    </w:p>
    <w:p w14:paraId="5FBF28BB" w14:textId="77777777" w:rsidR="006463CD" w:rsidRPr="009807EB" w:rsidRDefault="00E84D3F">
      <w:pPr>
        <w:shd w:val="clear" w:color="auto" w:fill="FFFFFF"/>
        <w:spacing w:before="240" w:after="240"/>
        <w:rPr>
          <w:rFonts w:ascii="Times New Roman" w:eastAsia="Garamond" w:hAnsi="Times New Roman" w:cs="Times New Roman"/>
        </w:rPr>
      </w:pPr>
      <w:r w:rsidRPr="009807EB">
        <w:rPr>
          <w:rFonts w:ascii="Times New Roman" w:eastAsia="Garamond" w:hAnsi="Times New Roman" w:cs="Times New Roman"/>
        </w:rPr>
        <w:t>The CHC caters to a predominantly rural population, addressing key public health priorities such as maternal and child health, communicable and non-communicable disease control, immunization, family welfare, adolescent health, and geriatric care. Regular outpatient services, home-based care through field health staff, and outreach activities ensure healthcare coverage even in geographically challenging areas. The institution actively implements national health missions, including the National Health Mission (NHM), National Tuberculosis Elimination Programme, National Programme for Prevention and Control of Cancer, Diabetes, Cardiovascular Diseases and Stroke (NPCDCS), and other disease surveillance initiatives.</w:t>
      </w:r>
    </w:p>
    <w:p w14:paraId="438A6F7E" w14:textId="77777777" w:rsidR="006463CD" w:rsidRPr="009807EB" w:rsidRDefault="00E84D3F">
      <w:pPr>
        <w:shd w:val="clear" w:color="auto" w:fill="FFFFFF"/>
        <w:spacing w:before="240" w:after="240"/>
        <w:rPr>
          <w:rFonts w:ascii="Times New Roman" w:eastAsia="Garamond" w:hAnsi="Times New Roman" w:cs="Times New Roman"/>
        </w:rPr>
      </w:pPr>
      <w:proofErr w:type="spellStart"/>
      <w:proofErr w:type="gramStart"/>
      <w:r w:rsidRPr="009807EB">
        <w:rPr>
          <w:rFonts w:ascii="Times New Roman" w:eastAsia="Garamond" w:hAnsi="Times New Roman" w:cs="Times New Roman"/>
        </w:rPr>
        <w:t>Muthukulam</w:t>
      </w:r>
      <w:proofErr w:type="spellEnd"/>
      <w:r w:rsidRPr="009807EB">
        <w:rPr>
          <w:rFonts w:ascii="Times New Roman" w:eastAsia="Garamond" w:hAnsi="Times New Roman" w:cs="Times New Roman"/>
        </w:rPr>
        <w:t xml:space="preserve">  CHC</w:t>
      </w:r>
      <w:proofErr w:type="gramEnd"/>
      <w:r w:rsidRPr="009807EB">
        <w:rPr>
          <w:rFonts w:ascii="Times New Roman" w:eastAsia="Garamond" w:hAnsi="Times New Roman" w:cs="Times New Roman"/>
        </w:rPr>
        <w:t xml:space="preserve"> works in close coordination with </w:t>
      </w:r>
      <w:proofErr w:type="spellStart"/>
      <w:r w:rsidRPr="009807EB">
        <w:rPr>
          <w:rFonts w:ascii="Times New Roman" w:eastAsia="Garamond" w:hAnsi="Times New Roman" w:cs="Times New Roman"/>
        </w:rPr>
        <w:t>theMuthukulamGramaPanchayath</w:t>
      </w:r>
      <w:proofErr w:type="spellEnd"/>
      <w:r w:rsidRPr="009807EB">
        <w:rPr>
          <w:rFonts w:ascii="Times New Roman" w:eastAsia="Garamond" w:hAnsi="Times New Roman" w:cs="Times New Roman"/>
        </w:rPr>
        <w:t>, ASHA workers, Anganwadi centres, schools, and community-based organizations to strengthen community participation and improve health awareness. Emphasis is placed on early detection, timely referral, health education, and lifestyle modification to reduce disease burden and improve overall health outcomes.</w:t>
      </w:r>
    </w:p>
    <w:p w14:paraId="30E3FB48" w14:textId="77777777" w:rsidR="006463CD" w:rsidRPr="009807EB" w:rsidRDefault="00E84D3F">
      <w:pPr>
        <w:shd w:val="clear" w:color="auto" w:fill="FFFFFF"/>
        <w:spacing w:before="240" w:after="240"/>
        <w:rPr>
          <w:rFonts w:ascii="Times New Roman" w:eastAsia="Garamond" w:hAnsi="Times New Roman" w:cs="Times New Roman"/>
        </w:rPr>
      </w:pPr>
      <w:r w:rsidRPr="009807EB">
        <w:rPr>
          <w:rFonts w:ascii="Times New Roman" w:eastAsia="Garamond" w:hAnsi="Times New Roman" w:cs="Times New Roman"/>
        </w:rPr>
        <w:t>Despite constraints related to infrastructure, manpower, and increasing service demand, the CHC continues to enhance service delivery through effective planning, data-driven decision-making, and community engagement. Strengthening facilities, upgrading digital health systems, and expanding preventive services remain key focus areas for future development.</w:t>
      </w:r>
    </w:p>
    <w:p w14:paraId="352BD013" w14:textId="77777777" w:rsidR="006463CD" w:rsidRPr="009807EB" w:rsidRDefault="00E84D3F">
      <w:pPr>
        <w:shd w:val="clear" w:color="auto" w:fill="FFFFFF"/>
        <w:spacing w:before="240" w:after="240"/>
        <w:rPr>
          <w:rFonts w:ascii="Times New Roman" w:eastAsia="Garamond" w:hAnsi="Times New Roman" w:cs="Times New Roman"/>
        </w:rPr>
      </w:pPr>
      <w:r w:rsidRPr="009807EB">
        <w:rPr>
          <w:rFonts w:ascii="Times New Roman" w:eastAsia="Garamond" w:hAnsi="Times New Roman" w:cs="Times New Roman"/>
        </w:rPr>
        <w:t xml:space="preserve">Overall, </w:t>
      </w:r>
      <w:proofErr w:type="spellStart"/>
      <w:r w:rsidRPr="009807EB">
        <w:rPr>
          <w:rFonts w:ascii="Times New Roman" w:eastAsia="Garamond" w:hAnsi="Times New Roman" w:cs="Times New Roman"/>
        </w:rPr>
        <w:t>MuthukulamFamily</w:t>
      </w:r>
      <w:proofErr w:type="spellEnd"/>
      <w:r w:rsidRPr="009807EB">
        <w:rPr>
          <w:rFonts w:ascii="Times New Roman" w:eastAsia="Garamond" w:hAnsi="Times New Roman" w:cs="Times New Roman"/>
        </w:rPr>
        <w:t xml:space="preserve"> Health Centre stands as a vital institution in safeguarding public health and improving the quality of life of the residents of </w:t>
      </w:r>
      <w:proofErr w:type="spellStart"/>
      <w:r w:rsidRPr="009807EB">
        <w:rPr>
          <w:rFonts w:ascii="Times New Roman" w:eastAsia="Garamond" w:hAnsi="Times New Roman" w:cs="Times New Roman"/>
        </w:rPr>
        <w:t>MuthukulamGramaPanchayath</w:t>
      </w:r>
      <w:proofErr w:type="spellEnd"/>
      <w:r w:rsidRPr="009807EB">
        <w:rPr>
          <w:rFonts w:ascii="Times New Roman" w:eastAsia="Garamond" w:hAnsi="Times New Roman" w:cs="Times New Roman"/>
        </w:rPr>
        <w:t>.</w:t>
      </w:r>
    </w:p>
    <w:p w14:paraId="6CDA375A" w14:textId="77777777" w:rsidR="006463CD" w:rsidRPr="009807EB" w:rsidRDefault="006463CD">
      <w:pPr>
        <w:spacing w:before="240" w:after="240"/>
        <w:rPr>
          <w:rFonts w:ascii="Times New Roman" w:eastAsia="Garamond" w:hAnsi="Times New Roman" w:cs="Times New Roman"/>
          <w:color w:val="FFFF00"/>
        </w:rPr>
        <w:sectPr w:rsidR="006463CD" w:rsidRPr="009807EB">
          <w:pgSz w:w="11906" w:h="16838"/>
          <w:pgMar w:top="1440" w:right="1440" w:bottom="1440" w:left="1440" w:header="708" w:footer="708" w:gutter="0"/>
          <w:cols w:space="720"/>
        </w:sectPr>
      </w:pPr>
    </w:p>
    <w:p w14:paraId="0A8A585B" w14:textId="77777777" w:rsidR="006463CD" w:rsidRPr="009807EB" w:rsidRDefault="006463CD">
      <w:pPr>
        <w:ind w:left="1440"/>
        <w:rPr>
          <w:rFonts w:ascii="Times New Roman" w:eastAsia="Garamond" w:hAnsi="Times New Roman" w:cs="Times New Roman"/>
          <w:color w:val="000000"/>
        </w:rPr>
      </w:pPr>
    </w:p>
    <w:p w14:paraId="786C5AD2" w14:textId="77777777" w:rsidR="006463CD" w:rsidRPr="009807EB" w:rsidRDefault="00E84D3F">
      <w:pPr>
        <w:jc w:val="center"/>
        <w:rPr>
          <w:rFonts w:ascii="Times New Roman" w:eastAsia="Garamond" w:hAnsi="Times New Roman" w:cs="Times New Roman"/>
          <w:b/>
          <w:bCs/>
          <w:smallCaps/>
          <w:color w:val="000000"/>
          <w:sz w:val="32"/>
          <w:szCs w:val="32"/>
        </w:rPr>
      </w:pPr>
      <w:r w:rsidRPr="009807EB">
        <w:rPr>
          <w:rFonts w:ascii="Times New Roman" w:eastAsia="Garamond" w:hAnsi="Times New Roman" w:cs="Times New Roman"/>
          <w:b/>
          <w:bCs/>
          <w:smallCaps/>
          <w:color w:val="000000"/>
          <w:sz w:val="32"/>
          <w:szCs w:val="32"/>
        </w:rPr>
        <w:t>LIST OF ABBREVIATIONS</w:t>
      </w:r>
    </w:p>
    <w:p w14:paraId="6FE51A3B" w14:textId="77777777" w:rsidR="006463CD" w:rsidRPr="009807EB" w:rsidRDefault="006463CD">
      <w:pPr>
        <w:spacing w:after="160" w:line="278" w:lineRule="auto"/>
        <w:rPr>
          <w:rFonts w:ascii="Times New Roman" w:eastAsia="Garamond" w:hAnsi="Times New Roman" w:cs="Times New Roman"/>
          <w:b/>
          <w:bCs/>
          <w:smallCaps/>
          <w:sz w:val="32"/>
          <w:szCs w:val="32"/>
        </w:rPr>
      </w:pPr>
    </w:p>
    <w:tbl>
      <w:tblPr>
        <w:tblStyle w:val="Style244"/>
        <w:tblW w:w="9191" w:type="dxa"/>
        <w:tblLayout w:type="fixed"/>
        <w:tblLook w:val="04A0" w:firstRow="1" w:lastRow="0" w:firstColumn="1" w:lastColumn="0" w:noHBand="0" w:noVBand="1"/>
      </w:tblPr>
      <w:tblGrid>
        <w:gridCol w:w="2009"/>
        <w:gridCol w:w="7182"/>
      </w:tblGrid>
      <w:tr w:rsidR="006463CD" w:rsidRPr="009807EB" w14:paraId="0D9337B7" w14:textId="77777777">
        <w:trPr>
          <w:trHeight w:val="825"/>
        </w:trPr>
        <w:tc>
          <w:tcPr>
            <w:tcW w:w="200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2C31A9"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LSGD/LSGD</w:t>
            </w:r>
          </w:p>
        </w:tc>
        <w:tc>
          <w:tcPr>
            <w:tcW w:w="718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79ED59"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Local Self Government Department / Local Self Government Institution</w:t>
            </w:r>
          </w:p>
        </w:tc>
      </w:tr>
      <w:tr w:rsidR="006463CD" w:rsidRPr="009807EB" w14:paraId="0A070A38" w14:textId="77777777">
        <w:trPr>
          <w:trHeight w:val="49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D2CCA"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BFHC</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513C1BE5"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Block Family Health Centre</w:t>
            </w:r>
          </w:p>
        </w:tc>
      </w:tr>
      <w:tr w:rsidR="006463CD" w:rsidRPr="009807EB" w14:paraId="38A2098E" w14:textId="77777777">
        <w:trPr>
          <w:trHeight w:val="49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1FBAA5"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CHC</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1B481D8A"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Community Health Centre</w:t>
            </w:r>
          </w:p>
        </w:tc>
      </w:tr>
      <w:tr w:rsidR="006463CD" w:rsidRPr="009807EB" w14:paraId="71521463" w14:textId="77777777">
        <w:trPr>
          <w:trHeight w:val="49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555EEF"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BMO</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5527C233"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Block Medical Officer</w:t>
            </w:r>
          </w:p>
        </w:tc>
      </w:tr>
      <w:tr w:rsidR="006463CD" w:rsidRPr="009807EB" w14:paraId="05C7B159" w14:textId="77777777">
        <w:trPr>
          <w:trHeight w:val="49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E50F73"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IDSP</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128EA7CA" w14:textId="77777777" w:rsidR="006463CD" w:rsidRPr="009807EB" w:rsidRDefault="00E84D3F">
            <w:pPr>
              <w:spacing w:before="240" w:after="16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Integrated Disease Surveillance Programme</w:t>
            </w:r>
          </w:p>
        </w:tc>
      </w:tr>
      <w:tr w:rsidR="006463CD" w:rsidRPr="009807EB" w14:paraId="1B13B366" w14:textId="77777777">
        <w:trPr>
          <w:trHeight w:val="73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EB6950"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NDMA</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5A3414ED"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National Disaster Management Authority</w:t>
            </w:r>
          </w:p>
        </w:tc>
      </w:tr>
      <w:tr w:rsidR="006463CD" w:rsidRPr="009807EB" w14:paraId="6D57E488" w14:textId="77777777">
        <w:trPr>
          <w:trHeight w:val="73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D607BA"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PPE</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76F342D5"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Personal Protective Equipment</w:t>
            </w:r>
          </w:p>
        </w:tc>
      </w:tr>
      <w:tr w:rsidR="006463CD" w:rsidRPr="009807EB" w14:paraId="1A2D066F" w14:textId="77777777">
        <w:trPr>
          <w:trHeight w:val="73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E718AF"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ICMR</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3FAAE557"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Indian Council of Medical Research</w:t>
            </w:r>
          </w:p>
        </w:tc>
      </w:tr>
      <w:tr w:rsidR="006463CD" w:rsidRPr="009807EB" w14:paraId="5A3F1BE8" w14:textId="77777777">
        <w:trPr>
          <w:trHeight w:val="73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5CA345"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CD</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18F06AD5"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Communicable Diseases</w:t>
            </w:r>
          </w:p>
        </w:tc>
      </w:tr>
      <w:tr w:rsidR="006463CD" w:rsidRPr="009807EB" w14:paraId="69E84A7E" w14:textId="77777777">
        <w:trPr>
          <w:trHeight w:val="735"/>
        </w:trPr>
        <w:tc>
          <w:tcPr>
            <w:tcW w:w="2009"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1E8BC4"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NCD</w:t>
            </w:r>
          </w:p>
        </w:tc>
        <w:tc>
          <w:tcPr>
            <w:tcW w:w="7182" w:type="dxa"/>
            <w:tcBorders>
              <w:top w:val="nil"/>
              <w:left w:val="nil"/>
              <w:bottom w:val="single" w:sz="6" w:space="0" w:color="000000"/>
              <w:right w:val="single" w:sz="6" w:space="0" w:color="000000"/>
            </w:tcBorders>
            <w:tcMar>
              <w:top w:w="0" w:type="dxa"/>
              <w:left w:w="100" w:type="dxa"/>
              <w:bottom w:w="0" w:type="dxa"/>
              <w:right w:w="100" w:type="dxa"/>
            </w:tcMar>
          </w:tcPr>
          <w:p w14:paraId="28E4BB0A" w14:textId="77777777" w:rsidR="006463CD" w:rsidRPr="009807EB" w:rsidRDefault="00E84D3F">
            <w:pPr>
              <w:spacing w:before="240" w:after="160" w:line="278" w:lineRule="auto"/>
              <w:ind w:left="-100"/>
              <w:jc w:val="center"/>
              <w:rPr>
                <w:rFonts w:ascii="Times New Roman" w:eastAsia="Garamond" w:hAnsi="Times New Roman" w:cs="Times New Roman"/>
                <w:b/>
                <w:bCs/>
                <w:smallCaps/>
                <w:sz w:val="20"/>
                <w:szCs w:val="20"/>
              </w:rPr>
            </w:pPr>
            <w:r w:rsidRPr="009807EB">
              <w:rPr>
                <w:rFonts w:ascii="Times New Roman" w:eastAsia="Garamond" w:hAnsi="Times New Roman" w:cs="Times New Roman"/>
                <w:b/>
                <w:bCs/>
                <w:smallCaps/>
                <w:sz w:val="20"/>
                <w:szCs w:val="20"/>
              </w:rPr>
              <w:t>NON-</w:t>
            </w:r>
            <w:proofErr w:type="gramStart"/>
            <w:r w:rsidRPr="009807EB">
              <w:rPr>
                <w:rFonts w:ascii="Times New Roman" w:eastAsia="Garamond" w:hAnsi="Times New Roman" w:cs="Times New Roman"/>
                <w:b/>
                <w:bCs/>
                <w:smallCaps/>
                <w:sz w:val="20"/>
                <w:szCs w:val="20"/>
              </w:rPr>
              <w:t>COMMUNICABLE  Diseases</w:t>
            </w:r>
            <w:proofErr w:type="gramEnd"/>
          </w:p>
        </w:tc>
      </w:tr>
    </w:tbl>
    <w:p w14:paraId="0F7EB824" w14:textId="77777777" w:rsidR="006463CD" w:rsidRPr="009807EB" w:rsidRDefault="006463CD">
      <w:pPr>
        <w:spacing w:after="160" w:line="278" w:lineRule="auto"/>
        <w:rPr>
          <w:rFonts w:ascii="Times New Roman" w:eastAsia="Garamond" w:hAnsi="Times New Roman" w:cs="Times New Roman"/>
          <w:b/>
          <w:bCs/>
          <w:smallCaps/>
          <w:color w:val="000000"/>
          <w:sz w:val="32"/>
          <w:szCs w:val="32"/>
        </w:rPr>
      </w:pPr>
    </w:p>
    <w:p w14:paraId="0B6AF3EE" w14:textId="77777777" w:rsidR="006463CD" w:rsidRPr="009807EB" w:rsidRDefault="00E84D3F">
      <w:pPr>
        <w:spacing w:after="160" w:line="278" w:lineRule="auto"/>
        <w:rPr>
          <w:rFonts w:ascii="Times New Roman" w:eastAsia="Garamond" w:hAnsi="Times New Roman" w:cs="Times New Roman"/>
          <w:b/>
          <w:bCs/>
          <w:smallCaps/>
          <w:color w:val="000000"/>
          <w:sz w:val="16"/>
          <w:szCs w:val="16"/>
        </w:rPr>
      </w:pPr>
      <w:r w:rsidRPr="009807EB">
        <w:rPr>
          <w:rFonts w:ascii="Times New Roman" w:hAnsi="Times New Roman" w:cs="Times New Roman"/>
        </w:rPr>
        <w:br w:type="page"/>
      </w:r>
    </w:p>
    <w:p w14:paraId="211CA371" w14:textId="77777777" w:rsidR="006463CD" w:rsidRPr="009807EB" w:rsidRDefault="006463CD">
      <w:pPr>
        <w:spacing w:after="160" w:line="278" w:lineRule="auto"/>
        <w:rPr>
          <w:rFonts w:ascii="Times New Roman" w:eastAsia="Garamond" w:hAnsi="Times New Roman" w:cs="Times New Roman"/>
          <w:b/>
          <w:bCs/>
          <w:smallCaps/>
          <w:color w:val="000000"/>
          <w:sz w:val="32"/>
          <w:szCs w:val="32"/>
        </w:rPr>
      </w:pPr>
    </w:p>
    <w:p w14:paraId="62B6DF72" w14:textId="77777777" w:rsidR="006463CD" w:rsidRPr="009807EB" w:rsidRDefault="00E84D3F">
      <w:pPr>
        <w:jc w:val="center"/>
        <w:rPr>
          <w:rFonts w:ascii="Times New Roman" w:eastAsia="Garamond" w:hAnsi="Times New Roman" w:cs="Times New Roman"/>
          <w:b/>
          <w:bCs/>
          <w:smallCaps/>
          <w:color w:val="000000"/>
        </w:rPr>
      </w:pPr>
      <w:r w:rsidRPr="009807EB">
        <w:rPr>
          <w:rFonts w:ascii="Times New Roman" w:eastAsia="Garamond" w:hAnsi="Times New Roman" w:cs="Times New Roman"/>
          <w:b/>
          <w:bCs/>
          <w:smallCaps/>
          <w:color w:val="000000"/>
        </w:rPr>
        <w:t>TABLE OF CONTENTS</w:t>
      </w:r>
    </w:p>
    <w:p w14:paraId="1CA6F780" w14:textId="77777777" w:rsidR="006463CD" w:rsidRPr="009807EB" w:rsidRDefault="006463CD">
      <w:pPr>
        <w:jc w:val="center"/>
        <w:rPr>
          <w:rFonts w:ascii="Times New Roman" w:eastAsia="Garamond" w:hAnsi="Times New Roman" w:cs="Times New Roman"/>
          <w:b/>
          <w:bCs/>
          <w:smallCaps/>
          <w:color w:val="000000"/>
          <w:sz w:val="32"/>
          <w:szCs w:val="32"/>
        </w:rPr>
      </w:pPr>
    </w:p>
    <w:sdt>
      <w:sdtPr>
        <w:rPr>
          <w:rFonts w:ascii="Times New Roman" w:hAnsi="Times New Roman" w:cs="Times New Roman"/>
        </w:rPr>
        <w:id w:val="1022483718"/>
        <w:docPartObj>
          <w:docPartGallery w:val="Table of Contents"/>
          <w:docPartUnique/>
        </w:docPartObj>
      </w:sdtPr>
      <w:sdtEndPr/>
      <w:sdtContent>
        <w:p w14:paraId="4C71B03B" w14:textId="77777777" w:rsidR="006463CD" w:rsidRPr="009807EB" w:rsidRDefault="00E84D3F">
          <w:pPr>
            <w:tabs>
              <w:tab w:val="right" w:pos="9016"/>
            </w:tabs>
            <w:spacing w:after="100"/>
            <w:rPr>
              <w:rFonts w:ascii="Times New Roman" w:hAnsi="Times New Roman" w:cs="Times New Roman"/>
              <w:color w:val="000000"/>
              <w:sz w:val="16"/>
              <w:szCs w:val="16"/>
            </w:rPr>
          </w:pPr>
          <w:r w:rsidRPr="009807EB">
            <w:rPr>
              <w:rFonts w:ascii="Times New Roman" w:hAnsi="Times New Roman" w:cs="Times New Roman"/>
            </w:rPr>
            <w:fldChar w:fldCharType="begin"/>
          </w:r>
          <w:r w:rsidRPr="009807EB">
            <w:rPr>
              <w:rFonts w:ascii="Times New Roman" w:hAnsi="Times New Roman" w:cs="Times New Roman"/>
            </w:rPr>
            <w:instrText xml:space="preserve"> TOC \h \u \z \t "Heading 1,1,Heading 2,2,Heading 5,5,Heading 6,6,"</w:instrText>
          </w:r>
          <w:r w:rsidRPr="009807EB">
            <w:rPr>
              <w:rFonts w:ascii="Times New Roman" w:hAnsi="Times New Roman" w:cs="Times New Roman"/>
            </w:rPr>
            <w:fldChar w:fldCharType="separate"/>
          </w:r>
          <w:hyperlink w:anchor="_heading=h.otf22bvp3puq">
            <w:r w:rsidRPr="009807EB">
              <w:rPr>
                <w:rFonts w:ascii="Times New Roman" w:hAnsi="Times New Roman" w:cs="Times New Roman"/>
                <w:color w:val="000000"/>
                <w:sz w:val="16"/>
                <w:szCs w:val="16"/>
              </w:rPr>
              <w:tab/>
              <w:t>3</w:t>
            </w:r>
          </w:hyperlink>
        </w:p>
        <w:p w14:paraId="4082B341"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hx0e5pconb0f">
            <w:r w:rsidRPr="009807EB">
              <w:rPr>
                <w:rFonts w:ascii="Times New Roman" w:eastAsia="Garamond" w:hAnsi="Times New Roman" w:cs="Times New Roman"/>
                <w:color w:val="000000"/>
                <w:sz w:val="16"/>
                <w:szCs w:val="16"/>
              </w:rPr>
              <w:t>INTRODUCTION</w:t>
            </w:r>
          </w:hyperlink>
          <w:hyperlink w:anchor="_heading=h.hx0e5pconb0f">
            <w:r w:rsidRPr="009807EB">
              <w:rPr>
                <w:rFonts w:ascii="Times New Roman" w:hAnsi="Times New Roman" w:cs="Times New Roman"/>
                <w:color w:val="000000"/>
                <w:sz w:val="16"/>
                <w:szCs w:val="16"/>
              </w:rPr>
              <w:tab/>
              <w:t>9</w:t>
            </w:r>
          </w:hyperlink>
        </w:p>
        <w:p w14:paraId="7123AD10" w14:textId="77777777" w:rsidR="006463CD" w:rsidRPr="009807EB" w:rsidRDefault="00E84D3F">
          <w:pPr>
            <w:tabs>
              <w:tab w:val="left" w:pos="480"/>
              <w:tab w:val="right" w:pos="9016"/>
            </w:tabs>
            <w:spacing w:after="100"/>
            <w:rPr>
              <w:rFonts w:ascii="Times New Roman" w:hAnsi="Times New Roman" w:cs="Times New Roman"/>
              <w:color w:val="000000"/>
              <w:sz w:val="16"/>
              <w:szCs w:val="16"/>
            </w:rPr>
          </w:pPr>
          <w:hyperlink w:anchor="_heading=h.ynzmtcm7ivvw">
            <w:r w:rsidRPr="009807EB">
              <w:rPr>
                <w:rFonts w:ascii="Times New Roman" w:eastAsia="Garamond" w:hAnsi="Times New Roman" w:cs="Times New Roman"/>
                <w:color w:val="000000"/>
                <w:sz w:val="16"/>
                <w:szCs w:val="16"/>
              </w:rPr>
              <w:t>●</w:t>
            </w:r>
          </w:hyperlink>
          <w:hyperlink w:anchor="_heading=h.ynzmtcm7ivvw">
            <w:r w:rsidRPr="009807EB">
              <w:rPr>
                <w:rFonts w:ascii="Times New Roman" w:hAnsi="Times New Roman" w:cs="Times New Roman"/>
                <w:color w:val="000000"/>
                <w:sz w:val="16"/>
                <w:szCs w:val="16"/>
              </w:rPr>
              <w:tab/>
            </w:r>
          </w:hyperlink>
          <w:r w:rsidRPr="009807EB">
            <w:rPr>
              <w:rFonts w:ascii="Times New Roman" w:hAnsi="Times New Roman" w:cs="Times New Roman"/>
            </w:rPr>
            <w:fldChar w:fldCharType="begin"/>
          </w:r>
          <w:r w:rsidRPr="009807EB">
            <w:rPr>
              <w:rFonts w:ascii="Times New Roman" w:hAnsi="Times New Roman" w:cs="Times New Roman"/>
            </w:rPr>
            <w:instrText xml:space="preserve"> PAGEREF _heading=h.ynzmtcm7ivvw \h </w:instrText>
          </w:r>
          <w:r w:rsidRPr="009807EB">
            <w:rPr>
              <w:rFonts w:ascii="Times New Roman" w:hAnsi="Times New Roman" w:cs="Times New Roman"/>
            </w:rPr>
          </w:r>
          <w:r w:rsidRPr="009807EB">
            <w:rPr>
              <w:rFonts w:ascii="Times New Roman" w:hAnsi="Times New Roman" w:cs="Times New Roman"/>
            </w:rPr>
            <w:fldChar w:fldCharType="separate"/>
          </w:r>
          <w:r w:rsidRPr="009807EB">
            <w:rPr>
              <w:rFonts w:ascii="Times New Roman" w:eastAsia="Garamond" w:hAnsi="Times New Roman" w:cs="Times New Roman"/>
              <w:color w:val="000000"/>
              <w:sz w:val="16"/>
              <w:szCs w:val="16"/>
            </w:rPr>
            <w:t>Background of the PPP</w:t>
          </w:r>
          <w:hyperlink w:anchor="_heading=h.ynzmtcm7ivvw" w:history="1"/>
          <w:r w:rsidRPr="009807EB">
            <w:rPr>
              <w:rFonts w:ascii="Times New Roman" w:hAnsi="Times New Roman" w:cs="Times New Roman"/>
              <w:color w:val="000000"/>
              <w:sz w:val="16"/>
              <w:szCs w:val="16"/>
            </w:rPr>
            <w:tab/>
            <w:t>9</w:t>
          </w:r>
        </w:p>
        <w:p w14:paraId="00B32099" w14:textId="77777777" w:rsidR="006463CD" w:rsidRPr="009807EB" w:rsidRDefault="00E84D3F">
          <w:pPr>
            <w:tabs>
              <w:tab w:val="right" w:pos="9016"/>
            </w:tabs>
            <w:spacing w:after="100"/>
            <w:rPr>
              <w:rFonts w:ascii="Times New Roman" w:hAnsi="Times New Roman" w:cs="Times New Roman"/>
              <w:color w:val="000000"/>
              <w:sz w:val="16"/>
              <w:szCs w:val="16"/>
            </w:rPr>
          </w:pPr>
          <w:r w:rsidRPr="009807EB">
            <w:rPr>
              <w:rFonts w:ascii="Times New Roman" w:hAnsi="Times New Roman" w:cs="Times New Roman"/>
            </w:rPr>
            <w:fldChar w:fldCharType="end"/>
          </w:r>
          <w:hyperlink w:anchor="_heading=h.gjtt238e1jde">
            <w:r w:rsidRPr="009807EB">
              <w:rPr>
                <w:rFonts w:ascii="Times New Roman" w:eastAsia="Garamond" w:hAnsi="Times New Roman" w:cs="Times New Roman"/>
                <w:sz w:val="16"/>
                <w:szCs w:val="16"/>
              </w:rPr>
              <w:t>LSGD</w:t>
            </w:r>
          </w:hyperlink>
          <w:hyperlink w:anchor="_heading=h.gjtt238e1jde">
            <w:r w:rsidRPr="009807EB">
              <w:rPr>
                <w:rFonts w:ascii="Times New Roman" w:eastAsia="Garamond" w:hAnsi="Times New Roman" w:cs="Times New Roman"/>
                <w:color w:val="000000"/>
                <w:sz w:val="16"/>
                <w:szCs w:val="16"/>
              </w:rPr>
              <w:t xml:space="preserve"> AT A GLANCE</w:t>
            </w:r>
          </w:hyperlink>
          <w:hyperlink w:anchor="_heading=h.gjtt238e1jde">
            <w:r w:rsidRPr="009807EB">
              <w:rPr>
                <w:rFonts w:ascii="Times New Roman" w:hAnsi="Times New Roman" w:cs="Times New Roman"/>
                <w:color w:val="000000"/>
                <w:sz w:val="16"/>
                <w:szCs w:val="16"/>
              </w:rPr>
              <w:tab/>
              <w:t>9</w:t>
            </w:r>
          </w:hyperlink>
        </w:p>
        <w:p w14:paraId="72F642B4"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llmh1k5h2vy4">
            <w:r w:rsidRPr="009807EB">
              <w:rPr>
                <w:rFonts w:ascii="Times New Roman" w:eastAsia="Garamond" w:hAnsi="Times New Roman" w:cs="Times New Roman"/>
                <w:color w:val="000000"/>
                <w:sz w:val="16"/>
                <w:szCs w:val="16"/>
              </w:rPr>
              <w:t>INTEGRATED HEALTH INFRASTRUCTURE MAP OF ____________ PANCHAYAT</w:t>
            </w:r>
          </w:hyperlink>
          <w:hyperlink w:anchor="_heading=h.llmh1k5h2vy4">
            <w:r w:rsidRPr="009807EB">
              <w:rPr>
                <w:rFonts w:ascii="Times New Roman" w:hAnsi="Times New Roman" w:cs="Times New Roman"/>
                <w:color w:val="000000"/>
                <w:sz w:val="16"/>
                <w:szCs w:val="16"/>
              </w:rPr>
              <w:tab/>
              <w:t>10</w:t>
            </w:r>
          </w:hyperlink>
        </w:p>
        <w:p w14:paraId="6C69EB46"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zahcannlomzg">
            <w:r w:rsidRPr="009807EB">
              <w:rPr>
                <w:rFonts w:ascii="Times New Roman" w:eastAsia="Garamond" w:hAnsi="Times New Roman" w:cs="Times New Roman"/>
                <w:color w:val="000000"/>
                <w:sz w:val="16"/>
                <w:szCs w:val="16"/>
              </w:rPr>
              <w:t xml:space="preserve">GENERAL PROFILE OF THE </w:t>
            </w:r>
          </w:hyperlink>
          <w:hyperlink w:anchor="_heading=h.zahcannlomzg">
            <w:r w:rsidRPr="009807EB">
              <w:rPr>
                <w:rFonts w:ascii="Times New Roman" w:eastAsia="Garamond" w:hAnsi="Times New Roman" w:cs="Times New Roman"/>
                <w:sz w:val="16"/>
                <w:szCs w:val="16"/>
              </w:rPr>
              <w:t>LSGD</w:t>
            </w:r>
          </w:hyperlink>
          <w:hyperlink w:anchor="_heading=h.zahcannlomzg">
            <w:r w:rsidRPr="009807EB">
              <w:rPr>
                <w:rFonts w:ascii="Times New Roman" w:eastAsia="Garamond" w:hAnsi="Times New Roman" w:cs="Times New Roman"/>
                <w:color w:val="000000"/>
                <w:sz w:val="16"/>
                <w:szCs w:val="16"/>
              </w:rPr>
              <w:t>’S</w:t>
            </w:r>
          </w:hyperlink>
          <w:hyperlink w:anchor="_heading=h.zahcannlomzg">
            <w:r w:rsidRPr="009807EB">
              <w:rPr>
                <w:rFonts w:ascii="Times New Roman" w:hAnsi="Times New Roman" w:cs="Times New Roman"/>
                <w:color w:val="000000"/>
                <w:sz w:val="16"/>
                <w:szCs w:val="16"/>
              </w:rPr>
              <w:tab/>
              <w:t>13</w:t>
            </w:r>
          </w:hyperlink>
        </w:p>
        <w:p w14:paraId="3673D9C9"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v2q96lts1y9b">
            <w:r w:rsidRPr="009807EB">
              <w:rPr>
                <w:rFonts w:ascii="Times New Roman" w:eastAsia="Garamond" w:hAnsi="Times New Roman" w:cs="Times New Roman"/>
                <w:color w:val="000000"/>
                <w:sz w:val="16"/>
                <w:szCs w:val="16"/>
              </w:rPr>
              <w:t xml:space="preserve">Background of the </w:t>
            </w:r>
          </w:hyperlink>
          <w:hyperlink w:anchor="_heading=h.v2q96lts1y9b">
            <w:r w:rsidRPr="009807EB">
              <w:rPr>
                <w:rFonts w:ascii="Times New Roman" w:eastAsia="Garamond" w:hAnsi="Times New Roman" w:cs="Times New Roman"/>
                <w:sz w:val="16"/>
                <w:szCs w:val="16"/>
              </w:rPr>
              <w:t>LSGD</w:t>
            </w:r>
          </w:hyperlink>
          <w:hyperlink w:anchor="_heading=h.v2q96lts1y9b">
            <w:r w:rsidRPr="009807EB">
              <w:rPr>
                <w:rFonts w:ascii="Times New Roman" w:hAnsi="Times New Roman" w:cs="Times New Roman"/>
                <w:color w:val="000000"/>
                <w:sz w:val="16"/>
                <w:szCs w:val="16"/>
              </w:rPr>
              <w:tab/>
              <w:t>13</w:t>
            </w:r>
          </w:hyperlink>
        </w:p>
        <w:p w14:paraId="1576C984"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avkmgscxjh1m">
            <w:r w:rsidRPr="009807EB">
              <w:rPr>
                <w:rFonts w:ascii="Times New Roman" w:eastAsia="Garamond" w:hAnsi="Times New Roman" w:cs="Times New Roman"/>
                <w:color w:val="000000"/>
                <w:sz w:val="16"/>
                <w:szCs w:val="16"/>
              </w:rPr>
              <w:t>Demographic and Vulnerable Population</w:t>
            </w:r>
          </w:hyperlink>
          <w:hyperlink w:anchor="_heading=h.avkmgscxjh1m">
            <w:r w:rsidRPr="009807EB">
              <w:rPr>
                <w:rFonts w:ascii="Times New Roman" w:hAnsi="Times New Roman" w:cs="Times New Roman"/>
                <w:color w:val="000000"/>
                <w:sz w:val="16"/>
                <w:szCs w:val="16"/>
              </w:rPr>
              <w:tab/>
              <w:t>14</w:t>
            </w:r>
          </w:hyperlink>
        </w:p>
        <w:p w14:paraId="091D8A19"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lhh9oobsr2mz">
            <w:r w:rsidRPr="009807EB">
              <w:rPr>
                <w:rFonts w:ascii="Times New Roman" w:eastAsia="Garamond" w:hAnsi="Times New Roman" w:cs="Times New Roman"/>
                <w:color w:val="000000"/>
                <w:sz w:val="16"/>
                <w:szCs w:val="16"/>
              </w:rPr>
              <w:t>Clinical Vulnerability</w:t>
            </w:r>
          </w:hyperlink>
          <w:hyperlink w:anchor="_heading=h.lhh9oobsr2mz">
            <w:r w:rsidRPr="009807EB">
              <w:rPr>
                <w:rFonts w:ascii="Times New Roman" w:hAnsi="Times New Roman" w:cs="Times New Roman"/>
                <w:color w:val="000000"/>
                <w:sz w:val="16"/>
                <w:szCs w:val="16"/>
              </w:rPr>
              <w:tab/>
              <w:t>16</w:t>
            </w:r>
          </w:hyperlink>
        </w:p>
        <w:p w14:paraId="4D479CF3"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2i6vljkpzmkz">
            <w:r w:rsidRPr="009807EB">
              <w:rPr>
                <w:rFonts w:ascii="Times New Roman" w:eastAsia="Garamond" w:hAnsi="Times New Roman" w:cs="Times New Roman"/>
                <w:color w:val="000000"/>
                <w:sz w:val="16"/>
                <w:szCs w:val="16"/>
              </w:rPr>
              <w:t>INFRASTRUCTURE &amp; RESOURCE INVENTORY</w:t>
            </w:r>
          </w:hyperlink>
          <w:hyperlink w:anchor="_heading=h.2i6vljkpzmkz">
            <w:r w:rsidRPr="009807EB">
              <w:rPr>
                <w:rFonts w:ascii="Times New Roman" w:hAnsi="Times New Roman" w:cs="Times New Roman"/>
                <w:color w:val="000000"/>
                <w:sz w:val="16"/>
                <w:szCs w:val="16"/>
              </w:rPr>
              <w:tab/>
              <w:t>18</w:t>
            </w:r>
          </w:hyperlink>
        </w:p>
        <w:p w14:paraId="4F5CF523"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ppiifiwm4axa">
            <w:r w:rsidRPr="009807EB">
              <w:rPr>
                <w:rFonts w:ascii="Times New Roman" w:eastAsia="Garamond" w:hAnsi="Times New Roman" w:cs="Times New Roman"/>
                <w:color w:val="000000"/>
                <w:sz w:val="16"/>
                <w:szCs w:val="16"/>
              </w:rPr>
              <w:t xml:space="preserve">Health Facility Directory &amp; Basic Capacity in the </w:t>
            </w:r>
          </w:hyperlink>
          <w:hyperlink w:anchor="_heading=h.ppiifiwm4axa">
            <w:r w:rsidRPr="009807EB">
              <w:rPr>
                <w:rFonts w:ascii="Times New Roman" w:eastAsia="Garamond" w:hAnsi="Times New Roman" w:cs="Times New Roman"/>
                <w:sz w:val="16"/>
                <w:szCs w:val="16"/>
              </w:rPr>
              <w:t>LSGD</w:t>
            </w:r>
          </w:hyperlink>
          <w:hyperlink w:anchor="_heading=h.ppiifiwm4axa">
            <w:r w:rsidRPr="009807EB">
              <w:rPr>
                <w:rFonts w:ascii="Times New Roman" w:hAnsi="Times New Roman" w:cs="Times New Roman"/>
                <w:color w:val="000000"/>
                <w:sz w:val="16"/>
                <w:szCs w:val="16"/>
              </w:rPr>
              <w:tab/>
              <w:t>18</w:t>
            </w:r>
          </w:hyperlink>
        </w:p>
        <w:p w14:paraId="3C3517E8"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4b0pnmqlv3sd">
            <w:r w:rsidRPr="009807EB">
              <w:rPr>
                <w:rFonts w:ascii="Times New Roman" w:eastAsia="Garamond" w:hAnsi="Times New Roman" w:cs="Times New Roman"/>
                <w:color w:val="000000"/>
                <w:sz w:val="16"/>
                <w:szCs w:val="16"/>
              </w:rPr>
              <w:t>Private Clinics</w:t>
            </w:r>
          </w:hyperlink>
          <w:hyperlink w:anchor="_heading=h.4b0pnmqlv3sd">
            <w:r w:rsidRPr="009807EB">
              <w:rPr>
                <w:rFonts w:ascii="Times New Roman" w:hAnsi="Times New Roman" w:cs="Times New Roman"/>
                <w:color w:val="000000"/>
                <w:sz w:val="16"/>
                <w:szCs w:val="16"/>
              </w:rPr>
              <w:tab/>
              <w:t>19</w:t>
            </w:r>
          </w:hyperlink>
        </w:p>
        <w:p w14:paraId="5BE2F11A"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lr3eophv1zps">
            <w:r w:rsidRPr="009807EB">
              <w:rPr>
                <w:rFonts w:ascii="Times New Roman" w:eastAsia="Garamond" w:hAnsi="Times New Roman" w:cs="Times New Roman"/>
                <w:color w:val="000000"/>
                <w:sz w:val="16"/>
                <w:szCs w:val="16"/>
              </w:rPr>
              <w:t>Healthcare Education &amp; Training Institutions</w:t>
            </w:r>
          </w:hyperlink>
          <w:hyperlink w:anchor="_heading=h.lr3eophv1zps">
            <w:r w:rsidRPr="009807EB">
              <w:rPr>
                <w:rFonts w:ascii="Times New Roman" w:hAnsi="Times New Roman" w:cs="Times New Roman"/>
                <w:color w:val="000000"/>
                <w:sz w:val="16"/>
                <w:szCs w:val="16"/>
              </w:rPr>
              <w:tab/>
              <w:t>20</w:t>
            </w:r>
          </w:hyperlink>
        </w:p>
        <w:p w14:paraId="2C4859C6"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di8wxh6jp4bt">
            <w:r w:rsidRPr="009807EB">
              <w:rPr>
                <w:rFonts w:ascii="Times New Roman" w:eastAsia="Garamond" w:hAnsi="Times New Roman" w:cs="Times New Roman"/>
                <w:color w:val="000000"/>
                <w:sz w:val="16"/>
                <w:szCs w:val="16"/>
              </w:rPr>
              <w:t>Specialized Services &amp; Emergency Inventory</w:t>
            </w:r>
          </w:hyperlink>
          <w:hyperlink w:anchor="_heading=h.di8wxh6jp4bt">
            <w:r w:rsidRPr="009807EB">
              <w:rPr>
                <w:rFonts w:ascii="Times New Roman" w:hAnsi="Times New Roman" w:cs="Times New Roman"/>
                <w:color w:val="000000"/>
                <w:sz w:val="16"/>
                <w:szCs w:val="16"/>
              </w:rPr>
              <w:tab/>
              <w:t>20</w:t>
            </w:r>
          </w:hyperlink>
        </w:p>
        <w:p w14:paraId="6EA8C6E9"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on4gcbcil2qx">
            <w:r w:rsidRPr="009807EB">
              <w:rPr>
                <w:rFonts w:ascii="Times New Roman" w:eastAsia="Garamond" w:hAnsi="Times New Roman" w:cs="Times New Roman"/>
                <w:color w:val="000000"/>
                <w:sz w:val="16"/>
                <w:szCs w:val="16"/>
              </w:rPr>
              <w:t>Oxygen &amp; Diagnostic Capacity</w:t>
            </w:r>
          </w:hyperlink>
          <w:hyperlink w:anchor="_heading=h.on4gcbcil2qx">
            <w:r w:rsidRPr="009807EB">
              <w:rPr>
                <w:rFonts w:ascii="Times New Roman" w:hAnsi="Times New Roman" w:cs="Times New Roman"/>
                <w:color w:val="000000"/>
                <w:sz w:val="16"/>
                <w:szCs w:val="16"/>
              </w:rPr>
              <w:tab/>
              <w:t>21</w:t>
            </w:r>
          </w:hyperlink>
        </w:p>
        <w:p w14:paraId="5BE3CB82"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9iz8ps616m02">
            <w:r w:rsidRPr="009807EB">
              <w:rPr>
                <w:rFonts w:ascii="Times New Roman" w:eastAsia="Garamond" w:hAnsi="Times New Roman" w:cs="Times New Roman"/>
                <w:color w:val="000000"/>
                <w:sz w:val="16"/>
                <w:szCs w:val="16"/>
              </w:rPr>
              <w:t xml:space="preserve">Diagnostics facility mapping at the </w:t>
            </w:r>
          </w:hyperlink>
          <w:hyperlink w:anchor="_heading=h.9iz8ps616m02">
            <w:r w:rsidRPr="009807EB">
              <w:rPr>
                <w:rFonts w:ascii="Times New Roman" w:eastAsia="Garamond" w:hAnsi="Times New Roman" w:cs="Times New Roman"/>
                <w:sz w:val="16"/>
                <w:szCs w:val="16"/>
              </w:rPr>
              <w:t>LSGD</w:t>
            </w:r>
          </w:hyperlink>
          <w:hyperlink w:anchor="_heading=h.9iz8ps616m02">
            <w:r w:rsidRPr="009807EB">
              <w:rPr>
                <w:rFonts w:ascii="Times New Roman" w:eastAsia="Garamond" w:hAnsi="Times New Roman" w:cs="Times New Roman"/>
                <w:color w:val="000000"/>
                <w:sz w:val="16"/>
                <w:szCs w:val="16"/>
              </w:rPr>
              <w:t xml:space="preserve"> level</w:t>
            </w:r>
          </w:hyperlink>
          <w:hyperlink w:anchor="_heading=h.9iz8ps616m02">
            <w:r w:rsidRPr="009807EB">
              <w:rPr>
                <w:rFonts w:ascii="Times New Roman" w:hAnsi="Times New Roman" w:cs="Times New Roman"/>
                <w:color w:val="000000"/>
                <w:sz w:val="16"/>
                <w:szCs w:val="16"/>
              </w:rPr>
              <w:tab/>
              <w:t>22</w:t>
            </w:r>
          </w:hyperlink>
        </w:p>
        <w:p w14:paraId="4D032599"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poke39393rpy">
            <w:r w:rsidRPr="009807EB">
              <w:rPr>
                <w:rFonts w:ascii="Times New Roman" w:eastAsia="Garamond" w:hAnsi="Times New Roman" w:cs="Times New Roman"/>
                <w:color w:val="000000"/>
                <w:sz w:val="16"/>
                <w:szCs w:val="16"/>
              </w:rPr>
              <w:t>Laboratory Identification &amp; Basic Details</w:t>
            </w:r>
          </w:hyperlink>
          <w:hyperlink w:anchor="_heading=h.poke39393rpy">
            <w:r w:rsidRPr="009807EB">
              <w:rPr>
                <w:rFonts w:ascii="Times New Roman" w:hAnsi="Times New Roman" w:cs="Times New Roman"/>
                <w:color w:val="000000"/>
                <w:sz w:val="16"/>
                <w:szCs w:val="16"/>
              </w:rPr>
              <w:tab/>
              <w:t>22</w:t>
            </w:r>
          </w:hyperlink>
        </w:p>
        <w:p w14:paraId="0CC64397"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7iemu8by4n48">
            <w:r w:rsidRPr="009807EB">
              <w:rPr>
                <w:rFonts w:ascii="Times New Roman" w:eastAsia="Garamond" w:hAnsi="Times New Roman" w:cs="Times New Roman"/>
                <w:color w:val="000000"/>
                <w:sz w:val="16"/>
                <w:szCs w:val="16"/>
              </w:rPr>
              <w:t>Social and Community Infrastructure for surge plan</w:t>
            </w:r>
          </w:hyperlink>
          <w:hyperlink w:anchor="_heading=h.7iemu8by4n48">
            <w:r w:rsidRPr="009807EB">
              <w:rPr>
                <w:rFonts w:ascii="Times New Roman" w:hAnsi="Times New Roman" w:cs="Times New Roman"/>
                <w:color w:val="000000"/>
                <w:sz w:val="16"/>
                <w:szCs w:val="16"/>
              </w:rPr>
              <w:tab/>
              <w:t>22</w:t>
            </w:r>
          </w:hyperlink>
        </w:p>
        <w:p w14:paraId="2D1BA5A3"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grqd8ftxutfd">
            <w:r w:rsidRPr="009807EB">
              <w:rPr>
                <w:rFonts w:ascii="Times New Roman" w:eastAsia="Garamond" w:hAnsi="Times New Roman" w:cs="Times New Roman"/>
                <w:color w:val="000000"/>
                <w:sz w:val="16"/>
                <w:szCs w:val="16"/>
              </w:rPr>
              <w:t>Human resources</w:t>
            </w:r>
          </w:hyperlink>
          <w:hyperlink w:anchor="_heading=h.grqd8ftxutfd">
            <w:r w:rsidRPr="009807EB">
              <w:rPr>
                <w:rFonts w:ascii="Times New Roman" w:hAnsi="Times New Roman" w:cs="Times New Roman"/>
                <w:color w:val="000000"/>
                <w:sz w:val="16"/>
                <w:szCs w:val="16"/>
              </w:rPr>
              <w:tab/>
              <w:t>24</w:t>
            </w:r>
          </w:hyperlink>
        </w:p>
        <w:p w14:paraId="18AE3762"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kqchjtmehpjx">
            <w:r w:rsidRPr="009807EB">
              <w:rPr>
                <w:rFonts w:ascii="Times New Roman" w:eastAsia="Garamond" w:hAnsi="Times New Roman" w:cs="Times New Roman"/>
                <w:color w:val="000000"/>
                <w:sz w:val="16"/>
                <w:szCs w:val="16"/>
              </w:rPr>
              <w:t>Community &amp; Support Cadre</w:t>
            </w:r>
          </w:hyperlink>
          <w:hyperlink w:anchor="_heading=h.kqchjtmehpjx">
            <w:r w:rsidRPr="009807EB">
              <w:rPr>
                <w:rFonts w:ascii="Times New Roman" w:hAnsi="Times New Roman" w:cs="Times New Roman"/>
                <w:color w:val="000000"/>
                <w:sz w:val="16"/>
                <w:szCs w:val="16"/>
              </w:rPr>
              <w:tab/>
              <w:t>25</w:t>
            </w:r>
          </w:hyperlink>
        </w:p>
        <w:p w14:paraId="6E8F63EB"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11v29iaxu3g9">
            <w:r w:rsidRPr="009807EB">
              <w:rPr>
                <w:rFonts w:ascii="Times New Roman" w:eastAsia="Garamond" w:hAnsi="Times New Roman" w:cs="Times New Roman"/>
                <w:color w:val="000000"/>
                <w:sz w:val="16"/>
                <w:szCs w:val="16"/>
              </w:rPr>
              <w:t>Community Organizations</w:t>
            </w:r>
          </w:hyperlink>
          <w:hyperlink w:anchor="_heading=h.11v29iaxu3g9">
            <w:r w:rsidRPr="009807EB">
              <w:rPr>
                <w:rFonts w:ascii="Times New Roman" w:hAnsi="Times New Roman" w:cs="Times New Roman"/>
                <w:color w:val="000000"/>
                <w:sz w:val="16"/>
                <w:szCs w:val="16"/>
              </w:rPr>
              <w:tab/>
              <w:t>26</w:t>
            </w:r>
          </w:hyperlink>
        </w:p>
        <w:p w14:paraId="0DF92CDA"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xegk1eu0af1j">
            <w:r w:rsidRPr="009807EB">
              <w:rPr>
                <w:rFonts w:ascii="Times New Roman" w:eastAsia="Garamond" w:hAnsi="Times New Roman" w:cs="Times New Roman"/>
                <w:color w:val="000000"/>
                <w:sz w:val="16"/>
                <w:szCs w:val="16"/>
              </w:rPr>
              <w:t>Administrative &amp; Emergency Services</w:t>
            </w:r>
          </w:hyperlink>
          <w:hyperlink w:anchor="_heading=h.xegk1eu0af1j">
            <w:r w:rsidRPr="009807EB">
              <w:rPr>
                <w:rFonts w:ascii="Times New Roman" w:hAnsi="Times New Roman" w:cs="Times New Roman"/>
                <w:color w:val="000000"/>
                <w:sz w:val="16"/>
                <w:szCs w:val="16"/>
              </w:rPr>
              <w:tab/>
              <w:t>27</w:t>
            </w:r>
          </w:hyperlink>
        </w:p>
        <w:p w14:paraId="2B3A720D"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ekaglzgf9oqj">
            <w:r w:rsidRPr="009807EB">
              <w:rPr>
                <w:rFonts w:ascii="Times New Roman" w:eastAsia="Garamond" w:hAnsi="Times New Roman" w:cs="Times New Roman"/>
                <w:color w:val="000000"/>
                <w:sz w:val="16"/>
                <w:szCs w:val="16"/>
              </w:rPr>
              <w:t>Information regarding resources</w:t>
            </w:r>
          </w:hyperlink>
          <w:hyperlink w:anchor="_heading=h.ekaglzgf9oqj">
            <w:r w:rsidRPr="009807EB">
              <w:rPr>
                <w:rFonts w:ascii="Times New Roman" w:hAnsi="Times New Roman" w:cs="Times New Roman"/>
                <w:color w:val="000000"/>
                <w:sz w:val="16"/>
                <w:szCs w:val="16"/>
              </w:rPr>
              <w:tab/>
              <w:t>27</w:t>
            </w:r>
          </w:hyperlink>
        </w:p>
        <w:p w14:paraId="7C3621CE"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xnit22l1bvbt">
            <w:r w:rsidRPr="009807EB">
              <w:rPr>
                <w:rFonts w:ascii="Times New Roman" w:eastAsia="Garamond" w:hAnsi="Times New Roman" w:cs="Times New Roman"/>
                <w:color w:val="000000"/>
                <w:sz w:val="16"/>
                <w:szCs w:val="16"/>
              </w:rPr>
              <w:t>ONE HEALTH &amp; ENVIRONMENTAL SURVEILLANCE</w:t>
            </w:r>
          </w:hyperlink>
          <w:hyperlink w:anchor="_heading=h.xnit22l1bvbt">
            <w:r w:rsidRPr="009807EB">
              <w:rPr>
                <w:rFonts w:ascii="Times New Roman" w:hAnsi="Times New Roman" w:cs="Times New Roman"/>
                <w:color w:val="000000"/>
                <w:sz w:val="16"/>
                <w:szCs w:val="16"/>
              </w:rPr>
              <w:tab/>
              <w:t>28</w:t>
            </w:r>
          </w:hyperlink>
        </w:p>
        <w:p w14:paraId="43BBC7CF"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nro4zw7t2gz6">
            <w:r w:rsidRPr="009807EB">
              <w:rPr>
                <w:rFonts w:ascii="Times New Roman" w:eastAsia="Garamond" w:hAnsi="Times New Roman" w:cs="Times New Roman"/>
                <w:color w:val="000000"/>
                <w:sz w:val="16"/>
                <w:szCs w:val="16"/>
              </w:rPr>
              <w:t>Animal &amp; Bird Population</w:t>
            </w:r>
          </w:hyperlink>
          <w:hyperlink w:anchor="_heading=h.nro4zw7t2gz6">
            <w:r w:rsidRPr="009807EB">
              <w:rPr>
                <w:rFonts w:ascii="Times New Roman" w:hAnsi="Times New Roman" w:cs="Times New Roman"/>
                <w:color w:val="000000"/>
                <w:sz w:val="16"/>
                <w:szCs w:val="16"/>
              </w:rPr>
              <w:tab/>
              <w:t>28</w:t>
            </w:r>
          </w:hyperlink>
        </w:p>
        <w:p w14:paraId="15ED204D"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wsl66i5rgz9">
            <w:r w:rsidRPr="009807EB">
              <w:rPr>
                <w:rFonts w:ascii="Times New Roman" w:eastAsia="Garamond" w:hAnsi="Times New Roman" w:cs="Times New Roman"/>
                <w:color w:val="000000"/>
                <w:sz w:val="16"/>
                <w:szCs w:val="16"/>
              </w:rPr>
              <w:t>Veterinary Infrastructure</w:t>
            </w:r>
          </w:hyperlink>
          <w:hyperlink w:anchor="_heading=h.wsl66i5rgz9">
            <w:r w:rsidRPr="009807EB">
              <w:rPr>
                <w:rFonts w:ascii="Times New Roman" w:hAnsi="Times New Roman" w:cs="Times New Roman"/>
                <w:color w:val="000000"/>
                <w:sz w:val="16"/>
                <w:szCs w:val="16"/>
              </w:rPr>
              <w:tab/>
              <w:t>29</w:t>
            </w:r>
          </w:hyperlink>
        </w:p>
        <w:p w14:paraId="44FCE41E"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s1qiooh2p30q">
            <w:r w:rsidRPr="009807EB">
              <w:rPr>
                <w:rFonts w:ascii="Times New Roman" w:eastAsia="Garamond" w:hAnsi="Times New Roman" w:cs="Times New Roman"/>
                <w:color w:val="000000"/>
                <w:sz w:val="16"/>
                <w:szCs w:val="16"/>
              </w:rPr>
              <w:t>Veterinary Doctors &amp; Workforce</w:t>
            </w:r>
          </w:hyperlink>
          <w:hyperlink w:anchor="_heading=h.s1qiooh2p30q">
            <w:r w:rsidRPr="009807EB">
              <w:rPr>
                <w:rFonts w:ascii="Times New Roman" w:hAnsi="Times New Roman" w:cs="Times New Roman"/>
                <w:color w:val="000000"/>
                <w:sz w:val="16"/>
                <w:szCs w:val="16"/>
              </w:rPr>
              <w:tab/>
              <w:t>30</w:t>
            </w:r>
          </w:hyperlink>
        </w:p>
        <w:p w14:paraId="34C82AF1"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15smfkqm4z8y">
            <w:r w:rsidRPr="009807EB">
              <w:rPr>
                <w:rFonts w:ascii="Times New Roman" w:eastAsia="Garamond" w:hAnsi="Times New Roman" w:cs="Times New Roman"/>
                <w:color w:val="000000"/>
                <w:sz w:val="16"/>
                <w:szCs w:val="16"/>
              </w:rPr>
              <w:t>High-Risk Interface Points (Surveillance Sites)</w:t>
            </w:r>
          </w:hyperlink>
          <w:hyperlink w:anchor="_heading=h.15smfkqm4z8y">
            <w:r w:rsidRPr="009807EB">
              <w:rPr>
                <w:rFonts w:ascii="Times New Roman" w:hAnsi="Times New Roman" w:cs="Times New Roman"/>
                <w:color w:val="000000"/>
                <w:sz w:val="16"/>
                <w:szCs w:val="16"/>
              </w:rPr>
              <w:tab/>
              <w:t>30</w:t>
            </w:r>
          </w:hyperlink>
        </w:p>
        <w:p w14:paraId="7E24236F"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gyc6urr4xnqf">
            <w:r w:rsidRPr="009807EB">
              <w:rPr>
                <w:rFonts w:ascii="Times New Roman" w:eastAsia="Garamond" w:hAnsi="Times New Roman" w:cs="Times New Roman"/>
                <w:color w:val="000000"/>
                <w:sz w:val="16"/>
                <w:szCs w:val="16"/>
              </w:rPr>
              <w:t>Environmental Risk Mapping</w:t>
            </w:r>
          </w:hyperlink>
          <w:hyperlink w:anchor="_heading=h.gyc6urr4xnqf">
            <w:r w:rsidRPr="009807EB">
              <w:rPr>
                <w:rFonts w:ascii="Times New Roman" w:hAnsi="Times New Roman" w:cs="Times New Roman"/>
                <w:color w:val="000000"/>
                <w:sz w:val="16"/>
                <w:szCs w:val="16"/>
              </w:rPr>
              <w:tab/>
              <w:t>31</w:t>
            </w:r>
          </w:hyperlink>
        </w:p>
        <w:p w14:paraId="4B7048E4"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fsnj1zsfzvq4">
            <w:r w:rsidRPr="009807EB">
              <w:rPr>
                <w:rFonts w:ascii="Times New Roman" w:eastAsia="Garamond" w:hAnsi="Times New Roman" w:cs="Times New Roman"/>
                <w:color w:val="000000"/>
                <w:sz w:val="16"/>
                <w:szCs w:val="16"/>
              </w:rPr>
              <w:t>Disease Seasonality Mapping</w:t>
            </w:r>
          </w:hyperlink>
          <w:hyperlink w:anchor="_heading=h.fsnj1zsfzvq4">
            <w:r w:rsidRPr="009807EB">
              <w:rPr>
                <w:rFonts w:ascii="Times New Roman" w:hAnsi="Times New Roman" w:cs="Times New Roman"/>
                <w:color w:val="000000"/>
                <w:sz w:val="16"/>
                <w:szCs w:val="16"/>
              </w:rPr>
              <w:tab/>
              <w:t>32</w:t>
            </w:r>
          </w:hyperlink>
        </w:p>
        <w:p w14:paraId="2DA93E80"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8wsf3ewclgfa">
            <w:r w:rsidRPr="009807EB">
              <w:rPr>
                <w:rFonts w:ascii="Times New Roman" w:eastAsia="Garamond" w:hAnsi="Times New Roman" w:cs="Times New Roman"/>
                <w:color w:val="000000"/>
                <w:sz w:val="16"/>
                <w:szCs w:val="16"/>
              </w:rPr>
              <w:t>Vulnerability Mapping</w:t>
            </w:r>
          </w:hyperlink>
          <w:hyperlink w:anchor="_heading=h.8wsf3ewclgfa">
            <w:r w:rsidRPr="009807EB">
              <w:rPr>
                <w:rFonts w:ascii="Times New Roman" w:hAnsi="Times New Roman" w:cs="Times New Roman"/>
                <w:color w:val="000000"/>
                <w:sz w:val="16"/>
                <w:szCs w:val="16"/>
              </w:rPr>
              <w:tab/>
              <w:t>33</w:t>
            </w:r>
          </w:hyperlink>
        </w:p>
        <w:p w14:paraId="50CF8F03"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9b2mp9e8jbke">
            <w:r w:rsidRPr="009807EB">
              <w:rPr>
                <w:rFonts w:ascii="Times New Roman" w:eastAsia="Garamond" w:hAnsi="Times New Roman" w:cs="Times New Roman"/>
                <w:color w:val="000000"/>
                <w:sz w:val="16"/>
                <w:szCs w:val="16"/>
              </w:rPr>
              <w:t>EPIDEMIOLOGICAL TRENDS (2021–2025)</w:t>
            </w:r>
          </w:hyperlink>
          <w:hyperlink w:anchor="_heading=h.9b2mp9e8jbke">
            <w:r w:rsidRPr="009807EB">
              <w:rPr>
                <w:rFonts w:ascii="Times New Roman" w:hAnsi="Times New Roman" w:cs="Times New Roman"/>
                <w:color w:val="000000"/>
                <w:sz w:val="16"/>
                <w:szCs w:val="16"/>
              </w:rPr>
              <w:tab/>
              <w:t>34</w:t>
            </w:r>
          </w:hyperlink>
        </w:p>
        <w:p w14:paraId="45AE501D"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whcbegrywloq">
            <w:r w:rsidRPr="009807EB">
              <w:rPr>
                <w:rFonts w:ascii="Times New Roman" w:eastAsia="Garamond" w:hAnsi="Times New Roman" w:cs="Times New Roman"/>
                <w:color w:val="000000"/>
                <w:sz w:val="16"/>
                <w:szCs w:val="16"/>
              </w:rPr>
              <w:t>Disease Burden among human beings(Last 5 Years)</w:t>
            </w:r>
          </w:hyperlink>
          <w:hyperlink w:anchor="_heading=h.whcbegrywloq">
            <w:r w:rsidRPr="009807EB">
              <w:rPr>
                <w:rFonts w:ascii="Times New Roman" w:hAnsi="Times New Roman" w:cs="Times New Roman"/>
                <w:color w:val="000000"/>
                <w:sz w:val="16"/>
                <w:szCs w:val="16"/>
              </w:rPr>
              <w:tab/>
              <w:t>34</w:t>
            </w:r>
          </w:hyperlink>
        </w:p>
        <w:p w14:paraId="4B444333"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ht8mr6wf890">
            <w:r w:rsidRPr="009807EB">
              <w:rPr>
                <w:rFonts w:ascii="Times New Roman" w:eastAsia="Garamond" w:hAnsi="Times New Roman" w:cs="Times New Roman"/>
                <w:color w:val="000000"/>
                <w:sz w:val="16"/>
                <w:szCs w:val="16"/>
              </w:rPr>
              <w:t>*(use the above table data to create the graph/diagram)</w:t>
            </w:r>
          </w:hyperlink>
          <w:hyperlink w:anchor="_heading=h.ht8mr6wf890">
            <w:r w:rsidRPr="009807EB">
              <w:rPr>
                <w:rFonts w:ascii="Times New Roman" w:hAnsi="Times New Roman" w:cs="Times New Roman"/>
                <w:color w:val="000000"/>
                <w:sz w:val="16"/>
                <w:szCs w:val="16"/>
              </w:rPr>
              <w:tab/>
              <w:t>36</w:t>
            </w:r>
          </w:hyperlink>
        </w:p>
        <w:p w14:paraId="14D2CD21"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qckj673ih887">
            <w:r w:rsidRPr="009807EB">
              <w:rPr>
                <w:rFonts w:ascii="Times New Roman" w:eastAsia="Garamond" w:hAnsi="Times New Roman" w:cs="Times New Roman"/>
                <w:color w:val="000000"/>
                <w:sz w:val="16"/>
                <w:szCs w:val="16"/>
              </w:rPr>
              <w:t>Seasonal Trend Analysis</w:t>
            </w:r>
          </w:hyperlink>
          <w:hyperlink w:anchor="_heading=h.qckj673ih887">
            <w:r w:rsidRPr="009807EB">
              <w:rPr>
                <w:rFonts w:ascii="Times New Roman" w:hAnsi="Times New Roman" w:cs="Times New Roman"/>
                <w:color w:val="000000"/>
                <w:sz w:val="16"/>
                <w:szCs w:val="16"/>
              </w:rPr>
              <w:tab/>
              <w:t>37</w:t>
            </w:r>
          </w:hyperlink>
        </w:p>
        <w:p w14:paraId="7614170B"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go7t6vj4dzmj">
            <w:r w:rsidRPr="009807EB">
              <w:rPr>
                <w:rFonts w:ascii="Times New Roman" w:eastAsia="Garamond" w:hAnsi="Times New Roman" w:cs="Times New Roman"/>
                <w:color w:val="000000"/>
                <w:sz w:val="16"/>
                <w:szCs w:val="16"/>
              </w:rPr>
              <w:t>Outcome-Based Trend Analysis- 2025</w:t>
            </w:r>
          </w:hyperlink>
          <w:hyperlink w:anchor="_heading=h.go7t6vj4dzmj">
            <w:r w:rsidRPr="009807EB">
              <w:rPr>
                <w:rFonts w:ascii="Times New Roman" w:hAnsi="Times New Roman" w:cs="Times New Roman"/>
                <w:color w:val="000000"/>
                <w:sz w:val="16"/>
                <w:szCs w:val="16"/>
              </w:rPr>
              <w:tab/>
              <w:t>39</w:t>
            </w:r>
          </w:hyperlink>
        </w:p>
        <w:p w14:paraId="7BC4F9B4"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dz7nebnv8m0n">
            <w:r w:rsidRPr="009807EB">
              <w:rPr>
                <w:rFonts w:ascii="Times New Roman" w:eastAsia="Garamond" w:hAnsi="Times New Roman" w:cs="Times New Roman"/>
                <w:color w:val="000000"/>
                <w:sz w:val="16"/>
                <w:szCs w:val="16"/>
              </w:rPr>
              <w:t>Transmission Trend- 2025</w:t>
            </w:r>
          </w:hyperlink>
          <w:hyperlink w:anchor="_heading=h.dz7nebnv8m0n">
            <w:r w:rsidRPr="009807EB">
              <w:rPr>
                <w:rFonts w:ascii="Times New Roman" w:hAnsi="Times New Roman" w:cs="Times New Roman"/>
                <w:color w:val="000000"/>
                <w:sz w:val="16"/>
                <w:szCs w:val="16"/>
              </w:rPr>
              <w:tab/>
              <w:t>40</w:t>
            </w:r>
          </w:hyperlink>
        </w:p>
        <w:p w14:paraId="4EAC6035"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x32x60vhg0r7">
            <w:r w:rsidRPr="009807EB">
              <w:rPr>
                <w:rFonts w:ascii="Times New Roman" w:eastAsia="Garamond" w:hAnsi="Times New Roman" w:cs="Times New Roman"/>
                <w:color w:val="000000"/>
                <w:sz w:val="16"/>
                <w:szCs w:val="16"/>
              </w:rPr>
              <w:t>Integrated Disease Hotspot Map (2021–2025)</w:t>
            </w:r>
          </w:hyperlink>
          <w:hyperlink w:anchor="_heading=h.x32x60vhg0r7">
            <w:r w:rsidRPr="009807EB">
              <w:rPr>
                <w:rFonts w:ascii="Times New Roman" w:hAnsi="Times New Roman" w:cs="Times New Roman"/>
                <w:color w:val="000000"/>
                <w:sz w:val="16"/>
                <w:szCs w:val="16"/>
              </w:rPr>
              <w:tab/>
              <w:t>42</w:t>
            </w:r>
          </w:hyperlink>
        </w:p>
        <w:p w14:paraId="45F3A7CC"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d3ffdnlnp65c">
            <w:r w:rsidRPr="009807EB">
              <w:rPr>
                <w:rFonts w:ascii="Times New Roman" w:eastAsia="Garamond" w:hAnsi="Times New Roman" w:cs="Times New Roman"/>
                <w:color w:val="000000"/>
                <w:sz w:val="16"/>
                <w:szCs w:val="16"/>
              </w:rPr>
              <w:t xml:space="preserve">Preparedness and Response Protocol at </w:t>
            </w:r>
          </w:hyperlink>
          <w:hyperlink w:anchor="_heading=h.d3ffdnlnp65c">
            <w:r w:rsidRPr="009807EB">
              <w:rPr>
                <w:rFonts w:ascii="Times New Roman" w:eastAsia="Garamond" w:hAnsi="Times New Roman" w:cs="Times New Roman"/>
                <w:sz w:val="16"/>
                <w:szCs w:val="16"/>
              </w:rPr>
              <w:t>LSGD</w:t>
            </w:r>
          </w:hyperlink>
          <w:hyperlink w:anchor="_heading=h.d3ffdnlnp65c">
            <w:r w:rsidRPr="009807EB">
              <w:rPr>
                <w:rFonts w:ascii="Times New Roman" w:eastAsia="Garamond" w:hAnsi="Times New Roman" w:cs="Times New Roman"/>
                <w:color w:val="000000"/>
                <w:sz w:val="16"/>
                <w:szCs w:val="16"/>
              </w:rPr>
              <w:t xml:space="preserve"> Level</w:t>
            </w:r>
          </w:hyperlink>
          <w:hyperlink w:anchor="_heading=h.d3ffdnlnp65c">
            <w:r w:rsidRPr="009807EB">
              <w:rPr>
                <w:rFonts w:ascii="Times New Roman" w:hAnsi="Times New Roman" w:cs="Times New Roman"/>
                <w:color w:val="000000"/>
                <w:sz w:val="16"/>
                <w:szCs w:val="16"/>
              </w:rPr>
              <w:tab/>
              <w:t>44</w:t>
            </w:r>
          </w:hyperlink>
        </w:p>
        <w:p w14:paraId="2F790F15"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x5g58q2t122o">
            <w:r w:rsidRPr="009807EB">
              <w:rPr>
                <w:rFonts w:ascii="Times New Roman" w:eastAsia="Garamond" w:hAnsi="Times New Roman" w:cs="Times New Roman"/>
                <w:color w:val="000000"/>
                <w:sz w:val="16"/>
                <w:szCs w:val="16"/>
              </w:rPr>
              <w:t>Constitution of One Health Committee</w:t>
            </w:r>
          </w:hyperlink>
          <w:hyperlink w:anchor="_heading=h.x5g58q2t122o">
            <w:r w:rsidRPr="009807EB">
              <w:rPr>
                <w:rFonts w:ascii="Times New Roman" w:hAnsi="Times New Roman" w:cs="Times New Roman"/>
                <w:color w:val="000000"/>
                <w:sz w:val="16"/>
                <w:szCs w:val="16"/>
              </w:rPr>
              <w:tab/>
              <w:t>44</w:t>
            </w:r>
          </w:hyperlink>
        </w:p>
        <w:p w14:paraId="52446787"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mpuydcpnc3b6">
            <w:r w:rsidRPr="009807EB">
              <w:rPr>
                <w:rFonts w:ascii="Times New Roman" w:eastAsia="Garamond" w:hAnsi="Times New Roman" w:cs="Times New Roman"/>
                <w:color w:val="000000"/>
                <w:sz w:val="16"/>
                <w:szCs w:val="16"/>
              </w:rPr>
              <w:t>Pandemic Response Workforce</w:t>
            </w:r>
          </w:hyperlink>
          <w:hyperlink w:anchor="_heading=h.mpuydcpnc3b6">
            <w:r w:rsidRPr="009807EB">
              <w:rPr>
                <w:rFonts w:ascii="Times New Roman" w:hAnsi="Times New Roman" w:cs="Times New Roman"/>
                <w:color w:val="000000"/>
                <w:sz w:val="16"/>
                <w:szCs w:val="16"/>
              </w:rPr>
              <w:tab/>
              <w:t>45</w:t>
            </w:r>
          </w:hyperlink>
        </w:p>
        <w:p w14:paraId="25448A26"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dbsyvlow21o7">
            <w:r w:rsidRPr="009807EB">
              <w:rPr>
                <w:rFonts w:ascii="Times New Roman" w:eastAsia="Garamond" w:hAnsi="Times New Roman" w:cs="Times New Roman"/>
                <w:color w:val="000000"/>
                <w:sz w:val="16"/>
                <w:szCs w:val="16"/>
              </w:rPr>
              <w:t>Activities and Measures before and during Pandemic</w:t>
            </w:r>
          </w:hyperlink>
          <w:hyperlink w:anchor="_heading=h.dbsyvlow21o7">
            <w:r w:rsidRPr="009807EB">
              <w:rPr>
                <w:rFonts w:ascii="Times New Roman" w:hAnsi="Times New Roman" w:cs="Times New Roman"/>
                <w:color w:val="000000"/>
                <w:sz w:val="16"/>
                <w:szCs w:val="16"/>
              </w:rPr>
              <w:tab/>
              <w:t>47</w:t>
            </w:r>
          </w:hyperlink>
        </w:p>
        <w:p w14:paraId="5174A10E"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dpq70t4kjymf">
            <w:r w:rsidRPr="009807EB">
              <w:rPr>
                <w:rFonts w:ascii="Times New Roman" w:eastAsia="Garamond" w:hAnsi="Times New Roman" w:cs="Times New Roman"/>
                <w:color w:val="000000"/>
                <w:sz w:val="16"/>
                <w:szCs w:val="16"/>
              </w:rPr>
              <w:t>PHASE 1 - Alert / Preparation</w:t>
            </w:r>
          </w:hyperlink>
          <w:hyperlink w:anchor="_heading=h.dpq70t4kjymf">
            <w:r w:rsidRPr="009807EB">
              <w:rPr>
                <w:rFonts w:ascii="Times New Roman" w:hAnsi="Times New Roman" w:cs="Times New Roman"/>
                <w:color w:val="000000"/>
                <w:sz w:val="16"/>
                <w:szCs w:val="16"/>
              </w:rPr>
              <w:tab/>
              <w:t>47</w:t>
            </w:r>
          </w:hyperlink>
        </w:p>
        <w:p w14:paraId="02537A58"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y8b3s9m6161">
            <w:r w:rsidRPr="009807EB">
              <w:rPr>
                <w:rFonts w:ascii="Times New Roman" w:eastAsia="Garamond" w:hAnsi="Times New Roman" w:cs="Times New Roman"/>
                <w:color w:val="000000"/>
                <w:sz w:val="16"/>
                <w:szCs w:val="16"/>
              </w:rPr>
              <w:t>PHASE 2 - Active Response</w:t>
            </w:r>
          </w:hyperlink>
          <w:hyperlink w:anchor="_heading=h.y8b3s9m6161">
            <w:r w:rsidRPr="009807EB">
              <w:rPr>
                <w:rFonts w:ascii="Times New Roman" w:hAnsi="Times New Roman" w:cs="Times New Roman"/>
                <w:color w:val="000000"/>
                <w:sz w:val="16"/>
                <w:szCs w:val="16"/>
              </w:rPr>
              <w:tab/>
              <w:t>50</w:t>
            </w:r>
          </w:hyperlink>
        </w:p>
        <w:p w14:paraId="578936CB"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8kpf2jkar63m">
            <w:r w:rsidRPr="009807EB">
              <w:rPr>
                <w:rFonts w:ascii="Times New Roman" w:eastAsia="Garamond" w:hAnsi="Times New Roman" w:cs="Times New Roman"/>
                <w:color w:val="000000"/>
                <w:sz w:val="16"/>
                <w:szCs w:val="16"/>
              </w:rPr>
              <w:t>Standard Screening Protocol</w:t>
            </w:r>
          </w:hyperlink>
          <w:hyperlink w:anchor="_heading=h.8kpf2jkar63m">
            <w:r w:rsidRPr="009807EB">
              <w:rPr>
                <w:rFonts w:ascii="Times New Roman" w:hAnsi="Times New Roman" w:cs="Times New Roman"/>
                <w:color w:val="000000"/>
                <w:sz w:val="16"/>
                <w:szCs w:val="16"/>
              </w:rPr>
              <w:tab/>
              <w:t>51</w:t>
            </w:r>
          </w:hyperlink>
        </w:p>
        <w:p w14:paraId="4607E5C3"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gi2zgupta01a">
            <w:r w:rsidRPr="009807EB">
              <w:rPr>
                <w:rFonts w:ascii="Times New Roman" w:eastAsia="Garamond" w:hAnsi="Times New Roman" w:cs="Times New Roman"/>
                <w:color w:val="000000"/>
                <w:sz w:val="16"/>
                <w:szCs w:val="16"/>
              </w:rPr>
              <w:t>PHASE 3 - Surge Capacity</w:t>
            </w:r>
          </w:hyperlink>
          <w:hyperlink w:anchor="_heading=h.gi2zgupta01a">
            <w:r w:rsidRPr="009807EB">
              <w:rPr>
                <w:rFonts w:ascii="Times New Roman" w:hAnsi="Times New Roman" w:cs="Times New Roman"/>
                <w:color w:val="000000"/>
                <w:sz w:val="16"/>
                <w:szCs w:val="16"/>
              </w:rPr>
              <w:tab/>
              <w:t>60</w:t>
            </w:r>
          </w:hyperlink>
        </w:p>
        <w:p w14:paraId="3806366B" w14:textId="77777777" w:rsidR="006463CD" w:rsidRPr="009807EB" w:rsidRDefault="00E84D3F">
          <w:pPr>
            <w:tabs>
              <w:tab w:val="right" w:pos="9016"/>
            </w:tabs>
            <w:spacing w:after="100"/>
            <w:ind w:left="240"/>
            <w:rPr>
              <w:rFonts w:ascii="Times New Roman" w:hAnsi="Times New Roman" w:cs="Times New Roman"/>
              <w:color w:val="000000"/>
              <w:sz w:val="16"/>
              <w:szCs w:val="16"/>
            </w:rPr>
          </w:pPr>
          <w:hyperlink w:anchor="_heading=h.7jr9od9zvhgs">
            <w:r w:rsidRPr="009807EB">
              <w:rPr>
                <w:rFonts w:ascii="Times New Roman" w:eastAsia="Garamond" w:hAnsi="Times New Roman" w:cs="Times New Roman"/>
                <w:color w:val="000000"/>
                <w:sz w:val="16"/>
                <w:szCs w:val="16"/>
              </w:rPr>
              <w:t>Conversion of Community Facilities</w:t>
            </w:r>
          </w:hyperlink>
          <w:hyperlink w:anchor="_heading=h.7jr9od9zvhgs">
            <w:r w:rsidRPr="009807EB">
              <w:rPr>
                <w:rFonts w:ascii="Times New Roman" w:hAnsi="Times New Roman" w:cs="Times New Roman"/>
                <w:color w:val="000000"/>
                <w:sz w:val="16"/>
                <w:szCs w:val="16"/>
              </w:rPr>
              <w:tab/>
              <w:t>60</w:t>
            </w:r>
          </w:hyperlink>
        </w:p>
        <w:p w14:paraId="616272C6"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9hv8zskn7pe">
            <w:r w:rsidRPr="009807EB">
              <w:rPr>
                <w:rFonts w:ascii="Times New Roman" w:eastAsia="Garamond" w:hAnsi="Times New Roman" w:cs="Times New Roman"/>
                <w:color w:val="000000"/>
                <w:sz w:val="16"/>
                <w:szCs w:val="16"/>
              </w:rPr>
              <w:t>CONCLUSION</w:t>
            </w:r>
          </w:hyperlink>
          <w:hyperlink w:anchor="_heading=h.9hv8zskn7pe">
            <w:r w:rsidRPr="009807EB">
              <w:rPr>
                <w:rFonts w:ascii="Times New Roman" w:hAnsi="Times New Roman" w:cs="Times New Roman"/>
                <w:color w:val="000000"/>
                <w:sz w:val="16"/>
                <w:szCs w:val="16"/>
              </w:rPr>
              <w:tab/>
              <w:t>61</w:t>
            </w:r>
          </w:hyperlink>
        </w:p>
        <w:p w14:paraId="18D9EFD9"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43g0llyejnp8">
            <w:r w:rsidRPr="009807EB">
              <w:rPr>
                <w:rFonts w:ascii="Times New Roman" w:eastAsia="Garamond" w:hAnsi="Times New Roman" w:cs="Times New Roman"/>
                <w:color w:val="000000"/>
                <w:sz w:val="16"/>
                <w:szCs w:val="16"/>
              </w:rPr>
              <w:t>RECOMMENDATIONS</w:t>
            </w:r>
          </w:hyperlink>
          <w:hyperlink w:anchor="_heading=h.43g0llyejnp8">
            <w:r w:rsidRPr="009807EB">
              <w:rPr>
                <w:rFonts w:ascii="Times New Roman" w:hAnsi="Times New Roman" w:cs="Times New Roman"/>
                <w:color w:val="000000"/>
                <w:sz w:val="16"/>
                <w:szCs w:val="16"/>
              </w:rPr>
              <w:tab/>
              <w:t>62</w:t>
            </w:r>
          </w:hyperlink>
        </w:p>
        <w:p w14:paraId="7BD30A1B" w14:textId="77777777" w:rsidR="006463CD" w:rsidRPr="009807EB" w:rsidRDefault="00E84D3F">
          <w:pPr>
            <w:tabs>
              <w:tab w:val="right" w:pos="9016"/>
            </w:tabs>
            <w:spacing w:after="100"/>
            <w:rPr>
              <w:rFonts w:ascii="Times New Roman" w:hAnsi="Times New Roman" w:cs="Times New Roman"/>
              <w:color w:val="000000"/>
              <w:sz w:val="16"/>
              <w:szCs w:val="16"/>
            </w:rPr>
          </w:pPr>
          <w:hyperlink w:anchor="_heading=h.f4r8c27k97i2">
            <w:r w:rsidRPr="009807EB">
              <w:rPr>
                <w:rFonts w:ascii="Times New Roman" w:eastAsia="Garamond" w:hAnsi="Times New Roman" w:cs="Times New Roman"/>
                <w:color w:val="000000"/>
                <w:sz w:val="16"/>
                <w:szCs w:val="16"/>
              </w:rPr>
              <w:t>ANNEXURE</w:t>
            </w:r>
          </w:hyperlink>
          <w:hyperlink w:anchor="_heading=h.f4r8c27k97i2">
            <w:r w:rsidRPr="009807EB">
              <w:rPr>
                <w:rFonts w:ascii="Times New Roman" w:hAnsi="Times New Roman" w:cs="Times New Roman"/>
                <w:color w:val="000000"/>
                <w:sz w:val="16"/>
                <w:szCs w:val="16"/>
              </w:rPr>
              <w:tab/>
              <w:t>63</w:t>
            </w:r>
          </w:hyperlink>
        </w:p>
        <w:p w14:paraId="6A37A970" w14:textId="77777777" w:rsidR="006463CD" w:rsidRPr="009807EB" w:rsidRDefault="00E84D3F">
          <w:pPr>
            <w:tabs>
              <w:tab w:val="left" w:pos="720"/>
              <w:tab w:val="right" w:pos="9016"/>
            </w:tabs>
            <w:spacing w:after="100"/>
            <w:ind w:left="240"/>
            <w:rPr>
              <w:rFonts w:ascii="Times New Roman" w:hAnsi="Times New Roman" w:cs="Times New Roman"/>
              <w:color w:val="000000"/>
              <w:sz w:val="16"/>
              <w:szCs w:val="16"/>
            </w:rPr>
          </w:pPr>
          <w:hyperlink w:anchor="_heading=h.66caghg6bvt5">
            <w:r w:rsidRPr="009807EB">
              <w:rPr>
                <w:rFonts w:ascii="Times New Roman" w:eastAsia="Garamond" w:hAnsi="Times New Roman" w:cs="Times New Roman"/>
                <w:color w:val="000000"/>
                <w:sz w:val="16"/>
                <w:szCs w:val="16"/>
              </w:rPr>
              <w:t>1.</w:t>
            </w:r>
          </w:hyperlink>
          <w:hyperlink w:anchor="_heading=h.66caghg6bvt5">
            <w:r w:rsidRPr="009807EB">
              <w:rPr>
                <w:rFonts w:ascii="Times New Roman" w:hAnsi="Times New Roman" w:cs="Times New Roman"/>
                <w:color w:val="000000"/>
                <w:sz w:val="16"/>
                <w:szCs w:val="16"/>
              </w:rPr>
              <w:tab/>
            </w:r>
          </w:hyperlink>
          <w:r w:rsidRPr="009807EB">
            <w:rPr>
              <w:rFonts w:ascii="Times New Roman" w:hAnsi="Times New Roman" w:cs="Times New Roman"/>
            </w:rPr>
            <w:fldChar w:fldCharType="begin"/>
          </w:r>
          <w:r w:rsidRPr="009807EB">
            <w:rPr>
              <w:rFonts w:ascii="Times New Roman" w:hAnsi="Times New Roman" w:cs="Times New Roman"/>
            </w:rPr>
            <w:instrText xml:space="preserve"> PAGEREF _heading=h.66caghg6bvt5 \h </w:instrText>
          </w:r>
          <w:r w:rsidRPr="009807EB">
            <w:rPr>
              <w:rFonts w:ascii="Times New Roman" w:hAnsi="Times New Roman" w:cs="Times New Roman"/>
            </w:rPr>
          </w:r>
          <w:r w:rsidRPr="009807EB">
            <w:rPr>
              <w:rFonts w:ascii="Times New Roman" w:hAnsi="Times New Roman" w:cs="Times New Roman"/>
            </w:rPr>
            <w:fldChar w:fldCharType="separate"/>
          </w:r>
          <w:r w:rsidRPr="009807EB">
            <w:rPr>
              <w:rFonts w:ascii="Times New Roman" w:eastAsia="Garamond" w:hAnsi="Times New Roman" w:cs="Times New Roman"/>
              <w:color w:val="000000"/>
              <w:sz w:val="16"/>
              <w:szCs w:val="16"/>
            </w:rPr>
            <w:t>IMPORTANT PHONE NUMBERS</w:t>
          </w:r>
          <w:hyperlink w:anchor="_heading=h.66caghg6bvt5" w:history="1"/>
          <w:r w:rsidRPr="009807EB">
            <w:rPr>
              <w:rFonts w:ascii="Times New Roman" w:hAnsi="Times New Roman" w:cs="Times New Roman"/>
              <w:color w:val="000000"/>
              <w:sz w:val="16"/>
              <w:szCs w:val="16"/>
            </w:rPr>
            <w:tab/>
            <w:t>63</w:t>
          </w:r>
        </w:p>
        <w:p w14:paraId="746C22CC" w14:textId="77777777" w:rsidR="006463CD" w:rsidRPr="009807EB" w:rsidRDefault="00E84D3F">
          <w:pPr>
            <w:widowControl w:val="0"/>
            <w:tabs>
              <w:tab w:val="right" w:pos="12000"/>
            </w:tabs>
            <w:spacing w:before="60" w:line="240" w:lineRule="auto"/>
            <w:ind w:left="360"/>
            <w:jc w:val="left"/>
            <w:rPr>
              <w:rFonts w:ascii="Times New Roman" w:eastAsia="Garamond" w:hAnsi="Times New Roman" w:cs="Times New Roman"/>
              <w:color w:val="000000"/>
              <w:sz w:val="14"/>
              <w:szCs w:val="14"/>
            </w:rPr>
          </w:pPr>
          <w:r w:rsidRPr="009807EB">
            <w:rPr>
              <w:rFonts w:ascii="Times New Roman" w:hAnsi="Times New Roman" w:cs="Times New Roman"/>
            </w:rPr>
            <w:fldChar w:fldCharType="end"/>
          </w:r>
          <w:r w:rsidRPr="009807EB">
            <w:rPr>
              <w:rFonts w:ascii="Times New Roman" w:hAnsi="Times New Roman" w:cs="Times New Roman"/>
            </w:rPr>
            <w:fldChar w:fldCharType="end"/>
          </w:r>
        </w:p>
      </w:sdtContent>
    </w:sdt>
    <w:p w14:paraId="737FE8A3" w14:textId="77777777" w:rsidR="006463CD" w:rsidRPr="009807EB" w:rsidRDefault="006463CD">
      <w:pPr>
        <w:rPr>
          <w:rFonts w:ascii="Times New Roman" w:eastAsia="Garamond" w:hAnsi="Times New Roman" w:cs="Times New Roman"/>
          <w:color w:val="000000"/>
          <w:sz w:val="16"/>
          <w:szCs w:val="16"/>
        </w:rPr>
      </w:pPr>
    </w:p>
    <w:p w14:paraId="0D0CB139" w14:textId="77777777" w:rsidR="006463CD" w:rsidRPr="009807EB" w:rsidRDefault="006463CD">
      <w:pPr>
        <w:rPr>
          <w:rFonts w:ascii="Times New Roman" w:eastAsia="Garamond" w:hAnsi="Times New Roman" w:cs="Times New Roman"/>
          <w:color w:val="000000"/>
          <w:sz w:val="16"/>
          <w:szCs w:val="16"/>
        </w:rPr>
      </w:pPr>
    </w:p>
    <w:p w14:paraId="3AF7A2DC" w14:textId="77777777" w:rsidR="006463CD" w:rsidRPr="009807EB" w:rsidRDefault="006463CD">
      <w:pPr>
        <w:rPr>
          <w:rFonts w:ascii="Times New Roman" w:eastAsia="Garamond" w:hAnsi="Times New Roman" w:cs="Times New Roman"/>
          <w:color w:val="000000"/>
          <w:sz w:val="16"/>
          <w:szCs w:val="16"/>
        </w:rPr>
      </w:pPr>
    </w:p>
    <w:p w14:paraId="492FB2E1" w14:textId="77777777" w:rsidR="006463CD" w:rsidRPr="009807EB" w:rsidRDefault="006463CD">
      <w:pPr>
        <w:rPr>
          <w:rFonts w:ascii="Times New Roman" w:eastAsia="Garamond" w:hAnsi="Times New Roman" w:cs="Times New Roman"/>
          <w:color w:val="000000"/>
          <w:sz w:val="16"/>
          <w:szCs w:val="16"/>
        </w:rPr>
      </w:pPr>
    </w:p>
    <w:p w14:paraId="45EE3D3A" w14:textId="77777777" w:rsidR="006463CD" w:rsidRPr="009807EB" w:rsidRDefault="006463CD">
      <w:pPr>
        <w:rPr>
          <w:rFonts w:ascii="Times New Roman" w:eastAsia="Garamond" w:hAnsi="Times New Roman" w:cs="Times New Roman"/>
          <w:color w:val="000000"/>
          <w:sz w:val="16"/>
          <w:szCs w:val="16"/>
        </w:rPr>
      </w:pPr>
    </w:p>
    <w:p w14:paraId="5FAFAB97" w14:textId="77777777" w:rsidR="006463CD" w:rsidRPr="009807EB" w:rsidRDefault="006463CD">
      <w:pPr>
        <w:rPr>
          <w:rFonts w:ascii="Times New Roman" w:eastAsia="Garamond" w:hAnsi="Times New Roman" w:cs="Times New Roman"/>
          <w:color w:val="000000"/>
          <w:sz w:val="16"/>
          <w:szCs w:val="16"/>
        </w:rPr>
      </w:pPr>
    </w:p>
    <w:p w14:paraId="7156B1AB" w14:textId="77777777" w:rsidR="006463CD" w:rsidRPr="009807EB" w:rsidRDefault="006463CD">
      <w:pPr>
        <w:rPr>
          <w:rFonts w:ascii="Times New Roman" w:eastAsia="Garamond" w:hAnsi="Times New Roman" w:cs="Times New Roman"/>
          <w:color w:val="000000"/>
          <w:sz w:val="16"/>
          <w:szCs w:val="16"/>
        </w:rPr>
      </w:pPr>
    </w:p>
    <w:p w14:paraId="25EAE9F4" w14:textId="77777777" w:rsidR="006463CD" w:rsidRPr="009807EB" w:rsidRDefault="006463CD">
      <w:pPr>
        <w:rPr>
          <w:rFonts w:ascii="Times New Roman" w:eastAsia="Garamond" w:hAnsi="Times New Roman" w:cs="Times New Roman"/>
          <w:color w:val="000000"/>
          <w:sz w:val="16"/>
          <w:szCs w:val="16"/>
        </w:rPr>
      </w:pPr>
    </w:p>
    <w:p w14:paraId="401E00CB" w14:textId="77777777" w:rsidR="006463CD" w:rsidRPr="009807EB" w:rsidRDefault="006463CD">
      <w:pPr>
        <w:rPr>
          <w:rFonts w:ascii="Times New Roman" w:eastAsia="Garamond" w:hAnsi="Times New Roman" w:cs="Times New Roman"/>
          <w:color w:val="000000"/>
          <w:sz w:val="16"/>
          <w:szCs w:val="16"/>
        </w:rPr>
      </w:pPr>
    </w:p>
    <w:p w14:paraId="5A114CB4" w14:textId="77777777" w:rsidR="006463CD" w:rsidRPr="009807EB" w:rsidRDefault="006463CD">
      <w:pPr>
        <w:rPr>
          <w:rFonts w:ascii="Times New Roman" w:eastAsia="Garamond" w:hAnsi="Times New Roman" w:cs="Times New Roman"/>
          <w:color w:val="000000"/>
          <w:sz w:val="16"/>
          <w:szCs w:val="16"/>
        </w:rPr>
      </w:pPr>
    </w:p>
    <w:p w14:paraId="64B870E0" w14:textId="77777777" w:rsidR="006463CD" w:rsidRPr="009807EB" w:rsidRDefault="006463CD">
      <w:pPr>
        <w:rPr>
          <w:rFonts w:ascii="Times New Roman" w:eastAsia="Garamond" w:hAnsi="Times New Roman" w:cs="Times New Roman"/>
          <w:color w:val="000000"/>
          <w:sz w:val="16"/>
          <w:szCs w:val="16"/>
        </w:rPr>
      </w:pPr>
    </w:p>
    <w:p w14:paraId="12CF3943" w14:textId="77777777" w:rsidR="006463CD" w:rsidRPr="009807EB" w:rsidRDefault="006463CD">
      <w:pPr>
        <w:rPr>
          <w:rFonts w:ascii="Times New Roman" w:eastAsia="Garamond" w:hAnsi="Times New Roman" w:cs="Times New Roman"/>
          <w:color w:val="000000"/>
          <w:sz w:val="16"/>
          <w:szCs w:val="16"/>
        </w:rPr>
      </w:pPr>
    </w:p>
    <w:p w14:paraId="32D48ACB" w14:textId="77777777" w:rsidR="006463CD" w:rsidRPr="009807EB" w:rsidRDefault="006463CD">
      <w:pPr>
        <w:rPr>
          <w:rFonts w:ascii="Times New Roman" w:eastAsia="Garamond" w:hAnsi="Times New Roman" w:cs="Times New Roman"/>
          <w:color w:val="000000"/>
          <w:sz w:val="16"/>
          <w:szCs w:val="16"/>
        </w:rPr>
      </w:pPr>
    </w:p>
    <w:p w14:paraId="1EDD6437" w14:textId="77777777" w:rsidR="006463CD" w:rsidRPr="009807EB" w:rsidRDefault="006463CD">
      <w:pPr>
        <w:rPr>
          <w:rFonts w:ascii="Times New Roman" w:eastAsia="Garamond" w:hAnsi="Times New Roman" w:cs="Times New Roman"/>
          <w:color w:val="000000"/>
          <w:sz w:val="16"/>
          <w:szCs w:val="16"/>
        </w:rPr>
      </w:pPr>
    </w:p>
    <w:p w14:paraId="2E5A5CFC" w14:textId="77777777" w:rsidR="006463CD" w:rsidRPr="009807EB" w:rsidRDefault="006463CD">
      <w:pPr>
        <w:rPr>
          <w:rFonts w:ascii="Times New Roman" w:eastAsia="Garamond" w:hAnsi="Times New Roman" w:cs="Times New Roman"/>
          <w:color w:val="000000"/>
          <w:sz w:val="16"/>
          <w:szCs w:val="16"/>
        </w:rPr>
      </w:pPr>
    </w:p>
    <w:p w14:paraId="5BAE0291" w14:textId="77777777" w:rsidR="006463CD" w:rsidRPr="009807EB" w:rsidRDefault="006463CD">
      <w:pPr>
        <w:rPr>
          <w:rFonts w:ascii="Times New Roman" w:eastAsia="Garamond" w:hAnsi="Times New Roman" w:cs="Times New Roman"/>
          <w:color w:val="000000"/>
          <w:sz w:val="16"/>
          <w:szCs w:val="16"/>
        </w:rPr>
      </w:pPr>
    </w:p>
    <w:p w14:paraId="3DA55868" w14:textId="77777777" w:rsidR="006463CD" w:rsidRPr="009807EB" w:rsidRDefault="006463CD">
      <w:pPr>
        <w:rPr>
          <w:rFonts w:ascii="Times New Roman" w:eastAsia="Garamond" w:hAnsi="Times New Roman" w:cs="Times New Roman"/>
          <w:color w:val="000000"/>
          <w:sz w:val="16"/>
          <w:szCs w:val="16"/>
        </w:rPr>
      </w:pPr>
    </w:p>
    <w:p w14:paraId="0B3D5E8F" w14:textId="77777777" w:rsidR="006463CD" w:rsidRPr="009807EB" w:rsidRDefault="006463CD">
      <w:pPr>
        <w:rPr>
          <w:rFonts w:ascii="Times New Roman" w:eastAsia="Garamond" w:hAnsi="Times New Roman" w:cs="Times New Roman"/>
          <w:color w:val="000000"/>
          <w:sz w:val="16"/>
          <w:szCs w:val="16"/>
        </w:rPr>
      </w:pPr>
    </w:p>
    <w:p w14:paraId="4C614015" w14:textId="77777777" w:rsidR="006463CD" w:rsidRPr="009807EB" w:rsidRDefault="006463CD">
      <w:pPr>
        <w:rPr>
          <w:rFonts w:ascii="Times New Roman" w:eastAsia="Garamond" w:hAnsi="Times New Roman" w:cs="Times New Roman"/>
          <w:color w:val="000000"/>
          <w:sz w:val="16"/>
          <w:szCs w:val="16"/>
        </w:rPr>
      </w:pPr>
    </w:p>
    <w:p w14:paraId="49E43EF1" w14:textId="77777777" w:rsidR="006463CD" w:rsidRPr="009807EB" w:rsidRDefault="006463CD">
      <w:pPr>
        <w:rPr>
          <w:rFonts w:ascii="Times New Roman" w:eastAsia="Garamond" w:hAnsi="Times New Roman" w:cs="Times New Roman"/>
          <w:color w:val="000000"/>
          <w:sz w:val="16"/>
          <w:szCs w:val="16"/>
        </w:rPr>
      </w:pPr>
    </w:p>
    <w:p w14:paraId="544F912C" w14:textId="77777777" w:rsidR="006463CD" w:rsidRPr="009807EB" w:rsidRDefault="006463CD">
      <w:pPr>
        <w:rPr>
          <w:rFonts w:ascii="Times New Roman" w:eastAsia="Garamond" w:hAnsi="Times New Roman" w:cs="Times New Roman"/>
          <w:color w:val="000000"/>
          <w:sz w:val="16"/>
          <w:szCs w:val="16"/>
        </w:rPr>
      </w:pPr>
    </w:p>
    <w:p w14:paraId="0B8114DD" w14:textId="77777777" w:rsidR="006463CD" w:rsidRPr="009807EB" w:rsidRDefault="006463CD">
      <w:pPr>
        <w:rPr>
          <w:rFonts w:ascii="Times New Roman" w:eastAsia="Garamond" w:hAnsi="Times New Roman" w:cs="Times New Roman"/>
          <w:color w:val="000000"/>
          <w:sz w:val="16"/>
          <w:szCs w:val="16"/>
        </w:rPr>
      </w:pPr>
    </w:p>
    <w:p w14:paraId="720A0786" w14:textId="77777777" w:rsidR="006463CD" w:rsidRPr="009807EB" w:rsidRDefault="006463CD">
      <w:pPr>
        <w:rPr>
          <w:rFonts w:ascii="Times New Roman" w:eastAsia="Garamond" w:hAnsi="Times New Roman" w:cs="Times New Roman"/>
          <w:color w:val="000000"/>
          <w:sz w:val="16"/>
          <w:szCs w:val="16"/>
        </w:rPr>
      </w:pPr>
    </w:p>
    <w:p w14:paraId="05CF8416" w14:textId="77777777" w:rsidR="006463CD" w:rsidRPr="009807EB" w:rsidRDefault="006463CD">
      <w:pPr>
        <w:pStyle w:val="Heading1"/>
        <w:keepNext w:val="0"/>
        <w:keepLines w:val="0"/>
        <w:spacing w:before="480" w:after="120"/>
        <w:ind w:left="420"/>
        <w:jc w:val="center"/>
        <w:rPr>
          <w:rFonts w:ascii="Times New Roman" w:eastAsia="Garamond" w:hAnsi="Times New Roman" w:cs="Times New Roman"/>
          <w:color w:val="000000"/>
          <w:sz w:val="38"/>
          <w:szCs w:val="38"/>
        </w:rPr>
      </w:pPr>
      <w:bookmarkStart w:id="2" w:name="_heading=h.jendhfvwrgtb" w:colFirst="0" w:colLast="0"/>
      <w:bookmarkEnd w:id="2"/>
    </w:p>
    <w:p w14:paraId="050B02C2" w14:textId="77777777" w:rsidR="006463CD" w:rsidRPr="009807EB" w:rsidRDefault="006463CD">
      <w:pPr>
        <w:pStyle w:val="Heading1"/>
        <w:keepNext w:val="0"/>
        <w:keepLines w:val="0"/>
        <w:spacing w:before="480" w:after="120"/>
        <w:ind w:left="420"/>
        <w:jc w:val="center"/>
        <w:rPr>
          <w:rFonts w:ascii="Times New Roman" w:eastAsia="Garamond" w:hAnsi="Times New Roman" w:cs="Times New Roman"/>
          <w:color w:val="000000"/>
          <w:sz w:val="38"/>
          <w:szCs w:val="38"/>
        </w:rPr>
      </w:pPr>
    </w:p>
    <w:p w14:paraId="127579E3" w14:textId="77777777" w:rsidR="006463CD" w:rsidRPr="009807EB" w:rsidRDefault="006463CD">
      <w:pPr>
        <w:pStyle w:val="Heading1"/>
        <w:keepNext w:val="0"/>
        <w:keepLines w:val="0"/>
        <w:spacing w:before="480" w:after="120"/>
        <w:ind w:left="420"/>
        <w:jc w:val="center"/>
        <w:rPr>
          <w:rFonts w:ascii="Times New Roman" w:eastAsia="Garamond" w:hAnsi="Times New Roman" w:cs="Times New Roman"/>
          <w:color w:val="000000"/>
          <w:sz w:val="38"/>
          <w:szCs w:val="38"/>
        </w:rPr>
      </w:pPr>
    </w:p>
    <w:p w14:paraId="3FD1AFCA" w14:textId="77777777" w:rsidR="006463CD" w:rsidRPr="009807EB" w:rsidRDefault="00E84D3F">
      <w:pPr>
        <w:pStyle w:val="Heading1"/>
        <w:keepNext w:val="0"/>
        <w:keepLines w:val="0"/>
        <w:spacing w:before="480" w:after="120"/>
        <w:ind w:left="420"/>
        <w:jc w:val="center"/>
        <w:rPr>
          <w:rFonts w:ascii="Times New Roman" w:eastAsia="Garamond" w:hAnsi="Times New Roman" w:cs="Times New Roman"/>
          <w:color w:val="000000"/>
          <w:sz w:val="38"/>
          <w:szCs w:val="38"/>
        </w:rPr>
      </w:pPr>
      <w:r w:rsidRPr="009807EB">
        <w:rPr>
          <w:rFonts w:ascii="Times New Roman" w:eastAsia="Garamond" w:hAnsi="Times New Roman" w:cs="Times New Roman"/>
          <w:color w:val="000000"/>
          <w:sz w:val="38"/>
          <w:szCs w:val="38"/>
        </w:rPr>
        <w:t>INTRODUCTION</w:t>
      </w:r>
    </w:p>
    <w:p w14:paraId="6A51A64E" w14:textId="77777777" w:rsidR="006463CD" w:rsidRPr="009807EB" w:rsidRDefault="00E84D3F">
      <w:pPr>
        <w:pStyle w:val="Heading1"/>
        <w:keepNext w:val="0"/>
        <w:keepLines w:val="0"/>
        <w:spacing w:before="480" w:after="120"/>
        <w:jc w:val="left"/>
        <w:rPr>
          <w:rFonts w:ascii="Times New Roman" w:eastAsia="Garamond" w:hAnsi="Times New Roman" w:cs="Times New Roman"/>
          <w:color w:val="000000"/>
          <w:sz w:val="38"/>
          <w:szCs w:val="38"/>
        </w:rPr>
      </w:pPr>
      <w:bookmarkStart w:id="3" w:name="_heading=h.1ygs2kv0qd4" w:colFirst="0" w:colLast="0"/>
      <w:bookmarkEnd w:id="3"/>
      <w:r w:rsidRPr="009807EB">
        <w:rPr>
          <w:rFonts w:ascii="Times New Roman" w:eastAsia="Garamond" w:hAnsi="Times New Roman" w:cs="Times New Roman"/>
          <w:color w:val="000000"/>
          <w:sz w:val="38"/>
          <w:szCs w:val="38"/>
        </w:rPr>
        <w:lastRenderedPageBreak/>
        <w:t xml:space="preserve"> </w:t>
      </w:r>
    </w:p>
    <w:p w14:paraId="5965FAF1" w14:textId="77777777" w:rsidR="006463CD" w:rsidRPr="009807EB" w:rsidRDefault="00E84D3F">
      <w:pPr>
        <w:shd w:val="clear" w:color="auto" w:fill="FFFFFF"/>
        <w:spacing w:before="240" w:after="240"/>
        <w:rPr>
          <w:rFonts w:ascii="Times New Roman" w:hAnsi="Times New Roman" w:cs="Times New Roman"/>
        </w:rPr>
      </w:pPr>
      <w:proofErr w:type="spellStart"/>
      <w:r w:rsidRPr="009807EB">
        <w:rPr>
          <w:rFonts w:ascii="Times New Roman" w:hAnsi="Times New Roman" w:cs="Times New Roman"/>
        </w:rPr>
        <w:t>Muthukulam</w:t>
      </w:r>
      <w:proofErr w:type="spellEnd"/>
      <w:r w:rsidRPr="009807EB">
        <w:rPr>
          <w:rFonts w:ascii="Times New Roman" w:hAnsi="Times New Roman" w:cs="Times New Roman"/>
        </w:rPr>
        <w:t xml:space="preserve"> Health Block in Alappuzha district is a geographically sensitive coastal belt characterized by dense population clusters, fishing-dependent livelihoods, seasonal migration, and frequent public gatherings. These factors increase vulnerability to communicable disease outbreaks and rapid transmission during epidemics or pandemics. The Pandemic Preparedness Plan has therefore been developed as a proactive public-health document to ensure early detection, rapid response, and coordinated action at all levels of the health system. The plan aims to protect the lives and livelihoods of the community while maintaining continuity of essential health services.</w:t>
      </w:r>
    </w:p>
    <w:p w14:paraId="3858CC03" w14:textId="77777777" w:rsidR="006463CD" w:rsidRPr="009807EB" w:rsidRDefault="00E84D3F">
      <w:pPr>
        <w:shd w:val="clear" w:color="auto" w:fill="FFFFFF"/>
        <w:spacing w:before="240" w:after="240"/>
        <w:rPr>
          <w:rFonts w:ascii="Times New Roman" w:hAnsi="Times New Roman" w:cs="Times New Roman"/>
        </w:rPr>
      </w:pPr>
      <w:r w:rsidRPr="009807EB">
        <w:rPr>
          <w:rFonts w:ascii="Times New Roman" w:hAnsi="Times New Roman" w:cs="Times New Roman"/>
        </w:rPr>
        <w:t xml:space="preserve">The Health Block covers seven Local Self-Government Institutions (LSGDs): </w:t>
      </w:r>
      <w:proofErr w:type="spellStart"/>
      <w:r w:rsidRPr="009807EB">
        <w:rPr>
          <w:rFonts w:ascii="Times New Roman" w:hAnsi="Times New Roman" w:cs="Times New Roman"/>
          <w:b/>
          <w:bCs/>
        </w:rPr>
        <w:t>Muthukulam</w:t>
      </w:r>
      <w:proofErr w:type="spellEnd"/>
      <w:r w:rsidRPr="009807EB">
        <w:rPr>
          <w:rFonts w:ascii="Times New Roman" w:hAnsi="Times New Roman" w:cs="Times New Roman"/>
          <w:b/>
          <w:bCs/>
        </w:rPr>
        <w:t xml:space="preserve"> Grama Panchayat, </w:t>
      </w:r>
      <w:proofErr w:type="spellStart"/>
      <w:r w:rsidRPr="009807EB">
        <w:rPr>
          <w:rFonts w:ascii="Times New Roman" w:hAnsi="Times New Roman" w:cs="Times New Roman"/>
          <w:b/>
          <w:bCs/>
        </w:rPr>
        <w:t>Krishnapuram</w:t>
      </w:r>
      <w:proofErr w:type="spellEnd"/>
      <w:r w:rsidRPr="009807EB">
        <w:rPr>
          <w:rFonts w:ascii="Times New Roman" w:hAnsi="Times New Roman" w:cs="Times New Roman"/>
          <w:b/>
          <w:bCs/>
        </w:rPr>
        <w:t xml:space="preserve"> Grama Panchayat, </w:t>
      </w:r>
      <w:proofErr w:type="spellStart"/>
      <w:r w:rsidRPr="009807EB">
        <w:rPr>
          <w:rFonts w:ascii="Times New Roman" w:hAnsi="Times New Roman" w:cs="Times New Roman"/>
          <w:b/>
          <w:bCs/>
        </w:rPr>
        <w:t>Pathiyoor</w:t>
      </w:r>
      <w:proofErr w:type="spellEnd"/>
      <w:r w:rsidRPr="009807EB">
        <w:rPr>
          <w:rFonts w:ascii="Times New Roman" w:hAnsi="Times New Roman" w:cs="Times New Roman"/>
          <w:b/>
          <w:bCs/>
        </w:rPr>
        <w:t xml:space="preserve"> Grama Panchayat, </w:t>
      </w:r>
      <w:proofErr w:type="spellStart"/>
      <w:r w:rsidRPr="009807EB">
        <w:rPr>
          <w:rFonts w:ascii="Times New Roman" w:hAnsi="Times New Roman" w:cs="Times New Roman"/>
          <w:b/>
          <w:bCs/>
        </w:rPr>
        <w:t>Cheppad</w:t>
      </w:r>
      <w:proofErr w:type="spellEnd"/>
      <w:r w:rsidRPr="009807EB">
        <w:rPr>
          <w:rFonts w:ascii="Times New Roman" w:hAnsi="Times New Roman" w:cs="Times New Roman"/>
          <w:b/>
          <w:bCs/>
        </w:rPr>
        <w:t xml:space="preserve"> Grama Panchayat, </w:t>
      </w:r>
      <w:proofErr w:type="spellStart"/>
      <w:r w:rsidRPr="009807EB">
        <w:rPr>
          <w:rFonts w:ascii="Times New Roman" w:hAnsi="Times New Roman" w:cs="Times New Roman"/>
          <w:b/>
          <w:bCs/>
        </w:rPr>
        <w:t>Arattupuzha</w:t>
      </w:r>
      <w:proofErr w:type="spellEnd"/>
      <w:r w:rsidRPr="009807EB">
        <w:rPr>
          <w:rFonts w:ascii="Times New Roman" w:hAnsi="Times New Roman" w:cs="Times New Roman"/>
          <w:b/>
          <w:bCs/>
        </w:rPr>
        <w:t xml:space="preserve"> Grama Panchayat, </w:t>
      </w:r>
      <w:proofErr w:type="spellStart"/>
      <w:r w:rsidRPr="009807EB">
        <w:rPr>
          <w:rFonts w:ascii="Times New Roman" w:hAnsi="Times New Roman" w:cs="Times New Roman"/>
          <w:b/>
          <w:bCs/>
        </w:rPr>
        <w:t>Devikulangara</w:t>
      </w:r>
      <w:proofErr w:type="spellEnd"/>
      <w:r w:rsidRPr="009807EB">
        <w:rPr>
          <w:rFonts w:ascii="Times New Roman" w:hAnsi="Times New Roman" w:cs="Times New Roman"/>
          <w:b/>
          <w:bCs/>
        </w:rPr>
        <w:t xml:space="preserve"> Grama Panchayat, and </w:t>
      </w:r>
      <w:proofErr w:type="spellStart"/>
      <w:r w:rsidRPr="009807EB">
        <w:rPr>
          <w:rFonts w:ascii="Times New Roman" w:hAnsi="Times New Roman" w:cs="Times New Roman"/>
          <w:b/>
          <w:bCs/>
        </w:rPr>
        <w:t>Kandalloor</w:t>
      </w:r>
      <w:proofErr w:type="spellEnd"/>
      <w:r w:rsidRPr="009807EB">
        <w:rPr>
          <w:rFonts w:ascii="Times New Roman" w:hAnsi="Times New Roman" w:cs="Times New Roman"/>
          <w:b/>
          <w:bCs/>
        </w:rPr>
        <w:t xml:space="preserve"> Grama Panchayat.</w:t>
      </w:r>
      <w:r w:rsidRPr="009807EB">
        <w:rPr>
          <w:rFonts w:ascii="Times New Roman" w:hAnsi="Times New Roman" w:cs="Times New Roman"/>
        </w:rPr>
        <w:t xml:space="preserve"> Since these LSGDs share health facilities, workforce, transport routes, and marketplaces, an outbreak in one area can quickly affect </w:t>
      </w:r>
      <w:proofErr w:type="spellStart"/>
      <w:r w:rsidRPr="009807EB">
        <w:rPr>
          <w:rFonts w:ascii="Times New Roman" w:hAnsi="Times New Roman" w:cs="Times New Roman"/>
        </w:rPr>
        <w:t>neighboring</w:t>
      </w:r>
      <w:proofErr w:type="spellEnd"/>
      <w:r w:rsidRPr="009807EB">
        <w:rPr>
          <w:rFonts w:ascii="Times New Roman" w:hAnsi="Times New Roman" w:cs="Times New Roman"/>
        </w:rPr>
        <w:t xml:space="preserve"> panchayats. Hence, a unified block-level preparedness approach is essential for surveillance, containment, isolation, and referral services.</w:t>
      </w:r>
    </w:p>
    <w:p w14:paraId="41976E79" w14:textId="77777777" w:rsidR="006463CD" w:rsidRPr="009807EB" w:rsidRDefault="00E84D3F">
      <w:pPr>
        <w:shd w:val="clear" w:color="auto" w:fill="FFFFFF"/>
        <w:spacing w:before="240" w:after="240"/>
        <w:rPr>
          <w:rFonts w:ascii="Times New Roman" w:hAnsi="Times New Roman" w:cs="Times New Roman"/>
        </w:rPr>
      </w:pPr>
      <w:r w:rsidRPr="009807EB">
        <w:rPr>
          <w:rFonts w:ascii="Times New Roman" w:hAnsi="Times New Roman" w:cs="Times New Roman"/>
        </w:rPr>
        <w:t>This plan establishes a structured mechanism for surveillance through Health Sub-centres, Family Health Centres, Taluk Hospitals, and referral institutions, integrating systems such as IDSP reporting, field-level ASHA and JPHN monitoring, and community-based alert mechanisms. It also outlines preparedness for quarantine and isolation facilities, triage, risk communication, infection prevention and control (IPC), laboratory coordination, and emergency transport. Special attention is given to high-risk populations including elderly persons, people with chronic diseases, fisherfolk communities, migrant workers, and coastal settlements prone to crowding and disaster-related displacement.</w:t>
      </w:r>
    </w:p>
    <w:p w14:paraId="6975FA8F" w14:textId="77777777" w:rsidR="006463CD" w:rsidRPr="009807EB" w:rsidRDefault="00E84D3F">
      <w:pPr>
        <w:shd w:val="clear" w:color="auto" w:fill="FFFFFF"/>
        <w:spacing w:before="240" w:after="240"/>
        <w:rPr>
          <w:rFonts w:ascii="Times New Roman" w:eastAsia="Garamond" w:hAnsi="Times New Roman" w:cs="Times New Roman"/>
          <w:color w:val="000000"/>
        </w:rPr>
      </w:pPr>
      <w:r w:rsidRPr="009807EB">
        <w:rPr>
          <w:rFonts w:ascii="Times New Roman" w:hAnsi="Times New Roman" w:cs="Times New Roman"/>
        </w:rPr>
        <w:t xml:space="preserve">The document also emphasizes strong intersectoral coordination among Health Department, LSGDs, Disaster Management Authorities, Police, Education Department, </w:t>
      </w:r>
      <w:proofErr w:type="spellStart"/>
      <w:r w:rsidRPr="009807EB">
        <w:rPr>
          <w:rFonts w:ascii="Times New Roman" w:hAnsi="Times New Roman" w:cs="Times New Roman"/>
        </w:rPr>
        <w:t>Kudumbashree</w:t>
      </w:r>
      <w:proofErr w:type="spellEnd"/>
      <w:r w:rsidRPr="009807EB">
        <w:rPr>
          <w:rFonts w:ascii="Times New Roman" w:hAnsi="Times New Roman" w:cs="Times New Roman"/>
        </w:rPr>
        <w:t xml:space="preserve">, and community volunteers. By identifying available resources, mapping gaps, and assigning clear roles and responsibilities, this Pandemic Preparedness Plan ensures timely response, equitable access to care, and community participation. Ultimately, it serves as a readiness framework enabling </w:t>
      </w:r>
      <w:proofErr w:type="spellStart"/>
      <w:r w:rsidRPr="009807EB">
        <w:rPr>
          <w:rFonts w:ascii="Times New Roman" w:hAnsi="Times New Roman" w:cs="Times New Roman"/>
        </w:rPr>
        <w:t>Muthukulam</w:t>
      </w:r>
      <w:proofErr w:type="spellEnd"/>
      <w:r w:rsidRPr="009807EB">
        <w:rPr>
          <w:rFonts w:ascii="Times New Roman" w:hAnsi="Times New Roman" w:cs="Times New Roman"/>
        </w:rPr>
        <w:t xml:space="preserve"> Health Block to minimize morbidity and mortality and to manage future public health emergencies efficiently and systematically.</w:t>
      </w:r>
      <w:r w:rsidRPr="009807EB">
        <w:rPr>
          <w:rFonts w:ascii="Times New Roman" w:eastAsia="Garamond" w:hAnsi="Times New Roman" w:cs="Times New Roman"/>
          <w:color w:val="000000"/>
        </w:rPr>
        <w:t xml:space="preserve"> </w:t>
      </w:r>
    </w:p>
    <w:p w14:paraId="6E1A41A6" w14:textId="77777777" w:rsidR="006463CD" w:rsidRPr="009807EB" w:rsidRDefault="00E84D3F">
      <w:pPr>
        <w:shd w:val="clear" w:color="auto" w:fill="FFFFFF"/>
        <w:tabs>
          <w:tab w:val="left" w:pos="8085"/>
        </w:tabs>
        <w:spacing w:before="240" w:after="240"/>
        <w:rPr>
          <w:rFonts w:ascii="Times New Roman" w:eastAsia="Garamond" w:hAnsi="Times New Roman" w:cs="Times New Roman"/>
          <w:color w:val="000000"/>
        </w:rPr>
      </w:pPr>
      <w:r w:rsidRPr="009807EB">
        <w:rPr>
          <w:rFonts w:ascii="Times New Roman" w:eastAsia="Garamond" w:hAnsi="Times New Roman" w:cs="Times New Roman"/>
          <w:color w:val="000000"/>
        </w:rPr>
        <w:tab/>
      </w:r>
    </w:p>
    <w:p w14:paraId="00556742" w14:textId="77777777" w:rsidR="006463CD" w:rsidRPr="009807EB" w:rsidRDefault="006463CD">
      <w:pPr>
        <w:shd w:val="clear" w:color="auto" w:fill="FFFFFF"/>
        <w:spacing w:before="240" w:after="240"/>
        <w:rPr>
          <w:rFonts w:ascii="Times New Roman" w:eastAsia="Garamond" w:hAnsi="Times New Roman" w:cs="Times New Roman"/>
          <w:color w:val="000000"/>
        </w:rPr>
      </w:pPr>
    </w:p>
    <w:p w14:paraId="6766FC75" w14:textId="77777777" w:rsidR="006463CD" w:rsidRPr="009807EB" w:rsidRDefault="00E84D3F">
      <w:pPr>
        <w:pStyle w:val="Heading1"/>
        <w:rPr>
          <w:rFonts w:ascii="Times New Roman" w:eastAsia="Garamond" w:hAnsi="Times New Roman" w:cs="Times New Roman"/>
          <w:color w:val="000000"/>
          <w:sz w:val="38"/>
          <w:szCs w:val="38"/>
        </w:rPr>
      </w:pPr>
      <w:bookmarkStart w:id="4" w:name="_heading=h.gjtt238e1jde" w:colFirst="0" w:colLast="0"/>
      <w:bookmarkEnd w:id="4"/>
      <w:r w:rsidRPr="009807EB">
        <w:rPr>
          <w:rFonts w:ascii="Times New Roman" w:eastAsia="Garamond" w:hAnsi="Times New Roman" w:cs="Times New Roman"/>
          <w:b w:val="0"/>
          <w:bCs w:val="0"/>
          <w:color w:val="000000"/>
          <w:sz w:val="24"/>
          <w:szCs w:val="24"/>
        </w:rPr>
        <w:lastRenderedPageBreak/>
        <w:t xml:space="preserve">                                                </w:t>
      </w:r>
      <w:r w:rsidRPr="009807EB">
        <w:rPr>
          <w:rFonts w:ascii="Times New Roman" w:eastAsia="Garamond" w:hAnsi="Times New Roman" w:cs="Times New Roman"/>
          <w:color w:val="000000"/>
        </w:rPr>
        <w:t>LSGD AT A GLANCE</w:t>
      </w:r>
    </w:p>
    <w:p w14:paraId="74EFF828" w14:textId="77777777" w:rsidR="006463CD" w:rsidRPr="009807EB" w:rsidRDefault="00E84D3F">
      <w:pPr>
        <w:spacing w:before="240" w:after="240"/>
        <w:rPr>
          <w:rFonts w:ascii="Times New Roman" w:eastAsia="Garamond" w:hAnsi="Times New Roman" w:cs="Times New Roman"/>
          <w:color w:val="548DD4"/>
          <w:sz w:val="28"/>
          <w:szCs w:val="28"/>
        </w:rPr>
      </w:pPr>
      <w:r w:rsidRPr="009807EB">
        <w:rPr>
          <w:rFonts w:ascii="Times New Roman" w:eastAsia="Garamond" w:hAnsi="Times New Roman" w:cs="Times New Roman"/>
          <w:color w:val="548DD4"/>
          <w:sz w:val="28"/>
          <w:szCs w:val="28"/>
        </w:rPr>
        <w:t xml:space="preserve">ADMINISTRATIVE BOUNDARIES OF MUTHUKULAM </w:t>
      </w:r>
      <w:proofErr w:type="gramStart"/>
      <w:r w:rsidRPr="009807EB">
        <w:rPr>
          <w:rFonts w:ascii="Times New Roman" w:eastAsia="Garamond" w:hAnsi="Times New Roman" w:cs="Times New Roman"/>
          <w:color w:val="548DD4"/>
          <w:sz w:val="28"/>
          <w:szCs w:val="28"/>
        </w:rPr>
        <w:t>BLOCK  PANCHAYAT</w:t>
      </w:r>
      <w:proofErr w:type="gramEnd"/>
    </w:p>
    <w:p w14:paraId="35101516"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color w:val="548DD4"/>
          <w:sz w:val="16"/>
          <w:szCs w:val="16"/>
        </w:rPr>
        <w:t xml:space="preserve"> </w:t>
      </w:r>
      <w:proofErr w:type="spellStart"/>
      <w:r w:rsidRPr="009807EB">
        <w:rPr>
          <w:rFonts w:ascii="Times New Roman" w:eastAsia="Garamond" w:hAnsi="Times New Roman" w:cs="Times New Roman"/>
          <w:b/>
          <w:bCs/>
          <w:color w:val="202122"/>
          <w:highlight w:val="white"/>
        </w:rPr>
        <w:t>Muthukulam</w:t>
      </w:r>
      <w:proofErr w:type="spellEnd"/>
      <w:r w:rsidRPr="009807EB">
        <w:rPr>
          <w:rFonts w:ascii="Times New Roman" w:eastAsia="Garamond" w:hAnsi="Times New Roman" w:cs="Times New Roman"/>
          <w:color w:val="202122"/>
          <w:highlight w:val="white"/>
        </w:rPr>
        <w:t xml:space="preserve"> is a backwater village and census town near </w:t>
      </w:r>
      <w:hyperlink r:id="rId14">
        <w:proofErr w:type="spellStart"/>
        <w:r w:rsidRPr="009807EB">
          <w:rPr>
            <w:rFonts w:ascii="Times New Roman" w:eastAsia="Garamond" w:hAnsi="Times New Roman" w:cs="Times New Roman"/>
            <w:color w:val="3366CC"/>
            <w:highlight w:val="white"/>
            <w:u w:val="single"/>
          </w:rPr>
          <w:t>Haripad</w:t>
        </w:r>
        <w:proofErr w:type="spellEnd"/>
      </w:hyperlink>
      <w:r w:rsidRPr="009807EB">
        <w:rPr>
          <w:rFonts w:ascii="Times New Roman" w:eastAsia="Garamond" w:hAnsi="Times New Roman" w:cs="Times New Roman"/>
          <w:color w:val="202122"/>
          <w:highlight w:val="white"/>
        </w:rPr>
        <w:t xml:space="preserve"> in </w:t>
      </w:r>
      <w:hyperlink r:id="rId15">
        <w:r w:rsidRPr="009807EB">
          <w:rPr>
            <w:rFonts w:ascii="Times New Roman" w:eastAsia="Garamond" w:hAnsi="Times New Roman" w:cs="Times New Roman"/>
            <w:color w:val="3366CC"/>
            <w:highlight w:val="white"/>
            <w:u w:val="single"/>
          </w:rPr>
          <w:t>Alappuzha</w:t>
        </w:r>
      </w:hyperlink>
      <w:r w:rsidRPr="009807EB">
        <w:rPr>
          <w:rFonts w:ascii="Times New Roman" w:eastAsia="Garamond" w:hAnsi="Times New Roman" w:cs="Times New Roman"/>
          <w:color w:val="202122"/>
          <w:highlight w:val="white"/>
        </w:rPr>
        <w:t xml:space="preserve"> district in the </w:t>
      </w:r>
      <w:hyperlink r:id="rId16">
        <w:r w:rsidRPr="009807EB">
          <w:rPr>
            <w:rFonts w:ascii="Times New Roman" w:eastAsia="Garamond" w:hAnsi="Times New Roman" w:cs="Times New Roman"/>
            <w:color w:val="3366CC"/>
            <w:highlight w:val="white"/>
            <w:u w:val="single"/>
          </w:rPr>
          <w:t>Indian</w:t>
        </w:r>
      </w:hyperlink>
      <w:r w:rsidRPr="009807EB">
        <w:rPr>
          <w:rFonts w:ascii="Times New Roman" w:eastAsia="Garamond" w:hAnsi="Times New Roman" w:cs="Times New Roman"/>
          <w:color w:val="202122"/>
          <w:highlight w:val="white"/>
        </w:rPr>
        <w:t xml:space="preserve"> state of </w:t>
      </w:r>
      <w:hyperlink r:id="rId17">
        <w:r w:rsidRPr="009807EB">
          <w:rPr>
            <w:rFonts w:ascii="Times New Roman" w:eastAsia="Garamond" w:hAnsi="Times New Roman" w:cs="Times New Roman"/>
            <w:color w:val="3366CC"/>
            <w:highlight w:val="white"/>
            <w:u w:val="single"/>
          </w:rPr>
          <w:t>Kerala</w:t>
        </w:r>
      </w:hyperlink>
      <w:r w:rsidRPr="009807EB">
        <w:rPr>
          <w:rFonts w:ascii="Times New Roman" w:eastAsia="Garamond" w:hAnsi="Times New Roman" w:cs="Times New Roman"/>
          <w:color w:val="202122"/>
          <w:highlight w:val="white"/>
        </w:rPr>
        <w:t xml:space="preserve">. It is a major village between </w:t>
      </w:r>
      <w:proofErr w:type="spellStart"/>
      <w:r w:rsidRPr="009807EB">
        <w:rPr>
          <w:rFonts w:ascii="Times New Roman" w:eastAsia="Garamond" w:hAnsi="Times New Roman" w:cs="Times New Roman"/>
          <w:color w:val="202122"/>
          <w:highlight w:val="white"/>
        </w:rPr>
        <w:t>Kayamkulam</w:t>
      </w:r>
      <w:proofErr w:type="spellEnd"/>
      <w:r w:rsidRPr="009807EB">
        <w:rPr>
          <w:rFonts w:ascii="Times New Roman" w:eastAsia="Garamond" w:hAnsi="Times New Roman" w:cs="Times New Roman"/>
          <w:color w:val="202122"/>
          <w:highlight w:val="white"/>
        </w:rPr>
        <w:t xml:space="preserve"> and </w:t>
      </w:r>
      <w:proofErr w:type="spellStart"/>
      <w:r w:rsidRPr="009807EB">
        <w:rPr>
          <w:rFonts w:ascii="Times New Roman" w:eastAsia="Garamond" w:hAnsi="Times New Roman" w:cs="Times New Roman"/>
          <w:color w:val="202122"/>
          <w:highlight w:val="white"/>
        </w:rPr>
        <w:t>Haripad</w:t>
      </w:r>
      <w:proofErr w:type="spellEnd"/>
      <w:r w:rsidRPr="009807EB">
        <w:rPr>
          <w:rFonts w:ascii="Times New Roman" w:eastAsia="Garamond" w:hAnsi="Times New Roman" w:cs="Times New Roman"/>
          <w:color w:val="202122"/>
          <w:highlight w:val="white"/>
        </w:rPr>
        <w:t xml:space="preserve"> and headquarters of the </w:t>
      </w:r>
      <w:proofErr w:type="spellStart"/>
      <w:r w:rsidRPr="009807EB">
        <w:rPr>
          <w:rFonts w:ascii="Times New Roman" w:eastAsia="Garamond" w:hAnsi="Times New Roman" w:cs="Times New Roman"/>
          <w:color w:val="202122"/>
          <w:highlight w:val="white"/>
        </w:rPr>
        <w:t>Muthukulam</w:t>
      </w:r>
      <w:proofErr w:type="spellEnd"/>
      <w:r w:rsidRPr="009807EB">
        <w:rPr>
          <w:rFonts w:ascii="Times New Roman" w:eastAsia="Garamond" w:hAnsi="Times New Roman" w:cs="Times New Roman"/>
          <w:color w:val="202122"/>
          <w:highlight w:val="white"/>
        </w:rPr>
        <w:t xml:space="preserve"> Block Panchayat.</w:t>
      </w:r>
    </w:p>
    <w:p w14:paraId="4505BEE4" w14:textId="77777777" w:rsidR="006463CD" w:rsidRPr="009807EB" w:rsidRDefault="006463CD">
      <w:pPr>
        <w:rPr>
          <w:rFonts w:ascii="Times New Roman" w:eastAsia="Garamond" w:hAnsi="Times New Roman" w:cs="Times New Roman"/>
          <w:sz w:val="16"/>
          <w:szCs w:val="16"/>
        </w:rPr>
      </w:pPr>
    </w:p>
    <w:p w14:paraId="0878F8C3" w14:textId="77777777" w:rsidR="006463CD" w:rsidRPr="009807EB" w:rsidRDefault="006463CD">
      <w:pPr>
        <w:rPr>
          <w:rFonts w:ascii="Times New Roman" w:eastAsia="Garamond" w:hAnsi="Times New Roman" w:cs="Times New Roman"/>
          <w:sz w:val="16"/>
          <w:szCs w:val="16"/>
        </w:rPr>
      </w:pPr>
    </w:p>
    <w:p w14:paraId="23EC12B4" w14:textId="77777777" w:rsidR="006463CD" w:rsidRPr="009807EB" w:rsidRDefault="006463CD">
      <w:pPr>
        <w:rPr>
          <w:rFonts w:ascii="Times New Roman" w:eastAsia="Garamond" w:hAnsi="Times New Roman" w:cs="Times New Roman"/>
          <w:sz w:val="16"/>
          <w:szCs w:val="16"/>
        </w:rPr>
      </w:pPr>
    </w:p>
    <w:p w14:paraId="32965045" w14:textId="77777777" w:rsidR="006463CD" w:rsidRPr="009807EB" w:rsidRDefault="006463CD">
      <w:pPr>
        <w:rPr>
          <w:rFonts w:ascii="Times New Roman" w:eastAsia="Garamond" w:hAnsi="Times New Roman" w:cs="Times New Roman"/>
          <w:sz w:val="16"/>
          <w:szCs w:val="16"/>
        </w:rPr>
      </w:pPr>
    </w:p>
    <w:p w14:paraId="4B92287A" w14:textId="77777777" w:rsidR="006463CD" w:rsidRPr="009807EB" w:rsidRDefault="00E84D3F">
      <w:pPr>
        <w:rPr>
          <w:rFonts w:ascii="Times New Roman" w:eastAsia="Garamond" w:hAnsi="Times New Roman" w:cs="Times New Roman"/>
          <w:sz w:val="16"/>
          <w:szCs w:val="16"/>
        </w:rPr>
      </w:pPr>
      <w:r w:rsidRPr="009807EB">
        <w:rPr>
          <w:rFonts w:ascii="Times New Roman" w:eastAsia="Garamond" w:hAnsi="Times New Roman" w:cs="Times New Roman"/>
          <w:noProof/>
          <w:sz w:val="16"/>
          <w:szCs w:val="16"/>
        </w:rPr>
        <w:drawing>
          <wp:inline distT="114300" distB="114300" distL="114300" distR="114300" wp14:anchorId="5E958B46" wp14:editId="2A0CE674">
            <wp:extent cx="4947920" cy="4332605"/>
            <wp:effectExtent l="0" t="0" r="0" b="0"/>
            <wp:docPr id="51" name="image10.png"/>
            <wp:cNvGraphicFramePr/>
            <a:graphic xmlns:a="http://schemas.openxmlformats.org/drawingml/2006/main">
              <a:graphicData uri="http://schemas.openxmlformats.org/drawingml/2006/picture">
                <pic:pic xmlns:pic="http://schemas.openxmlformats.org/drawingml/2006/picture">
                  <pic:nvPicPr>
                    <pic:cNvPr id="51" name="image10.png"/>
                    <pic:cNvPicPr preferRelativeResize="0"/>
                  </pic:nvPicPr>
                  <pic:blipFill>
                    <a:blip r:embed="rId18"/>
                    <a:srcRect/>
                    <a:stretch>
                      <a:fillRect/>
                    </a:stretch>
                  </pic:blipFill>
                  <pic:spPr>
                    <a:xfrm>
                      <a:off x="0" y="0"/>
                      <a:ext cx="4948238" cy="4333150"/>
                    </a:xfrm>
                    <a:prstGeom prst="rect">
                      <a:avLst/>
                    </a:prstGeom>
                  </pic:spPr>
                </pic:pic>
              </a:graphicData>
            </a:graphic>
          </wp:inline>
        </w:drawing>
      </w:r>
    </w:p>
    <w:p w14:paraId="4127C01D" w14:textId="77777777" w:rsidR="006463CD" w:rsidRPr="009807EB" w:rsidRDefault="006463CD">
      <w:pPr>
        <w:rPr>
          <w:rFonts w:ascii="Times New Roman" w:eastAsia="Garamond" w:hAnsi="Times New Roman" w:cs="Times New Roman"/>
          <w:sz w:val="16"/>
          <w:szCs w:val="16"/>
        </w:rPr>
      </w:pPr>
    </w:p>
    <w:p w14:paraId="2D01F2AD" w14:textId="77777777" w:rsidR="006463CD" w:rsidRPr="009807EB" w:rsidRDefault="006463CD">
      <w:pPr>
        <w:rPr>
          <w:rFonts w:ascii="Times New Roman" w:eastAsia="Garamond" w:hAnsi="Times New Roman" w:cs="Times New Roman"/>
          <w:sz w:val="16"/>
          <w:szCs w:val="16"/>
        </w:rPr>
      </w:pPr>
    </w:p>
    <w:p w14:paraId="3EC79E08" w14:textId="77777777" w:rsidR="006463CD" w:rsidRPr="009807EB" w:rsidRDefault="006463CD">
      <w:pPr>
        <w:rPr>
          <w:rFonts w:ascii="Times New Roman" w:eastAsia="Garamond" w:hAnsi="Times New Roman" w:cs="Times New Roman"/>
          <w:sz w:val="16"/>
          <w:szCs w:val="16"/>
        </w:rPr>
      </w:pPr>
    </w:p>
    <w:p w14:paraId="0B0661D1" w14:textId="77777777" w:rsidR="006463CD" w:rsidRPr="009807EB" w:rsidRDefault="006463CD">
      <w:pPr>
        <w:rPr>
          <w:rFonts w:ascii="Times New Roman" w:eastAsia="Garamond" w:hAnsi="Times New Roman" w:cs="Times New Roman"/>
          <w:sz w:val="16"/>
          <w:szCs w:val="16"/>
        </w:rPr>
      </w:pPr>
    </w:p>
    <w:p w14:paraId="0EE3384A" w14:textId="77777777" w:rsidR="006463CD" w:rsidRPr="009807EB" w:rsidRDefault="006463CD">
      <w:pPr>
        <w:rPr>
          <w:rFonts w:ascii="Times New Roman" w:eastAsia="Garamond" w:hAnsi="Times New Roman" w:cs="Times New Roman"/>
          <w:sz w:val="16"/>
          <w:szCs w:val="16"/>
        </w:rPr>
      </w:pPr>
    </w:p>
    <w:p w14:paraId="3DF32C8D" w14:textId="77777777" w:rsidR="006463CD" w:rsidRPr="009807EB" w:rsidRDefault="006463CD">
      <w:pPr>
        <w:rPr>
          <w:rFonts w:ascii="Times New Roman" w:eastAsia="Garamond" w:hAnsi="Times New Roman" w:cs="Times New Roman"/>
          <w:sz w:val="16"/>
          <w:szCs w:val="16"/>
        </w:rPr>
      </w:pPr>
    </w:p>
    <w:p w14:paraId="3500E382" w14:textId="77777777" w:rsidR="006463CD" w:rsidRPr="009807EB" w:rsidRDefault="006463CD">
      <w:pPr>
        <w:rPr>
          <w:rFonts w:ascii="Times New Roman" w:eastAsia="Garamond" w:hAnsi="Times New Roman" w:cs="Times New Roman"/>
          <w:sz w:val="16"/>
          <w:szCs w:val="16"/>
        </w:rPr>
      </w:pPr>
    </w:p>
    <w:p w14:paraId="7E24B43C" w14:textId="77777777" w:rsidR="006463CD" w:rsidRPr="009807EB" w:rsidRDefault="006463CD">
      <w:pPr>
        <w:rPr>
          <w:rFonts w:ascii="Times New Roman" w:eastAsia="Garamond" w:hAnsi="Times New Roman" w:cs="Times New Roman"/>
          <w:color w:val="000000"/>
          <w:sz w:val="16"/>
          <w:szCs w:val="16"/>
        </w:rPr>
      </w:pPr>
    </w:p>
    <w:p w14:paraId="612362F9" w14:textId="77777777" w:rsidR="006463CD" w:rsidRPr="009807EB" w:rsidRDefault="00E84D3F">
      <w:pPr>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 xml:space="preserve"> </w:t>
      </w:r>
    </w:p>
    <w:p w14:paraId="2598C9FE" w14:textId="77777777" w:rsidR="006463CD" w:rsidRPr="009807EB" w:rsidRDefault="006463CD">
      <w:pPr>
        <w:rPr>
          <w:rFonts w:ascii="Times New Roman" w:eastAsia="Garamond" w:hAnsi="Times New Roman" w:cs="Times New Roman"/>
          <w:sz w:val="16"/>
          <w:szCs w:val="16"/>
        </w:rPr>
      </w:pPr>
    </w:p>
    <w:tbl>
      <w:tblPr>
        <w:tblStyle w:val="Style245"/>
        <w:tblW w:w="8670" w:type="dxa"/>
        <w:tblLayout w:type="fixed"/>
        <w:tblLook w:val="04A0" w:firstRow="1" w:lastRow="0" w:firstColumn="1" w:lastColumn="0" w:noHBand="0" w:noVBand="1"/>
      </w:tblPr>
      <w:tblGrid>
        <w:gridCol w:w="375"/>
        <w:gridCol w:w="1290"/>
        <w:gridCol w:w="585"/>
        <w:gridCol w:w="735"/>
        <w:gridCol w:w="990"/>
        <w:gridCol w:w="855"/>
        <w:gridCol w:w="615"/>
        <w:gridCol w:w="765"/>
        <w:gridCol w:w="1275"/>
        <w:gridCol w:w="1185"/>
      </w:tblGrid>
      <w:tr w:rsidR="006463CD" w:rsidRPr="009807EB" w14:paraId="1BD2CDAD" w14:textId="77777777">
        <w:trPr>
          <w:trHeight w:val="485"/>
        </w:trPr>
        <w:tc>
          <w:tcPr>
            <w:tcW w:w="375" w:type="dxa"/>
            <w:tcBorders>
              <w:top w:val="single" w:sz="6" w:space="0" w:color="000000"/>
              <w:left w:val="single" w:sz="6" w:space="0" w:color="000000"/>
              <w:bottom w:val="single" w:sz="6" w:space="0" w:color="000000"/>
              <w:right w:val="single" w:sz="6" w:space="0" w:color="000000"/>
            </w:tcBorders>
            <w:tcMar>
              <w:top w:w="0" w:type="dxa"/>
              <w:bottom w:w="0" w:type="dxa"/>
            </w:tcMar>
          </w:tcPr>
          <w:p w14:paraId="7189DF73" w14:textId="77777777" w:rsidR="006463CD" w:rsidRPr="009807EB" w:rsidRDefault="00E84D3F">
            <w:pPr>
              <w:spacing w:before="240"/>
              <w:rPr>
                <w:rFonts w:ascii="Times New Roman" w:eastAsia="Garamond" w:hAnsi="Times New Roman" w:cs="Times New Roman"/>
                <w:sz w:val="16"/>
                <w:szCs w:val="16"/>
              </w:rPr>
            </w:pPr>
            <w:r w:rsidRPr="009807EB">
              <w:rPr>
                <w:rFonts w:ascii="Times New Roman" w:eastAsia="Garamond" w:hAnsi="Times New Roman" w:cs="Times New Roman"/>
                <w:sz w:val="16"/>
                <w:szCs w:val="16"/>
              </w:rPr>
              <w:lastRenderedPageBreak/>
              <w:t>So no</w:t>
            </w:r>
          </w:p>
        </w:tc>
        <w:tc>
          <w:tcPr>
            <w:tcW w:w="1290" w:type="dxa"/>
            <w:tcBorders>
              <w:top w:val="single" w:sz="6" w:space="0" w:color="000000"/>
              <w:left w:val="single" w:sz="6" w:space="0" w:color="000000"/>
              <w:bottom w:val="single" w:sz="6" w:space="0" w:color="000000"/>
              <w:right w:val="single" w:sz="6" w:space="0" w:color="000000"/>
            </w:tcBorders>
            <w:tcMar>
              <w:top w:w="0" w:type="dxa"/>
              <w:bottom w:w="0" w:type="dxa"/>
            </w:tcMar>
          </w:tcPr>
          <w:p w14:paraId="514E383C" w14:textId="77777777" w:rsidR="006463CD" w:rsidRPr="009807EB" w:rsidRDefault="00E84D3F">
            <w:pPr>
              <w:spacing w:before="240"/>
              <w:rPr>
                <w:rFonts w:ascii="Times New Roman" w:eastAsia="Garamond" w:hAnsi="Times New Roman" w:cs="Times New Roman"/>
                <w:sz w:val="16"/>
                <w:szCs w:val="16"/>
              </w:rPr>
            </w:pPr>
            <w:r w:rsidRPr="009807EB">
              <w:rPr>
                <w:rFonts w:ascii="Times New Roman" w:eastAsia="Garamond" w:hAnsi="Times New Roman" w:cs="Times New Roman"/>
                <w:sz w:val="16"/>
                <w:szCs w:val="16"/>
              </w:rPr>
              <w:t>Institution</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14:paraId="40D04092" w14:textId="77777777" w:rsidR="006463CD" w:rsidRPr="009807EB" w:rsidRDefault="00E84D3F">
            <w:pPr>
              <w:spacing w:before="240"/>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Ward</w:t>
            </w:r>
          </w:p>
        </w:tc>
        <w:tc>
          <w:tcPr>
            <w:tcW w:w="735" w:type="dxa"/>
            <w:tcBorders>
              <w:top w:val="single" w:sz="6" w:space="0" w:color="000000"/>
              <w:left w:val="single" w:sz="6" w:space="0" w:color="000000"/>
              <w:bottom w:val="single" w:sz="6" w:space="0" w:color="000000"/>
              <w:right w:val="single" w:sz="6" w:space="0" w:color="000000"/>
            </w:tcBorders>
            <w:tcMar>
              <w:top w:w="0" w:type="dxa"/>
              <w:bottom w:w="0" w:type="dxa"/>
            </w:tcMar>
          </w:tcPr>
          <w:p w14:paraId="1049F4AA" w14:textId="77777777" w:rsidR="006463CD" w:rsidRPr="009807EB" w:rsidRDefault="00E84D3F">
            <w:pPr>
              <w:spacing w:before="240"/>
              <w:rPr>
                <w:rFonts w:ascii="Times New Roman" w:eastAsia="Garamond" w:hAnsi="Times New Roman" w:cs="Times New Roman"/>
                <w:sz w:val="16"/>
                <w:szCs w:val="16"/>
              </w:rPr>
            </w:pPr>
            <w:r w:rsidRPr="009807EB">
              <w:rPr>
                <w:rFonts w:ascii="Times New Roman" w:eastAsia="Garamond" w:hAnsi="Times New Roman" w:cs="Times New Roman"/>
                <w:sz w:val="16"/>
                <w:szCs w:val="16"/>
              </w:rPr>
              <w:t>Houses</w:t>
            </w:r>
          </w:p>
        </w:tc>
        <w:tc>
          <w:tcPr>
            <w:tcW w:w="990" w:type="dxa"/>
            <w:tcBorders>
              <w:top w:val="single" w:sz="6" w:space="0" w:color="000000"/>
              <w:left w:val="single" w:sz="6" w:space="0" w:color="000000"/>
              <w:bottom w:val="single" w:sz="6" w:space="0" w:color="000000"/>
              <w:right w:val="single" w:sz="6" w:space="0" w:color="000000"/>
            </w:tcBorders>
            <w:tcMar>
              <w:top w:w="0" w:type="dxa"/>
              <w:bottom w:w="0" w:type="dxa"/>
            </w:tcMar>
          </w:tcPr>
          <w:p w14:paraId="003BC626" w14:textId="77777777" w:rsidR="006463CD" w:rsidRPr="009807EB" w:rsidRDefault="00E84D3F">
            <w:pPr>
              <w:spacing w:before="240"/>
              <w:rPr>
                <w:rFonts w:ascii="Times New Roman" w:eastAsia="Garamond" w:hAnsi="Times New Roman" w:cs="Times New Roman"/>
                <w:sz w:val="16"/>
                <w:szCs w:val="16"/>
              </w:rPr>
            </w:pPr>
            <w:r w:rsidRPr="009807EB">
              <w:rPr>
                <w:rFonts w:ascii="Times New Roman" w:eastAsia="Garamond" w:hAnsi="Times New Roman" w:cs="Times New Roman"/>
                <w:sz w:val="16"/>
                <w:szCs w:val="16"/>
              </w:rPr>
              <w:t>Population</w:t>
            </w:r>
          </w:p>
        </w:tc>
        <w:tc>
          <w:tcPr>
            <w:tcW w:w="855" w:type="dxa"/>
            <w:tcBorders>
              <w:top w:val="single" w:sz="6" w:space="0" w:color="000000"/>
              <w:left w:val="single" w:sz="6" w:space="0" w:color="000000"/>
              <w:bottom w:val="single" w:sz="6" w:space="0" w:color="000000"/>
              <w:right w:val="single" w:sz="6" w:space="0" w:color="000000"/>
            </w:tcBorders>
            <w:tcMar>
              <w:top w:w="0" w:type="dxa"/>
              <w:bottom w:w="0" w:type="dxa"/>
            </w:tcMar>
          </w:tcPr>
          <w:p w14:paraId="102D4F9D" w14:textId="77777777" w:rsidR="006463CD" w:rsidRPr="009807EB" w:rsidRDefault="00E84D3F">
            <w:pPr>
              <w:spacing w:before="240"/>
              <w:rPr>
                <w:rFonts w:ascii="Times New Roman" w:eastAsia="Garamond" w:hAnsi="Times New Roman" w:cs="Times New Roman"/>
                <w:sz w:val="16"/>
                <w:szCs w:val="16"/>
              </w:rPr>
            </w:pPr>
            <w:r w:rsidRPr="009807EB">
              <w:rPr>
                <w:rFonts w:ascii="Times New Roman" w:eastAsia="Garamond" w:hAnsi="Times New Roman" w:cs="Times New Roman"/>
                <w:sz w:val="16"/>
                <w:szCs w:val="16"/>
              </w:rPr>
              <w:t>Migrants</w:t>
            </w:r>
          </w:p>
        </w:tc>
        <w:tc>
          <w:tcPr>
            <w:tcW w:w="615" w:type="dxa"/>
            <w:tcBorders>
              <w:top w:val="single" w:sz="6" w:space="0" w:color="000000"/>
              <w:left w:val="single" w:sz="6" w:space="0" w:color="000000"/>
              <w:bottom w:val="single" w:sz="6" w:space="0" w:color="000000"/>
              <w:right w:val="single" w:sz="6" w:space="0" w:color="000000"/>
            </w:tcBorders>
            <w:tcMar>
              <w:top w:w="0" w:type="dxa"/>
              <w:bottom w:w="0" w:type="dxa"/>
            </w:tcMar>
          </w:tcPr>
          <w:p w14:paraId="3553E92B" w14:textId="77777777" w:rsidR="006463CD" w:rsidRPr="009807EB" w:rsidRDefault="00E84D3F">
            <w:pPr>
              <w:spacing w:before="240"/>
              <w:rPr>
                <w:rFonts w:ascii="Times New Roman" w:eastAsia="Garamond" w:hAnsi="Times New Roman" w:cs="Times New Roman"/>
                <w:sz w:val="16"/>
                <w:szCs w:val="16"/>
              </w:rPr>
            </w:pPr>
            <w:r w:rsidRPr="009807EB">
              <w:rPr>
                <w:rFonts w:ascii="Times New Roman" w:eastAsia="Garamond" w:hAnsi="Times New Roman" w:cs="Times New Roman"/>
                <w:sz w:val="16"/>
                <w:szCs w:val="16"/>
              </w:rPr>
              <w:t>Wells</w:t>
            </w:r>
          </w:p>
        </w:tc>
        <w:tc>
          <w:tcPr>
            <w:tcW w:w="765" w:type="dxa"/>
            <w:tcBorders>
              <w:top w:val="single" w:sz="6" w:space="0" w:color="000000"/>
              <w:left w:val="single" w:sz="6" w:space="0" w:color="000000"/>
              <w:bottom w:val="single" w:sz="6" w:space="0" w:color="000000"/>
              <w:right w:val="single" w:sz="6" w:space="0" w:color="000000"/>
            </w:tcBorders>
            <w:tcMar>
              <w:top w:w="0" w:type="dxa"/>
              <w:bottom w:w="0" w:type="dxa"/>
            </w:tcMar>
          </w:tcPr>
          <w:p w14:paraId="6F24E221" w14:textId="77777777" w:rsidR="006463CD" w:rsidRPr="009807EB" w:rsidRDefault="00E84D3F">
            <w:pPr>
              <w:spacing w:before="240"/>
              <w:rPr>
                <w:rFonts w:ascii="Times New Roman" w:eastAsia="Garamond" w:hAnsi="Times New Roman" w:cs="Times New Roman"/>
                <w:sz w:val="16"/>
                <w:szCs w:val="16"/>
              </w:rPr>
            </w:pPr>
            <w:r w:rsidRPr="009807EB">
              <w:rPr>
                <w:rFonts w:ascii="Times New Roman" w:eastAsia="Garamond" w:hAnsi="Times New Roman" w:cs="Times New Roman"/>
                <w:sz w:val="16"/>
                <w:szCs w:val="16"/>
              </w:rPr>
              <w:t>Hotspot</w:t>
            </w:r>
          </w:p>
        </w:tc>
        <w:tc>
          <w:tcPr>
            <w:tcW w:w="1275" w:type="dxa"/>
            <w:tcBorders>
              <w:top w:val="single" w:sz="6" w:space="0" w:color="000000"/>
              <w:left w:val="single" w:sz="6" w:space="0" w:color="000000"/>
              <w:bottom w:val="single" w:sz="6" w:space="0" w:color="000000"/>
              <w:right w:val="single" w:sz="6" w:space="0" w:color="000000"/>
            </w:tcBorders>
            <w:tcMar>
              <w:top w:w="0" w:type="dxa"/>
              <w:bottom w:w="0" w:type="dxa"/>
            </w:tcMar>
          </w:tcPr>
          <w:p w14:paraId="7503F14A" w14:textId="77777777" w:rsidR="006463CD" w:rsidRPr="009807EB" w:rsidRDefault="00E84D3F">
            <w:pPr>
              <w:spacing w:before="240"/>
              <w:rPr>
                <w:rFonts w:ascii="Times New Roman" w:eastAsia="Garamond" w:hAnsi="Times New Roman" w:cs="Times New Roman"/>
                <w:sz w:val="16"/>
                <w:szCs w:val="16"/>
              </w:rPr>
            </w:pPr>
            <w:proofErr w:type="spellStart"/>
            <w:proofErr w:type="gramStart"/>
            <w:r w:rsidRPr="009807EB">
              <w:rPr>
                <w:rFonts w:ascii="Times New Roman" w:eastAsia="Garamond" w:hAnsi="Times New Roman" w:cs="Times New Roman"/>
                <w:sz w:val="16"/>
                <w:szCs w:val="16"/>
              </w:rPr>
              <w:t>Ed.Institutions</w:t>
            </w:r>
            <w:proofErr w:type="spellEnd"/>
            <w:proofErr w:type="gramEnd"/>
          </w:p>
        </w:tc>
        <w:tc>
          <w:tcPr>
            <w:tcW w:w="1185" w:type="dxa"/>
            <w:tcBorders>
              <w:top w:val="single" w:sz="6" w:space="0" w:color="000000"/>
              <w:left w:val="single" w:sz="6" w:space="0" w:color="000000"/>
              <w:bottom w:val="single" w:sz="6" w:space="0" w:color="000000"/>
              <w:right w:val="single" w:sz="6" w:space="0" w:color="000000"/>
            </w:tcBorders>
            <w:tcMar>
              <w:top w:w="0" w:type="dxa"/>
              <w:bottom w:w="0" w:type="dxa"/>
            </w:tcMar>
          </w:tcPr>
          <w:p w14:paraId="334C93E7" w14:textId="77777777" w:rsidR="006463CD" w:rsidRPr="009807EB" w:rsidRDefault="00E84D3F">
            <w:pPr>
              <w:spacing w:before="240"/>
              <w:rPr>
                <w:rFonts w:ascii="Times New Roman" w:eastAsia="Garamond" w:hAnsi="Times New Roman" w:cs="Times New Roman"/>
                <w:sz w:val="16"/>
                <w:szCs w:val="16"/>
              </w:rPr>
            </w:pPr>
            <w:proofErr w:type="spellStart"/>
            <w:r w:rsidRPr="009807EB">
              <w:rPr>
                <w:rFonts w:ascii="Times New Roman" w:eastAsia="Garamond" w:hAnsi="Times New Roman" w:cs="Times New Roman"/>
                <w:sz w:val="16"/>
                <w:szCs w:val="16"/>
              </w:rPr>
              <w:t>Hos</w:t>
            </w:r>
            <w:proofErr w:type="spellEnd"/>
            <w:r w:rsidRPr="009807EB">
              <w:rPr>
                <w:rFonts w:ascii="Times New Roman" w:eastAsia="Garamond" w:hAnsi="Times New Roman" w:cs="Times New Roman"/>
                <w:sz w:val="16"/>
                <w:szCs w:val="16"/>
              </w:rPr>
              <w:t>(</w:t>
            </w:r>
            <w:proofErr w:type="spellStart"/>
            <w:r w:rsidRPr="009807EB">
              <w:rPr>
                <w:rFonts w:ascii="Times New Roman" w:eastAsia="Garamond" w:hAnsi="Times New Roman" w:cs="Times New Roman"/>
                <w:sz w:val="16"/>
                <w:szCs w:val="16"/>
              </w:rPr>
              <w:t>pvt</w:t>
            </w:r>
            <w:proofErr w:type="spellEnd"/>
            <w:r w:rsidRPr="009807EB">
              <w:rPr>
                <w:rFonts w:ascii="Times New Roman" w:eastAsia="Garamond" w:hAnsi="Times New Roman" w:cs="Times New Roman"/>
                <w:sz w:val="16"/>
                <w:szCs w:val="16"/>
              </w:rPr>
              <w:t>/gov)</w:t>
            </w:r>
          </w:p>
        </w:tc>
      </w:tr>
      <w:tr w:rsidR="006463CD" w:rsidRPr="009807EB" w14:paraId="76906ED3" w14:textId="77777777">
        <w:trPr>
          <w:trHeight w:val="650"/>
        </w:trPr>
        <w:tc>
          <w:tcPr>
            <w:tcW w:w="375" w:type="dxa"/>
            <w:vMerge w:val="restar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2927A4" w14:textId="77777777" w:rsidR="006463CD" w:rsidRPr="009807EB" w:rsidRDefault="00E84D3F">
            <w:pPr>
              <w:spacing w:before="240"/>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1</w:t>
            </w:r>
          </w:p>
        </w:tc>
        <w:tc>
          <w:tcPr>
            <w:tcW w:w="1290"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22E25E20"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 xml:space="preserve">CHC </w:t>
            </w:r>
            <w:proofErr w:type="spellStart"/>
            <w:r w:rsidRPr="009807EB">
              <w:rPr>
                <w:rFonts w:ascii="Times New Roman" w:eastAsia="Garamond" w:hAnsi="Times New Roman" w:cs="Times New Roman"/>
                <w:color w:val="000000"/>
              </w:rPr>
              <w:t>Muthukulam</w:t>
            </w:r>
            <w:proofErr w:type="spellEnd"/>
          </w:p>
        </w:tc>
        <w:tc>
          <w:tcPr>
            <w:tcW w:w="58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6141B728"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16</w:t>
            </w:r>
          </w:p>
        </w:tc>
        <w:tc>
          <w:tcPr>
            <w:tcW w:w="73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311C7474"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6795</w:t>
            </w:r>
          </w:p>
        </w:tc>
        <w:tc>
          <w:tcPr>
            <w:tcW w:w="990"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2BAC4C20"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25100</w:t>
            </w:r>
          </w:p>
        </w:tc>
        <w:tc>
          <w:tcPr>
            <w:tcW w:w="85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0BF13421"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89</w:t>
            </w:r>
          </w:p>
        </w:tc>
        <w:tc>
          <w:tcPr>
            <w:tcW w:w="61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3F699AEC"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1880</w:t>
            </w:r>
          </w:p>
        </w:tc>
        <w:tc>
          <w:tcPr>
            <w:tcW w:w="76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51692DC5"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w:t>
            </w:r>
          </w:p>
        </w:tc>
        <w:tc>
          <w:tcPr>
            <w:tcW w:w="127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4B0DB6D5"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32</w:t>
            </w:r>
          </w:p>
        </w:tc>
        <w:tc>
          <w:tcPr>
            <w:tcW w:w="1185" w:type="dxa"/>
            <w:vMerge w:val="restart"/>
            <w:tcBorders>
              <w:top w:val="nil"/>
              <w:left w:val="nil"/>
              <w:bottom w:val="single" w:sz="6" w:space="0" w:color="000000"/>
              <w:right w:val="single" w:sz="6" w:space="0" w:color="000000"/>
            </w:tcBorders>
            <w:tcMar>
              <w:top w:w="0" w:type="dxa"/>
              <w:left w:w="100" w:type="dxa"/>
              <w:bottom w:w="0" w:type="dxa"/>
              <w:right w:w="100" w:type="dxa"/>
            </w:tcMar>
          </w:tcPr>
          <w:p w14:paraId="682BE22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w:t>
            </w:r>
          </w:p>
        </w:tc>
      </w:tr>
      <w:tr w:rsidR="006463CD" w:rsidRPr="009807EB" w14:paraId="698EC81C" w14:textId="77777777">
        <w:trPr>
          <w:trHeight w:val="485"/>
        </w:trPr>
        <w:tc>
          <w:tcPr>
            <w:tcW w:w="375" w:type="dxa"/>
            <w:vMerge/>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F88160" w14:textId="77777777" w:rsidR="006463CD" w:rsidRPr="009807EB" w:rsidRDefault="006463CD">
            <w:pPr>
              <w:widowControl w:val="0"/>
              <w:jc w:val="left"/>
              <w:rPr>
                <w:rFonts w:ascii="Times New Roman" w:eastAsia="Garamond" w:hAnsi="Times New Roman" w:cs="Times New Roman"/>
                <w:color w:val="000000"/>
                <w:sz w:val="16"/>
                <w:szCs w:val="16"/>
              </w:rPr>
            </w:pPr>
          </w:p>
        </w:tc>
        <w:tc>
          <w:tcPr>
            <w:tcW w:w="1290" w:type="dxa"/>
            <w:vMerge/>
            <w:tcBorders>
              <w:top w:val="nil"/>
              <w:left w:val="nil"/>
              <w:bottom w:val="single" w:sz="6" w:space="0" w:color="000000"/>
              <w:right w:val="single" w:sz="6" w:space="0" w:color="000000"/>
            </w:tcBorders>
            <w:tcMar>
              <w:top w:w="0" w:type="dxa"/>
              <w:left w:w="100" w:type="dxa"/>
              <w:bottom w:w="0" w:type="dxa"/>
              <w:right w:w="100" w:type="dxa"/>
            </w:tcMar>
          </w:tcPr>
          <w:p w14:paraId="618808EE" w14:textId="77777777" w:rsidR="006463CD" w:rsidRPr="009807EB" w:rsidRDefault="006463CD">
            <w:pPr>
              <w:widowControl w:val="0"/>
              <w:jc w:val="left"/>
              <w:rPr>
                <w:rFonts w:ascii="Times New Roman" w:eastAsia="Garamond" w:hAnsi="Times New Roman" w:cs="Times New Roman"/>
                <w:color w:val="000000"/>
              </w:rPr>
            </w:pPr>
          </w:p>
        </w:tc>
        <w:tc>
          <w:tcPr>
            <w:tcW w:w="585" w:type="dxa"/>
            <w:vMerge/>
            <w:tcBorders>
              <w:top w:val="nil"/>
              <w:left w:val="nil"/>
              <w:bottom w:val="single" w:sz="6" w:space="0" w:color="000000"/>
              <w:right w:val="single" w:sz="6" w:space="0" w:color="000000"/>
            </w:tcBorders>
            <w:tcMar>
              <w:top w:w="0" w:type="dxa"/>
              <w:left w:w="100" w:type="dxa"/>
              <w:bottom w:w="0" w:type="dxa"/>
              <w:right w:w="100" w:type="dxa"/>
            </w:tcMar>
          </w:tcPr>
          <w:p w14:paraId="3ACB701F" w14:textId="77777777" w:rsidR="006463CD" w:rsidRPr="009807EB" w:rsidRDefault="006463CD">
            <w:pPr>
              <w:widowControl w:val="0"/>
              <w:jc w:val="left"/>
              <w:rPr>
                <w:rFonts w:ascii="Times New Roman" w:eastAsia="Garamond" w:hAnsi="Times New Roman" w:cs="Times New Roman"/>
                <w:color w:val="000000"/>
              </w:rPr>
            </w:pPr>
          </w:p>
        </w:tc>
        <w:tc>
          <w:tcPr>
            <w:tcW w:w="735" w:type="dxa"/>
            <w:vMerge/>
            <w:tcBorders>
              <w:top w:val="nil"/>
              <w:left w:val="nil"/>
              <w:bottom w:val="single" w:sz="6" w:space="0" w:color="000000"/>
              <w:right w:val="single" w:sz="6" w:space="0" w:color="000000"/>
            </w:tcBorders>
            <w:tcMar>
              <w:top w:w="0" w:type="dxa"/>
              <w:left w:w="100" w:type="dxa"/>
              <w:bottom w:w="0" w:type="dxa"/>
              <w:right w:w="100" w:type="dxa"/>
            </w:tcMar>
          </w:tcPr>
          <w:p w14:paraId="2999310D" w14:textId="77777777" w:rsidR="006463CD" w:rsidRPr="009807EB" w:rsidRDefault="006463CD">
            <w:pPr>
              <w:widowControl w:val="0"/>
              <w:jc w:val="left"/>
              <w:rPr>
                <w:rFonts w:ascii="Times New Roman" w:eastAsia="Garamond" w:hAnsi="Times New Roman" w:cs="Times New Roman"/>
                <w:color w:val="000000"/>
              </w:rPr>
            </w:pPr>
          </w:p>
        </w:tc>
        <w:tc>
          <w:tcPr>
            <w:tcW w:w="990" w:type="dxa"/>
            <w:vMerge/>
            <w:tcBorders>
              <w:top w:val="nil"/>
              <w:left w:val="nil"/>
              <w:bottom w:val="single" w:sz="6" w:space="0" w:color="000000"/>
              <w:right w:val="single" w:sz="6" w:space="0" w:color="000000"/>
            </w:tcBorders>
            <w:tcMar>
              <w:top w:w="0" w:type="dxa"/>
              <w:left w:w="100" w:type="dxa"/>
              <w:bottom w:w="0" w:type="dxa"/>
              <w:right w:w="100" w:type="dxa"/>
            </w:tcMar>
          </w:tcPr>
          <w:p w14:paraId="74FB86C0" w14:textId="77777777" w:rsidR="006463CD" w:rsidRPr="009807EB" w:rsidRDefault="006463CD">
            <w:pPr>
              <w:widowControl w:val="0"/>
              <w:jc w:val="left"/>
              <w:rPr>
                <w:rFonts w:ascii="Times New Roman" w:eastAsia="Garamond" w:hAnsi="Times New Roman" w:cs="Times New Roman"/>
                <w:color w:val="000000"/>
              </w:rPr>
            </w:pPr>
          </w:p>
        </w:tc>
        <w:tc>
          <w:tcPr>
            <w:tcW w:w="855" w:type="dxa"/>
            <w:vMerge/>
            <w:tcBorders>
              <w:top w:val="nil"/>
              <w:left w:val="nil"/>
              <w:bottom w:val="single" w:sz="6" w:space="0" w:color="000000"/>
              <w:right w:val="single" w:sz="6" w:space="0" w:color="000000"/>
            </w:tcBorders>
            <w:tcMar>
              <w:top w:w="0" w:type="dxa"/>
              <w:left w:w="100" w:type="dxa"/>
              <w:bottom w:w="0" w:type="dxa"/>
              <w:right w:w="100" w:type="dxa"/>
            </w:tcMar>
          </w:tcPr>
          <w:p w14:paraId="706D7B71" w14:textId="77777777" w:rsidR="006463CD" w:rsidRPr="009807EB" w:rsidRDefault="006463CD">
            <w:pPr>
              <w:widowControl w:val="0"/>
              <w:jc w:val="left"/>
              <w:rPr>
                <w:rFonts w:ascii="Times New Roman" w:eastAsia="Garamond" w:hAnsi="Times New Roman" w:cs="Times New Roman"/>
                <w:color w:val="000000"/>
              </w:rPr>
            </w:pPr>
          </w:p>
        </w:tc>
        <w:tc>
          <w:tcPr>
            <w:tcW w:w="615" w:type="dxa"/>
            <w:vMerge/>
            <w:tcBorders>
              <w:top w:val="nil"/>
              <w:left w:val="nil"/>
              <w:bottom w:val="single" w:sz="6" w:space="0" w:color="000000"/>
              <w:right w:val="single" w:sz="6" w:space="0" w:color="000000"/>
            </w:tcBorders>
            <w:tcMar>
              <w:top w:w="0" w:type="dxa"/>
              <w:left w:w="100" w:type="dxa"/>
              <w:bottom w:w="0" w:type="dxa"/>
              <w:right w:w="100" w:type="dxa"/>
            </w:tcMar>
          </w:tcPr>
          <w:p w14:paraId="33259C75" w14:textId="77777777" w:rsidR="006463CD" w:rsidRPr="009807EB" w:rsidRDefault="006463CD">
            <w:pPr>
              <w:widowControl w:val="0"/>
              <w:jc w:val="left"/>
              <w:rPr>
                <w:rFonts w:ascii="Times New Roman" w:eastAsia="Garamond" w:hAnsi="Times New Roman" w:cs="Times New Roman"/>
                <w:color w:val="000000"/>
              </w:rPr>
            </w:pPr>
          </w:p>
        </w:tc>
        <w:tc>
          <w:tcPr>
            <w:tcW w:w="765" w:type="dxa"/>
            <w:vMerge/>
            <w:tcBorders>
              <w:top w:val="nil"/>
              <w:left w:val="nil"/>
              <w:bottom w:val="single" w:sz="6" w:space="0" w:color="000000"/>
              <w:right w:val="single" w:sz="6" w:space="0" w:color="000000"/>
            </w:tcBorders>
            <w:tcMar>
              <w:top w:w="0" w:type="dxa"/>
              <w:left w:w="100" w:type="dxa"/>
              <w:bottom w:w="0" w:type="dxa"/>
              <w:right w:w="100" w:type="dxa"/>
            </w:tcMar>
          </w:tcPr>
          <w:p w14:paraId="44EFF877" w14:textId="77777777" w:rsidR="006463CD" w:rsidRPr="009807EB" w:rsidRDefault="006463CD">
            <w:pPr>
              <w:widowControl w:val="0"/>
              <w:jc w:val="left"/>
              <w:rPr>
                <w:rFonts w:ascii="Times New Roman" w:eastAsia="Garamond" w:hAnsi="Times New Roman" w:cs="Times New Roman"/>
                <w:color w:val="000000"/>
              </w:rPr>
            </w:pPr>
          </w:p>
        </w:tc>
        <w:tc>
          <w:tcPr>
            <w:tcW w:w="1275" w:type="dxa"/>
            <w:vMerge/>
            <w:tcBorders>
              <w:top w:val="nil"/>
              <w:left w:val="nil"/>
              <w:bottom w:val="single" w:sz="6" w:space="0" w:color="000000"/>
              <w:right w:val="single" w:sz="6" w:space="0" w:color="000000"/>
            </w:tcBorders>
            <w:tcMar>
              <w:top w:w="0" w:type="dxa"/>
              <w:left w:w="100" w:type="dxa"/>
              <w:bottom w:w="0" w:type="dxa"/>
              <w:right w:w="100" w:type="dxa"/>
            </w:tcMar>
          </w:tcPr>
          <w:p w14:paraId="451BBD67" w14:textId="77777777" w:rsidR="006463CD" w:rsidRPr="009807EB" w:rsidRDefault="006463CD">
            <w:pPr>
              <w:widowControl w:val="0"/>
              <w:jc w:val="left"/>
              <w:rPr>
                <w:rFonts w:ascii="Times New Roman" w:eastAsia="Garamond" w:hAnsi="Times New Roman" w:cs="Times New Roman"/>
                <w:color w:val="000000"/>
              </w:rPr>
            </w:pPr>
          </w:p>
        </w:tc>
        <w:tc>
          <w:tcPr>
            <w:tcW w:w="1185" w:type="dxa"/>
            <w:vMerge/>
            <w:tcBorders>
              <w:top w:val="nil"/>
              <w:left w:val="nil"/>
              <w:bottom w:val="single" w:sz="6" w:space="0" w:color="000000"/>
              <w:right w:val="single" w:sz="6" w:space="0" w:color="000000"/>
            </w:tcBorders>
            <w:tcMar>
              <w:top w:w="0" w:type="dxa"/>
              <w:left w:w="100" w:type="dxa"/>
              <w:bottom w:w="0" w:type="dxa"/>
              <w:right w:w="100" w:type="dxa"/>
            </w:tcMar>
          </w:tcPr>
          <w:p w14:paraId="543DFFE5" w14:textId="77777777" w:rsidR="006463CD" w:rsidRPr="009807EB" w:rsidRDefault="006463CD">
            <w:pPr>
              <w:widowControl w:val="0"/>
              <w:jc w:val="left"/>
              <w:rPr>
                <w:rFonts w:ascii="Times New Roman" w:eastAsia="Garamond" w:hAnsi="Times New Roman" w:cs="Times New Roman"/>
                <w:color w:val="000000"/>
              </w:rPr>
            </w:pPr>
          </w:p>
        </w:tc>
      </w:tr>
      <w:tr w:rsidR="006463CD" w:rsidRPr="009807EB" w14:paraId="01C8875F" w14:textId="77777777">
        <w:trPr>
          <w:trHeight w:val="7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9FC4CC" w14:textId="77777777" w:rsidR="006463CD" w:rsidRPr="009807EB" w:rsidRDefault="00E84D3F">
            <w:pPr>
              <w:spacing w:before="240"/>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2</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D4D8BCA"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 xml:space="preserve">FHC </w:t>
            </w:r>
            <w:proofErr w:type="spellStart"/>
            <w:r w:rsidRPr="009807EB">
              <w:rPr>
                <w:rFonts w:ascii="Times New Roman" w:eastAsia="Garamond" w:hAnsi="Times New Roman" w:cs="Times New Roman"/>
                <w:color w:val="000000"/>
              </w:rPr>
              <w:t>Arattupuzha</w:t>
            </w:r>
            <w:proofErr w:type="spellEnd"/>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14:paraId="22F8C1BD"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19</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3C2D4527" w14:textId="77777777" w:rsidR="006463CD" w:rsidRPr="009807EB" w:rsidRDefault="00E84D3F">
            <w:pPr>
              <w:rPr>
                <w:rFonts w:ascii="Times New Roman" w:eastAsia="Garamond" w:hAnsi="Times New Roman" w:cs="Times New Roman"/>
                <w:color w:val="000000"/>
              </w:rPr>
            </w:pPr>
            <w:r w:rsidRPr="009807EB">
              <w:rPr>
                <w:rFonts w:ascii="Times New Roman" w:eastAsia="Garamond" w:hAnsi="Times New Roman" w:cs="Times New Roman"/>
              </w:rPr>
              <w:t>8585</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2FC2CCAD"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32782</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14:paraId="5F32C4B7"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90</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14:paraId="39B17F57"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117</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14:paraId="696F04C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0</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6317D7EE"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13</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24C3ACCA"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w:t>
            </w:r>
          </w:p>
        </w:tc>
      </w:tr>
      <w:tr w:rsidR="006463CD" w:rsidRPr="009807EB" w14:paraId="6DC50D42" w14:textId="77777777">
        <w:trPr>
          <w:trHeight w:val="60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4FDEDA7" w14:textId="77777777" w:rsidR="006463CD" w:rsidRPr="009807EB" w:rsidRDefault="00E84D3F">
            <w:pPr>
              <w:spacing w:before="240"/>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3</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1C92E49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 xml:space="preserve">PHC </w:t>
            </w:r>
            <w:proofErr w:type="spellStart"/>
            <w:r w:rsidRPr="009807EB">
              <w:rPr>
                <w:rFonts w:ascii="Times New Roman" w:eastAsia="Garamond" w:hAnsi="Times New Roman" w:cs="Times New Roman"/>
                <w:color w:val="000000"/>
              </w:rPr>
              <w:t>Cheppad</w:t>
            </w:r>
            <w:proofErr w:type="spellEnd"/>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14:paraId="4A58DCF9"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16</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4E2222C5"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6839</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0E9CCDB7"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22912</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14:paraId="308C9968"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56</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14:paraId="1CE5FFE7"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6096</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14:paraId="3E970195"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0</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4224819A"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15</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0D8CCDEF"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4</w:t>
            </w:r>
          </w:p>
        </w:tc>
      </w:tr>
      <w:tr w:rsidR="006463CD" w:rsidRPr="009807EB" w14:paraId="7CB38AB7" w14:textId="77777777">
        <w:trPr>
          <w:trHeight w:val="7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9A8919" w14:textId="77777777" w:rsidR="006463CD" w:rsidRPr="009807EB" w:rsidRDefault="00E84D3F">
            <w:pPr>
              <w:spacing w:before="240"/>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4</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328A621E"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 xml:space="preserve">PHC </w:t>
            </w:r>
            <w:proofErr w:type="spellStart"/>
            <w:r w:rsidRPr="009807EB">
              <w:rPr>
                <w:rFonts w:ascii="Times New Roman" w:eastAsia="Garamond" w:hAnsi="Times New Roman" w:cs="Times New Roman"/>
                <w:color w:val="000000"/>
              </w:rPr>
              <w:t>Devikulangara</w:t>
            </w:r>
            <w:proofErr w:type="spellEnd"/>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14:paraId="01E2F12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15</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7A4AB10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6482</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1E76FC92"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24476</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14:paraId="55C4241C"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201</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14:paraId="60AA336A"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4682</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14:paraId="7C836343"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0</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578407E9"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10</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7F30582C"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w:t>
            </w:r>
          </w:p>
        </w:tc>
      </w:tr>
      <w:tr w:rsidR="006463CD" w:rsidRPr="009807EB" w14:paraId="789348B0" w14:textId="77777777">
        <w:trPr>
          <w:trHeight w:val="7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DD7CB4" w14:textId="77777777" w:rsidR="006463CD" w:rsidRPr="009807EB" w:rsidRDefault="00E84D3F">
            <w:pPr>
              <w:spacing w:before="240"/>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5</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6205C05C"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 xml:space="preserve">PHC </w:t>
            </w:r>
            <w:proofErr w:type="spellStart"/>
            <w:r w:rsidRPr="009807EB">
              <w:rPr>
                <w:rFonts w:ascii="Times New Roman" w:eastAsia="Garamond" w:hAnsi="Times New Roman" w:cs="Times New Roman"/>
                <w:color w:val="000000"/>
              </w:rPr>
              <w:t>Pathiyoor</w:t>
            </w:r>
            <w:proofErr w:type="spellEnd"/>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14:paraId="11B16164"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19</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5CF1F63E"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9732</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49809C36"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39744</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14:paraId="65F5AED6"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268</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14:paraId="1D41452D"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7219</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14:paraId="6C07855E"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0</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779465ED"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14</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13171BD4"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w:t>
            </w:r>
          </w:p>
        </w:tc>
      </w:tr>
      <w:tr w:rsidR="006463CD" w:rsidRPr="009807EB" w14:paraId="3BE6AA6F" w14:textId="77777777">
        <w:trPr>
          <w:trHeight w:val="75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587C60" w14:textId="77777777" w:rsidR="006463CD" w:rsidRPr="009807EB" w:rsidRDefault="00E84D3F">
            <w:pPr>
              <w:spacing w:before="240"/>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6</w:t>
            </w: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6EA85334"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 xml:space="preserve">FHC </w:t>
            </w:r>
            <w:proofErr w:type="spellStart"/>
            <w:r w:rsidRPr="009807EB">
              <w:rPr>
                <w:rFonts w:ascii="Times New Roman" w:eastAsia="Garamond" w:hAnsi="Times New Roman" w:cs="Times New Roman"/>
                <w:color w:val="000000"/>
              </w:rPr>
              <w:t>Kandalloor</w:t>
            </w:r>
            <w:proofErr w:type="spellEnd"/>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14:paraId="4A8CD40C"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15</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17AFA867"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6362</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48DC3B4E"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24642</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14:paraId="43DBE88A"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129</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14:paraId="6674E1BA"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3284</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14:paraId="2D04967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240DB478"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9</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3CD11385"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4</w:t>
            </w:r>
          </w:p>
        </w:tc>
      </w:tr>
      <w:tr w:rsidR="006463CD" w:rsidRPr="009807EB" w14:paraId="74B37536" w14:textId="77777777">
        <w:trPr>
          <w:trHeight w:val="815"/>
        </w:trPr>
        <w:tc>
          <w:tcPr>
            <w:tcW w:w="375" w:type="dxa"/>
            <w:tcBorders>
              <w:top w:val="nil"/>
              <w:left w:val="single" w:sz="6" w:space="0" w:color="000000"/>
              <w:bottom w:val="nil"/>
              <w:right w:val="single" w:sz="6" w:space="0" w:color="000000"/>
            </w:tcBorders>
            <w:tcMar>
              <w:top w:w="0" w:type="dxa"/>
              <w:left w:w="100" w:type="dxa"/>
              <w:bottom w:w="0" w:type="dxa"/>
              <w:right w:w="100" w:type="dxa"/>
            </w:tcMar>
          </w:tcPr>
          <w:p w14:paraId="1B254B5A" w14:textId="77777777" w:rsidR="006463CD" w:rsidRPr="009807EB" w:rsidRDefault="00E84D3F">
            <w:pPr>
              <w:spacing w:before="240"/>
              <w:rPr>
                <w:rFonts w:ascii="Times New Roman" w:eastAsia="Garamond" w:hAnsi="Times New Roman" w:cs="Times New Roman"/>
                <w:color w:val="000000"/>
                <w:sz w:val="16"/>
                <w:szCs w:val="16"/>
              </w:rPr>
            </w:pPr>
            <w:r w:rsidRPr="009807EB">
              <w:rPr>
                <w:rFonts w:ascii="Times New Roman" w:eastAsia="Garamond" w:hAnsi="Times New Roman" w:cs="Times New Roman"/>
                <w:color w:val="000000"/>
                <w:sz w:val="16"/>
                <w:szCs w:val="16"/>
              </w:rPr>
              <w:t>7</w:t>
            </w:r>
          </w:p>
        </w:tc>
        <w:tc>
          <w:tcPr>
            <w:tcW w:w="1290" w:type="dxa"/>
            <w:tcBorders>
              <w:top w:val="nil"/>
              <w:left w:val="nil"/>
              <w:bottom w:val="nil"/>
              <w:right w:val="single" w:sz="6" w:space="0" w:color="000000"/>
            </w:tcBorders>
            <w:tcMar>
              <w:top w:w="0" w:type="dxa"/>
              <w:left w:w="100" w:type="dxa"/>
              <w:bottom w:w="0" w:type="dxa"/>
              <w:right w:w="100" w:type="dxa"/>
            </w:tcMar>
          </w:tcPr>
          <w:p w14:paraId="00C88C2C"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 xml:space="preserve">PHC </w:t>
            </w:r>
            <w:proofErr w:type="spellStart"/>
            <w:r w:rsidRPr="009807EB">
              <w:rPr>
                <w:rFonts w:ascii="Times New Roman" w:eastAsia="Garamond" w:hAnsi="Times New Roman" w:cs="Times New Roman"/>
                <w:color w:val="000000"/>
              </w:rPr>
              <w:t>Krishnapuram</w:t>
            </w:r>
            <w:proofErr w:type="spellEnd"/>
          </w:p>
        </w:tc>
        <w:tc>
          <w:tcPr>
            <w:tcW w:w="585" w:type="dxa"/>
            <w:tcBorders>
              <w:top w:val="nil"/>
              <w:left w:val="nil"/>
              <w:bottom w:val="nil"/>
              <w:right w:val="single" w:sz="6" w:space="0" w:color="000000"/>
            </w:tcBorders>
            <w:tcMar>
              <w:top w:w="0" w:type="dxa"/>
              <w:left w:w="100" w:type="dxa"/>
              <w:bottom w:w="0" w:type="dxa"/>
              <w:right w:w="100" w:type="dxa"/>
            </w:tcMar>
          </w:tcPr>
          <w:p w14:paraId="28B62A9C"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18</w:t>
            </w:r>
          </w:p>
        </w:tc>
        <w:tc>
          <w:tcPr>
            <w:tcW w:w="735" w:type="dxa"/>
            <w:tcBorders>
              <w:top w:val="nil"/>
              <w:left w:val="nil"/>
              <w:bottom w:val="nil"/>
              <w:right w:val="single" w:sz="6" w:space="0" w:color="000000"/>
            </w:tcBorders>
            <w:tcMar>
              <w:top w:w="0" w:type="dxa"/>
              <w:left w:w="100" w:type="dxa"/>
              <w:bottom w:w="0" w:type="dxa"/>
              <w:right w:w="100" w:type="dxa"/>
            </w:tcMar>
          </w:tcPr>
          <w:p w14:paraId="6F8D661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8603</w:t>
            </w:r>
          </w:p>
        </w:tc>
        <w:tc>
          <w:tcPr>
            <w:tcW w:w="990" w:type="dxa"/>
            <w:tcBorders>
              <w:top w:val="nil"/>
              <w:left w:val="nil"/>
              <w:bottom w:val="nil"/>
              <w:right w:val="single" w:sz="6" w:space="0" w:color="000000"/>
            </w:tcBorders>
            <w:tcMar>
              <w:top w:w="0" w:type="dxa"/>
              <w:left w:w="100" w:type="dxa"/>
              <w:bottom w:w="0" w:type="dxa"/>
              <w:right w:w="100" w:type="dxa"/>
            </w:tcMar>
          </w:tcPr>
          <w:p w14:paraId="1E93116F"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33395</w:t>
            </w:r>
          </w:p>
        </w:tc>
        <w:tc>
          <w:tcPr>
            <w:tcW w:w="855" w:type="dxa"/>
            <w:tcBorders>
              <w:top w:val="nil"/>
              <w:left w:val="nil"/>
              <w:bottom w:val="nil"/>
              <w:right w:val="single" w:sz="6" w:space="0" w:color="000000"/>
            </w:tcBorders>
            <w:tcMar>
              <w:top w:w="0" w:type="dxa"/>
              <w:left w:w="100" w:type="dxa"/>
              <w:bottom w:w="0" w:type="dxa"/>
              <w:right w:w="100" w:type="dxa"/>
            </w:tcMar>
          </w:tcPr>
          <w:p w14:paraId="0B1095AF"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206</w:t>
            </w:r>
          </w:p>
        </w:tc>
        <w:tc>
          <w:tcPr>
            <w:tcW w:w="615" w:type="dxa"/>
            <w:tcBorders>
              <w:top w:val="nil"/>
              <w:left w:val="nil"/>
              <w:bottom w:val="nil"/>
              <w:right w:val="single" w:sz="6" w:space="0" w:color="000000"/>
            </w:tcBorders>
            <w:tcMar>
              <w:top w:w="0" w:type="dxa"/>
              <w:left w:w="100" w:type="dxa"/>
              <w:bottom w:w="0" w:type="dxa"/>
              <w:right w:w="100" w:type="dxa"/>
            </w:tcMar>
          </w:tcPr>
          <w:p w14:paraId="164B238F"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7088</w:t>
            </w:r>
          </w:p>
        </w:tc>
        <w:tc>
          <w:tcPr>
            <w:tcW w:w="765" w:type="dxa"/>
            <w:tcBorders>
              <w:top w:val="nil"/>
              <w:left w:val="nil"/>
              <w:bottom w:val="nil"/>
              <w:right w:val="single" w:sz="6" w:space="0" w:color="000000"/>
            </w:tcBorders>
            <w:tcMar>
              <w:top w:w="0" w:type="dxa"/>
              <w:left w:w="100" w:type="dxa"/>
              <w:bottom w:w="0" w:type="dxa"/>
              <w:right w:w="100" w:type="dxa"/>
            </w:tcMar>
          </w:tcPr>
          <w:p w14:paraId="5B9FD547"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0</w:t>
            </w:r>
          </w:p>
        </w:tc>
        <w:tc>
          <w:tcPr>
            <w:tcW w:w="1275" w:type="dxa"/>
            <w:tcBorders>
              <w:top w:val="nil"/>
              <w:left w:val="nil"/>
              <w:bottom w:val="nil"/>
              <w:right w:val="single" w:sz="6" w:space="0" w:color="000000"/>
            </w:tcBorders>
            <w:tcMar>
              <w:top w:w="0" w:type="dxa"/>
              <w:left w:w="100" w:type="dxa"/>
              <w:bottom w:w="0" w:type="dxa"/>
              <w:right w:w="100" w:type="dxa"/>
            </w:tcMar>
          </w:tcPr>
          <w:p w14:paraId="1DC5E4B4"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10</w:t>
            </w:r>
          </w:p>
        </w:tc>
        <w:tc>
          <w:tcPr>
            <w:tcW w:w="1185" w:type="dxa"/>
            <w:tcBorders>
              <w:top w:val="nil"/>
              <w:left w:val="nil"/>
              <w:bottom w:val="nil"/>
              <w:right w:val="single" w:sz="6" w:space="0" w:color="000000"/>
            </w:tcBorders>
            <w:tcMar>
              <w:top w:w="0" w:type="dxa"/>
              <w:left w:w="100" w:type="dxa"/>
              <w:bottom w:w="0" w:type="dxa"/>
              <w:right w:w="100" w:type="dxa"/>
            </w:tcMar>
          </w:tcPr>
          <w:p w14:paraId="4BE3940C"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w:t>
            </w:r>
          </w:p>
        </w:tc>
      </w:tr>
      <w:tr w:rsidR="006463CD" w:rsidRPr="009807EB" w14:paraId="1746F38B" w14:textId="77777777">
        <w:trPr>
          <w:trHeight w:val="815"/>
        </w:trPr>
        <w:tc>
          <w:tcPr>
            <w:tcW w:w="3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A48531" w14:textId="77777777" w:rsidR="006463CD" w:rsidRPr="009807EB" w:rsidRDefault="006463CD">
            <w:pPr>
              <w:spacing w:before="240"/>
              <w:rPr>
                <w:rFonts w:ascii="Times New Roman" w:eastAsia="Garamond" w:hAnsi="Times New Roman" w:cs="Times New Roman"/>
                <w:color w:val="000000"/>
                <w:sz w:val="16"/>
                <w:szCs w:val="16"/>
              </w:rPr>
            </w:pPr>
          </w:p>
        </w:tc>
        <w:tc>
          <w:tcPr>
            <w:tcW w:w="1290" w:type="dxa"/>
            <w:tcBorders>
              <w:top w:val="nil"/>
              <w:left w:val="nil"/>
              <w:bottom w:val="single" w:sz="6" w:space="0" w:color="000000"/>
              <w:right w:val="single" w:sz="6" w:space="0" w:color="000000"/>
            </w:tcBorders>
            <w:tcMar>
              <w:top w:w="0" w:type="dxa"/>
              <w:left w:w="100" w:type="dxa"/>
              <w:bottom w:w="0" w:type="dxa"/>
              <w:right w:w="100" w:type="dxa"/>
            </w:tcMar>
          </w:tcPr>
          <w:p w14:paraId="799663E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TOTAL</w:t>
            </w:r>
          </w:p>
        </w:tc>
        <w:tc>
          <w:tcPr>
            <w:tcW w:w="585" w:type="dxa"/>
            <w:tcBorders>
              <w:top w:val="nil"/>
              <w:left w:val="nil"/>
              <w:bottom w:val="single" w:sz="6" w:space="0" w:color="000000"/>
              <w:right w:val="single" w:sz="6" w:space="0" w:color="000000"/>
            </w:tcBorders>
            <w:tcMar>
              <w:top w:w="0" w:type="dxa"/>
              <w:left w:w="100" w:type="dxa"/>
              <w:bottom w:w="0" w:type="dxa"/>
              <w:right w:w="100" w:type="dxa"/>
            </w:tcMar>
          </w:tcPr>
          <w:p w14:paraId="19841447"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118</w:t>
            </w:r>
          </w:p>
        </w:tc>
        <w:tc>
          <w:tcPr>
            <w:tcW w:w="735" w:type="dxa"/>
            <w:tcBorders>
              <w:top w:val="nil"/>
              <w:left w:val="nil"/>
              <w:bottom w:val="single" w:sz="6" w:space="0" w:color="000000"/>
              <w:right w:val="single" w:sz="6" w:space="0" w:color="000000"/>
            </w:tcBorders>
            <w:tcMar>
              <w:top w:w="0" w:type="dxa"/>
              <w:left w:w="100" w:type="dxa"/>
              <w:bottom w:w="0" w:type="dxa"/>
              <w:right w:w="100" w:type="dxa"/>
            </w:tcMar>
          </w:tcPr>
          <w:p w14:paraId="7B0A9C77"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rPr>
              <w:t>53398</w:t>
            </w:r>
          </w:p>
        </w:tc>
        <w:tc>
          <w:tcPr>
            <w:tcW w:w="990" w:type="dxa"/>
            <w:tcBorders>
              <w:top w:val="nil"/>
              <w:left w:val="nil"/>
              <w:bottom w:val="single" w:sz="6" w:space="0" w:color="000000"/>
              <w:right w:val="single" w:sz="6" w:space="0" w:color="000000"/>
            </w:tcBorders>
            <w:tcMar>
              <w:top w:w="0" w:type="dxa"/>
              <w:left w:w="100" w:type="dxa"/>
              <w:bottom w:w="0" w:type="dxa"/>
              <w:right w:w="100" w:type="dxa"/>
            </w:tcMar>
          </w:tcPr>
          <w:p w14:paraId="612175AB"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203051</w:t>
            </w:r>
          </w:p>
        </w:tc>
        <w:tc>
          <w:tcPr>
            <w:tcW w:w="855" w:type="dxa"/>
            <w:tcBorders>
              <w:top w:val="nil"/>
              <w:left w:val="nil"/>
              <w:bottom w:val="single" w:sz="6" w:space="0" w:color="000000"/>
              <w:right w:val="single" w:sz="6" w:space="0" w:color="000000"/>
            </w:tcBorders>
            <w:tcMar>
              <w:top w:w="0" w:type="dxa"/>
              <w:left w:w="100" w:type="dxa"/>
              <w:bottom w:w="0" w:type="dxa"/>
              <w:right w:w="100" w:type="dxa"/>
            </w:tcMar>
          </w:tcPr>
          <w:p w14:paraId="5BAC0573"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1039</w:t>
            </w:r>
          </w:p>
        </w:tc>
        <w:tc>
          <w:tcPr>
            <w:tcW w:w="615" w:type="dxa"/>
            <w:tcBorders>
              <w:top w:val="nil"/>
              <w:left w:val="nil"/>
              <w:bottom w:val="single" w:sz="6" w:space="0" w:color="000000"/>
              <w:right w:val="single" w:sz="6" w:space="0" w:color="000000"/>
            </w:tcBorders>
            <w:tcMar>
              <w:top w:w="0" w:type="dxa"/>
              <w:left w:w="100" w:type="dxa"/>
              <w:bottom w:w="0" w:type="dxa"/>
              <w:right w:w="100" w:type="dxa"/>
            </w:tcMar>
          </w:tcPr>
          <w:p w14:paraId="7159EEEE"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30366</w:t>
            </w:r>
          </w:p>
        </w:tc>
        <w:tc>
          <w:tcPr>
            <w:tcW w:w="765" w:type="dxa"/>
            <w:tcBorders>
              <w:top w:val="nil"/>
              <w:left w:val="nil"/>
              <w:bottom w:val="single" w:sz="6" w:space="0" w:color="000000"/>
              <w:right w:val="single" w:sz="6" w:space="0" w:color="000000"/>
            </w:tcBorders>
            <w:tcMar>
              <w:top w:w="0" w:type="dxa"/>
              <w:left w:w="100" w:type="dxa"/>
              <w:bottom w:w="0" w:type="dxa"/>
              <w:right w:w="100" w:type="dxa"/>
            </w:tcMar>
          </w:tcPr>
          <w:p w14:paraId="22301EB8"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3</w:t>
            </w:r>
          </w:p>
        </w:tc>
        <w:tc>
          <w:tcPr>
            <w:tcW w:w="1275" w:type="dxa"/>
            <w:tcBorders>
              <w:top w:val="nil"/>
              <w:left w:val="nil"/>
              <w:bottom w:val="single" w:sz="6" w:space="0" w:color="000000"/>
              <w:right w:val="single" w:sz="6" w:space="0" w:color="000000"/>
            </w:tcBorders>
            <w:tcMar>
              <w:top w:w="0" w:type="dxa"/>
              <w:left w:w="100" w:type="dxa"/>
              <w:bottom w:w="0" w:type="dxa"/>
              <w:right w:w="100" w:type="dxa"/>
            </w:tcMar>
          </w:tcPr>
          <w:p w14:paraId="2B172EDE"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103</w:t>
            </w:r>
          </w:p>
        </w:tc>
        <w:tc>
          <w:tcPr>
            <w:tcW w:w="1185" w:type="dxa"/>
            <w:tcBorders>
              <w:top w:val="nil"/>
              <w:left w:val="nil"/>
              <w:bottom w:val="single" w:sz="6" w:space="0" w:color="000000"/>
              <w:right w:val="single" w:sz="6" w:space="0" w:color="000000"/>
            </w:tcBorders>
            <w:tcMar>
              <w:top w:w="0" w:type="dxa"/>
              <w:left w:w="100" w:type="dxa"/>
              <w:bottom w:w="0" w:type="dxa"/>
              <w:right w:w="100" w:type="dxa"/>
            </w:tcMar>
          </w:tcPr>
          <w:p w14:paraId="336DD311" w14:textId="77777777" w:rsidR="006463CD" w:rsidRPr="009807EB" w:rsidRDefault="00E84D3F">
            <w:pPr>
              <w:spacing w:before="240"/>
              <w:rPr>
                <w:rFonts w:ascii="Times New Roman" w:eastAsia="Garamond" w:hAnsi="Times New Roman" w:cs="Times New Roman"/>
                <w:color w:val="000000"/>
              </w:rPr>
            </w:pPr>
            <w:r w:rsidRPr="009807EB">
              <w:rPr>
                <w:rFonts w:ascii="Times New Roman" w:eastAsia="Garamond" w:hAnsi="Times New Roman" w:cs="Times New Roman"/>
                <w:color w:val="000000"/>
              </w:rPr>
              <w:t>22</w:t>
            </w:r>
          </w:p>
        </w:tc>
      </w:tr>
    </w:tbl>
    <w:p w14:paraId="17F9D019" w14:textId="77777777" w:rsidR="006463CD" w:rsidRPr="009807EB" w:rsidRDefault="006463CD">
      <w:pPr>
        <w:rPr>
          <w:rFonts w:ascii="Times New Roman" w:eastAsia="Garamond" w:hAnsi="Times New Roman" w:cs="Times New Roman"/>
          <w:sz w:val="16"/>
          <w:szCs w:val="16"/>
        </w:rPr>
      </w:pPr>
    </w:p>
    <w:p w14:paraId="65B11630" w14:textId="77777777" w:rsidR="006463CD" w:rsidRPr="009807EB" w:rsidRDefault="006463CD">
      <w:pPr>
        <w:rPr>
          <w:rFonts w:ascii="Times New Roman" w:eastAsia="Garamond" w:hAnsi="Times New Roman" w:cs="Times New Roman"/>
          <w:sz w:val="16"/>
          <w:szCs w:val="16"/>
        </w:rPr>
      </w:pPr>
    </w:p>
    <w:p w14:paraId="55AD17BD" w14:textId="77777777" w:rsidR="006463CD" w:rsidRPr="009807EB" w:rsidRDefault="006463CD">
      <w:pPr>
        <w:rPr>
          <w:rFonts w:ascii="Times New Roman" w:eastAsia="Garamond" w:hAnsi="Times New Roman" w:cs="Times New Roman"/>
          <w:sz w:val="16"/>
          <w:szCs w:val="16"/>
        </w:rPr>
      </w:pPr>
    </w:p>
    <w:p w14:paraId="6C748181" w14:textId="77777777" w:rsidR="006463CD" w:rsidRPr="009807EB" w:rsidRDefault="006463CD">
      <w:pPr>
        <w:rPr>
          <w:rFonts w:ascii="Times New Roman" w:eastAsia="Garamond" w:hAnsi="Times New Roman" w:cs="Times New Roman"/>
          <w:sz w:val="16"/>
          <w:szCs w:val="16"/>
        </w:rPr>
      </w:pPr>
    </w:p>
    <w:p w14:paraId="4C991584" w14:textId="77777777" w:rsidR="006463CD" w:rsidRPr="009807EB" w:rsidRDefault="006463CD">
      <w:pPr>
        <w:rPr>
          <w:rFonts w:ascii="Times New Roman" w:eastAsia="Garamond" w:hAnsi="Times New Roman" w:cs="Times New Roman"/>
          <w:sz w:val="16"/>
          <w:szCs w:val="16"/>
        </w:rPr>
      </w:pPr>
    </w:p>
    <w:p w14:paraId="27DB5946" w14:textId="77777777" w:rsidR="006463CD" w:rsidRPr="009807EB" w:rsidRDefault="006463CD">
      <w:pPr>
        <w:rPr>
          <w:rFonts w:ascii="Times New Roman" w:eastAsia="Garamond" w:hAnsi="Times New Roman" w:cs="Times New Roman"/>
          <w:sz w:val="16"/>
          <w:szCs w:val="16"/>
        </w:rPr>
      </w:pPr>
    </w:p>
    <w:p w14:paraId="24FC909F" w14:textId="77777777" w:rsidR="006463CD" w:rsidRPr="009807EB" w:rsidRDefault="006463CD">
      <w:pPr>
        <w:rPr>
          <w:rFonts w:ascii="Times New Roman" w:eastAsia="Garamond" w:hAnsi="Times New Roman" w:cs="Times New Roman"/>
          <w:sz w:val="16"/>
          <w:szCs w:val="16"/>
        </w:rPr>
      </w:pPr>
    </w:p>
    <w:p w14:paraId="0844F477" w14:textId="77777777" w:rsidR="006463CD" w:rsidRPr="009807EB" w:rsidRDefault="006463CD">
      <w:pPr>
        <w:rPr>
          <w:rFonts w:ascii="Times New Roman" w:eastAsia="Garamond" w:hAnsi="Times New Roman" w:cs="Times New Roman"/>
          <w:sz w:val="16"/>
          <w:szCs w:val="16"/>
        </w:rPr>
      </w:pPr>
    </w:p>
    <w:p w14:paraId="58631E65" w14:textId="77777777" w:rsidR="006463CD" w:rsidRPr="009807EB" w:rsidRDefault="006463CD">
      <w:pPr>
        <w:rPr>
          <w:rFonts w:ascii="Times New Roman" w:eastAsia="Garamond" w:hAnsi="Times New Roman" w:cs="Times New Roman"/>
          <w:sz w:val="16"/>
          <w:szCs w:val="16"/>
        </w:rPr>
      </w:pPr>
    </w:p>
    <w:p w14:paraId="6D91E620" w14:textId="77777777" w:rsidR="006463CD" w:rsidRPr="009807EB" w:rsidRDefault="006463CD">
      <w:pPr>
        <w:rPr>
          <w:rFonts w:ascii="Times New Roman" w:eastAsia="Garamond" w:hAnsi="Times New Roman" w:cs="Times New Roman"/>
          <w:sz w:val="16"/>
          <w:szCs w:val="16"/>
        </w:rPr>
      </w:pPr>
    </w:p>
    <w:p w14:paraId="113646E0" w14:textId="77777777" w:rsidR="006463CD" w:rsidRPr="009807EB" w:rsidRDefault="006463CD">
      <w:pPr>
        <w:rPr>
          <w:rFonts w:ascii="Times New Roman" w:eastAsia="Garamond" w:hAnsi="Times New Roman" w:cs="Times New Roman"/>
          <w:sz w:val="16"/>
          <w:szCs w:val="16"/>
        </w:rPr>
      </w:pPr>
    </w:p>
    <w:p w14:paraId="6A49AC8E" w14:textId="77777777" w:rsidR="006463CD" w:rsidRPr="009807EB" w:rsidRDefault="006463CD">
      <w:pPr>
        <w:rPr>
          <w:rFonts w:ascii="Times New Roman" w:eastAsia="Garamond" w:hAnsi="Times New Roman" w:cs="Times New Roman"/>
          <w:sz w:val="16"/>
          <w:szCs w:val="16"/>
        </w:rPr>
      </w:pPr>
    </w:p>
    <w:p w14:paraId="276DB1BB" w14:textId="77777777" w:rsidR="006463CD" w:rsidRPr="009807EB" w:rsidRDefault="006463CD">
      <w:pPr>
        <w:rPr>
          <w:rFonts w:ascii="Times New Roman" w:eastAsia="Garamond" w:hAnsi="Times New Roman" w:cs="Times New Roman"/>
          <w:sz w:val="16"/>
          <w:szCs w:val="16"/>
        </w:rPr>
      </w:pPr>
    </w:p>
    <w:p w14:paraId="36482D39" w14:textId="77777777" w:rsidR="006463CD" w:rsidRPr="009807EB" w:rsidRDefault="006463CD">
      <w:pPr>
        <w:rPr>
          <w:rFonts w:ascii="Times New Roman" w:eastAsia="Garamond" w:hAnsi="Times New Roman" w:cs="Times New Roman"/>
          <w:sz w:val="16"/>
          <w:szCs w:val="16"/>
        </w:rPr>
      </w:pPr>
    </w:p>
    <w:p w14:paraId="09FBB8D4" w14:textId="77777777" w:rsidR="006463CD" w:rsidRPr="009807EB" w:rsidRDefault="006463CD">
      <w:pPr>
        <w:rPr>
          <w:rFonts w:ascii="Times New Roman" w:eastAsia="Garamond" w:hAnsi="Times New Roman" w:cs="Times New Roman"/>
          <w:sz w:val="16"/>
          <w:szCs w:val="16"/>
        </w:rPr>
      </w:pPr>
    </w:p>
    <w:p w14:paraId="18EE5DAE" w14:textId="77777777" w:rsidR="006463CD" w:rsidRPr="009807EB" w:rsidRDefault="006463CD">
      <w:pPr>
        <w:rPr>
          <w:rFonts w:ascii="Times New Roman" w:eastAsia="Garamond" w:hAnsi="Times New Roman" w:cs="Times New Roman"/>
          <w:sz w:val="16"/>
          <w:szCs w:val="16"/>
        </w:rPr>
      </w:pPr>
    </w:p>
    <w:p w14:paraId="0B8CACB0" w14:textId="77777777" w:rsidR="006463CD" w:rsidRPr="009807EB" w:rsidRDefault="006463CD">
      <w:pPr>
        <w:rPr>
          <w:rFonts w:ascii="Times New Roman" w:eastAsia="Garamond" w:hAnsi="Times New Roman" w:cs="Times New Roman"/>
          <w:sz w:val="16"/>
          <w:szCs w:val="16"/>
        </w:rPr>
      </w:pPr>
    </w:p>
    <w:p w14:paraId="2EC99290" w14:textId="77777777" w:rsidR="006463CD" w:rsidRPr="009807EB" w:rsidRDefault="006463CD">
      <w:pPr>
        <w:rPr>
          <w:rFonts w:ascii="Times New Roman" w:eastAsia="Garamond" w:hAnsi="Times New Roman" w:cs="Times New Roman"/>
          <w:sz w:val="16"/>
          <w:szCs w:val="16"/>
        </w:rPr>
      </w:pPr>
    </w:p>
    <w:p w14:paraId="060861C0" w14:textId="77777777" w:rsidR="006463CD" w:rsidRPr="009807EB" w:rsidRDefault="00E84D3F">
      <w:pPr>
        <w:pStyle w:val="Heading2"/>
        <w:spacing w:before="360"/>
        <w:rPr>
          <w:rFonts w:ascii="Times New Roman" w:eastAsia="Garamond" w:hAnsi="Times New Roman" w:cs="Times New Roman"/>
          <w:color w:val="000000"/>
          <w:sz w:val="26"/>
          <w:szCs w:val="26"/>
        </w:rPr>
      </w:pPr>
      <w:bookmarkStart w:id="5" w:name="_heading=h.i1e83nvq9kfw" w:colFirst="0" w:colLast="0"/>
      <w:bookmarkEnd w:id="5"/>
      <w:r w:rsidRPr="009807EB">
        <w:rPr>
          <w:rFonts w:ascii="Times New Roman" w:eastAsia="Garamond" w:hAnsi="Times New Roman" w:cs="Times New Roman"/>
          <w:color w:val="000000"/>
          <w:sz w:val="26"/>
          <w:szCs w:val="26"/>
        </w:rPr>
        <w:t>INTEGRATED HEALTH INFRASTRUCTURE MAP OF MUTHUKULAM-PANCHAYAT</w:t>
      </w:r>
    </w:p>
    <w:p w14:paraId="0A9AC883" w14:textId="77777777" w:rsidR="006463CD" w:rsidRPr="009807EB" w:rsidRDefault="00E84D3F">
      <w:pPr>
        <w:pStyle w:val="Heading2"/>
        <w:spacing w:before="360"/>
        <w:rPr>
          <w:rFonts w:ascii="Times New Roman" w:hAnsi="Times New Roman" w:cs="Times New Roman"/>
          <w:color w:val="FF00FF"/>
          <w:sz w:val="28"/>
          <w:szCs w:val="28"/>
        </w:rPr>
      </w:pPr>
      <w:bookmarkStart w:id="6" w:name="_heading=h.towjz3h2ron4" w:colFirst="0" w:colLast="0"/>
      <w:bookmarkEnd w:id="6"/>
      <w:proofErr w:type="gramStart"/>
      <w:r w:rsidRPr="009807EB">
        <w:rPr>
          <w:rFonts w:ascii="Times New Roman" w:hAnsi="Times New Roman" w:cs="Times New Roman"/>
          <w:color w:val="FF00FF"/>
          <w:sz w:val="28"/>
          <w:szCs w:val="28"/>
        </w:rPr>
        <w:t>GOVERNMENT ,PRIVATE</w:t>
      </w:r>
      <w:proofErr w:type="gramEnd"/>
      <w:r w:rsidRPr="009807EB">
        <w:rPr>
          <w:rFonts w:ascii="Times New Roman" w:hAnsi="Times New Roman" w:cs="Times New Roman"/>
          <w:color w:val="FF00FF"/>
          <w:sz w:val="18"/>
          <w:szCs w:val="18"/>
        </w:rPr>
        <w:t xml:space="preserve">  </w:t>
      </w:r>
      <w:r w:rsidRPr="009807EB">
        <w:rPr>
          <w:rFonts w:ascii="Times New Roman" w:hAnsi="Times New Roman" w:cs="Times New Roman"/>
          <w:color w:val="FF00FF"/>
          <w:sz w:val="28"/>
          <w:szCs w:val="28"/>
        </w:rPr>
        <w:t>HOSPITALS AND CLINICS   IN MUTHUKULAM    LSGD</w:t>
      </w:r>
    </w:p>
    <w:p w14:paraId="6F0B012F" w14:textId="77777777" w:rsidR="006463CD" w:rsidRPr="009807EB" w:rsidRDefault="00E84D3F">
      <w:pPr>
        <w:spacing w:before="240" w:after="240"/>
        <w:rPr>
          <w:rFonts w:ascii="Times New Roman" w:eastAsia="Garamond" w:hAnsi="Times New Roman" w:cs="Times New Roman"/>
          <w:color w:val="A64D79"/>
          <w:sz w:val="14"/>
          <w:szCs w:val="14"/>
          <w:u w:val="single"/>
        </w:rPr>
      </w:pPr>
      <w:r w:rsidRPr="009807EB">
        <w:rPr>
          <w:rFonts w:ascii="Times New Roman" w:eastAsia="Garamond" w:hAnsi="Times New Roman" w:cs="Times New Roman"/>
          <w:color w:val="A64D79"/>
          <w:sz w:val="14"/>
          <w:szCs w:val="14"/>
          <w:u w:val="single"/>
        </w:rPr>
        <w:t xml:space="preserve"> </w:t>
      </w:r>
      <w:r w:rsidRPr="009807EB">
        <w:rPr>
          <w:rFonts w:ascii="Times New Roman" w:eastAsia="Garamond" w:hAnsi="Times New Roman" w:cs="Times New Roman"/>
          <w:noProof/>
          <w:color w:val="A64D79"/>
          <w:sz w:val="14"/>
          <w:szCs w:val="14"/>
          <w:u w:val="single"/>
        </w:rPr>
        <w:drawing>
          <wp:inline distT="114300" distB="114300" distL="114300" distR="114300" wp14:anchorId="4BF1CACE" wp14:editId="15FE1270">
            <wp:extent cx="5306695" cy="5205095"/>
            <wp:effectExtent l="0" t="0" r="0" b="0"/>
            <wp:docPr id="50" name="image9.png"/>
            <wp:cNvGraphicFramePr/>
            <a:graphic xmlns:a="http://schemas.openxmlformats.org/drawingml/2006/main">
              <a:graphicData uri="http://schemas.openxmlformats.org/drawingml/2006/picture">
                <pic:pic xmlns:pic="http://schemas.openxmlformats.org/drawingml/2006/picture">
                  <pic:nvPicPr>
                    <pic:cNvPr id="50" name="image9.png"/>
                    <pic:cNvPicPr preferRelativeResize="0"/>
                  </pic:nvPicPr>
                  <pic:blipFill>
                    <a:blip r:embed="rId19"/>
                    <a:srcRect/>
                    <a:stretch>
                      <a:fillRect/>
                    </a:stretch>
                  </pic:blipFill>
                  <pic:spPr>
                    <a:xfrm>
                      <a:off x="0" y="0"/>
                      <a:ext cx="5307021" cy="5205520"/>
                    </a:xfrm>
                    <a:prstGeom prst="rect">
                      <a:avLst/>
                    </a:prstGeom>
                  </pic:spPr>
                </pic:pic>
              </a:graphicData>
            </a:graphic>
          </wp:inline>
        </w:drawing>
      </w:r>
    </w:p>
    <w:p w14:paraId="14395FBD" w14:textId="77777777" w:rsidR="006463CD" w:rsidRPr="009807EB" w:rsidRDefault="00E84D3F">
      <w:pPr>
        <w:spacing w:before="240" w:after="240"/>
        <w:rPr>
          <w:rFonts w:ascii="Times New Roman" w:eastAsia="Garamond" w:hAnsi="Times New Roman" w:cs="Times New Roman"/>
          <w:color w:val="A64D79"/>
          <w:u w:val="single"/>
        </w:rPr>
      </w:pPr>
      <w:hyperlink r:id="rId20">
        <w:r w:rsidRPr="009807EB">
          <w:rPr>
            <w:rFonts w:ascii="Times New Roman" w:eastAsia="Garamond" w:hAnsi="Times New Roman" w:cs="Times New Roman"/>
            <w:color w:val="1155CC"/>
            <w:u w:val="single"/>
          </w:rPr>
          <w:t>https://www.google.com/maps/d/edit?mid=1__ScsTWhu3zXmUsngpJTX5UylVCoavk&amp;ll=9.191160676063653%2C76.35391656918794&amp;z=12</w:t>
        </w:r>
      </w:hyperlink>
    </w:p>
    <w:p w14:paraId="781A8C48" w14:textId="77777777" w:rsidR="006463CD" w:rsidRPr="009807EB" w:rsidRDefault="006463CD">
      <w:pPr>
        <w:spacing w:before="240" w:after="240"/>
        <w:rPr>
          <w:rFonts w:ascii="Times New Roman" w:eastAsia="Garamond" w:hAnsi="Times New Roman" w:cs="Times New Roman"/>
          <w:color w:val="FF9900"/>
          <w:sz w:val="14"/>
          <w:szCs w:val="14"/>
          <w:u w:val="single"/>
        </w:rPr>
      </w:pPr>
    </w:p>
    <w:p w14:paraId="2D848FF5" w14:textId="77777777" w:rsidR="006463CD" w:rsidRPr="009807EB" w:rsidRDefault="006463CD">
      <w:pPr>
        <w:spacing w:before="240" w:after="240"/>
        <w:rPr>
          <w:rFonts w:ascii="Times New Roman" w:eastAsia="Garamond" w:hAnsi="Times New Roman" w:cs="Times New Roman"/>
          <w:color w:val="FF9900"/>
          <w:sz w:val="14"/>
          <w:szCs w:val="14"/>
          <w:u w:val="single"/>
        </w:rPr>
      </w:pPr>
    </w:p>
    <w:p w14:paraId="51936FC3" w14:textId="77777777" w:rsidR="006463CD" w:rsidRPr="009807EB" w:rsidRDefault="006463CD">
      <w:pPr>
        <w:spacing w:before="240" w:after="240"/>
        <w:rPr>
          <w:rFonts w:ascii="Times New Roman" w:eastAsia="Garamond" w:hAnsi="Times New Roman" w:cs="Times New Roman"/>
          <w:color w:val="A64D79"/>
          <w:sz w:val="14"/>
          <w:szCs w:val="14"/>
          <w:u w:val="single"/>
        </w:rPr>
      </w:pPr>
    </w:p>
    <w:p w14:paraId="203369CD" w14:textId="77777777" w:rsidR="006463CD" w:rsidRPr="009807EB" w:rsidRDefault="00E84D3F">
      <w:pPr>
        <w:spacing w:before="240" w:after="240"/>
        <w:rPr>
          <w:rFonts w:ascii="Times New Roman" w:eastAsia="Garamond" w:hAnsi="Times New Roman" w:cs="Times New Roman"/>
          <w:color w:val="FF00FF"/>
          <w:sz w:val="36"/>
          <w:szCs w:val="36"/>
        </w:rPr>
      </w:pPr>
      <w:proofErr w:type="gramStart"/>
      <w:r w:rsidRPr="009807EB">
        <w:rPr>
          <w:rFonts w:ascii="Times New Roman" w:eastAsia="Garamond" w:hAnsi="Times New Roman" w:cs="Times New Roman"/>
          <w:color w:val="FF00FF"/>
          <w:sz w:val="36"/>
          <w:szCs w:val="36"/>
        </w:rPr>
        <w:lastRenderedPageBreak/>
        <w:t>GOVERNMENT,PRIVATE</w:t>
      </w:r>
      <w:proofErr w:type="gramEnd"/>
      <w:r w:rsidRPr="009807EB">
        <w:rPr>
          <w:rFonts w:ascii="Times New Roman" w:eastAsia="Garamond" w:hAnsi="Times New Roman" w:cs="Times New Roman"/>
          <w:color w:val="FF00FF"/>
          <w:sz w:val="36"/>
          <w:szCs w:val="36"/>
        </w:rPr>
        <w:t xml:space="preserve"> SCHOOLS IN MUTHUKULAM LSGD</w:t>
      </w:r>
    </w:p>
    <w:p w14:paraId="6F6EAEC4" w14:textId="77777777" w:rsidR="006463CD" w:rsidRPr="009807EB" w:rsidRDefault="00E84D3F">
      <w:pPr>
        <w:spacing w:before="240" w:after="240"/>
        <w:rPr>
          <w:rFonts w:ascii="Times New Roman" w:eastAsia="Garamond" w:hAnsi="Times New Roman" w:cs="Times New Roman"/>
          <w:color w:val="A64D79"/>
          <w:sz w:val="54"/>
          <w:szCs w:val="54"/>
          <w:u w:val="single"/>
        </w:rPr>
      </w:pPr>
      <w:r w:rsidRPr="009807EB">
        <w:rPr>
          <w:rFonts w:ascii="Times New Roman" w:eastAsia="Garamond" w:hAnsi="Times New Roman" w:cs="Times New Roman"/>
          <w:noProof/>
          <w:color w:val="A64D79"/>
          <w:sz w:val="54"/>
          <w:szCs w:val="54"/>
          <w:u w:val="single"/>
        </w:rPr>
        <w:drawing>
          <wp:inline distT="114300" distB="114300" distL="114300" distR="114300" wp14:anchorId="4F15FEBF" wp14:editId="19DAB7BC">
            <wp:extent cx="4352925" cy="4591050"/>
            <wp:effectExtent l="0" t="0" r="0" b="0"/>
            <wp:docPr id="53" name="image2.png"/>
            <wp:cNvGraphicFramePr/>
            <a:graphic xmlns:a="http://schemas.openxmlformats.org/drawingml/2006/main">
              <a:graphicData uri="http://schemas.openxmlformats.org/drawingml/2006/picture">
                <pic:pic xmlns:pic="http://schemas.openxmlformats.org/drawingml/2006/picture">
                  <pic:nvPicPr>
                    <pic:cNvPr id="53" name="image2.png"/>
                    <pic:cNvPicPr preferRelativeResize="0"/>
                  </pic:nvPicPr>
                  <pic:blipFill>
                    <a:blip r:embed="rId21"/>
                    <a:srcRect/>
                    <a:stretch>
                      <a:fillRect/>
                    </a:stretch>
                  </pic:blipFill>
                  <pic:spPr>
                    <a:xfrm>
                      <a:off x="0" y="0"/>
                      <a:ext cx="4352925" cy="4591050"/>
                    </a:xfrm>
                    <a:prstGeom prst="rect">
                      <a:avLst/>
                    </a:prstGeom>
                  </pic:spPr>
                </pic:pic>
              </a:graphicData>
            </a:graphic>
          </wp:inline>
        </w:drawing>
      </w:r>
    </w:p>
    <w:p w14:paraId="0433987B" w14:textId="77777777" w:rsidR="006463CD" w:rsidRPr="009807EB" w:rsidRDefault="00E84D3F">
      <w:pPr>
        <w:spacing w:before="240" w:after="240"/>
        <w:rPr>
          <w:rFonts w:ascii="Times New Roman" w:eastAsia="Garamond" w:hAnsi="Times New Roman" w:cs="Times New Roman"/>
          <w:color w:val="A64D79"/>
          <w:sz w:val="20"/>
          <w:szCs w:val="20"/>
          <w:u w:val="single"/>
        </w:rPr>
      </w:pPr>
      <w:hyperlink r:id="rId22">
        <w:r w:rsidRPr="009807EB">
          <w:rPr>
            <w:rFonts w:ascii="Times New Roman" w:eastAsia="Garamond" w:hAnsi="Times New Roman" w:cs="Times New Roman"/>
            <w:color w:val="1155CC"/>
            <w:sz w:val="20"/>
            <w:szCs w:val="20"/>
            <w:u w:val="single"/>
          </w:rPr>
          <w:t>https://www.google.com/maps/d/edit?mid=1__ScsTWhu3zXmUsngpJTX5UylVCoavk&amp;ll=9.194762589756948%2C76.39471219063934&amp;z=12</w:t>
        </w:r>
      </w:hyperlink>
    </w:p>
    <w:p w14:paraId="4A6D6327" w14:textId="77777777" w:rsidR="006463CD" w:rsidRPr="009807EB" w:rsidRDefault="00E84D3F">
      <w:pPr>
        <w:rPr>
          <w:rFonts w:ascii="Times New Roman" w:eastAsia="Garamond" w:hAnsi="Times New Roman" w:cs="Times New Roman"/>
          <w:color w:val="3C78D8"/>
          <w:sz w:val="16"/>
          <w:szCs w:val="16"/>
          <w:u w:val="single"/>
        </w:rPr>
      </w:pPr>
      <w:r w:rsidRPr="009807EB">
        <w:rPr>
          <w:rFonts w:ascii="Times New Roman" w:eastAsia="Garamond" w:hAnsi="Times New Roman" w:cs="Times New Roman"/>
          <w:sz w:val="16"/>
          <w:szCs w:val="16"/>
        </w:rPr>
        <w:t xml:space="preserve">                                                  </w:t>
      </w:r>
    </w:p>
    <w:p w14:paraId="6181990C" w14:textId="77777777" w:rsidR="006463CD" w:rsidRPr="009807EB" w:rsidRDefault="006463CD">
      <w:pPr>
        <w:rPr>
          <w:rFonts w:ascii="Times New Roman" w:eastAsia="Garamond" w:hAnsi="Times New Roman" w:cs="Times New Roman"/>
          <w:sz w:val="36"/>
          <w:szCs w:val="36"/>
        </w:rPr>
      </w:pPr>
    </w:p>
    <w:p w14:paraId="43D93EF2" w14:textId="77777777" w:rsidR="006463CD" w:rsidRPr="009807EB" w:rsidRDefault="006463CD">
      <w:pPr>
        <w:rPr>
          <w:rFonts w:ascii="Times New Roman" w:eastAsia="Garamond" w:hAnsi="Times New Roman" w:cs="Times New Roman"/>
          <w:sz w:val="36"/>
          <w:szCs w:val="36"/>
        </w:rPr>
      </w:pPr>
    </w:p>
    <w:p w14:paraId="00509EBD" w14:textId="77777777" w:rsidR="006463CD" w:rsidRPr="009807EB" w:rsidRDefault="006463CD">
      <w:pPr>
        <w:rPr>
          <w:rFonts w:ascii="Times New Roman" w:eastAsia="Garamond" w:hAnsi="Times New Roman" w:cs="Times New Roman"/>
          <w:sz w:val="36"/>
          <w:szCs w:val="36"/>
        </w:rPr>
      </w:pPr>
    </w:p>
    <w:p w14:paraId="2FE65D74" w14:textId="77777777" w:rsidR="006463CD" w:rsidRPr="009807EB" w:rsidRDefault="006463CD">
      <w:pPr>
        <w:rPr>
          <w:rFonts w:ascii="Times New Roman" w:eastAsia="Garamond" w:hAnsi="Times New Roman" w:cs="Times New Roman"/>
          <w:sz w:val="36"/>
          <w:szCs w:val="36"/>
        </w:rPr>
      </w:pPr>
    </w:p>
    <w:p w14:paraId="339BE5BD" w14:textId="77777777" w:rsidR="006463CD" w:rsidRPr="009807EB" w:rsidRDefault="006463CD">
      <w:pPr>
        <w:rPr>
          <w:rFonts w:ascii="Times New Roman" w:eastAsia="Garamond" w:hAnsi="Times New Roman" w:cs="Times New Roman"/>
          <w:sz w:val="36"/>
          <w:szCs w:val="36"/>
        </w:rPr>
      </w:pPr>
    </w:p>
    <w:p w14:paraId="7EC9472B" w14:textId="77777777" w:rsidR="006463CD" w:rsidRPr="009807EB" w:rsidRDefault="006463CD">
      <w:pPr>
        <w:rPr>
          <w:rFonts w:ascii="Times New Roman" w:eastAsia="Garamond" w:hAnsi="Times New Roman" w:cs="Times New Roman"/>
          <w:sz w:val="36"/>
          <w:szCs w:val="36"/>
        </w:rPr>
      </w:pPr>
    </w:p>
    <w:p w14:paraId="0ABC2FB7" w14:textId="77777777" w:rsidR="006463CD" w:rsidRPr="009807EB" w:rsidRDefault="006463CD">
      <w:pPr>
        <w:rPr>
          <w:rFonts w:ascii="Times New Roman" w:eastAsia="Garamond" w:hAnsi="Times New Roman" w:cs="Times New Roman"/>
          <w:sz w:val="36"/>
          <w:szCs w:val="36"/>
        </w:rPr>
      </w:pPr>
    </w:p>
    <w:p w14:paraId="707F32F4" w14:textId="77777777" w:rsidR="006463CD" w:rsidRPr="009807EB" w:rsidRDefault="00E84D3F">
      <w:pPr>
        <w:rPr>
          <w:rFonts w:ascii="Times New Roman" w:eastAsia="Garamond" w:hAnsi="Times New Roman" w:cs="Times New Roman"/>
          <w:color w:val="FF00FF"/>
          <w:sz w:val="34"/>
          <w:szCs w:val="34"/>
        </w:rPr>
      </w:pPr>
      <w:r w:rsidRPr="009807EB">
        <w:rPr>
          <w:rFonts w:ascii="Times New Roman" w:eastAsia="Garamond" w:hAnsi="Times New Roman" w:cs="Times New Roman"/>
          <w:color w:val="FF00FF"/>
          <w:sz w:val="34"/>
          <w:szCs w:val="34"/>
        </w:rPr>
        <w:lastRenderedPageBreak/>
        <w:t>GOVERNMENT OFFICES IN MUTHUKULAM LSGD</w:t>
      </w:r>
    </w:p>
    <w:p w14:paraId="5AD2B2AD" w14:textId="77777777" w:rsidR="006463CD" w:rsidRPr="009807EB" w:rsidRDefault="006463CD">
      <w:pPr>
        <w:rPr>
          <w:rFonts w:ascii="Times New Roman" w:eastAsia="Garamond" w:hAnsi="Times New Roman" w:cs="Times New Roman"/>
          <w:sz w:val="36"/>
          <w:szCs w:val="36"/>
        </w:rPr>
      </w:pPr>
    </w:p>
    <w:p w14:paraId="601D7063" w14:textId="77777777" w:rsidR="006463CD" w:rsidRPr="009807EB" w:rsidRDefault="00E84D3F">
      <w:pPr>
        <w:rPr>
          <w:rFonts w:ascii="Times New Roman" w:eastAsia="Garamond" w:hAnsi="Times New Roman" w:cs="Times New Roman"/>
          <w:sz w:val="36"/>
          <w:szCs w:val="36"/>
        </w:rPr>
      </w:pPr>
      <w:r w:rsidRPr="009807EB">
        <w:rPr>
          <w:rFonts w:ascii="Times New Roman" w:eastAsia="Garamond" w:hAnsi="Times New Roman" w:cs="Times New Roman"/>
          <w:noProof/>
          <w:sz w:val="36"/>
          <w:szCs w:val="36"/>
        </w:rPr>
        <w:drawing>
          <wp:inline distT="114300" distB="114300" distL="114300" distR="114300" wp14:anchorId="76C772AC" wp14:editId="5C872658">
            <wp:extent cx="5419725" cy="4981575"/>
            <wp:effectExtent l="0" t="0" r="0" b="0"/>
            <wp:docPr id="52" name="image11.png"/>
            <wp:cNvGraphicFramePr/>
            <a:graphic xmlns:a="http://schemas.openxmlformats.org/drawingml/2006/main">
              <a:graphicData uri="http://schemas.openxmlformats.org/drawingml/2006/picture">
                <pic:pic xmlns:pic="http://schemas.openxmlformats.org/drawingml/2006/picture">
                  <pic:nvPicPr>
                    <pic:cNvPr id="52" name="image11.png"/>
                    <pic:cNvPicPr preferRelativeResize="0"/>
                  </pic:nvPicPr>
                  <pic:blipFill>
                    <a:blip r:embed="rId23"/>
                    <a:srcRect/>
                    <a:stretch>
                      <a:fillRect/>
                    </a:stretch>
                  </pic:blipFill>
                  <pic:spPr>
                    <a:xfrm>
                      <a:off x="0" y="0"/>
                      <a:ext cx="5419725" cy="4981575"/>
                    </a:xfrm>
                    <a:prstGeom prst="rect">
                      <a:avLst/>
                    </a:prstGeom>
                  </pic:spPr>
                </pic:pic>
              </a:graphicData>
            </a:graphic>
          </wp:inline>
        </w:drawing>
      </w:r>
    </w:p>
    <w:p w14:paraId="646D6220" w14:textId="77777777" w:rsidR="006463CD" w:rsidRPr="009807EB" w:rsidRDefault="00E84D3F">
      <w:pPr>
        <w:rPr>
          <w:rFonts w:ascii="Times New Roman" w:eastAsia="Garamond" w:hAnsi="Times New Roman" w:cs="Times New Roman"/>
          <w:sz w:val="22"/>
          <w:szCs w:val="22"/>
        </w:rPr>
      </w:pPr>
      <w:hyperlink r:id="rId24">
        <w:r w:rsidRPr="009807EB">
          <w:rPr>
            <w:rFonts w:ascii="Times New Roman" w:eastAsia="Garamond" w:hAnsi="Times New Roman" w:cs="Times New Roman"/>
            <w:color w:val="1155CC"/>
            <w:u w:val="single"/>
          </w:rPr>
          <w:t>https://www.google.com/maps/d/edit?mid=1__ScsTWhu3zXmUsngpJTX5UylVCoavk&amp;ll=9.184183673534108%2C76.42699305641646&amp;z=12</w:t>
        </w:r>
      </w:hyperlink>
    </w:p>
    <w:p w14:paraId="535A4F7F" w14:textId="77777777" w:rsidR="006463CD" w:rsidRPr="009807EB" w:rsidRDefault="006463CD">
      <w:pPr>
        <w:rPr>
          <w:rFonts w:ascii="Times New Roman" w:eastAsia="Garamond" w:hAnsi="Times New Roman" w:cs="Times New Roman"/>
          <w:color w:val="000000"/>
          <w:sz w:val="16"/>
          <w:szCs w:val="16"/>
        </w:rPr>
      </w:pPr>
    </w:p>
    <w:p w14:paraId="4AA8AE3A" w14:textId="77777777" w:rsidR="006463CD" w:rsidRPr="009807EB" w:rsidRDefault="006463CD">
      <w:pPr>
        <w:rPr>
          <w:rFonts w:ascii="Times New Roman" w:eastAsia="Garamond" w:hAnsi="Times New Roman" w:cs="Times New Roman"/>
          <w:sz w:val="16"/>
          <w:szCs w:val="16"/>
        </w:rPr>
      </w:pPr>
    </w:p>
    <w:p w14:paraId="4430C0E9" w14:textId="77777777" w:rsidR="006463CD" w:rsidRPr="009807EB" w:rsidRDefault="006463CD">
      <w:pPr>
        <w:rPr>
          <w:rFonts w:ascii="Times New Roman" w:eastAsia="Garamond" w:hAnsi="Times New Roman" w:cs="Times New Roman"/>
          <w:sz w:val="16"/>
          <w:szCs w:val="16"/>
        </w:rPr>
      </w:pPr>
    </w:p>
    <w:p w14:paraId="1D657C52" w14:textId="77777777" w:rsidR="006463CD" w:rsidRPr="009807EB" w:rsidRDefault="006463CD">
      <w:pPr>
        <w:rPr>
          <w:rFonts w:ascii="Times New Roman" w:eastAsia="Garamond" w:hAnsi="Times New Roman" w:cs="Times New Roman"/>
          <w:sz w:val="16"/>
          <w:szCs w:val="16"/>
        </w:rPr>
      </w:pPr>
    </w:p>
    <w:p w14:paraId="595F08D0" w14:textId="77777777" w:rsidR="006463CD" w:rsidRPr="009807EB" w:rsidRDefault="006463CD">
      <w:pPr>
        <w:rPr>
          <w:rFonts w:ascii="Times New Roman" w:eastAsia="Garamond" w:hAnsi="Times New Roman" w:cs="Times New Roman"/>
          <w:sz w:val="16"/>
          <w:szCs w:val="16"/>
        </w:rPr>
      </w:pPr>
    </w:p>
    <w:p w14:paraId="2DE20827" w14:textId="77777777" w:rsidR="006463CD" w:rsidRPr="009807EB" w:rsidRDefault="006463CD">
      <w:pPr>
        <w:rPr>
          <w:rFonts w:ascii="Times New Roman" w:eastAsia="Garamond" w:hAnsi="Times New Roman" w:cs="Times New Roman"/>
          <w:sz w:val="16"/>
          <w:szCs w:val="16"/>
        </w:rPr>
      </w:pPr>
    </w:p>
    <w:p w14:paraId="535F8BEB" w14:textId="77777777" w:rsidR="006463CD" w:rsidRPr="009807EB" w:rsidRDefault="006463CD">
      <w:pPr>
        <w:rPr>
          <w:rFonts w:ascii="Times New Roman" w:eastAsia="Garamond" w:hAnsi="Times New Roman" w:cs="Times New Roman"/>
          <w:sz w:val="16"/>
          <w:szCs w:val="16"/>
        </w:rPr>
      </w:pPr>
    </w:p>
    <w:p w14:paraId="1387A8B7" w14:textId="77777777" w:rsidR="006463CD" w:rsidRPr="009807EB" w:rsidRDefault="006463CD">
      <w:pPr>
        <w:rPr>
          <w:rFonts w:ascii="Times New Roman" w:eastAsia="Garamond" w:hAnsi="Times New Roman" w:cs="Times New Roman"/>
          <w:sz w:val="16"/>
          <w:szCs w:val="16"/>
        </w:rPr>
      </w:pPr>
    </w:p>
    <w:p w14:paraId="56602F00" w14:textId="77777777" w:rsidR="006463CD" w:rsidRPr="009807EB" w:rsidRDefault="006463CD">
      <w:pPr>
        <w:rPr>
          <w:rFonts w:ascii="Times New Roman" w:eastAsia="Garamond" w:hAnsi="Times New Roman" w:cs="Times New Roman"/>
          <w:sz w:val="16"/>
          <w:szCs w:val="16"/>
        </w:rPr>
      </w:pPr>
    </w:p>
    <w:p w14:paraId="42F7E785" w14:textId="77777777" w:rsidR="006463CD" w:rsidRPr="009807EB" w:rsidRDefault="006463CD">
      <w:pPr>
        <w:rPr>
          <w:rFonts w:ascii="Times New Roman" w:eastAsia="Garamond" w:hAnsi="Times New Roman" w:cs="Times New Roman"/>
          <w:sz w:val="16"/>
          <w:szCs w:val="16"/>
        </w:rPr>
      </w:pPr>
    </w:p>
    <w:p w14:paraId="3B79AEF6" w14:textId="77777777" w:rsidR="006463CD" w:rsidRPr="009807EB" w:rsidRDefault="006463CD">
      <w:pPr>
        <w:rPr>
          <w:rFonts w:ascii="Times New Roman" w:eastAsia="Garamond" w:hAnsi="Times New Roman" w:cs="Times New Roman"/>
          <w:sz w:val="16"/>
          <w:szCs w:val="16"/>
        </w:rPr>
      </w:pPr>
    </w:p>
    <w:p w14:paraId="4639DE72" w14:textId="77777777" w:rsidR="006463CD" w:rsidRPr="009807EB" w:rsidRDefault="006463CD">
      <w:pPr>
        <w:rPr>
          <w:rFonts w:ascii="Times New Roman" w:eastAsia="Garamond" w:hAnsi="Times New Roman" w:cs="Times New Roman"/>
          <w:sz w:val="16"/>
          <w:szCs w:val="16"/>
        </w:rPr>
      </w:pPr>
    </w:p>
    <w:p w14:paraId="35179567" w14:textId="77777777" w:rsidR="006463CD" w:rsidRPr="009807EB" w:rsidRDefault="006463CD">
      <w:pPr>
        <w:rPr>
          <w:rFonts w:ascii="Times New Roman" w:eastAsia="Garamond" w:hAnsi="Times New Roman" w:cs="Times New Roman"/>
          <w:sz w:val="16"/>
          <w:szCs w:val="16"/>
        </w:rPr>
      </w:pPr>
    </w:p>
    <w:p w14:paraId="64CB7006" w14:textId="77777777" w:rsidR="006463CD" w:rsidRPr="009807EB" w:rsidRDefault="006463CD">
      <w:pPr>
        <w:rPr>
          <w:rFonts w:ascii="Times New Roman" w:eastAsia="Garamond" w:hAnsi="Times New Roman" w:cs="Times New Roman"/>
          <w:color w:val="000000"/>
          <w:sz w:val="16"/>
          <w:szCs w:val="16"/>
        </w:rPr>
      </w:pPr>
    </w:p>
    <w:p w14:paraId="6B958DB0" w14:textId="77777777" w:rsidR="006463CD" w:rsidRPr="009807EB" w:rsidRDefault="00E84D3F">
      <w:pPr>
        <w:pStyle w:val="Heading1"/>
        <w:jc w:val="left"/>
        <w:rPr>
          <w:rFonts w:ascii="Times New Roman" w:eastAsia="Garamond" w:hAnsi="Times New Roman" w:cs="Times New Roman"/>
          <w:color w:val="000000"/>
        </w:rPr>
      </w:pPr>
      <w:bookmarkStart w:id="7" w:name="_heading=h.zahcannlomzg" w:colFirst="0" w:colLast="0"/>
      <w:bookmarkEnd w:id="7"/>
      <w:r w:rsidRPr="009807EB">
        <w:rPr>
          <w:rFonts w:ascii="Times New Roman" w:eastAsia="Garamond" w:hAnsi="Times New Roman" w:cs="Times New Roman"/>
          <w:color w:val="000000"/>
          <w:sz w:val="24"/>
          <w:szCs w:val="24"/>
        </w:rPr>
        <w:lastRenderedPageBreak/>
        <w:t xml:space="preserve">                                          </w:t>
      </w:r>
      <w:r w:rsidRPr="009807EB">
        <w:rPr>
          <w:rFonts w:ascii="Times New Roman" w:eastAsia="Garamond" w:hAnsi="Times New Roman" w:cs="Times New Roman"/>
          <w:color w:val="000000"/>
        </w:rPr>
        <w:t>GENERAL PROFILE OF THE LSGD’S</w:t>
      </w:r>
    </w:p>
    <w:p w14:paraId="63698E46" w14:textId="77777777" w:rsidR="006463CD" w:rsidRPr="009807EB" w:rsidRDefault="00E84D3F">
      <w:pPr>
        <w:pStyle w:val="Heading2"/>
        <w:keepNext w:val="0"/>
        <w:keepLines w:val="0"/>
        <w:spacing w:before="360"/>
        <w:rPr>
          <w:rFonts w:ascii="Times New Roman" w:eastAsia="Times New Roman" w:hAnsi="Times New Roman" w:cs="Times New Roman"/>
          <w:b w:val="0"/>
          <w:bCs w:val="0"/>
          <w:color w:val="000000"/>
          <w:sz w:val="24"/>
          <w:szCs w:val="24"/>
          <w:highlight w:val="white"/>
        </w:rPr>
      </w:pPr>
      <w:bookmarkStart w:id="8" w:name="_heading=h.cukr8d4hpsz0" w:colFirst="0" w:colLast="0"/>
      <w:bookmarkEnd w:id="8"/>
      <w:proofErr w:type="spellStart"/>
      <w:r w:rsidRPr="009807EB">
        <w:rPr>
          <w:rFonts w:ascii="Times New Roman" w:eastAsia="Times New Roman" w:hAnsi="Times New Roman" w:cs="Times New Roman"/>
          <w:b w:val="0"/>
          <w:bCs w:val="0"/>
          <w:color w:val="000000"/>
          <w:sz w:val="24"/>
          <w:szCs w:val="24"/>
        </w:rPr>
        <w:t>Muthukulam</w:t>
      </w:r>
      <w:proofErr w:type="spellEnd"/>
      <w:r w:rsidRPr="009807EB">
        <w:rPr>
          <w:rFonts w:ascii="Times New Roman" w:eastAsia="Times New Roman" w:hAnsi="Times New Roman" w:cs="Times New Roman"/>
          <w:b w:val="0"/>
          <w:bCs w:val="0"/>
          <w:color w:val="000000"/>
          <w:sz w:val="24"/>
          <w:szCs w:val="24"/>
        </w:rPr>
        <w:t xml:space="preserve"> Block Panchayath, headquartered in </w:t>
      </w:r>
      <w:proofErr w:type="spellStart"/>
      <w:r w:rsidRPr="009807EB">
        <w:rPr>
          <w:rFonts w:ascii="Times New Roman" w:eastAsia="Times New Roman" w:hAnsi="Times New Roman" w:cs="Times New Roman"/>
          <w:b w:val="0"/>
          <w:bCs w:val="0"/>
          <w:color w:val="000000"/>
          <w:sz w:val="24"/>
          <w:szCs w:val="24"/>
        </w:rPr>
        <w:t>Muthukulam</w:t>
      </w:r>
      <w:proofErr w:type="spellEnd"/>
      <w:r w:rsidRPr="009807EB">
        <w:rPr>
          <w:rFonts w:ascii="Times New Roman" w:eastAsia="Times New Roman" w:hAnsi="Times New Roman" w:cs="Times New Roman"/>
          <w:b w:val="0"/>
          <w:bCs w:val="0"/>
          <w:color w:val="000000"/>
          <w:sz w:val="24"/>
          <w:szCs w:val="24"/>
        </w:rPr>
        <w:t>, Alappuzha, Kerala, is a local self-government body established on April 2, 1958</w:t>
      </w:r>
      <w:r w:rsidRPr="009807EB">
        <w:rPr>
          <w:rFonts w:ascii="Times New Roman" w:eastAsia="Times New Roman" w:hAnsi="Times New Roman" w:cs="Times New Roman"/>
          <w:b w:val="0"/>
          <w:bCs w:val="0"/>
          <w:color w:val="000000"/>
          <w:sz w:val="24"/>
          <w:szCs w:val="24"/>
          <w:highlight w:val="white"/>
        </w:rPr>
        <w:t>. It governs 7 Grama Panchayaths (</w:t>
      </w:r>
      <w:proofErr w:type="spellStart"/>
      <w:r w:rsidRPr="009807EB">
        <w:rPr>
          <w:rFonts w:ascii="Times New Roman" w:eastAsia="Times New Roman" w:hAnsi="Times New Roman" w:cs="Times New Roman"/>
          <w:b w:val="0"/>
          <w:bCs w:val="0"/>
          <w:color w:val="000000"/>
          <w:sz w:val="24"/>
          <w:szCs w:val="24"/>
          <w:highlight w:val="white"/>
        </w:rPr>
        <w:t>Muthukulam</w:t>
      </w:r>
      <w:proofErr w:type="spellEnd"/>
      <w:r w:rsidRPr="009807EB">
        <w:rPr>
          <w:rFonts w:ascii="Times New Roman" w:eastAsia="Times New Roman" w:hAnsi="Times New Roman" w:cs="Times New Roman"/>
          <w:b w:val="0"/>
          <w:bCs w:val="0"/>
          <w:color w:val="000000"/>
          <w:sz w:val="24"/>
          <w:szCs w:val="24"/>
          <w:highlight w:val="white"/>
        </w:rPr>
        <w:t xml:space="preserve">, </w:t>
      </w:r>
      <w:proofErr w:type="spellStart"/>
      <w:r w:rsidRPr="009807EB">
        <w:rPr>
          <w:rFonts w:ascii="Times New Roman" w:eastAsia="Times New Roman" w:hAnsi="Times New Roman" w:cs="Times New Roman"/>
          <w:b w:val="0"/>
          <w:bCs w:val="0"/>
          <w:color w:val="000000"/>
          <w:sz w:val="24"/>
          <w:szCs w:val="24"/>
          <w:highlight w:val="white"/>
        </w:rPr>
        <w:t>Chingoli</w:t>
      </w:r>
      <w:proofErr w:type="spellEnd"/>
      <w:r w:rsidRPr="009807EB">
        <w:rPr>
          <w:rFonts w:ascii="Times New Roman" w:eastAsia="Times New Roman" w:hAnsi="Times New Roman" w:cs="Times New Roman"/>
          <w:b w:val="0"/>
          <w:bCs w:val="0"/>
          <w:color w:val="000000"/>
          <w:sz w:val="24"/>
          <w:szCs w:val="24"/>
          <w:highlight w:val="white"/>
        </w:rPr>
        <w:t xml:space="preserve">, </w:t>
      </w:r>
      <w:proofErr w:type="spellStart"/>
      <w:r w:rsidRPr="009807EB">
        <w:rPr>
          <w:rFonts w:ascii="Times New Roman" w:eastAsia="Times New Roman" w:hAnsi="Times New Roman" w:cs="Times New Roman"/>
          <w:b w:val="0"/>
          <w:bCs w:val="0"/>
          <w:color w:val="000000"/>
          <w:sz w:val="24"/>
          <w:szCs w:val="24"/>
          <w:highlight w:val="white"/>
        </w:rPr>
        <w:t>Arattupuzha</w:t>
      </w:r>
      <w:proofErr w:type="spellEnd"/>
      <w:r w:rsidRPr="009807EB">
        <w:rPr>
          <w:rFonts w:ascii="Times New Roman" w:eastAsia="Times New Roman" w:hAnsi="Times New Roman" w:cs="Times New Roman"/>
          <w:b w:val="0"/>
          <w:bCs w:val="0"/>
          <w:color w:val="000000"/>
          <w:sz w:val="24"/>
          <w:szCs w:val="24"/>
          <w:highlight w:val="white"/>
        </w:rPr>
        <w:t xml:space="preserve">, </w:t>
      </w:r>
      <w:proofErr w:type="spellStart"/>
      <w:r w:rsidRPr="009807EB">
        <w:rPr>
          <w:rFonts w:ascii="Times New Roman" w:eastAsia="Times New Roman" w:hAnsi="Times New Roman" w:cs="Times New Roman"/>
          <w:b w:val="0"/>
          <w:bCs w:val="0"/>
          <w:color w:val="000000"/>
          <w:sz w:val="24"/>
          <w:szCs w:val="24"/>
          <w:highlight w:val="white"/>
        </w:rPr>
        <w:t>Cheppad</w:t>
      </w:r>
      <w:proofErr w:type="spellEnd"/>
      <w:r w:rsidRPr="009807EB">
        <w:rPr>
          <w:rFonts w:ascii="Times New Roman" w:eastAsia="Times New Roman" w:hAnsi="Times New Roman" w:cs="Times New Roman"/>
          <w:b w:val="0"/>
          <w:bCs w:val="0"/>
          <w:color w:val="000000"/>
          <w:sz w:val="24"/>
          <w:szCs w:val="24"/>
          <w:highlight w:val="white"/>
        </w:rPr>
        <w:t xml:space="preserve">, </w:t>
      </w:r>
      <w:proofErr w:type="spellStart"/>
      <w:r w:rsidRPr="009807EB">
        <w:rPr>
          <w:rFonts w:ascii="Times New Roman" w:eastAsia="Times New Roman" w:hAnsi="Times New Roman" w:cs="Times New Roman"/>
          <w:b w:val="0"/>
          <w:bCs w:val="0"/>
          <w:color w:val="000000"/>
          <w:sz w:val="24"/>
          <w:szCs w:val="24"/>
          <w:highlight w:val="white"/>
        </w:rPr>
        <w:t>Kandalloor</w:t>
      </w:r>
      <w:proofErr w:type="spellEnd"/>
      <w:r w:rsidRPr="009807EB">
        <w:rPr>
          <w:rFonts w:ascii="Times New Roman" w:eastAsia="Times New Roman" w:hAnsi="Times New Roman" w:cs="Times New Roman"/>
          <w:b w:val="0"/>
          <w:bCs w:val="0"/>
          <w:color w:val="000000"/>
          <w:sz w:val="24"/>
          <w:szCs w:val="24"/>
          <w:highlight w:val="white"/>
        </w:rPr>
        <w:t xml:space="preserve">, </w:t>
      </w:r>
      <w:proofErr w:type="spellStart"/>
      <w:r w:rsidRPr="009807EB">
        <w:rPr>
          <w:rFonts w:ascii="Times New Roman" w:eastAsia="Times New Roman" w:hAnsi="Times New Roman" w:cs="Times New Roman"/>
          <w:b w:val="0"/>
          <w:bCs w:val="0"/>
          <w:color w:val="000000"/>
          <w:sz w:val="24"/>
          <w:szCs w:val="24"/>
          <w:highlight w:val="white"/>
        </w:rPr>
        <w:t>Pathiyoor</w:t>
      </w:r>
      <w:proofErr w:type="spellEnd"/>
      <w:r w:rsidRPr="009807EB">
        <w:rPr>
          <w:rFonts w:ascii="Times New Roman" w:eastAsia="Times New Roman" w:hAnsi="Times New Roman" w:cs="Times New Roman"/>
          <w:b w:val="0"/>
          <w:bCs w:val="0"/>
          <w:color w:val="000000"/>
          <w:sz w:val="24"/>
          <w:szCs w:val="24"/>
          <w:highlight w:val="white"/>
        </w:rPr>
        <w:t xml:space="preserve">, </w:t>
      </w:r>
      <w:proofErr w:type="spellStart"/>
      <w:r w:rsidRPr="009807EB">
        <w:rPr>
          <w:rFonts w:ascii="Times New Roman" w:eastAsia="Times New Roman" w:hAnsi="Times New Roman" w:cs="Times New Roman"/>
          <w:b w:val="0"/>
          <w:bCs w:val="0"/>
          <w:color w:val="000000"/>
          <w:sz w:val="24"/>
          <w:szCs w:val="24"/>
          <w:highlight w:val="white"/>
        </w:rPr>
        <w:t>Krishnapuram</w:t>
      </w:r>
      <w:proofErr w:type="spellEnd"/>
      <w:r w:rsidRPr="009807EB">
        <w:rPr>
          <w:rFonts w:ascii="Times New Roman" w:eastAsia="Times New Roman" w:hAnsi="Times New Roman" w:cs="Times New Roman"/>
          <w:b w:val="0"/>
          <w:bCs w:val="0"/>
          <w:color w:val="000000"/>
          <w:sz w:val="24"/>
          <w:szCs w:val="24"/>
          <w:highlight w:val="white"/>
        </w:rPr>
        <w:t xml:space="preserve">, and </w:t>
      </w:r>
      <w:proofErr w:type="spellStart"/>
      <w:r w:rsidRPr="009807EB">
        <w:rPr>
          <w:rFonts w:ascii="Times New Roman" w:eastAsia="Times New Roman" w:hAnsi="Times New Roman" w:cs="Times New Roman"/>
          <w:b w:val="0"/>
          <w:bCs w:val="0"/>
          <w:color w:val="000000"/>
          <w:sz w:val="24"/>
          <w:szCs w:val="24"/>
          <w:highlight w:val="white"/>
        </w:rPr>
        <w:t>Devikulangara</w:t>
      </w:r>
      <w:proofErr w:type="spellEnd"/>
      <w:r w:rsidRPr="009807EB">
        <w:rPr>
          <w:rFonts w:ascii="Times New Roman" w:eastAsia="Times New Roman" w:hAnsi="Times New Roman" w:cs="Times New Roman"/>
          <w:b w:val="0"/>
          <w:bCs w:val="0"/>
          <w:color w:val="000000"/>
          <w:sz w:val="24"/>
          <w:szCs w:val="24"/>
          <w:highlight w:val="white"/>
        </w:rPr>
        <w:t>) across 90.67 sq. km.</w:t>
      </w:r>
    </w:p>
    <w:p w14:paraId="6383FEA6" w14:textId="77777777" w:rsidR="006463CD" w:rsidRPr="009807EB" w:rsidRDefault="00E84D3F">
      <w:pPr>
        <w:numPr>
          <w:ilvl w:val="0"/>
          <w:numId w:val="1"/>
        </w:numPr>
        <w:shd w:val="clear" w:color="auto" w:fill="FFFFFF"/>
        <w:spacing w:after="180"/>
        <w:ind w:left="0"/>
        <w:jc w:val="left"/>
        <w:rPr>
          <w:rFonts w:ascii="Times New Roman" w:eastAsia="Times New Roman" w:hAnsi="Times New Roman" w:cs="Times New Roman"/>
          <w:color w:val="0A0A0A"/>
        </w:rPr>
      </w:pPr>
      <w:r w:rsidRPr="009807EB">
        <w:rPr>
          <w:rFonts w:ascii="Times New Roman" w:eastAsia="Times New Roman" w:hAnsi="Times New Roman" w:cs="Times New Roman"/>
          <w:b/>
          <w:bCs/>
          <w:color w:val="0A0A0A"/>
        </w:rPr>
        <w:t>Location &amp; Administration:</w:t>
      </w:r>
      <w:r w:rsidRPr="009807EB">
        <w:rPr>
          <w:rFonts w:ascii="Times New Roman" w:eastAsia="Times New Roman" w:hAnsi="Times New Roman" w:cs="Times New Roman"/>
          <w:color w:val="0A0A0A"/>
        </w:rPr>
        <w:t xml:space="preserve"> Part of the </w:t>
      </w:r>
      <w:proofErr w:type="spellStart"/>
      <w:r w:rsidRPr="009807EB">
        <w:rPr>
          <w:rFonts w:ascii="Times New Roman" w:eastAsia="Times New Roman" w:hAnsi="Times New Roman" w:cs="Times New Roman"/>
          <w:color w:val="0A0A0A"/>
        </w:rPr>
        <w:t>Karthikappally</w:t>
      </w:r>
      <w:proofErr w:type="spellEnd"/>
      <w:r w:rsidRPr="009807EB">
        <w:rPr>
          <w:rFonts w:ascii="Times New Roman" w:eastAsia="Times New Roman" w:hAnsi="Times New Roman" w:cs="Times New Roman"/>
          <w:color w:val="0A0A0A"/>
        </w:rPr>
        <w:t xml:space="preserve"> Taluk in Alappuzha district, Kerala.</w:t>
      </w:r>
    </w:p>
    <w:p w14:paraId="59CD23BC" w14:textId="77777777" w:rsidR="006463CD" w:rsidRPr="009807EB" w:rsidRDefault="00E84D3F">
      <w:pPr>
        <w:numPr>
          <w:ilvl w:val="0"/>
          <w:numId w:val="1"/>
        </w:numPr>
        <w:shd w:val="clear" w:color="auto" w:fill="FFFFFF"/>
        <w:spacing w:after="180"/>
        <w:ind w:left="0"/>
        <w:jc w:val="left"/>
        <w:rPr>
          <w:rFonts w:ascii="Times New Roman" w:eastAsia="Times New Roman" w:hAnsi="Times New Roman" w:cs="Times New Roman"/>
          <w:color w:val="0A0A0A"/>
        </w:rPr>
      </w:pPr>
      <w:r w:rsidRPr="009807EB">
        <w:rPr>
          <w:rFonts w:ascii="Times New Roman" w:eastAsia="Times New Roman" w:hAnsi="Times New Roman" w:cs="Times New Roman"/>
          <w:b/>
          <w:bCs/>
          <w:color w:val="0A0A0A"/>
        </w:rPr>
        <w:t>Administrative Body:</w:t>
      </w:r>
      <w:r w:rsidRPr="009807EB">
        <w:rPr>
          <w:rFonts w:ascii="Times New Roman" w:eastAsia="Times New Roman" w:hAnsi="Times New Roman" w:cs="Times New Roman"/>
          <w:color w:val="0A0A0A"/>
        </w:rPr>
        <w:t xml:space="preserve"> The block is governed by a committee led by CPI(M) with a significant majority as of the 2020 local elections, with </w:t>
      </w:r>
      <w:proofErr w:type="spellStart"/>
      <w:r w:rsidRPr="009807EB">
        <w:rPr>
          <w:rFonts w:ascii="Times New Roman" w:eastAsia="Times New Roman" w:hAnsi="Times New Roman" w:cs="Times New Roman"/>
          <w:color w:val="0A0A0A"/>
        </w:rPr>
        <w:t>Amhujakshy</w:t>
      </w:r>
      <w:proofErr w:type="spellEnd"/>
      <w:r w:rsidRPr="009807EB">
        <w:rPr>
          <w:rFonts w:ascii="Times New Roman" w:eastAsia="Times New Roman" w:hAnsi="Times New Roman" w:cs="Times New Roman"/>
          <w:color w:val="0A0A0A"/>
        </w:rPr>
        <w:t xml:space="preserve"> Teacher serving as President and G. Unnikrishnan as Vice President.</w:t>
      </w:r>
    </w:p>
    <w:p w14:paraId="2DE0BFAF" w14:textId="77777777" w:rsidR="006463CD" w:rsidRPr="009807EB" w:rsidRDefault="00E84D3F">
      <w:pPr>
        <w:numPr>
          <w:ilvl w:val="0"/>
          <w:numId w:val="1"/>
        </w:numPr>
        <w:shd w:val="clear" w:color="auto" w:fill="FFFFFF"/>
        <w:spacing w:after="180"/>
        <w:ind w:left="0"/>
        <w:jc w:val="left"/>
        <w:rPr>
          <w:rFonts w:ascii="Times New Roman" w:eastAsia="Times New Roman" w:hAnsi="Times New Roman" w:cs="Times New Roman"/>
          <w:color w:val="0A0A0A"/>
        </w:rPr>
      </w:pPr>
      <w:r w:rsidRPr="009807EB">
        <w:rPr>
          <w:rFonts w:ascii="Times New Roman" w:eastAsia="Times New Roman" w:hAnsi="Times New Roman" w:cs="Times New Roman"/>
          <w:b/>
          <w:bCs/>
          <w:color w:val="0A0A0A"/>
        </w:rPr>
        <w:t>Constituent Panchayats:</w:t>
      </w:r>
      <w:r w:rsidRPr="009807EB">
        <w:rPr>
          <w:rFonts w:ascii="Times New Roman" w:eastAsia="Times New Roman" w:hAnsi="Times New Roman" w:cs="Times New Roman"/>
          <w:color w:val="0A0A0A"/>
        </w:rPr>
        <w:t> </w:t>
      </w:r>
      <w:proofErr w:type="spellStart"/>
      <w:r w:rsidRPr="009807EB">
        <w:rPr>
          <w:rFonts w:ascii="Times New Roman" w:eastAsia="Times New Roman" w:hAnsi="Times New Roman" w:cs="Times New Roman"/>
          <w:color w:val="0A0A0A"/>
        </w:rPr>
        <w:t>Arattupuzha</w:t>
      </w:r>
      <w:proofErr w:type="spellEnd"/>
      <w:r w:rsidRPr="009807EB">
        <w:rPr>
          <w:rFonts w:ascii="Times New Roman" w:eastAsia="Times New Roman" w:hAnsi="Times New Roman" w:cs="Times New Roman"/>
          <w:color w:val="0A0A0A"/>
        </w:rPr>
        <w:t xml:space="preserve">, </w:t>
      </w:r>
      <w:proofErr w:type="spellStart"/>
      <w:r w:rsidRPr="009807EB">
        <w:rPr>
          <w:rFonts w:ascii="Times New Roman" w:eastAsia="Times New Roman" w:hAnsi="Times New Roman" w:cs="Times New Roman"/>
          <w:color w:val="0A0A0A"/>
        </w:rPr>
        <w:t>Kandalloor</w:t>
      </w:r>
      <w:proofErr w:type="spellEnd"/>
      <w:r w:rsidRPr="009807EB">
        <w:rPr>
          <w:rFonts w:ascii="Times New Roman" w:eastAsia="Times New Roman" w:hAnsi="Times New Roman" w:cs="Times New Roman"/>
          <w:color w:val="0A0A0A"/>
        </w:rPr>
        <w:t xml:space="preserve">, </w:t>
      </w:r>
      <w:proofErr w:type="spellStart"/>
      <w:r w:rsidRPr="009807EB">
        <w:rPr>
          <w:rFonts w:ascii="Times New Roman" w:eastAsia="Times New Roman" w:hAnsi="Times New Roman" w:cs="Times New Roman"/>
          <w:color w:val="0A0A0A"/>
        </w:rPr>
        <w:t>Krishnapuram</w:t>
      </w:r>
      <w:proofErr w:type="spellEnd"/>
      <w:r w:rsidRPr="009807EB">
        <w:rPr>
          <w:rFonts w:ascii="Times New Roman" w:eastAsia="Times New Roman" w:hAnsi="Times New Roman" w:cs="Times New Roman"/>
          <w:color w:val="0A0A0A"/>
        </w:rPr>
        <w:t xml:space="preserve">, </w:t>
      </w:r>
      <w:proofErr w:type="spellStart"/>
      <w:r w:rsidRPr="009807EB">
        <w:rPr>
          <w:rFonts w:ascii="Times New Roman" w:eastAsia="Times New Roman" w:hAnsi="Times New Roman" w:cs="Times New Roman"/>
          <w:color w:val="0A0A0A"/>
        </w:rPr>
        <w:t>Cheppad</w:t>
      </w:r>
      <w:proofErr w:type="spellEnd"/>
      <w:r w:rsidRPr="009807EB">
        <w:rPr>
          <w:rFonts w:ascii="Times New Roman" w:eastAsia="Times New Roman" w:hAnsi="Times New Roman" w:cs="Times New Roman"/>
          <w:color w:val="0A0A0A"/>
        </w:rPr>
        <w:t xml:space="preserve">, </w:t>
      </w:r>
      <w:proofErr w:type="spellStart"/>
      <w:r w:rsidRPr="009807EB">
        <w:rPr>
          <w:rFonts w:ascii="Times New Roman" w:eastAsia="Times New Roman" w:hAnsi="Times New Roman" w:cs="Times New Roman"/>
          <w:color w:val="0A0A0A"/>
        </w:rPr>
        <w:t>Devikulangara</w:t>
      </w:r>
      <w:proofErr w:type="spellEnd"/>
      <w:r w:rsidRPr="009807EB">
        <w:rPr>
          <w:rFonts w:ascii="Times New Roman" w:eastAsia="Times New Roman" w:hAnsi="Times New Roman" w:cs="Times New Roman"/>
          <w:color w:val="0A0A0A"/>
        </w:rPr>
        <w:t xml:space="preserve">, </w:t>
      </w:r>
      <w:proofErr w:type="spellStart"/>
      <w:r w:rsidRPr="009807EB">
        <w:rPr>
          <w:rFonts w:ascii="Times New Roman" w:eastAsia="Times New Roman" w:hAnsi="Times New Roman" w:cs="Times New Roman"/>
          <w:color w:val="0A0A0A"/>
        </w:rPr>
        <w:t>Pathiyoor</w:t>
      </w:r>
      <w:proofErr w:type="spellEnd"/>
      <w:r w:rsidRPr="009807EB">
        <w:rPr>
          <w:rFonts w:ascii="Times New Roman" w:eastAsia="Times New Roman" w:hAnsi="Times New Roman" w:cs="Times New Roman"/>
          <w:color w:val="0A0A0A"/>
        </w:rPr>
        <w:t xml:space="preserve">, and </w:t>
      </w:r>
      <w:proofErr w:type="spellStart"/>
      <w:r w:rsidRPr="009807EB">
        <w:rPr>
          <w:rFonts w:ascii="Times New Roman" w:eastAsia="Times New Roman" w:hAnsi="Times New Roman" w:cs="Times New Roman"/>
          <w:color w:val="0A0A0A"/>
        </w:rPr>
        <w:t>Muthukulam</w:t>
      </w:r>
      <w:proofErr w:type="spellEnd"/>
      <w:r w:rsidRPr="009807EB">
        <w:rPr>
          <w:rFonts w:ascii="Times New Roman" w:eastAsia="Times New Roman" w:hAnsi="Times New Roman" w:cs="Times New Roman"/>
          <w:color w:val="0A0A0A"/>
        </w:rPr>
        <w:t>.</w:t>
      </w:r>
    </w:p>
    <w:p w14:paraId="222674FE" w14:textId="77777777" w:rsidR="006463CD" w:rsidRPr="009807EB" w:rsidRDefault="00E84D3F">
      <w:pPr>
        <w:numPr>
          <w:ilvl w:val="0"/>
          <w:numId w:val="1"/>
        </w:numPr>
        <w:shd w:val="clear" w:color="auto" w:fill="FFFFFF"/>
        <w:spacing w:after="180"/>
        <w:ind w:left="0"/>
        <w:jc w:val="left"/>
        <w:rPr>
          <w:rFonts w:ascii="Times New Roman" w:eastAsia="Times New Roman" w:hAnsi="Times New Roman" w:cs="Times New Roman"/>
          <w:color w:val="0A0A0A"/>
        </w:rPr>
      </w:pPr>
      <w:r w:rsidRPr="009807EB">
        <w:rPr>
          <w:rFonts w:ascii="Times New Roman" w:eastAsia="Times New Roman" w:hAnsi="Times New Roman" w:cs="Times New Roman"/>
          <w:b/>
          <w:bCs/>
          <w:color w:val="0A0A0A"/>
        </w:rPr>
        <w:t>Area &amp; Geography:</w:t>
      </w:r>
      <w:r w:rsidRPr="009807EB">
        <w:rPr>
          <w:rFonts w:ascii="Times New Roman" w:eastAsia="Times New Roman" w:hAnsi="Times New Roman" w:cs="Times New Roman"/>
          <w:color w:val="0A0A0A"/>
        </w:rPr>
        <w:t> The block covers 90.67 sq. km.</w:t>
      </w:r>
    </w:p>
    <w:p w14:paraId="3862F4A3" w14:textId="77777777" w:rsidR="006463CD" w:rsidRPr="009807EB" w:rsidRDefault="00E84D3F">
      <w:pPr>
        <w:numPr>
          <w:ilvl w:val="0"/>
          <w:numId w:val="1"/>
        </w:numPr>
        <w:shd w:val="clear" w:color="auto" w:fill="FFFFFF"/>
        <w:spacing w:after="180"/>
        <w:ind w:left="0"/>
        <w:jc w:val="left"/>
        <w:rPr>
          <w:rFonts w:ascii="Times New Roman" w:eastAsia="Times New Roman" w:hAnsi="Times New Roman" w:cs="Times New Roman"/>
          <w:color w:val="0A0A0A"/>
        </w:rPr>
      </w:pPr>
      <w:r w:rsidRPr="009807EB">
        <w:rPr>
          <w:rFonts w:ascii="Times New Roman" w:eastAsia="Times New Roman" w:hAnsi="Times New Roman" w:cs="Times New Roman"/>
          <w:b/>
          <w:bCs/>
          <w:color w:val="0A0A0A"/>
        </w:rPr>
        <w:t>Key Features:</w:t>
      </w:r>
      <w:r w:rsidRPr="009807EB">
        <w:rPr>
          <w:rFonts w:ascii="Times New Roman" w:eastAsia="Times New Roman" w:hAnsi="Times New Roman" w:cs="Times New Roman"/>
          <w:color w:val="0A0A0A"/>
        </w:rPr>
        <w:t xml:space="preserve"> It is known for its administrative office at </w:t>
      </w:r>
      <w:proofErr w:type="spellStart"/>
      <w:r w:rsidRPr="009807EB">
        <w:rPr>
          <w:rFonts w:ascii="Times New Roman" w:eastAsia="Times New Roman" w:hAnsi="Times New Roman" w:cs="Times New Roman"/>
          <w:color w:val="0A0A0A"/>
        </w:rPr>
        <w:t>Muthukulam</w:t>
      </w:r>
      <w:proofErr w:type="spellEnd"/>
      <w:r w:rsidRPr="009807EB">
        <w:rPr>
          <w:rFonts w:ascii="Times New Roman" w:eastAsia="Times New Roman" w:hAnsi="Times New Roman" w:cs="Times New Roman"/>
          <w:color w:val="0A0A0A"/>
        </w:rPr>
        <w:t>(S) P.O. and is a significant local governing body in the region.</w:t>
      </w:r>
    </w:p>
    <w:p w14:paraId="474FEC2D" w14:textId="77777777" w:rsidR="006463CD" w:rsidRPr="009807EB" w:rsidRDefault="00E84D3F">
      <w:pPr>
        <w:pStyle w:val="Heading2"/>
        <w:keepNext w:val="0"/>
        <w:keepLines w:val="0"/>
        <w:spacing w:before="360"/>
        <w:rPr>
          <w:rFonts w:ascii="Times New Roman" w:eastAsia="Garamond" w:hAnsi="Times New Roman" w:cs="Times New Roman"/>
          <w:color w:val="000000"/>
          <w:sz w:val="26"/>
          <w:szCs w:val="26"/>
          <w:highlight w:val="white"/>
        </w:rPr>
      </w:pPr>
      <w:r w:rsidRPr="009807EB">
        <w:rPr>
          <w:rFonts w:ascii="Times New Roman" w:eastAsia="Garamond" w:hAnsi="Times New Roman" w:cs="Times New Roman"/>
          <w:color w:val="000000"/>
          <w:sz w:val="26"/>
          <w:szCs w:val="26"/>
          <w:highlight w:val="white"/>
        </w:rPr>
        <w:t>Background of the LSGD</w:t>
      </w:r>
    </w:p>
    <w:p w14:paraId="602467D1" w14:textId="77777777" w:rsidR="006463CD" w:rsidRPr="009807EB" w:rsidRDefault="006463CD">
      <w:pPr>
        <w:rPr>
          <w:rFonts w:ascii="Times New Roman" w:eastAsia="Garamond" w:hAnsi="Times New Roman" w:cs="Times New Roman"/>
          <w:sz w:val="16"/>
          <w:szCs w:val="16"/>
        </w:rPr>
      </w:pPr>
    </w:p>
    <w:tbl>
      <w:tblPr>
        <w:tblStyle w:val="Style246"/>
        <w:tblW w:w="9165" w:type="dxa"/>
        <w:tblLayout w:type="fixed"/>
        <w:tblLook w:val="04A0" w:firstRow="1" w:lastRow="0" w:firstColumn="1" w:lastColumn="0" w:noHBand="0" w:noVBand="1"/>
      </w:tblPr>
      <w:tblGrid>
        <w:gridCol w:w="5955"/>
        <w:gridCol w:w="3210"/>
      </w:tblGrid>
      <w:tr w:rsidR="006463CD" w:rsidRPr="009807EB" w14:paraId="406275EA" w14:textId="77777777">
        <w:trPr>
          <w:trHeight w:val="765"/>
        </w:trPr>
        <w:tc>
          <w:tcPr>
            <w:tcW w:w="9165" w:type="dxa"/>
            <w:gridSpan w:val="2"/>
            <w:tcBorders>
              <w:top w:val="single" w:sz="6" w:space="0" w:color="DDDDDD"/>
              <w:left w:val="single" w:sz="6" w:space="0" w:color="DDDDDD"/>
              <w:bottom w:val="single" w:sz="6" w:space="0" w:color="DDDDDD"/>
              <w:right w:val="single" w:sz="6" w:space="0" w:color="DDDDDD"/>
            </w:tcBorders>
            <w:shd w:val="clear" w:color="auto" w:fill="F1F3F4"/>
            <w:tcMar>
              <w:top w:w="120" w:type="dxa"/>
              <w:left w:w="120" w:type="dxa"/>
              <w:bottom w:w="120" w:type="dxa"/>
              <w:right w:w="120" w:type="dxa"/>
            </w:tcMar>
          </w:tcPr>
          <w:p w14:paraId="6FAFA539" w14:textId="77777777" w:rsidR="006463CD" w:rsidRPr="009807EB" w:rsidRDefault="00E84D3F">
            <w:pPr>
              <w:spacing w:before="120" w:after="120"/>
              <w:rPr>
                <w:rFonts w:ascii="Times New Roman" w:eastAsia="Garamond" w:hAnsi="Times New Roman" w:cs="Times New Roman"/>
              </w:rPr>
            </w:pPr>
            <w:r w:rsidRPr="009807EB">
              <w:rPr>
                <w:rFonts w:ascii="Times New Roman" w:eastAsia="Garamond" w:hAnsi="Times New Roman" w:cs="Times New Roman"/>
              </w:rPr>
              <w:t>Table 1: Background of LSGD</w:t>
            </w:r>
          </w:p>
        </w:tc>
      </w:tr>
      <w:tr w:rsidR="006463CD" w:rsidRPr="009807EB" w14:paraId="7C6008D1" w14:textId="77777777">
        <w:trPr>
          <w:trHeight w:val="525"/>
        </w:trPr>
        <w:tc>
          <w:tcPr>
            <w:tcW w:w="5955" w:type="dxa"/>
            <w:tcBorders>
              <w:top w:val="nil"/>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1C5275BD" w14:textId="77777777" w:rsidR="006463CD" w:rsidRPr="009807EB" w:rsidRDefault="00E84D3F">
            <w:pPr>
              <w:spacing w:before="240" w:after="240"/>
              <w:rPr>
                <w:rFonts w:ascii="Times New Roman" w:eastAsia="Garamond" w:hAnsi="Times New Roman" w:cs="Times New Roman"/>
                <w:b/>
                <w:bCs/>
              </w:rPr>
            </w:pPr>
            <w:r w:rsidRPr="009807EB">
              <w:rPr>
                <w:rFonts w:ascii="Times New Roman" w:eastAsia="Garamond" w:hAnsi="Times New Roman" w:cs="Times New Roman"/>
                <w:b/>
                <w:bCs/>
              </w:rPr>
              <w:t>Description</w:t>
            </w:r>
          </w:p>
        </w:tc>
        <w:tc>
          <w:tcPr>
            <w:tcW w:w="3210" w:type="dxa"/>
            <w:tcBorders>
              <w:top w:val="nil"/>
              <w:left w:val="nil"/>
              <w:bottom w:val="single" w:sz="6" w:space="0" w:color="DDDDDD"/>
              <w:right w:val="single" w:sz="6" w:space="0" w:color="DDDDDD"/>
            </w:tcBorders>
            <w:shd w:val="clear" w:color="auto" w:fill="F2F2F2"/>
            <w:tcMar>
              <w:top w:w="120" w:type="dxa"/>
              <w:left w:w="120" w:type="dxa"/>
              <w:bottom w:w="120" w:type="dxa"/>
              <w:right w:w="120" w:type="dxa"/>
            </w:tcMar>
          </w:tcPr>
          <w:p w14:paraId="227BA46F" w14:textId="77777777" w:rsidR="006463CD" w:rsidRPr="009807EB" w:rsidRDefault="00E84D3F">
            <w:pPr>
              <w:spacing w:before="240" w:after="240"/>
              <w:rPr>
                <w:rFonts w:ascii="Times New Roman" w:eastAsia="Garamond" w:hAnsi="Times New Roman" w:cs="Times New Roman"/>
                <w:b/>
                <w:bCs/>
              </w:rPr>
            </w:pPr>
            <w:r w:rsidRPr="009807EB">
              <w:rPr>
                <w:rFonts w:ascii="Times New Roman" w:eastAsia="Garamond" w:hAnsi="Times New Roman" w:cs="Times New Roman"/>
                <w:b/>
                <w:bCs/>
              </w:rPr>
              <w:t>Details</w:t>
            </w:r>
          </w:p>
        </w:tc>
      </w:tr>
      <w:tr w:rsidR="006463CD" w:rsidRPr="009807EB" w14:paraId="5815A88C"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B3F399B"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Name of LSGD</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1391B692" w14:textId="77777777" w:rsidR="006463CD" w:rsidRPr="009807EB" w:rsidRDefault="00E84D3F">
            <w:pPr>
              <w:spacing w:before="240" w:after="240"/>
              <w:rPr>
                <w:rFonts w:ascii="Times New Roman" w:eastAsia="Garamond" w:hAnsi="Times New Roman" w:cs="Times New Roman"/>
              </w:rPr>
            </w:pPr>
            <w:proofErr w:type="spellStart"/>
            <w:r w:rsidRPr="009807EB">
              <w:rPr>
                <w:rFonts w:ascii="Times New Roman" w:eastAsia="Garamond" w:hAnsi="Times New Roman" w:cs="Times New Roman"/>
              </w:rPr>
              <w:t>Muthukulam</w:t>
            </w:r>
            <w:proofErr w:type="spellEnd"/>
          </w:p>
        </w:tc>
      </w:tr>
      <w:tr w:rsidR="006463CD" w:rsidRPr="009807EB" w14:paraId="520F4C7C"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45CE4476"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Block</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15254686" w14:textId="77777777" w:rsidR="006463CD" w:rsidRPr="009807EB" w:rsidRDefault="00E84D3F">
            <w:pPr>
              <w:spacing w:before="240" w:after="240"/>
              <w:rPr>
                <w:rFonts w:ascii="Times New Roman" w:eastAsia="Garamond" w:hAnsi="Times New Roman" w:cs="Times New Roman"/>
              </w:rPr>
            </w:pPr>
            <w:proofErr w:type="spellStart"/>
            <w:r w:rsidRPr="009807EB">
              <w:rPr>
                <w:rFonts w:ascii="Times New Roman" w:eastAsia="Garamond" w:hAnsi="Times New Roman" w:cs="Times New Roman"/>
              </w:rPr>
              <w:t>Muthukulam</w:t>
            </w:r>
            <w:proofErr w:type="spellEnd"/>
          </w:p>
        </w:tc>
      </w:tr>
      <w:tr w:rsidR="006463CD" w:rsidRPr="009807EB" w14:paraId="2C95E6CF"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FF607AA"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District</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0C90DDB3"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Alappuzha</w:t>
            </w:r>
          </w:p>
        </w:tc>
      </w:tr>
      <w:tr w:rsidR="006463CD" w:rsidRPr="009807EB" w14:paraId="543F802E"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DC45151"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Number of wards</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3F705A28"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16</w:t>
            </w:r>
          </w:p>
        </w:tc>
      </w:tr>
      <w:tr w:rsidR="006463CD" w:rsidRPr="009807EB" w14:paraId="5F478BE1"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32541C6"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lastRenderedPageBreak/>
              <w:t>Total area (sq. km)</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67591355"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11.58</w:t>
            </w:r>
          </w:p>
        </w:tc>
      </w:tr>
      <w:tr w:rsidR="006463CD" w:rsidRPr="009807EB" w14:paraId="3AC9A684"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6CE1512" w14:textId="77777777" w:rsidR="006463CD" w:rsidRPr="009807EB" w:rsidRDefault="00E84D3F">
            <w:pPr>
              <w:spacing w:before="240" w:after="240"/>
              <w:rPr>
                <w:rFonts w:ascii="Times New Roman" w:eastAsia="Garamond" w:hAnsi="Times New Roman" w:cs="Times New Roman"/>
              </w:rPr>
            </w:pPr>
            <w:proofErr w:type="gramStart"/>
            <w:r w:rsidRPr="009807EB">
              <w:rPr>
                <w:rFonts w:ascii="Times New Roman" w:eastAsia="Garamond" w:hAnsi="Times New Roman" w:cs="Times New Roman"/>
              </w:rPr>
              <w:t>Population(</w:t>
            </w:r>
            <w:proofErr w:type="gramEnd"/>
            <w:r w:rsidRPr="009807EB">
              <w:rPr>
                <w:rFonts w:ascii="Times New Roman" w:eastAsia="Garamond" w:hAnsi="Times New Roman" w:cs="Times New Roman"/>
              </w:rPr>
              <w:t>Projected)</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3B0B47AE"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203051</w:t>
            </w:r>
          </w:p>
        </w:tc>
      </w:tr>
      <w:tr w:rsidR="006463CD" w:rsidRPr="009807EB" w14:paraId="5EDDAC68"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505FAA8"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Population density</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316DDDAB"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1929/</w:t>
            </w:r>
            <w:proofErr w:type="spellStart"/>
            <w:proofErr w:type="gramStart"/>
            <w:r w:rsidRPr="009807EB">
              <w:rPr>
                <w:rFonts w:ascii="Times New Roman" w:eastAsia="Garamond" w:hAnsi="Times New Roman" w:cs="Times New Roman"/>
              </w:rPr>
              <w:t>km.sq</w:t>
            </w:r>
            <w:proofErr w:type="spellEnd"/>
            <w:proofErr w:type="gramEnd"/>
          </w:p>
        </w:tc>
      </w:tr>
      <w:tr w:rsidR="006463CD" w:rsidRPr="009807EB" w14:paraId="48D9ED5F"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92BEFF7"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Terrain (coastal/low-lying/backwaters/foothills, etc.)</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25A1BCEF"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2281</w:t>
            </w:r>
          </w:p>
        </w:tc>
      </w:tr>
      <w:tr w:rsidR="006463CD" w:rsidRPr="009807EB" w14:paraId="384B03DA"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B743977"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Number of rivers passing through LSGD</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64CD6FE8"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0</w:t>
            </w:r>
          </w:p>
        </w:tc>
      </w:tr>
      <w:tr w:rsidR="006463CD" w:rsidRPr="009807EB" w14:paraId="65177BE5"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0DFA39A"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Number of water bodies in the LSGD</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0E9429E2"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16</w:t>
            </w:r>
          </w:p>
        </w:tc>
      </w:tr>
      <w:tr w:rsidR="006463CD" w:rsidRPr="009807EB" w14:paraId="3A6C6AE3"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0F8F441"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Number of educational institutions</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79BF4950"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32</w:t>
            </w:r>
          </w:p>
        </w:tc>
      </w:tr>
      <w:tr w:rsidR="006463CD" w:rsidRPr="009807EB" w14:paraId="376191B5"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C4D64CC"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Factories / small-scale industries</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7020DA3F"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0</w:t>
            </w:r>
          </w:p>
        </w:tc>
      </w:tr>
      <w:tr w:rsidR="006463CD" w:rsidRPr="009807EB" w14:paraId="23921DE6"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51F991B"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Flood-prone wards</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18417E2C"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Ward 2,4,13,9,6,7(6)</w:t>
            </w:r>
          </w:p>
        </w:tc>
      </w:tr>
      <w:tr w:rsidR="006463CD" w:rsidRPr="009807EB" w14:paraId="3569C491" w14:textId="77777777">
        <w:trPr>
          <w:trHeight w:val="52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791D812"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Landslide-prone wards</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711B0A5F"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0</w:t>
            </w:r>
          </w:p>
        </w:tc>
      </w:tr>
      <w:tr w:rsidR="006463CD" w:rsidRPr="009807EB" w14:paraId="19960A31" w14:textId="77777777">
        <w:trPr>
          <w:trHeight w:val="79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5A6B170"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Death Management and Disposal Facilities (mortuaries/crematorium, including electric)</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56F1E975"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0</w:t>
            </w:r>
          </w:p>
        </w:tc>
      </w:tr>
      <w:tr w:rsidR="006463CD" w:rsidRPr="009807EB" w14:paraId="36B40806" w14:textId="77777777">
        <w:trPr>
          <w:trHeight w:val="795"/>
        </w:trPr>
        <w:tc>
          <w:tcPr>
            <w:tcW w:w="595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C11C7BA" w14:textId="77777777" w:rsidR="006463CD" w:rsidRPr="009807EB" w:rsidRDefault="00E84D3F">
            <w:pPr>
              <w:spacing w:before="240" w:after="240"/>
              <w:jc w:val="left"/>
              <w:rPr>
                <w:rFonts w:ascii="Times New Roman" w:eastAsia="Garamond" w:hAnsi="Times New Roman" w:cs="Times New Roman"/>
              </w:rPr>
            </w:pPr>
            <w:r w:rsidRPr="009807EB">
              <w:rPr>
                <w:rFonts w:ascii="Times New Roman" w:eastAsia="Garamond" w:hAnsi="Times New Roman" w:cs="Times New Roman"/>
              </w:rPr>
              <w:t>Auditoriums/Marriage halls/convention centres/community halls</w:t>
            </w:r>
          </w:p>
        </w:tc>
        <w:tc>
          <w:tcPr>
            <w:tcW w:w="3210" w:type="dxa"/>
            <w:tcBorders>
              <w:top w:val="nil"/>
              <w:left w:val="nil"/>
              <w:bottom w:val="single" w:sz="6" w:space="0" w:color="DDDDDD"/>
              <w:right w:val="single" w:sz="6" w:space="0" w:color="DDDDDD"/>
            </w:tcBorders>
            <w:tcMar>
              <w:top w:w="120" w:type="dxa"/>
              <w:left w:w="120" w:type="dxa"/>
              <w:bottom w:w="120" w:type="dxa"/>
              <w:right w:w="120" w:type="dxa"/>
            </w:tcMar>
          </w:tcPr>
          <w:p w14:paraId="412800D0"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5</w:t>
            </w:r>
          </w:p>
        </w:tc>
      </w:tr>
    </w:tbl>
    <w:p w14:paraId="33A4AD91" w14:textId="77777777" w:rsidR="006463CD" w:rsidRPr="009807EB" w:rsidRDefault="006463CD">
      <w:pPr>
        <w:rPr>
          <w:rFonts w:ascii="Times New Roman" w:eastAsia="Garamond" w:hAnsi="Times New Roman" w:cs="Times New Roman"/>
          <w:sz w:val="16"/>
          <w:szCs w:val="16"/>
        </w:rPr>
      </w:pPr>
    </w:p>
    <w:p w14:paraId="4FA34FEB" w14:textId="77777777" w:rsidR="006463CD" w:rsidRPr="009807EB" w:rsidRDefault="00E84D3F">
      <w:pPr>
        <w:pStyle w:val="Heading2"/>
        <w:keepNext w:val="0"/>
        <w:keepLines w:val="0"/>
        <w:spacing w:before="360"/>
        <w:rPr>
          <w:rFonts w:ascii="Times New Roman" w:eastAsia="Garamond" w:hAnsi="Times New Roman" w:cs="Times New Roman"/>
          <w:color w:val="000000"/>
          <w:sz w:val="26"/>
          <w:szCs w:val="26"/>
        </w:rPr>
      </w:pPr>
      <w:bookmarkStart w:id="9" w:name="_heading=h.cqwv121fj60" w:colFirst="0" w:colLast="0"/>
      <w:bookmarkEnd w:id="9"/>
      <w:r w:rsidRPr="009807EB">
        <w:rPr>
          <w:rFonts w:ascii="Times New Roman" w:eastAsia="Garamond" w:hAnsi="Times New Roman" w:cs="Times New Roman"/>
          <w:color w:val="000000"/>
          <w:sz w:val="26"/>
          <w:szCs w:val="26"/>
        </w:rPr>
        <w:t>Demographic and Vulnerable Population</w:t>
      </w:r>
    </w:p>
    <w:p w14:paraId="473DC5B5" w14:textId="77777777" w:rsidR="006463CD" w:rsidRPr="009807EB" w:rsidRDefault="00E84D3F">
      <w:pPr>
        <w:spacing w:before="240" w:after="240"/>
        <w:rPr>
          <w:rFonts w:ascii="Times New Roman" w:eastAsia="Garamond" w:hAnsi="Times New Roman" w:cs="Times New Roman"/>
        </w:rPr>
      </w:pPr>
      <w:r w:rsidRPr="009807EB">
        <w:rPr>
          <w:rFonts w:ascii="Times New Roman" w:eastAsia="Garamond" w:hAnsi="Times New Roman" w:cs="Times New Roman"/>
        </w:rPr>
        <w:t xml:space="preserve">Understanding the demographic composition and vulnerable population groups is essential for pandemic preparedness. Children, elderly, </w:t>
      </w:r>
      <w:proofErr w:type="gramStart"/>
      <w:r w:rsidRPr="009807EB">
        <w:rPr>
          <w:rFonts w:ascii="Times New Roman" w:eastAsia="Garamond" w:hAnsi="Times New Roman" w:cs="Times New Roman"/>
        </w:rPr>
        <w:t>economically deprived</w:t>
      </w:r>
      <w:proofErr w:type="gramEnd"/>
      <w:r w:rsidRPr="009807EB">
        <w:rPr>
          <w:rFonts w:ascii="Times New Roman" w:eastAsia="Garamond" w:hAnsi="Times New Roman" w:cs="Times New Roman"/>
        </w:rPr>
        <w:t xml:space="preserve"> families, migrant workers, and socially vulnerable groups are at increased risk during public health emergencies due to higher exposure, limited access to services, and dependency on public </w:t>
      </w:r>
      <w:proofErr w:type="gramStart"/>
      <w:r w:rsidRPr="009807EB">
        <w:rPr>
          <w:rFonts w:ascii="Times New Roman" w:eastAsia="Garamond" w:hAnsi="Times New Roman" w:cs="Times New Roman"/>
        </w:rPr>
        <w:t>systems..</w:t>
      </w:r>
      <w:proofErr w:type="gramEnd"/>
    </w:p>
    <w:p w14:paraId="27D69AB4" w14:textId="77777777" w:rsidR="006463CD" w:rsidRPr="009807EB" w:rsidRDefault="00E84D3F">
      <w:pPr>
        <w:spacing w:before="240" w:after="240"/>
        <w:ind w:left="720"/>
        <w:rPr>
          <w:rFonts w:ascii="Times New Roman" w:eastAsia="Garamond" w:hAnsi="Times New Roman" w:cs="Times New Roman"/>
          <w:sz w:val="16"/>
          <w:szCs w:val="16"/>
        </w:rPr>
      </w:pPr>
      <w:r w:rsidRPr="009807EB">
        <w:rPr>
          <w:rFonts w:ascii="Times New Roman" w:eastAsia="Garamond" w:hAnsi="Times New Roman" w:cs="Times New Roman"/>
          <w:sz w:val="16"/>
          <w:szCs w:val="16"/>
        </w:rPr>
        <w:t xml:space="preserve"> </w:t>
      </w:r>
    </w:p>
    <w:p w14:paraId="6EF9BF15" w14:textId="77777777" w:rsidR="006463CD" w:rsidRPr="009807EB" w:rsidRDefault="006463CD">
      <w:pPr>
        <w:rPr>
          <w:rFonts w:ascii="Times New Roman" w:eastAsia="Garamond" w:hAnsi="Times New Roman" w:cs="Times New Roman"/>
          <w:sz w:val="16"/>
          <w:szCs w:val="16"/>
        </w:rPr>
      </w:pPr>
    </w:p>
    <w:p w14:paraId="7E2484B5" w14:textId="77777777" w:rsidR="006463CD" w:rsidRPr="009807EB" w:rsidRDefault="006463CD">
      <w:pPr>
        <w:ind w:left="720"/>
        <w:rPr>
          <w:rFonts w:ascii="Times New Roman" w:eastAsia="Garamond" w:hAnsi="Times New Roman" w:cs="Times New Roman"/>
          <w:sz w:val="16"/>
          <w:szCs w:val="16"/>
        </w:rPr>
      </w:pPr>
    </w:p>
    <w:tbl>
      <w:tblPr>
        <w:tblStyle w:val="Style247"/>
        <w:tblW w:w="8910" w:type="dxa"/>
        <w:tblLayout w:type="fixed"/>
        <w:tblLook w:val="04A0" w:firstRow="1" w:lastRow="0" w:firstColumn="1" w:lastColumn="0" w:noHBand="0" w:noVBand="1"/>
      </w:tblPr>
      <w:tblGrid>
        <w:gridCol w:w="1950"/>
        <w:gridCol w:w="1875"/>
        <w:gridCol w:w="5085"/>
      </w:tblGrid>
      <w:tr w:rsidR="006463CD" w:rsidRPr="009807EB" w14:paraId="65F6F47A" w14:textId="77777777">
        <w:trPr>
          <w:trHeight w:val="525"/>
        </w:trPr>
        <w:tc>
          <w:tcPr>
            <w:tcW w:w="3825" w:type="dxa"/>
            <w:gridSpan w:val="2"/>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5A040C2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Description</w:t>
            </w:r>
          </w:p>
        </w:tc>
        <w:tc>
          <w:tcPr>
            <w:tcW w:w="5085" w:type="dxa"/>
            <w:tcBorders>
              <w:top w:val="single" w:sz="6" w:space="0" w:color="DDDDDD"/>
              <w:left w:val="nil"/>
              <w:bottom w:val="single" w:sz="6" w:space="0" w:color="DDDDDD"/>
              <w:right w:val="single" w:sz="6" w:space="0" w:color="DDDDDD"/>
            </w:tcBorders>
            <w:shd w:val="clear" w:color="auto" w:fill="F2F2F2"/>
            <w:tcMar>
              <w:top w:w="120" w:type="dxa"/>
              <w:left w:w="120" w:type="dxa"/>
              <w:bottom w:w="120" w:type="dxa"/>
              <w:right w:w="120" w:type="dxa"/>
            </w:tcMar>
          </w:tcPr>
          <w:p w14:paraId="68537D33"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Details (in numbers)</w:t>
            </w:r>
          </w:p>
        </w:tc>
      </w:tr>
      <w:tr w:rsidR="006463CD" w:rsidRPr="009807EB" w14:paraId="04C4FE8C" w14:textId="77777777">
        <w:trPr>
          <w:trHeight w:val="525"/>
        </w:trPr>
        <w:tc>
          <w:tcPr>
            <w:tcW w:w="8910" w:type="dxa"/>
            <w:gridSpan w:val="3"/>
            <w:tcBorders>
              <w:top w:val="nil"/>
              <w:left w:val="single" w:sz="6" w:space="0" w:color="DDDDDD"/>
              <w:bottom w:val="single" w:sz="6" w:space="0" w:color="DDDDDD"/>
              <w:right w:val="single" w:sz="6" w:space="0" w:color="DDDDDD"/>
            </w:tcBorders>
            <w:shd w:val="clear" w:color="auto" w:fill="CFE2F3"/>
            <w:tcMar>
              <w:top w:w="120" w:type="dxa"/>
              <w:left w:w="120" w:type="dxa"/>
              <w:bottom w:w="120" w:type="dxa"/>
              <w:right w:w="120" w:type="dxa"/>
            </w:tcMar>
          </w:tcPr>
          <w:p w14:paraId="4E0DDC3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DEMOGRAPHIC PROFILE</w:t>
            </w:r>
          </w:p>
        </w:tc>
      </w:tr>
      <w:tr w:rsidR="006463CD" w:rsidRPr="009807EB" w14:paraId="32A4EBA8"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146603E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Total population</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28B13E0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82,073</w:t>
            </w:r>
          </w:p>
        </w:tc>
      </w:tr>
      <w:tr w:rsidR="006463CD" w:rsidRPr="009807EB" w14:paraId="5AB8AD3C"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BF15B7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Male</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754E5FA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40,133</w:t>
            </w:r>
          </w:p>
        </w:tc>
      </w:tr>
      <w:tr w:rsidR="006463CD" w:rsidRPr="009807EB" w14:paraId="61456EB3"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9DAC4B7"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Female</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58B98C3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41,938</w:t>
            </w:r>
          </w:p>
        </w:tc>
      </w:tr>
      <w:tr w:rsidR="006463CD" w:rsidRPr="009807EB" w14:paraId="09F9DB3E"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FB4BCD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Transgender</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13BE637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2</w:t>
            </w:r>
          </w:p>
        </w:tc>
      </w:tr>
      <w:tr w:rsidR="006463CD" w:rsidRPr="009807EB" w14:paraId="32B27510"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15C904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Children under 5</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671884F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5347</w:t>
            </w:r>
          </w:p>
        </w:tc>
      </w:tr>
      <w:tr w:rsidR="006463CD" w:rsidRPr="009807EB" w14:paraId="6F29FDE3"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341C587"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Adolescent</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0D436FF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9607</w:t>
            </w:r>
          </w:p>
        </w:tc>
      </w:tr>
      <w:tr w:rsidR="006463CD" w:rsidRPr="009807EB" w14:paraId="15DBCB85"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8FDEB0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Elderly (&gt;60)</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002E9376"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13688</w:t>
            </w:r>
          </w:p>
        </w:tc>
      </w:tr>
      <w:tr w:rsidR="006463CD" w:rsidRPr="009807EB" w14:paraId="31ADA82A" w14:textId="77777777">
        <w:trPr>
          <w:trHeight w:val="525"/>
        </w:trPr>
        <w:tc>
          <w:tcPr>
            <w:tcW w:w="8910" w:type="dxa"/>
            <w:gridSpan w:val="3"/>
            <w:tcBorders>
              <w:top w:val="nil"/>
              <w:left w:val="single" w:sz="6" w:space="0" w:color="DDDDDD"/>
              <w:bottom w:val="single" w:sz="6" w:space="0" w:color="DDDDDD"/>
              <w:right w:val="single" w:sz="6" w:space="0" w:color="DDDDDD"/>
            </w:tcBorders>
            <w:shd w:val="clear" w:color="auto" w:fill="CFE2F3"/>
            <w:tcMar>
              <w:top w:w="120" w:type="dxa"/>
              <w:left w:w="120" w:type="dxa"/>
              <w:bottom w:w="120" w:type="dxa"/>
              <w:right w:w="120" w:type="dxa"/>
            </w:tcMar>
          </w:tcPr>
          <w:p w14:paraId="2C1B62E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lastRenderedPageBreak/>
              <w:t>SOCIAL/LIVELIHOOD VULNERABILITY</w:t>
            </w:r>
          </w:p>
        </w:tc>
      </w:tr>
      <w:tr w:rsidR="006463CD" w:rsidRPr="009807EB" w14:paraId="5B123D30"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E192F6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Previous EPEP family</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573D05B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40</w:t>
            </w:r>
          </w:p>
        </w:tc>
      </w:tr>
      <w:tr w:rsidR="006463CD" w:rsidRPr="009807EB" w14:paraId="0F757B74"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5C23B3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BPL family</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6767AD6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26146</w:t>
            </w:r>
          </w:p>
        </w:tc>
      </w:tr>
      <w:tr w:rsidR="006463CD" w:rsidRPr="009807EB" w14:paraId="0CF2CD0A"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90DDBD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Tribal communities</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13B7CAF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21</w:t>
            </w:r>
          </w:p>
        </w:tc>
      </w:tr>
      <w:tr w:rsidR="006463CD" w:rsidRPr="009807EB" w14:paraId="77224B8E" w14:textId="77777777">
        <w:trPr>
          <w:trHeight w:val="525"/>
        </w:trPr>
        <w:tc>
          <w:tcPr>
            <w:tcW w:w="1950" w:type="dxa"/>
            <w:vMerge w:val="restart"/>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9B0A18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Migration</w:t>
            </w:r>
          </w:p>
        </w:tc>
        <w:tc>
          <w:tcPr>
            <w:tcW w:w="1875" w:type="dxa"/>
            <w:tcBorders>
              <w:top w:val="nil"/>
              <w:left w:val="nil"/>
              <w:bottom w:val="single" w:sz="6" w:space="0" w:color="DDDDDD"/>
              <w:right w:val="single" w:sz="6" w:space="0" w:color="DDDDDD"/>
            </w:tcBorders>
            <w:tcMar>
              <w:top w:w="120" w:type="dxa"/>
              <w:left w:w="120" w:type="dxa"/>
              <w:bottom w:w="120" w:type="dxa"/>
              <w:right w:w="120" w:type="dxa"/>
            </w:tcMar>
          </w:tcPr>
          <w:p w14:paraId="6832321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Immigrant</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68B80846"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1145</w:t>
            </w:r>
          </w:p>
        </w:tc>
      </w:tr>
      <w:tr w:rsidR="006463CD" w:rsidRPr="009807EB" w14:paraId="49786532" w14:textId="77777777">
        <w:trPr>
          <w:trHeight w:val="525"/>
        </w:trPr>
        <w:tc>
          <w:tcPr>
            <w:tcW w:w="1950" w:type="dxa"/>
            <w:vMerge/>
            <w:tcBorders>
              <w:top w:val="nil"/>
              <w:left w:val="single" w:sz="6" w:space="0" w:color="DDDDDD"/>
              <w:bottom w:val="single" w:sz="6" w:space="0" w:color="DDDDDD"/>
              <w:right w:val="single" w:sz="6" w:space="0" w:color="DDDDDD"/>
            </w:tcBorders>
            <w:tcMar>
              <w:top w:w="100" w:type="dxa"/>
              <w:left w:w="100" w:type="dxa"/>
              <w:bottom w:w="100" w:type="dxa"/>
              <w:right w:w="100" w:type="dxa"/>
            </w:tcMar>
          </w:tcPr>
          <w:p w14:paraId="79B97687" w14:textId="77777777" w:rsidR="006463CD" w:rsidRPr="009807EB" w:rsidRDefault="006463CD">
            <w:pPr>
              <w:ind w:left="720"/>
              <w:rPr>
                <w:rFonts w:ascii="Times New Roman" w:eastAsia="Garamond" w:hAnsi="Times New Roman" w:cs="Times New Roman"/>
                <w:sz w:val="16"/>
                <w:szCs w:val="16"/>
              </w:rPr>
            </w:pPr>
          </w:p>
        </w:tc>
        <w:tc>
          <w:tcPr>
            <w:tcW w:w="1875" w:type="dxa"/>
            <w:tcBorders>
              <w:top w:val="nil"/>
              <w:left w:val="nil"/>
              <w:bottom w:val="single" w:sz="6" w:space="0" w:color="DDDDDD"/>
              <w:right w:val="single" w:sz="6" w:space="0" w:color="DDDDDD"/>
            </w:tcBorders>
            <w:tcMar>
              <w:top w:w="120" w:type="dxa"/>
              <w:left w:w="120" w:type="dxa"/>
              <w:bottom w:w="120" w:type="dxa"/>
              <w:right w:w="120" w:type="dxa"/>
            </w:tcMar>
          </w:tcPr>
          <w:p w14:paraId="5B05014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Emigrant</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6A0E810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4314</w:t>
            </w:r>
          </w:p>
        </w:tc>
      </w:tr>
      <w:tr w:rsidR="006463CD" w:rsidRPr="009807EB" w14:paraId="0E3DCDA4"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ACF1AD6"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Socio-economically deprived</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66455E41"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2018</w:t>
            </w:r>
          </w:p>
        </w:tc>
      </w:tr>
      <w:tr w:rsidR="006463CD" w:rsidRPr="009807EB" w14:paraId="38643ABD"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406C0E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Fisherfolk</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42224956"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855</w:t>
            </w:r>
          </w:p>
        </w:tc>
      </w:tr>
      <w:tr w:rsidR="006463CD" w:rsidRPr="009807EB" w14:paraId="73DB3A36"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82E3DF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SC Community</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210C671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10,363</w:t>
            </w:r>
          </w:p>
        </w:tc>
      </w:tr>
      <w:tr w:rsidR="006463CD" w:rsidRPr="009807EB" w14:paraId="19980D1B" w14:textId="77777777">
        <w:trPr>
          <w:trHeight w:val="525"/>
        </w:trPr>
        <w:tc>
          <w:tcPr>
            <w:tcW w:w="3825" w:type="dxa"/>
            <w:gridSpan w:val="2"/>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C55228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ST Community</w:t>
            </w:r>
          </w:p>
        </w:tc>
        <w:tc>
          <w:tcPr>
            <w:tcW w:w="5085" w:type="dxa"/>
            <w:tcBorders>
              <w:top w:val="nil"/>
              <w:left w:val="nil"/>
              <w:bottom w:val="single" w:sz="6" w:space="0" w:color="DDDDDD"/>
              <w:right w:val="single" w:sz="6" w:space="0" w:color="DDDDDD"/>
            </w:tcBorders>
            <w:tcMar>
              <w:top w:w="120" w:type="dxa"/>
              <w:left w:w="120" w:type="dxa"/>
              <w:bottom w:w="120" w:type="dxa"/>
              <w:right w:w="120" w:type="dxa"/>
            </w:tcMar>
          </w:tcPr>
          <w:p w14:paraId="291B5BA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38</w:t>
            </w:r>
          </w:p>
        </w:tc>
      </w:tr>
    </w:tbl>
    <w:p w14:paraId="793B8CD0" w14:textId="77777777" w:rsidR="006463CD" w:rsidRPr="009807EB" w:rsidRDefault="006463CD">
      <w:pPr>
        <w:rPr>
          <w:rFonts w:ascii="Times New Roman" w:eastAsia="Calibri" w:hAnsi="Times New Roman" w:cs="Times New Roman"/>
          <w:color w:val="000000"/>
          <w:sz w:val="16"/>
          <w:szCs w:val="16"/>
        </w:rPr>
      </w:pPr>
    </w:p>
    <w:p w14:paraId="7C95F6C1" w14:textId="77777777" w:rsidR="006463CD" w:rsidRPr="009807EB" w:rsidRDefault="00E84D3F">
      <w:pPr>
        <w:pStyle w:val="Heading2"/>
        <w:rPr>
          <w:rFonts w:ascii="Times New Roman" w:eastAsia="Calibri" w:hAnsi="Times New Roman" w:cs="Times New Roman"/>
          <w:color w:val="000000"/>
          <w:sz w:val="24"/>
          <w:szCs w:val="24"/>
        </w:rPr>
      </w:pPr>
      <w:bookmarkStart w:id="10" w:name="_heading=h.lhh9oobsr2mz" w:colFirst="0" w:colLast="0"/>
      <w:bookmarkEnd w:id="10"/>
      <w:r w:rsidRPr="009807EB">
        <w:rPr>
          <w:rFonts w:ascii="Times New Roman" w:eastAsia="Calibri" w:hAnsi="Times New Roman" w:cs="Times New Roman"/>
          <w:color w:val="000000"/>
          <w:sz w:val="24"/>
          <w:szCs w:val="24"/>
        </w:rPr>
        <w:t>Clinical Vulnerability</w:t>
      </w:r>
    </w:p>
    <w:p w14:paraId="2028393C"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Certain population groups </w:t>
      </w:r>
      <w:r w:rsidRPr="009807EB">
        <w:rPr>
          <w:rFonts w:ascii="Times New Roman" w:eastAsia="Calibri" w:hAnsi="Times New Roman" w:cs="Times New Roman"/>
        </w:rPr>
        <w:t>need</w:t>
      </w:r>
      <w:r w:rsidRPr="009807EB">
        <w:rPr>
          <w:rFonts w:ascii="Times New Roman" w:eastAsia="Calibri" w:hAnsi="Times New Roman" w:cs="Times New Roman"/>
          <w:color w:val="000000"/>
        </w:rPr>
        <w:t xml:space="preserve"> priority healthcare &amp; are at higher risk of severe illness, complications, and mortality during pandemics. Patients with chronic diseases, those requiring regular medical care, and individuals with mobility or functional limitations face challenges in accessing timely care during emergencies. Mapping these groups helps in prioritizing continuity </w:t>
      </w:r>
      <w:r w:rsidRPr="009807EB">
        <w:rPr>
          <w:rFonts w:ascii="Times New Roman" w:eastAsia="Calibri" w:hAnsi="Times New Roman" w:cs="Times New Roman"/>
          <w:color w:val="000000"/>
        </w:rPr>
        <w:lastRenderedPageBreak/>
        <w:t>of treatment, medicine stock planning, oxygen support, referral transport, and targeted home-based care.</w:t>
      </w:r>
    </w:p>
    <w:p w14:paraId="422874A9" w14:textId="77777777" w:rsidR="006463CD" w:rsidRPr="009807EB" w:rsidRDefault="006463CD">
      <w:pPr>
        <w:spacing w:before="240" w:after="240"/>
        <w:rPr>
          <w:rFonts w:ascii="Times New Roman" w:eastAsia="Calibri" w:hAnsi="Times New Roman" w:cs="Times New Roman"/>
          <w:sz w:val="16"/>
          <w:szCs w:val="16"/>
        </w:rPr>
      </w:pPr>
    </w:p>
    <w:tbl>
      <w:tblPr>
        <w:tblStyle w:val="Style248"/>
        <w:tblW w:w="8895" w:type="dxa"/>
        <w:tblLayout w:type="fixed"/>
        <w:tblLook w:val="04A0" w:firstRow="1" w:lastRow="0" w:firstColumn="1" w:lastColumn="0" w:noHBand="0" w:noVBand="1"/>
      </w:tblPr>
      <w:tblGrid>
        <w:gridCol w:w="5790"/>
        <w:gridCol w:w="3105"/>
      </w:tblGrid>
      <w:tr w:rsidR="006463CD" w:rsidRPr="009807EB" w14:paraId="3DCC11E6" w14:textId="77777777">
        <w:trPr>
          <w:trHeight w:val="525"/>
        </w:trPr>
        <w:tc>
          <w:tcPr>
            <w:tcW w:w="579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25104446" w14:textId="77777777" w:rsidR="006463CD" w:rsidRPr="009807EB" w:rsidRDefault="00E84D3F">
            <w:pPr>
              <w:spacing w:before="240" w:after="240"/>
              <w:rPr>
                <w:rFonts w:ascii="Times New Roman" w:eastAsia="Calibri" w:hAnsi="Times New Roman" w:cs="Times New Roman"/>
                <w:b/>
                <w:bCs/>
              </w:rPr>
            </w:pPr>
            <w:r w:rsidRPr="009807EB">
              <w:rPr>
                <w:rFonts w:ascii="Times New Roman" w:eastAsia="Calibri" w:hAnsi="Times New Roman" w:cs="Times New Roman"/>
                <w:b/>
                <w:bCs/>
              </w:rPr>
              <w:t>Description</w:t>
            </w:r>
          </w:p>
        </w:tc>
        <w:tc>
          <w:tcPr>
            <w:tcW w:w="3105" w:type="dxa"/>
            <w:tcBorders>
              <w:top w:val="single" w:sz="6" w:space="0" w:color="DDDDDD"/>
              <w:left w:val="nil"/>
              <w:bottom w:val="single" w:sz="6" w:space="0" w:color="DDDDDD"/>
              <w:right w:val="single" w:sz="6" w:space="0" w:color="DDDDDD"/>
            </w:tcBorders>
            <w:shd w:val="clear" w:color="auto" w:fill="F2F2F2"/>
            <w:tcMar>
              <w:top w:w="120" w:type="dxa"/>
              <w:left w:w="120" w:type="dxa"/>
              <w:bottom w:w="120" w:type="dxa"/>
              <w:right w:w="120" w:type="dxa"/>
            </w:tcMar>
          </w:tcPr>
          <w:p w14:paraId="7C17F2D7" w14:textId="77777777" w:rsidR="006463CD" w:rsidRPr="009807EB" w:rsidRDefault="00E84D3F">
            <w:pPr>
              <w:spacing w:before="240" w:after="240"/>
              <w:rPr>
                <w:rFonts w:ascii="Times New Roman" w:eastAsia="Calibri" w:hAnsi="Times New Roman" w:cs="Times New Roman"/>
                <w:b/>
                <w:bCs/>
              </w:rPr>
            </w:pPr>
            <w:r w:rsidRPr="009807EB">
              <w:rPr>
                <w:rFonts w:ascii="Times New Roman" w:eastAsia="Calibri" w:hAnsi="Times New Roman" w:cs="Times New Roman"/>
                <w:b/>
                <w:bCs/>
              </w:rPr>
              <w:t>Details in numbers</w:t>
            </w:r>
          </w:p>
        </w:tc>
      </w:tr>
      <w:tr w:rsidR="006463CD" w:rsidRPr="009807EB" w14:paraId="2ECC02BD"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8D77EB1"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Pregnant women</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5E2439D8"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273</w:t>
            </w:r>
          </w:p>
        </w:tc>
      </w:tr>
      <w:tr w:rsidR="006463CD" w:rsidRPr="009807EB" w14:paraId="0CED3023"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391DC6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Lactating mothers</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6DC07FA1"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862</w:t>
            </w:r>
          </w:p>
        </w:tc>
      </w:tr>
      <w:tr w:rsidR="006463CD" w:rsidRPr="009807EB" w14:paraId="0A53E4EC"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25C70E1"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Bedbound patients</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2F632A20"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538</w:t>
            </w:r>
          </w:p>
        </w:tc>
      </w:tr>
      <w:tr w:rsidR="006463CD" w:rsidRPr="009807EB" w14:paraId="40090E77"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4F81ED4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Patients under palliative care other than bedbound</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46798C52"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733</w:t>
            </w:r>
          </w:p>
        </w:tc>
      </w:tr>
      <w:tr w:rsidR="006463CD" w:rsidRPr="009807EB" w14:paraId="68C909E4"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67CBB8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Patients on Haemodialysis</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6A3405A2"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32</w:t>
            </w:r>
          </w:p>
        </w:tc>
      </w:tr>
      <w:tr w:rsidR="006463CD" w:rsidRPr="009807EB" w14:paraId="09186D8E"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38D5B3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Patients on CAPD</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60F09887"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11</w:t>
            </w:r>
          </w:p>
        </w:tc>
      </w:tr>
      <w:tr w:rsidR="006463CD" w:rsidRPr="009807EB" w14:paraId="13F5E46C"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92F936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Cancer patients (currently on treatment)</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01361CA7"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179</w:t>
            </w:r>
          </w:p>
        </w:tc>
      </w:tr>
      <w:tr w:rsidR="006463CD" w:rsidRPr="009807EB" w14:paraId="7824A9C4"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B48CE16"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Haemophilic patients</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131718F2"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0</w:t>
            </w:r>
          </w:p>
        </w:tc>
      </w:tr>
      <w:tr w:rsidR="006463CD" w:rsidRPr="009807EB" w14:paraId="1FFE2938"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191CAB3"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Mentally challenged</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411A10AA"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268</w:t>
            </w:r>
          </w:p>
        </w:tc>
      </w:tr>
      <w:tr w:rsidR="006463CD" w:rsidRPr="009807EB" w14:paraId="7C69F4CB"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4800C8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Differently abled</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6F6E7ACD"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804</w:t>
            </w:r>
          </w:p>
        </w:tc>
      </w:tr>
      <w:tr w:rsidR="006463CD" w:rsidRPr="009807EB" w14:paraId="306B6789"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7E1065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lastRenderedPageBreak/>
              <w:t>Diabetic patients</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5EBDBF94"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7694</w:t>
            </w:r>
          </w:p>
        </w:tc>
      </w:tr>
      <w:tr w:rsidR="006463CD" w:rsidRPr="009807EB" w14:paraId="4E179050"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36FB34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Hypertensive patients</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0F3DBA0F"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9665</w:t>
            </w:r>
          </w:p>
        </w:tc>
      </w:tr>
      <w:tr w:rsidR="006463CD" w:rsidRPr="009807EB" w14:paraId="5D229B1F" w14:textId="77777777">
        <w:trPr>
          <w:trHeight w:val="525"/>
        </w:trPr>
        <w:tc>
          <w:tcPr>
            <w:tcW w:w="579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908361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TB patients</w:t>
            </w:r>
          </w:p>
        </w:tc>
        <w:tc>
          <w:tcPr>
            <w:tcW w:w="3105" w:type="dxa"/>
            <w:tcBorders>
              <w:top w:val="nil"/>
              <w:left w:val="nil"/>
              <w:bottom w:val="single" w:sz="6" w:space="0" w:color="DDDDDD"/>
              <w:right w:val="single" w:sz="6" w:space="0" w:color="DDDDDD"/>
            </w:tcBorders>
            <w:tcMar>
              <w:top w:w="120" w:type="dxa"/>
              <w:left w:w="120" w:type="dxa"/>
              <w:bottom w:w="120" w:type="dxa"/>
              <w:right w:w="120" w:type="dxa"/>
            </w:tcMar>
          </w:tcPr>
          <w:p w14:paraId="4B10C356" w14:textId="77777777" w:rsidR="006463CD" w:rsidRPr="009807EB" w:rsidRDefault="00E84D3F">
            <w:pPr>
              <w:spacing w:before="240" w:after="240"/>
              <w:jc w:val="center"/>
              <w:rPr>
                <w:rFonts w:ascii="Times New Roman" w:eastAsia="Calibri" w:hAnsi="Times New Roman" w:cs="Times New Roman"/>
              </w:rPr>
            </w:pPr>
            <w:r w:rsidRPr="009807EB">
              <w:rPr>
                <w:rFonts w:ascii="Times New Roman" w:eastAsia="Calibri" w:hAnsi="Times New Roman" w:cs="Times New Roman"/>
              </w:rPr>
              <w:t>19</w:t>
            </w:r>
          </w:p>
        </w:tc>
      </w:tr>
    </w:tbl>
    <w:p w14:paraId="13A5EF26" w14:textId="77777777" w:rsidR="006463CD" w:rsidRPr="009807EB" w:rsidRDefault="00E84D3F">
      <w:pPr>
        <w:rPr>
          <w:rFonts w:ascii="Times New Roman" w:eastAsia="Calibri" w:hAnsi="Times New Roman" w:cs="Times New Roman"/>
          <w:color w:val="000000"/>
          <w:sz w:val="36"/>
          <w:szCs w:val="36"/>
          <w:u w:val="single"/>
        </w:rPr>
      </w:pPr>
      <w:r w:rsidRPr="009807EB">
        <w:rPr>
          <w:rFonts w:ascii="Times New Roman" w:eastAsia="Calibri" w:hAnsi="Times New Roman" w:cs="Times New Roman"/>
          <w:color w:val="000000"/>
          <w:sz w:val="36"/>
          <w:szCs w:val="36"/>
          <w:u w:val="single"/>
        </w:rPr>
        <w:t xml:space="preserve">Major Festivals &amp; Events specific to the </w:t>
      </w:r>
      <w:r w:rsidRPr="009807EB">
        <w:rPr>
          <w:rFonts w:ascii="Times New Roman" w:eastAsia="Calibri" w:hAnsi="Times New Roman" w:cs="Times New Roman"/>
          <w:sz w:val="36"/>
          <w:szCs w:val="36"/>
          <w:u w:val="single"/>
        </w:rPr>
        <w:t>LSGD</w:t>
      </w:r>
      <w:r w:rsidRPr="009807EB">
        <w:rPr>
          <w:rFonts w:ascii="Times New Roman" w:eastAsia="Calibri" w:hAnsi="Times New Roman" w:cs="Times New Roman"/>
          <w:color w:val="000000"/>
          <w:sz w:val="36"/>
          <w:szCs w:val="36"/>
          <w:u w:val="single"/>
        </w:rPr>
        <w:t xml:space="preserve"> </w:t>
      </w:r>
    </w:p>
    <w:p w14:paraId="5FD43415" w14:textId="77777777" w:rsidR="006463CD" w:rsidRPr="009807EB" w:rsidRDefault="006463CD">
      <w:pPr>
        <w:rPr>
          <w:rFonts w:ascii="Times New Roman" w:eastAsia="Calibri" w:hAnsi="Times New Roman" w:cs="Times New Roman"/>
          <w:sz w:val="16"/>
          <w:szCs w:val="16"/>
        </w:rPr>
      </w:pPr>
    </w:p>
    <w:tbl>
      <w:tblPr>
        <w:tblStyle w:val="Style249"/>
        <w:tblW w:w="9191" w:type="dxa"/>
        <w:tblLayout w:type="fixed"/>
        <w:tblLook w:val="04A0" w:firstRow="1" w:lastRow="0" w:firstColumn="1" w:lastColumn="0" w:noHBand="0" w:noVBand="1"/>
      </w:tblPr>
      <w:tblGrid>
        <w:gridCol w:w="982"/>
        <w:gridCol w:w="982"/>
        <w:gridCol w:w="4859"/>
        <w:gridCol w:w="2368"/>
      </w:tblGrid>
      <w:tr w:rsidR="006463CD" w:rsidRPr="009807EB" w14:paraId="0F00B6CB" w14:textId="77777777">
        <w:trPr>
          <w:trHeight w:val="795"/>
        </w:trPr>
        <w:tc>
          <w:tcPr>
            <w:tcW w:w="98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ADEFB11" w14:textId="77777777" w:rsidR="006463CD" w:rsidRPr="009807EB" w:rsidRDefault="00E84D3F">
            <w:pPr>
              <w:tabs>
                <w:tab w:val="center" w:pos="4513"/>
                <w:tab w:val="right" w:pos="9026"/>
              </w:tabs>
              <w:spacing w:before="240" w:after="240"/>
              <w:rPr>
                <w:rFonts w:ascii="Times New Roman" w:eastAsia="Calibri" w:hAnsi="Times New Roman" w:cs="Times New Roman"/>
                <w:b/>
                <w:bCs/>
              </w:rPr>
            </w:pPr>
            <w:r w:rsidRPr="009807EB">
              <w:rPr>
                <w:rFonts w:ascii="Times New Roman" w:eastAsia="Calibri" w:hAnsi="Times New Roman" w:cs="Times New Roman"/>
                <w:b/>
                <w:bCs/>
              </w:rPr>
              <w:t>Sl. No.</w:t>
            </w:r>
          </w:p>
        </w:tc>
        <w:tc>
          <w:tcPr>
            <w:tcW w:w="98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752BB88" w14:textId="77777777" w:rsidR="006463CD" w:rsidRPr="009807EB" w:rsidRDefault="00E84D3F">
            <w:pPr>
              <w:tabs>
                <w:tab w:val="center" w:pos="4513"/>
                <w:tab w:val="right" w:pos="9026"/>
              </w:tabs>
              <w:spacing w:before="240" w:after="240"/>
              <w:rPr>
                <w:rFonts w:ascii="Times New Roman" w:eastAsia="Calibri" w:hAnsi="Times New Roman" w:cs="Times New Roman"/>
                <w:b/>
                <w:bCs/>
                <w:sz w:val="16"/>
                <w:szCs w:val="16"/>
              </w:rPr>
            </w:pPr>
            <w:r w:rsidRPr="009807EB">
              <w:rPr>
                <w:rFonts w:ascii="Times New Roman" w:eastAsia="Calibri" w:hAnsi="Times New Roman" w:cs="Times New Roman"/>
                <w:b/>
                <w:bCs/>
              </w:rPr>
              <w:t>Name of LSGI</w:t>
            </w:r>
          </w:p>
        </w:tc>
        <w:tc>
          <w:tcPr>
            <w:tcW w:w="4858"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0BF109BB" w14:textId="77777777" w:rsidR="006463CD" w:rsidRPr="009807EB" w:rsidRDefault="00E84D3F">
            <w:pPr>
              <w:tabs>
                <w:tab w:val="center" w:pos="4513"/>
                <w:tab w:val="right" w:pos="9026"/>
              </w:tabs>
              <w:spacing w:before="240" w:after="240"/>
              <w:rPr>
                <w:rFonts w:ascii="Times New Roman" w:eastAsia="Calibri" w:hAnsi="Times New Roman" w:cs="Times New Roman"/>
                <w:b/>
                <w:bCs/>
              </w:rPr>
            </w:pPr>
            <w:r w:rsidRPr="009807EB">
              <w:rPr>
                <w:rFonts w:ascii="Times New Roman" w:eastAsia="Calibri" w:hAnsi="Times New Roman" w:cs="Times New Roman"/>
                <w:b/>
                <w:bCs/>
              </w:rPr>
              <w:t>Name of festival</w:t>
            </w:r>
          </w:p>
        </w:tc>
        <w:tc>
          <w:tcPr>
            <w:tcW w:w="2367"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90EFCB0" w14:textId="77777777" w:rsidR="006463CD" w:rsidRPr="009807EB" w:rsidRDefault="00E84D3F">
            <w:pPr>
              <w:tabs>
                <w:tab w:val="center" w:pos="4513"/>
                <w:tab w:val="right" w:pos="9026"/>
              </w:tabs>
              <w:spacing w:before="240" w:after="240"/>
              <w:rPr>
                <w:rFonts w:ascii="Times New Roman" w:eastAsia="Calibri" w:hAnsi="Times New Roman" w:cs="Times New Roman"/>
                <w:b/>
                <w:bCs/>
              </w:rPr>
            </w:pPr>
            <w:r w:rsidRPr="009807EB">
              <w:rPr>
                <w:rFonts w:ascii="Times New Roman" w:eastAsia="Calibri" w:hAnsi="Times New Roman" w:cs="Times New Roman"/>
                <w:b/>
                <w:bCs/>
              </w:rPr>
              <w:t>Month detailing the periodicity</w:t>
            </w:r>
          </w:p>
        </w:tc>
      </w:tr>
      <w:tr w:rsidR="006463CD" w:rsidRPr="009807EB" w14:paraId="36AEED06" w14:textId="77777777">
        <w:trPr>
          <w:trHeight w:val="79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9714ED5"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1</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AEA06FC"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MUTHUKULAM</w:t>
            </w:r>
          </w:p>
        </w:tc>
        <w:tc>
          <w:tcPr>
            <w:tcW w:w="4858" w:type="dxa"/>
            <w:tcBorders>
              <w:top w:val="nil"/>
              <w:left w:val="nil"/>
              <w:bottom w:val="single" w:sz="6" w:space="0" w:color="DDDDDD"/>
              <w:right w:val="single" w:sz="6" w:space="0" w:color="DDDDDD"/>
            </w:tcBorders>
            <w:tcMar>
              <w:top w:w="120" w:type="dxa"/>
              <w:left w:w="120" w:type="dxa"/>
              <w:bottom w:w="120" w:type="dxa"/>
              <w:right w:w="120" w:type="dxa"/>
            </w:tcMar>
          </w:tcPr>
          <w:p w14:paraId="7F1AE7EE"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 xml:space="preserve">Thiru </w:t>
            </w:r>
            <w:proofErr w:type="spellStart"/>
            <w:r w:rsidRPr="009807EB">
              <w:rPr>
                <w:rFonts w:ascii="Times New Roman" w:eastAsia="Calibri" w:hAnsi="Times New Roman" w:cs="Times New Roman"/>
              </w:rPr>
              <w:t>Uthsavam</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Pandavarkavu</w:t>
            </w:r>
            <w:proofErr w:type="spellEnd"/>
            <w:r w:rsidRPr="009807EB">
              <w:rPr>
                <w:rFonts w:ascii="Times New Roman" w:eastAsia="Calibri" w:hAnsi="Times New Roman" w:cs="Times New Roman"/>
              </w:rPr>
              <w:t xml:space="preserve"> Devi Temple</w:t>
            </w:r>
          </w:p>
        </w:tc>
        <w:tc>
          <w:tcPr>
            <w:tcW w:w="2367" w:type="dxa"/>
            <w:tcBorders>
              <w:top w:val="nil"/>
              <w:left w:val="nil"/>
              <w:bottom w:val="single" w:sz="6" w:space="0" w:color="DDDDDD"/>
              <w:right w:val="single" w:sz="6" w:space="0" w:color="DDDDDD"/>
            </w:tcBorders>
            <w:tcMar>
              <w:top w:w="120" w:type="dxa"/>
              <w:left w:w="120" w:type="dxa"/>
              <w:bottom w:w="120" w:type="dxa"/>
              <w:right w:w="120" w:type="dxa"/>
            </w:tcMar>
          </w:tcPr>
          <w:p w14:paraId="4640955D"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February-March (</w:t>
            </w:r>
            <w:proofErr w:type="spellStart"/>
            <w:r w:rsidRPr="009807EB">
              <w:rPr>
                <w:rFonts w:ascii="Times New Roman" w:eastAsia="Calibri" w:hAnsi="Times New Roman" w:cs="Times New Roman"/>
              </w:rPr>
              <w:t>Kumbham</w:t>
            </w:r>
            <w:proofErr w:type="spellEnd"/>
            <w:proofErr w:type="gramStart"/>
            <w:r w:rsidRPr="009807EB">
              <w:rPr>
                <w:rFonts w:ascii="Times New Roman" w:eastAsia="Calibri" w:hAnsi="Times New Roman" w:cs="Times New Roman"/>
              </w:rPr>
              <w:t>)(</w:t>
            </w:r>
            <w:proofErr w:type="gramEnd"/>
            <w:r w:rsidRPr="009807EB">
              <w:rPr>
                <w:rFonts w:ascii="Times New Roman" w:eastAsia="Calibri" w:hAnsi="Times New Roman" w:cs="Times New Roman"/>
              </w:rPr>
              <w:t>9 days)</w:t>
            </w:r>
          </w:p>
        </w:tc>
      </w:tr>
      <w:tr w:rsidR="006463CD" w:rsidRPr="009807EB" w14:paraId="05677208" w14:textId="77777777">
        <w:trPr>
          <w:trHeight w:val="52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FC7C9A8"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 xml:space="preserve"> 2</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E902100"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CHEPPAD</w:t>
            </w:r>
          </w:p>
        </w:tc>
        <w:tc>
          <w:tcPr>
            <w:tcW w:w="485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A4ED74A"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proofErr w:type="spellStart"/>
            <w:r w:rsidRPr="009807EB">
              <w:rPr>
                <w:rFonts w:ascii="Times New Roman" w:eastAsia="Calibri" w:hAnsi="Times New Roman" w:cs="Times New Roman"/>
              </w:rPr>
              <w:t>Evoor</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arattu</w:t>
            </w:r>
            <w:proofErr w:type="spellEnd"/>
          </w:p>
        </w:tc>
        <w:tc>
          <w:tcPr>
            <w:tcW w:w="2367"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1DA60701"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r w:rsidRPr="009807EB">
              <w:rPr>
                <w:rFonts w:ascii="Times New Roman" w:eastAsia="Calibri" w:hAnsi="Times New Roman" w:cs="Times New Roman"/>
              </w:rPr>
              <w:t>January</w:t>
            </w:r>
          </w:p>
        </w:tc>
      </w:tr>
      <w:tr w:rsidR="006463CD" w:rsidRPr="009807EB" w14:paraId="21D89D79" w14:textId="77777777">
        <w:trPr>
          <w:trHeight w:val="52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C8E4703"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3</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9474171"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CHEPPAD</w:t>
            </w:r>
          </w:p>
        </w:tc>
        <w:tc>
          <w:tcPr>
            <w:tcW w:w="4858"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DA64F90"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proofErr w:type="spellStart"/>
            <w:r w:rsidRPr="009807EB">
              <w:rPr>
                <w:rFonts w:ascii="Times New Roman" w:eastAsia="Calibri" w:hAnsi="Times New Roman" w:cs="Times New Roman"/>
              </w:rPr>
              <w:t>Kanjoor</w:t>
            </w:r>
            <w:proofErr w:type="spellEnd"/>
          </w:p>
        </w:tc>
        <w:tc>
          <w:tcPr>
            <w:tcW w:w="2367" w:type="dxa"/>
            <w:tcBorders>
              <w:top w:val="nil"/>
              <w:left w:val="nil"/>
              <w:bottom w:val="single" w:sz="6" w:space="0" w:color="DDDDDD"/>
              <w:right w:val="single" w:sz="6" w:space="0" w:color="DDDDDD"/>
            </w:tcBorders>
            <w:tcMar>
              <w:top w:w="120" w:type="dxa"/>
              <w:left w:w="120" w:type="dxa"/>
              <w:bottom w:w="120" w:type="dxa"/>
              <w:right w:w="120" w:type="dxa"/>
            </w:tcMar>
          </w:tcPr>
          <w:p w14:paraId="6047140A"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r w:rsidRPr="009807EB">
              <w:rPr>
                <w:rFonts w:ascii="Times New Roman" w:eastAsia="Calibri" w:hAnsi="Times New Roman" w:cs="Times New Roman"/>
              </w:rPr>
              <w:t>January</w:t>
            </w:r>
          </w:p>
        </w:tc>
      </w:tr>
      <w:tr w:rsidR="006463CD" w:rsidRPr="009807EB" w14:paraId="07C89A07" w14:textId="77777777">
        <w:trPr>
          <w:trHeight w:val="52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E1DFCA2"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4</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F7185E1"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KRISHNAPURAM</w:t>
            </w:r>
          </w:p>
        </w:tc>
        <w:tc>
          <w:tcPr>
            <w:tcW w:w="485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29D6F7"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proofErr w:type="spellStart"/>
            <w:r w:rsidRPr="009807EB">
              <w:rPr>
                <w:rFonts w:ascii="Times New Roman" w:eastAsia="Calibri" w:hAnsi="Times New Roman" w:cs="Times New Roman"/>
              </w:rPr>
              <w:t>Thumpilil</w:t>
            </w:r>
            <w:proofErr w:type="spellEnd"/>
            <w:r w:rsidRPr="009807EB">
              <w:rPr>
                <w:rFonts w:ascii="Times New Roman" w:eastAsia="Calibri" w:hAnsi="Times New Roman" w:cs="Times New Roman"/>
              </w:rPr>
              <w:t xml:space="preserve"> Devi </w:t>
            </w:r>
            <w:proofErr w:type="spellStart"/>
            <w:proofErr w:type="gramStart"/>
            <w:r w:rsidRPr="009807EB">
              <w:rPr>
                <w:rFonts w:ascii="Times New Roman" w:eastAsia="Calibri" w:hAnsi="Times New Roman" w:cs="Times New Roman"/>
              </w:rPr>
              <w:t>temple,Njkaanal</w:t>
            </w:r>
            <w:proofErr w:type="spellEnd"/>
            <w:proofErr w:type="gramEnd"/>
          </w:p>
        </w:tc>
        <w:tc>
          <w:tcPr>
            <w:tcW w:w="2367"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2D288D7C"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r w:rsidRPr="009807EB">
              <w:rPr>
                <w:rFonts w:ascii="Times New Roman" w:eastAsia="Calibri" w:hAnsi="Times New Roman" w:cs="Times New Roman"/>
              </w:rPr>
              <w:t>January</w:t>
            </w:r>
          </w:p>
        </w:tc>
      </w:tr>
      <w:tr w:rsidR="006463CD" w:rsidRPr="009807EB" w14:paraId="5ACDBC77" w14:textId="77777777">
        <w:trPr>
          <w:trHeight w:val="52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5C9B910"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lastRenderedPageBreak/>
              <w:t>5</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16CD6F56"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KRISHNAPURAM</w:t>
            </w:r>
          </w:p>
        </w:tc>
        <w:tc>
          <w:tcPr>
            <w:tcW w:w="4858"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234E585"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proofErr w:type="spellStart"/>
            <w:r w:rsidRPr="009807EB">
              <w:rPr>
                <w:rFonts w:ascii="Times New Roman" w:eastAsia="Calibri" w:hAnsi="Times New Roman" w:cs="Times New Roman"/>
              </w:rPr>
              <w:t>Kurakkavu</w:t>
            </w:r>
            <w:proofErr w:type="spellEnd"/>
            <w:r w:rsidRPr="009807EB">
              <w:rPr>
                <w:rFonts w:ascii="Times New Roman" w:eastAsia="Calibri" w:hAnsi="Times New Roman" w:cs="Times New Roman"/>
              </w:rPr>
              <w:t xml:space="preserve"> Devi </w:t>
            </w:r>
            <w:proofErr w:type="spellStart"/>
            <w:proofErr w:type="gramStart"/>
            <w:r w:rsidRPr="009807EB">
              <w:rPr>
                <w:rFonts w:ascii="Times New Roman" w:eastAsia="Calibri" w:hAnsi="Times New Roman" w:cs="Times New Roman"/>
              </w:rPr>
              <w:t>Temple,Kappil</w:t>
            </w:r>
            <w:proofErr w:type="spellEnd"/>
            <w:proofErr w:type="gramEnd"/>
          </w:p>
        </w:tc>
        <w:tc>
          <w:tcPr>
            <w:tcW w:w="2367" w:type="dxa"/>
            <w:tcBorders>
              <w:top w:val="nil"/>
              <w:left w:val="nil"/>
              <w:bottom w:val="single" w:sz="6" w:space="0" w:color="DDDDDD"/>
              <w:right w:val="single" w:sz="6" w:space="0" w:color="DDDDDD"/>
            </w:tcBorders>
            <w:tcMar>
              <w:top w:w="120" w:type="dxa"/>
              <w:left w:w="120" w:type="dxa"/>
              <w:bottom w:w="120" w:type="dxa"/>
              <w:right w:w="120" w:type="dxa"/>
            </w:tcMar>
          </w:tcPr>
          <w:p w14:paraId="225610C3"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r w:rsidRPr="009807EB">
              <w:rPr>
                <w:rFonts w:ascii="Times New Roman" w:eastAsia="Calibri" w:hAnsi="Times New Roman" w:cs="Times New Roman"/>
              </w:rPr>
              <w:t>January</w:t>
            </w:r>
          </w:p>
        </w:tc>
      </w:tr>
      <w:tr w:rsidR="006463CD" w:rsidRPr="009807EB" w14:paraId="24FF0D8D" w14:textId="77777777">
        <w:trPr>
          <w:trHeight w:val="52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1C400D7"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6</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7610940"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PATHIYOOR</w:t>
            </w:r>
          </w:p>
        </w:tc>
        <w:tc>
          <w:tcPr>
            <w:tcW w:w="485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0ACD196"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r w:rsidRPr="009807EB">
              <w:rPr>
                <w:rFonts w:ascii="Times New Roman" w:eastAsia="Calibri" w:hAnsi="Times New Roman" w:cs="Times New Roman"/>
              </w:rPr>
              <w:t>PATHIYOOR TEMPLE FESTIVAL</w:t>
            </w:r>
          </w:p>
        </w:tc>
        <w:tc>
          <w:tcPr>
            <w:tcW w:w="2367"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60F152B6"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proofErr w:type="gramStart"/>
            <w:r w:rsidRPr="009807EB">
              <w:rPr>
                <w:rFonts w:ascii="Times New Roman" w:eastAsia="Calibri" w:hAnsi="Times New Roman" w:cs="Times New Roman"/>
              </w:rPr>
              <w:t>MARCH,APRIL</w:t>
            </w:r>
            <w:proofErr w:type="gramEnd"/>
          </w:p>
        </w:tc>
      </w:tr>
      <w:tr w:rsidR="006463CD" w:rsidRPr="009807EB" w14:paraId="606E9D61" w14:textId="77777777">
        <w:trPr>
          <w:trHeight w:val="52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7B7903E"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7</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825994E"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PATHIYOOR</w:t>
            </w:r>
          </w:p>
        </w:tc>
        <w:tc>
          <w:tcPr>
            <w:tcW w:w="4858"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57705B4"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r w:rsidRPr="009807EB">
              <w:rPr>
                <w:rFonts w:ascii="Times New Roman" w:eastAsia="Calibri" w:hAnsi="Times New Roman" w:cs="Times New Roman"/>
              </w:rPr>
              <w:t>RAMAPIRAM TEMPLE</w:t>
            </w:r>
          </w:p>
        </w:tc>
        <w:tc>
          <w:tcPr>
            <w:tcW w:w="2367" w:type="dxa"/>
            <w:tcBorders>
              <w:top w:val="nil"/>
              <w:left w:val="nil"/>
              <w:bottom w:val="single" w:sz="6" w:space="0" w:color="DDDDDD"/>
              <w:right w:val="single" w:sz="6" w:space="0" w:color="DDDDDD"/>
            </w:tcBorders>
            <w:tcMar>
              <w:top w:w="120" w:type="dxa"/>
              <w:left w:w="120" w:type="dxa"/>
              <w:bottom w:w="120" w:type="dxa"/>
              <w:right w:w="120" w:type="dxa"/>
            </w:tcMar>
          </w:tcPr>
          <w:p w14:paraId="62227EFD" w14:textId="77777777" w:rsidR="006463CD" w:rsidRPr="009807EB" w:rsidRDefault="00E84D3F">
            <w:pPr>
              <w:tabs>
                <w:tab w:val="center" w:pos="4513"/>
                <w:tab w:val="right" w:pos="9026"/>
              </w:tabs>
              <w:spacing w:before="240" w:after="240"/>
              <w:ind w:left="-20"/>
              <w:rPr>
                <w:rFonts w:ascii="Times New Roman" w:eastAsia="Calibri" w:hAnsi="Times New Roman" w:cs="Times New Roman"/>
              </w:rPr>
            </w:pPr>
            <w:proofErr w:type="gramStart"/>
            <w:r w:rsidRPr="009807EB">
              <w:rPr>
                <w:rFonts w:ascii="Times New Roman" w:eastAsia="Calibri" w:hAnsi="Times New Roman" w:cs="Times New Roman"/>
              </w:rPr>
              <w:t>MARCH,APRIL</w:t>
            </w:r>
            <w:proofErr w:type="gramEnd"/>
          </w:p>
        </w:tc>
      </w:tr>
      <w:tr w:rsidR="006463CD" w:rsidRPr="009807EB" w14:paraId="4A02F551" w14:textId="77777777">
        <w:trPr>
          <w:trHeight w:val="52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E987A8B"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8</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AA1D3FB"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DEVIKULANGARA</w:t>
            </w:r>
          </w:p>
        </w:tc>
        <w:tc>
          <w:tcPr>
            <w:tcW w:w="4858" w:type="dxa"/>
            <w:tcBorders>
              <w:top w:val="single" w:sz="6" w:space="0" w:color="DDDDDD"/>
              <w:left w:val="single" w:sz="6" w:space="0" w:color="DDDDDD"/>
              <w:bottom w:val="single" w:sz="6" w:space="0" w:color="DDDDDD"/>
              <w:right w:val="single" w:sz="6" w:space="0" w:color="DDDDDD"/>
            </w:tcBorders>
            <w:tcMar>
              <w:top w:w="0" w:type="dxa"/>
              <w:left w:w="100" w:type="dxa"/>
              <w:bottom w:w="0" w:type="dxa"/>
              <w:right w:w="100" w:type="dxa"/>
            </w:tcMar>
          </w:tcPr>
          <w:p w14:paraId="7D4E0179" w14:textId="77777777" w:rsidR="006463CD" w:rsidRPr="009807EB" w:rsidRDefault="00E84D3F">
            <w:pPr>
              <w:tabs>
                <w:tab w:val="center" w:pos="4513"/>
                <w:tab w:val="right" w:pos="9026"/>
              </w:tabs>
              <w:spacing w:before="240" w:after="240"/>
              <w:ind w:left="-120"/>
              <w:rPr>
                <w:rFonts w:ascii="Times New Roman" w:eastAsia="Calibri" w:hAnsi="Times New Roman" w:cs="Times New Roman"/>
              </w:rPr>
            </w:pPr>
            <w:proofErr w:type="gramStart"/>
            <w:r w:rsidRPr="009807EB">
              <w:rPr>
                <w:rFonts w:ascii="Times New Roman" w:eastAsia="Calibri" w:hAnsi="Times New Roman" w:cs="Times New Roman"/>
              </w:rPr>
              <w:t>DEVIKULANGRA  TEMPLE</w:t>
            </w:r>
            <w:proofErr w:type="gramEnd"/>
          </w:p>
        </w:tc>
        <w:tc>
          <w:tcPr>
            <w:tcW w:w="2367"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349B6F20" w14:textId="77777777" w:rsidR="006463CD" w:rsidRPr="009807EB" w:rsidRDefault="00E84D3F">
            <w:pPr>
              <w:tabs>
                <w:tab w:val="center" w:pos="4513"/>
                <w:tab w:val="right" w:pos="9026"/>
              </w:tabs>
              <w:spacing w:before="240" w:after="240"/>
              <w:ind w:left="-120"/>
              <w:rPr>
                <w:rFonts w:ascii="Times New Roman" w:eastAsia="Calibri" w:hAnsi="Times New Roman" w:cs="Times New Roman"/>
              </w:rPr>
            </w:pPr>
            <w:r w:rsidRPr="009807EB">
              <w:rPr>
                <w:rFonts w:ascii="Times New Roman" w:eastAsia="Calibri" w:hAnsi="Times New Roman" w:cs="Times New Roman"/>
              </w:rPr>
              <w:t>MARCH</w:t>
            </w:r>
          </w:p>
        </w:tc>
      </w:tr>
      <w:tr w:rsidR="006463CD" w:rsidRPr="009807EB" w14:paraId="35F4CF25" w14:textId="77777777">
        <w:trPr>
          <w:trHeight w:val="525"/>
        </w:trPr>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E8A0455"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9</w:t>
            </w:r>
          </w:p>
        </w:tc>
        <w:tc>
          <w:tcPr>
            <w:tcW w:w="982"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FD51DE6" w14:textId="77777777" w:rsidR="006463CD" w:rsidRPr="009807EB" w:rsidRDefault="00E84D3F">
            <w:pPr>
              <w:tabs>
                <w:tab w:val="center" w:pos="4513"/>
                <w:tab w:val="right" w:pos="9026"/>
              </w:tabs>
              <w:spacing w:before="240" w:after="240"/>
              <w:rPr>
                <w:rFonts w:ascii="Times New Roman" w:eastAsia="Calibri" w:hAnsi="Times New Roman" w:cs="Times New Roman"/>
              </w:rPr>
            </w:pPr>
            <w:r w:rsidRPr="009807EB">
              <w:rPr>
                <w:rFonts w:ascii="Times New Roman" w:eastAsia="Calibri" w:hAnsi="Times New Roman" w:cs="Times New Roman"/>
              </w:rPr>
              <w:t>DEVIKULANGARA</w:t>
            </w:r>
          </w:p>
        </w:tc>
        <w:tc>
          <w:tcPr>
            <w:tcW w:w="4858" w:type="dxa"/>
            <w:tcBorders>
              <w:top w:val="nil"/>
              <w:left w:val="single" w:sz="6" w:space="0" w:color="DDDDDD"/>
              <w:bottom w:val="single" w:sz="6" w:space="0" w:color="DDDDDD"/>
              <w:right w:val="single" w:sz="6" w:space="0" w:color="DDDDDD"/>
            </w:tcBorders>
            <w:tcMar>
              <w:top w:w="0" w:type="dxa"/>
              <w:left w:w="100" w:type="dxa"/>
              <w:bottom w:w="0" w:type="dxa"/>
              <w:right w:w="100" w:type="dxa"/>
            </w:tcMar>
          </w:tcPr>
          <w:p w14:paraId="6DE8E57B" w14:textId="77777777" w:rsidR="006463CD" w:rsidRPr="009807EB" w:rsidRDefault="00E84D3F">
            <w:pPr>
              <w:tabs>
                <w:tab w:val="center" w:pos="4513"/>
                <w:tab w:val="right" w:pos="9026"/>
              </w:tabs>
              <w:spacing w:before="240" w:after="240"/>
              <w:ind w:left="-120"/>
              <w:rPr>
                <w:rFonts w:ascii="Times New Roman" w:eastAsia="Calibri" w:hAnsi="Times New Roman" w:cs="Times New Roman"/>
              </w:rPr>
            </w:pPr>
            <w:r w:rsidRPr="009807EB">
              <w:rPr>
                <w:rFonts w:ascii="Times New Roman" w:eastAsia="Calibri" w:hAnsi="Times New Roman" w:cs="Times New Roman"/>
              </w:rPr>
              <w:t>SAKTHIKULANGARA TEMPLE</w:t>
            </w:r>
          </w:p>
        </w:tc>
        <w:tc>
          <w:tcPr>
            <w:tcW w:w="2367" w:type="dxa"/>
            <w:tcBorders>
              <w:top w:val="nil"/>
              <w:left w:val="nil"/>
              <w:bottom w:val="single" w:sz="6" w:space="0" w:color="DDDDDD"/>
              <w:right w:val="single" w:sz="6" w:space="0" w:color="DDDDDD"/>
            </w:tcBorders>
            <w:tcMar>
              <w:top w:w="0" w:type="dxa"/>
              <w:left w:w="100" w:type="dxa"/>
              <w:bottom w:w="0" w:type="dxa"/>
              <w:right w:w="100" w:type="dxa"/>
            </w:tcMar>
          </w:tcPr>
          <w:p w14:paraId="1AB8933A" w14:textId="77777777" w:rsidR="006463CD" w:rsidRPr="009807EB" w:rsidRDefault="00E84D3F">
            <w:pPr>
              <w:tabs>
                <w:tab w:val="center" w:pos="4513"/>
                <w:tab w:val="right" w:pos="9026"/>
              </w:tabs>
              <w:spacing w:before="240" w:after="240"/>
              <w:ind w:left="-120"/>
              <w:rPr>
                <w:rFonts w:ascii="Times New Roman" w:eastAsia="Calibri" w:hAnsi="Times New Roman" w:cs="Times New Roman"/>
              </w:rPr>
            </w:pPr>
            <w:r w:rsidRPr="009807EB">
              <w:rPr>
                <w:rFonts w:ascii="Times New Roman" w:eastAsia="Calibri" w:hAnsi="Times New Roman" w:cs="Times New Roman"/>
              </w:rPr>
              <w:t>MARCH</w:t>
            </w:r>
          </w:p>
        </w:tc>
      </w:tr>
    </w:tbl>
    <w:p w14:paraId="0BBB8554" w14:textId="77777777" w:rsidR="006463CD" w:rsidRPr="009807EB" w:rsidRDefault="006463CD">
      <w:pPr>
        <w:tabs>
          <w:tab w:val="center" w:pos="4513"/>
          <w:tab w:val="right" w:pos="9026"/>
        </w:tabs>
        <w:rPr>
          <w:rFonts w:ascii="Times New Roman" w:eastAsia="Calibri" w:hAnsi="Times New Roman" w:cs="Times New Roman"/>
          <w:sz w:val="16"/>
          <w:szCs w:val="16"/>
        </w:rPr>
        <w:sectPr w:rsidR="006463CD" w:rsidRPr="009807EB">
          <w:headerReference w:type="default" r:id="rId25"/>
          <w:footerReference w:type="default" r:id="rId26"/>
          <w:pgSz w:w="11906" w:h="16838"/>
          <w:pgMar w:top="1440" w:right="1274" w:bottom="1440" w:left="1440" w:header="708" w:footer="708" w:gutter="0"/>
          <w:cols w:space="720"/>
        </w:sectPr>
      </w:pPr>
    </w:p>
    <w:p w14:paraId="33F6948C" w14:textId="77777777" w:rsidR="006463CD" w:rsidRPr="009807EB" w:rsidRDefault="00E84D3F">
      <w:pPr>
        <w:pStyle w:val="Heading1"/>
        <w:rPr>
          <w:rFonts w:ascii="Times New Roman" w:eastAsia="Calibri" w:hAnsi="Times New Roman" w:cs="Times New Roman"/>
          <w:color w:val="000000"/>
          <w:sz w:val="24"/>
          <w:szCs w:val="24"/>
        </w:rPr>
      </w:pPr>
      <w:bookmarkStart w:id="11" w:name="_heading=h.2i6vljkpzmkz" w:colFirst="0" w:colLast="0"/>
      <w:bookmarkEnd w:id="11"/>
      <w:r w:rsidRPr="009807EB">
        <w:rPr>
          <w:rFonts w:ascii="Times New Roman" w:eastAsia="Calibri" w:hAnsi="Times New Roman" w:cs="Times New Roman"/>
          <w:color w:val="000000"/>
          <w:sz w:val="24"/>
          <w:szCs w:val="24"/>
        </w:rPr>
        <w:lastRenderedPageBreak/>
        <w:t>INFRASTRUCTURE &amp; RESOURCE INVENTORY</w:t>
      </w:r>
    </w:p>
    <w:p w14:paraId="15AD9F12" w14:textId="77777777" w:rsidR="006463CD" w:rsidRPr="009807EB" w:rsidRDefault="00E84D3F">
      <w:pPr>
        <w:pStyle w:val="Heading2"/>
        <w:rPr>
          <w:rFonts w:ascii="Times New Roman" w:eastAsia="Calibri" w:hAnsi="Times New Roman" w:cs="Times New Roman"/>
          <w:color w:val="000000"/>
          <w:sz w:val="24"/>
          <w:szCs w:val="24"/>
        </w:rPr>
      </w:pPr>
      <w:bookmarkStart w:id="12" w:name="_heading=h.ppiifiwm4axa" w:colFirst="0" w:colLast="0"/>
      <w:bookmarkEnd w:id="12"/>
      <w:r w:rsidRPr="009807EB">
        <w:rPr>
          <w:rFonts w:ascii="Times New Roman" w:eastAsia="Calibri" w:hAnsi="Times New Roman" w:cs="Times New Roman"/>
          <w:color w:val="000000"/>
          <w:sz w:val="24"/>
          <w:szCs w:val="24"/>
        </w:rPr>
        <w:t>Health Facility Directory &amp; Basic Capacity in the LSGD</w:t>
      </w:r>
    </w:p>
    <w:p w14:paraId="40BC31B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This section provides an overview of the healthcare infrastructure available within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area. It outlines the distribution and basic capacity of health facilities that form the backbone of service delivery during routine times and public health emergencies.</w:t>
      </w:r>
    </w:p>
    <w:tbl>
      <w:tblPr>
        <w:tblStyle w:val="Style250"/>
        <w:tblpPr w:leftFromText="180" w:rightFromText="180" w:vertAnchor="text" w:horzAnchor="margin" w:tblpY="156"/>
        <w:tblW w:w="9480" w:type="dxa"/>
        <w:tblLayout w:type="fixed"/>
        <w:tblLook w:val="04A0" w:firstRow="1" w:lastRow="0" w:firstColumn="1" w:lastColumn="0" w:noHBand="0" w:noVBand="1"/>
      </w:tblPr>
      <w:tblGrid>
        <w:gridCol w:w="240"/>
        <w:gridCol w:w="2340"/>
        <w:gridCol w:w="1140"/>
        <w:gridCol w:w="1050"/>
        <w:gridCol w:w="720"/>
        <w:gridCol w:w="735"/>
        <w:gridCol w:w="915"/>
        <w:gridCol w:w="1050"/>
        <w:gridCol w:w="1290"/>
      </w:tblGrid>
      <w:tr w:rsidR="006463CD" w:rsidRPr="009807EB" w14:paraId="39BCB055"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1F3F4"/>
            <w:tcMar>
              <w:top w:w="40" w:type="dxa"/>
              <w:left w:w="40" w:type="dxa"/>
              <w:bottom w:w="40" w:type="dxa"/>
              <w:right w:w="40" w:type="dxa"/>
            </w:tcMar>
            <w:vAlign w:val="center"/>
          </w:tcPr>
          <w:p w14:paraId="0ECBC120" w14:textId="77777777" w:rsidR="006463CD" w:rsidRPr="009807EB" w:rsidRDefault="00E84D3F">
            <w:pPr>
              <w:pStyle w:val="Subtitle"/>
              <w:widowControl w:val="0"/>
              <w:spacing w:before="120" w:after="120" w:line="240" w:lineRule="auto"/>
              <w:jc w:val="left"/>
              <w:rPr>
                <w:rFonts w:ascii="Times New Roman" w:eastAsia="Calibri" w:hAnsi="Times New Roman" w:cs="Times New Roman"/>
                <w:color w:val="000000"/>
                <w:sz w:val="20"/>
                <w:szCs w:val="20"/>
              </w:rPr>
            </w:pPr>
            <w:r w:rsidRPr="009807EB">
              <w:rPr>
                <w:rFonts w:ascii="Times New Roman" w:eastAsia="Calibri" w:hAnsi="Times New Roman" w:cs="Times New Roman"/>
                <w:color w:val="000000"/>
                <w:sz w:val="20"/>
                <w:szCs w:val="20"/>
              </w:rPr>
              <w:lastRenderedPageBreak/>
              <w:t xml:space="preserve">Table 5. Health Facility Resource Summary </w:t>
            </w:r>
          </w:p>
        </w:tc>
      </w:tr>
      <w:tr w:rsidR="006463CD" w:rsidRPr="009807EB" w14:paraId="30C3DF29"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16C58034"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Sl.no.</w:t>
            </w:r>
          </w:p>
        </w:tc>
        <w:tc>
          <w:tcPr>
            <w:tcW w:w="234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31D3FDC5"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 xml:space="preserve"> Health Facility</w:t>
            </w:r>
          </w:p>
        </w:tc>
        <w:tc>
          <w:tcPr>
            <w:tcW w:w="114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CBB2EDB"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Type of Facility (MCH/GH/CHC/FHC/SC etc.)</w:t>
            </w:r>
          </w:p>
        </w:tc>
        <w:tc>
          <w:tcPr>
            <w:tcW w:w="105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4015B8E"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Contact Number</w:t>
            </w:r>
          </w:p>
        </w:tc>
        <w:tc>
          <w:tcPr>
            <w:tcW w:w="72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632221D0"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Total beds</w:t>
            </w:r>
          </w:p>
        </w:tc>
        <w:tc>
          <w:tcPr>
            <w:tcW w:w="73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F78107D"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ICU Beds</w:t>
            </w:r>
          </w:p>
        </w:tc>
        <w:tc>
          <w:tcPr>
            <w:tcW w:w="915"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2C1D62C7"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Oxygen-Supported Beds</w:t>
            </w:r>
          </w:p>
        </w:tc>
        <w:tc>
          <w:tcPr>
            <w:tcW w:w="105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7E633E30"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No. of Ventilator Support Beds</w:t>
            </w:r>
          </w:p>
        </w:tc>
        <w:tc>
          <w:tcPr>
            <w:tcW w:w="1290" w:type="dxa"/>
            <w:tcBorders>
              <w:top w:val="single" w:sz="8" w:space="0" w:color="CCCCCC"/>
              <w:left w:val="single" w:sz="8" w:space="0" w:color="CCCCCC"/>
              <w:bottom w:val="single" w:sz="8" w:space="0" w:color="CCCCCC"/>
              <w:right w:val="single" w:sz="8" w:space="0" w:color="CCCCCC"/>
            </w:tcBorders>
            <w:shd w:val="clear" w:color="auto" w:fill="F2F2F2"/>
            <w:tcMar>
              <w:top w:w="40" w:type="dxa"/>
              <w:left w:w="40" w:type="dxa"/>
              <w:bottom w:w="40" w:type="dxa"/>
              <w:right w:w="40" w:type="dxa"/>
            </w:tcMar>
            <w:vAlign w:val="center"/>
          </w:tcPr>
          <w:p w14:paraId="4055A5BB" w14:textId="77777777" w:rsidR="006463CD" w:rsidRPr="009807EB" w:rsidRDefault="00E84D3F">
            <w:pPr>
              <w:widowControl w:val="0"/>
              <w:spacing w:line="240" w:lineRule="auto"/>
              <w:jc w:val="center"/>
              <w:rPr>
                <w:rFonts w:ascii="Times New Roman" w:eastAsia="Calibri" w:hAnsi="Times New Roman" w:cs="Times New Roman"/>
                <w:b/>
                <w:bCs/>
                <w:color w:val="000000"/>
                <w:sz w:val="14"/>
                <w:szCs w:val="14"/>
              </w:rPr>
            </w:pPr>
            <w:r w:rsidRPr="009807EB">
              <w:rPr>
                <w:rFonts w:ascii="Times New Roman" w:eastAsia="Calibri" w:hAnsi="Times New Roman" w:cs="Times New Roman"/>
                <w:b/>
                <w:bCs/>
                <w:color w:val="000000"/>
                <w:sz w:val="14"/>
                <w:szCs w:val="14"/>
              </w:rPr>
              <w:t>No. of ambulances</w:t>
            </w:r>
          </w:p>
        </w:tc>
      </w:tr>
      <w:tr w:rsidR="006463CD" w:rsidRPr="009807EB" w14:paraId="073F1159"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6554F4C5" w14:textId="77777777" w:rsidR="006463CD" w:rsidRPr="009807EB" w:rsidRDefault="00E84D3F">
            <w:pPr>
              <w:widowControl w:val="0"/>
              <w:spacing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color w:val="000000"/>
                <w:sz w:val="16"/>
                <w:szCs w:val="16"/>
              </w:rPr>
              <w:t>Government Healthcare Facilities</w:t>
            </w:r>
          </w:p>
        </w:tc>
      </w:tr>
      <w:tr w:rsidR="006463CD" w:rsidRPr="009807EB" w14:paraId="3D92F132" w14:textId="77777777">
        <w:trPr>
          <w:cantSplit/>
          <w:trHeight w:val="240"/>
          <w:tblHeader/>
        </w:trPr>
        <w:tc>
          <w:tcPr>
            <w:tcW w:w="9480" w:type="dxa"/>
            <w:gridSpan w:val="9"/>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9892667" w14:textId="77777777" w:rsidR="006463CD" w:rsidRPr="009807EB" w:rsidRDefault="00E84D3F">
            <w:pPr>
              <w:widowControl w:val="0"/>
              <w:spacing w:line="240" w:lineRule="auto"/>
              <w:jc w:val="center"/>
              <w:rPr>
                <w:rFonts w:ascii="Times New Roman" w:eastAsia="Calibri" w:hAnsi="Times New Roman" w:cs="Times New Roman"/>
                <w:color w:val="000000"/>
                <w:sz w:val="16"/>
                <w:szCs w:val="16"/>
              </w:rPr>
            </w:pPr>
            <w:r w:rsidRPr="009807EB">
              <w:rPr>
                <w:rFonts w:ascii="Times New Roman" w:eastAsia="Calibri" w:hAnsi="Times New Roman" w:cs="Times New Roman"/>
                <w:sz w:val="16"/>
                <w:szCs w:val="16"/>
              </w:rPr>
              <w:t>MUTHUKLAM</w:t>
            </w:r>
          </w:p>
        </w:tc>
      </w:tr>
      <w:tr w:rsidR="006463CD" w:rsidRPr="009807EB" w14:paraId="7056DBEF"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93BD259" w14:textId="77777777" w:rsidR="006463CD" w:rsidRPr="009807EB" w:rsidRDefault="006463CD">
            <w:pPr>
              <w:widowControl w:val="0"/>
              <w:spacing w:line="240" w:lineRule="auto"/>
              <w:jc w:val="center"/>
              <w:rPr>
                <w:rFonts w:ascii="Times New Roman" w:eastAsia="Calibri" w:hAnsi="Times New Roman" w:cs="Times New Roman"/>
                <w:color w:val="000000"/>
                <w:sz w:val="16"/>
                <w:szCs w:val="16"/>
              </w:rPr>
            </w:pPr>
          </w:p>
        </w:tc>
        <w:tc>
          <w:tcPr>
            <w:tcW w:w="23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701693D"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 xml:space="preserve">CHC </w:t>
            </w:r>
            <w:proofErr w:type="spellStart"/>
            <w:r w:rsidRPr="009807EB">
              <w:rPr>
                <w:rFonts w:ascii="Times New Roman" w:eastAsia="Calibri" w:hAnsi="Times New Roman" w:cs="Times New Roman"/>
              </w:rPr>
              <w:t>Muthukulam</w:t>
            </w:r>
            <w:proofErr w:type="spellEnd"/>
          </w:p>
        </w:tc>
        <w:tc>
          <w:tcPr>
            <w:tcW w:w="114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2C2F18E3"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CHC</w:t>
            </w:r>
          </w:p>
        </w:tc>
        <w:tc>
          <w:tcPr>
            <w:tcW w:w="105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25DA7A22" w14:textId="77777777" w:rsidR="006463CD" w:rsidRPr="009807EB" w:rsidRDefault="006463CD">
            <w:pPr>
              <w:widowControl w:val="0"/>
              <w:spacing w:before="240" w:after="240" w:line="240" w:lineRule="auto"/>
              <w:jc w:val="left"/>
              <w:rPr>
                <w:rFonts w:ascii="Times New Roman" w:eastAsia="Calibri" w:hAnsi="Times New Roman" w:cs="Times New Roman"/>
                <w:color w:val="000000"/>
              </w:rPr>
            </w:pPr>
          </w:p>
        </w:tc>
        <w:tc>
          <w:tcPr>
            <w:tcW w:w="72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498C30A2" w14:textId="77777777" w:rsidR="006463CD" w:rsidRPr="009807EB" w:rsidRDefault="006463CD">
            <w:pPr>
              <w:widowControl w:val="0"/>
              <w:spacing w:before="240" w:after="240" w:line="240" w:lineRule="auto"/>
              <w:jc w:val="left"/>
              <w:rPr>
                <w:rFonts w:ascii="Times New Roman" w:eastAsia="Calibri" w:hAnsi="Times New Roman" w:cs="Times New Roman"/>
                <w:color w:val="000000"/>
              </w:rPr>
            </w:pPr>
          </w:p>
        </w:tc>
        <w:tc>
          <w:tcPr>
            <w:tcW w:w="73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22329F3B"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91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0B134EE3"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05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7EC613A2"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29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0FEC1E66"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4F49FFFB"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F405875" w14:textId="77777777" w:rsidR="006463CD" w:rsidRPr="009807EB" w:rsidRDefault="006463CD">
            <w:pPr>
              <w:widowControl w:val="0"/>
              <w:spacing w:line="240" w:lineRule="auto"/>
              <w:jc w:val="center"/>
              <w:rPr>
                <w:rFonts w:ascii="Times New Roman" w:eastAsia="Calibri" w:hAnsi="Times New Roman" w:cs="Times New Roman"/>
                <w:color w:val="000000"/>
                <w:sz w:val="16"/>
                <w:szCs w:val="16"/>
              </w:rPr>
            </w:pPr>
          </w:p>
        </w:tc>
        <w:tc>
          <w:tcPr>
            <w:tcW w:w="2340"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728E6B6C"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 xml:space="preserve">Main </w:t>
            </w:r>
            <w:proofErr w:type="spellStart"/>
            <w:r w:rsidRPr="009807EB">
              <w:rPr>
                <w:rFonts w:ascii="Times New Roman" w:eastAsia="Calibri" w:hAnsi="Times New Roman" w:cs="Times New Roman"/>
              </w:rPr>
              <w:t>center</w:t>
            </w:r>
            <w:proofErr w:type="spellEnd"/>
          </w:p>
        </w:tc>
        <w:tc>
          <w:tcPr>
            <w:tcW w:w="114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CBC1627"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SC</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6AAC331"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8281470035</w:t>
            </w:r>
          </w:p>
        </w:tc>
        <w:tc>
          <w:tcPr>
            <w:tcW w:w="72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00EED4A"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73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7B21C74"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6FA6F8C"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0962CCB"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2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C4146E7"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3BB9ADC3"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4EE27E2" w14:textId="77777777" w:rsidR="006463CD" w:rsidRPr="009807EB" w:rsidRDefault="006463CD">
            <w:pPr>
              <w:widowControl w:val="0"/>
              <w:spacing w:line="240" w:lineRule="auto"/>
              <w:jc w:val="center"/>
              <w:rPr>
                <w:rFonts w:ascii="Times New Roman" w:eastAsia="Calibri" w:hAnsi="Times New Roman" w:cs="Times New Roman"/>
                <w:color w:val="000000"/>
                <w:sz w:val="16"/>
                <w:szCs w:val="16"/>
              </w:rPr>
            </w:pPr>
          </w:p>
        </w:tc>
        <w:tc>
          <w:tcPr>
            <w:tcW w:w="2340"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1F7CF1EE"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MUTHUKULAM NORTH</w:t>
            </w:r>
          </w:p>
        </w:tc>
        <w:tc>
          <w:tcPr>
            <w:tcW w:w="114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759EF5C"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SC</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040633A"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9778048727</w:t>
            </w:r>
          </w:p>
        </w:tc>
        <w:tc>
          <w:tcPr>
            <w:tcW w:w="72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12B9ADC"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73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0E0CE41"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B554F7B"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2D7008B"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2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D3CACB0"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E55D48F"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D4BD2CD" w14:textId="77777777" w:rsidR="006463CD" w:rsidRPr="009807EB" w:rsidRDefault="006463CD">
            <w:pPr>
              <w:widowControl w:val="0"/>
              <w:spacing w:line="240" w:lineRule="auto"/>
              <w:jc w:val="center"/>
              <w:rPr>
                <w:rFonts w:ascii="Times New Roman" w:eastAsia="Calibri" w:hAnsi="Times New Roman" w:cs="Times New Roman"/>
                <w:color w:val="000000"/>
                <w:sz w:val="16"/>
                <w:szCs w:val="16"/>
              </w:rPr>
            </w:pPr>
          </w:p>
        </w:tc>
        <w:tc>
          <w:tcPr>
            <w:tcW w:w="2340"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40E2EED2"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MUTHUKULAM SOUTH</w:t>
            </w:r>
          </w:p>
        </w:tc>
        <w:tc>
          <w:tcPr>
            <w:tcW w:w="114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CF0BACA"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SC</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A3AC2AF"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9048776339</w:t>
            </w:r>
          </w:p>
        </w:tc>
        <w:tc>
          <w:tcPr>
            <w:tcW w:w="72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5B4B6B3F"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73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75E2826"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23738F5"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4B90F249"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2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2ABA7EC"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3D57571"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DC86B43" w14:textId="77777777" w:rsidR="006463CD" w:rsidRPr="009807EB" w:rsidRDefault="006463CD">
            <w:pPr>
              <w:widowControl w:val="0"/>
              <w:spacing w:line="240" w:lineRule="auto"/>
              <w:jc w:val="center"/>
              <w:rPr>
                <w:rFonts w:ascii="Times New Roman" w:eastAsia="Calibri" w:hAnsi="Times New Roman" w:cs="Times New Roman"/>
                <w:color w:val="000000"/>
                <w:sz w:val="16"/>
                <w:szCs w:val="16"/>
              </w:rPr>
            </w:pPr>
          </w:p>
        </w:tc>
        <w:tc>
          <w:tcPr>
            <w:tcW w:w="2340"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2CC79FBD"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MURIGACHIRA</w:t>
            </w:r>
          </w:p>
        </w:tc>
        <w:tc>
          <w:tcPr>
            <w:tcW w:w="114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147EA8F"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SC</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EFE1BB5"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9526191884</w:t>
            </w:r>
          </w:p>
        </w:tc>
        <w:tc>
          <w:tcPr>
            <w:tcW w:w="72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3579CB98"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73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C84472F"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9AB9C0F"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78EB7F3"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12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933D093" w14:textId="77777777" w:rsidR="006463CD" w:rsidRPr="009807EB" w:rsidRDefault="00E84D3F">
            <w:pPr>
              <w:widowControl w:val="0"/>
              <w:spacing w:before="240" w:after="240"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209C6D2B" w14:textId="77777777">
        <w:trPr>
          <w:cantSplit/>
          <w:trHeight w:val="24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F0721F4" w14:textId="77777777" w:rsidR="006463CD" w:rsidRPr="009807EB" w:rsidRDefault="006463CD">
            <w:pPr>
              <w:widowControl w:val="0"/>
              <w:spacing w:line="240" w:lineRule="auto"/>
              <w:jc w:val="center"/>
              <w:rPr>
                <w:rFonts w:ascii="Times New Roman" w:eastAsia="Calibri" w:hAnsi="Times New Roman" w:cs="Times New Roman"/>
                <w:color w:val="000000"/>
                <w:sz w:val="16"/>
                <w:szCs w:val="16"/>
              </w:rPr>
            </w:pPr>
          </w:p>
        </w:tc>
        <w:tc>
          <w:tcPr>
            <w:tcW w:w="9240" w:type="dxa"/>
            <w:gridSpan w:val="8"/>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3FAE666E" w14:textId="77777777" w:rsidR="006463CD" w:rsidRPr="009807EB" w:rsidRDefault="00E84D3F">
            <w:pPr>
              <w:widowControl w:val="0"/>
              <w:spacing w:before="240" w:after="240" w:line="240" w:lineRule="auto"/>
              <w:jc w:val="left"/>
              <w:rPr>
                <w:rFonts w:ascii="Times New Roman" w:eastAsia="Calibri" w:hAnsi="Times New Roman" w:cs="Times New Roman"/>
              </w:rPr>
            </w:pPr>
            <w:r w:rsidRPr="009807EB">
              <w:rPr>
                <w:rFonts w:ascii="Times New Roman" w:eastAsia="Calibri" w:hAnsi="Times New Roman" w:cs="Times New Roman"/>
              </w:rPr>
              <w:t xml:space="preserve">                                                                                                                   CHEPPAD</w:t>
            </w:r>
          </w:p>
        </w:tc>
      </w:tr>
      <w:tr w:rsidR="006463CD" w:rsidRPr="009807EB" w14:paraId="11B392C2"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14D0FB" w14:textId="77777777" w:rsidR="006463CD" w:rsidRPr="009807EB" w:rsidRDefault="00E84D3F">
            <w:pPr>
              <w:widowControl w:val="0"/>
              <w:spacing w:before="240" w:after="240"/>
              <w:ind w:left="-100"/>
              <w:jc w:val="center"/>
              <w:rPr>
                <w:rFonts w:ascii="Times New Roman" w:eastAsia="Garamond" w:hAnsi="Times New Roman" w:cs="Times New Roman"/>
                <w:sz w:val="16"/>
                <w:szCs w:val="16"/>
              </w:rPr>
            </w:pPr>
            <w:r w:rsidRPr="009807EB">
              <w:rPr>
                <w:rFonts w:ascii="Times New Roman" w:eastAsia="Garamond" w:hAnsi="Times New Roman" w:cs="Times New Roman"/>
                <w:sz w:val="16"/>
                <w:szCs w:val="16"/>
              </w:rPr>
              <w:t>1</w:t>
            </w:r>
          </w:p>
        </w:tc>
        <w:tc>
          <w:tcPr>
            <w:tcW w:w="23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5A1F62A"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 xml:space="preserve">        FHC </w:t>
            </w:r>
            <w:proofErr w:type="spellStart"/>
            <w:r w:rsidRPr="009807EB">
              <w:rPr>
                <w:rFonts w:ascii="Times New Roman" w:eastAsia="Garamond" w:hAnsi="Times New Roman" w:cs="Times New Roman"/>
              </w:rPr>
              <w:t>Cheppad</w:t>
            </w:r>
            <w:proofErr w:type="spellEnd"/>
            <w:r w:rsidRPr="009807EB">
              <w:rPr>
                <w:rFonts w:ascii="Times New Roman" w:eastAsia="Garamond" w:hAnsi="Times New Roman" w:cs="Times New Roman"/>
              </w:rPr>
              <w:t xml:space="preserve"> </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16D7FF4"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 xml:space="preserve">       FHC</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0D26D31"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 xml:space="preserve">                                        04792400911</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3B39119"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 xml:space="preserve">        2</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AD22A93"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 xml:space="preserve">       0</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BB81B1D"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 xml:space="preserve">        0</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0F4F144"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 xml:space="preserve">        0                                   </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FD88D5A"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 xml:space="preserve">        0</w:t>
            </w:r>
          </w:p>
        </w:tc>
      </w:tr>
      <w:tr w:rsidR="006463CD" w:rsidRPr="009807EB" w14:paraId="16D32DBE" w14:textId="77777777">
        <w:trPr>
          <w:cantSplit/>
          <w:trHeight w:val="320"/>
          <w:tblHeader/>
        </w:trPr>
        <w:tc>
          <w:tcPr>
            <w:tcW w:w="9480" w:type="dxa"/>
            <w:gridSpan w:val="9"/>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111E6E2" w14:textId="77777777" w:rsidR="006463CD" w:rsidRPr="009807EB" w:rsidRDefault="00E84D3F">
            <w:pPr>
              <w:widowControl w:val="0"/>
              <w:spacing w:before="240" w:after="240"/>
              <w:ind w:left="-100"/>
              <w:jc w:val="center"/>
              <w:rPr>
                <w:rFonts w:ascii="Times New Roman" w:eastAsia="Garamond" w:hAnsi="Times New Roman" w:cs="Times New Roman"/>
                <w:sz w:val="16"/>
                <w:szCs w:val="16"/>
              </w:rPr>
            </w:pPr>
            <w:r w:rsidRPr="009807EB">
              <w:rPr>
                <w:rFonts w:ascii="Times New Roman" w:eastAsia="Garamond" w:hAnsi="Times New Roman" w:cs="Times New Roman"/>
                <w:sz w:val="16"/>
                <w:szCs w:val="16"/>
              </w:rPr>
              <w:t>KANDALLOOR</w:t>
            </w:r>
          </w:p>
        </w:tc>
      </w:tr>
      <w:tr w:rsidR="006463CD" w:rsidRPr="009807EB" w14:paraId="181230DC"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8E89FF"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50C969" w14:textId="77777777" w:rsidR="006463CD" w:rsidRPr="009807EB" w:rsidRDefault="00E84D3F">
            <w:pPr>
              <w:widowControl w:val="0"/>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FHC KANDALLOOR</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F4BAFD1"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FHC</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5A4A358"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04792430365</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81B2636"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36</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495A4C9"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BDF6B3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520FFA9"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DFCD8B3"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r>
      <w:tr w:rsidR="006463CD" w:rsidRPr="009807EB" w14:paraId="64F2738E" w14:textId="77777777">
        <w:trPr>
          <w:cantSplit/>
          <w:trHeight w:val="320"/>
          <w:tblHeader/>
        </w:trPr>
        <w:tc>
          <w:tcPr>
            <w:tcW w:w="9480" w:type="dxa"/>
            <w:gridSpan w:val="9"/>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E915B5" w14:textId="77777777" w:rsidR="006463CD" w:rsidRPr="009807EB" w:rsidRDefault="00E84D3F">
            <w:pPr>
              <w:widowControl w:val="0"/>
              <w:spacing w:before="240" w:after="240"/>
              <w:ind w:left="-100"/>
              <w:jc w:val="center"/>
              <w:rPr>
                <w:rFonts w:ascii="Times New Roman" w:eastAsia="Garamond" w:hAnsi="Times New Roman" w:cs="Times New Roman"/>
                <w:sz w:val="16"/>
                <w:szCs w:val="16"/>
              </w:rPr>
            </w:pPr>
            <w:r w:rsidRPr="009807EB">
              <w:rPr>
                <w:rFonts w:ascii="Times New Roman" w:eastAsia="Garamond" w:hAnsi="Times New Roman" w:cs="Times New Roman"/>
                <w:sz w:val="16"/>
                <w:szCs w:val="16"/>
              </w:rPr>
              <w:t>KRISHNAPURAM</w:t>
            </w:r>
          </w:p>
        </w:tc>
      </w:tr>
      <w:tr w:rsidR="006463CD" w:rsidRPr="009807EB" w14:paraId="37A2D6FB"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447EE45"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8CA52F"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FHC KRISHNAPURAM</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CA9C6EE"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FHC</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8415D8C"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04792438154</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EAE8978"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3</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8DC909F"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0A4D6F0"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ED6915A"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892ED34"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1</w:t>
            </w:r>
          </w:p>
        </w:tc>
      </w:tr>
      <w:tr w:rsidR="006463CD" w:rsidRPr="009807EB" w14:paraId="1B818C7F"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D1E3505"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AE4F8DB"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MAIN CENTRE KAPPIL</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D2B9CBD"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D28B475"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 xml:space="preserve"> 9961907615</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D9FD660"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7F013F6"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03AC492"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993E6C8"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A098D61"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4A1AF9E9"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3F797D6"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C88D351"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 xml:space="preserve">     JAK KRISNAPURAM</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81FBDD2"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4C1CA46"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9567718589</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979C6FB"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FD36613"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BFFA70A"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9B8170D"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659478F"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2BEC4FA7"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7F24BFF"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55A1BC6"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JAK PULLIKKANAKKU</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CE8663B"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AA69D1C"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 xml:space="preserve"> 9744293860</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4E5ED14"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3C4CAB2"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FA0CB82"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6AC0096"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F9F4379"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3805CAB6"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3B87337"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628CBA3"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JAK KOCHUMURI</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6191112"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AB0A5E5"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 xml:space="preserve"> 8606201751</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5D93189"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84E2B76"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9E62DC7"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E76F1F2"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42CDC22" w14:textId="77777777" w:rsidR="006463CD" w:rsidRPr="009807EB" w:rsidRDefault="00E84D3F">
            <w:pPr>
              <w:widowControl w:val="0"/>
              <w:spacing w:before="240" w:after="240"/>
              <w:ind w:left="-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6385A2C6" w14:textId="77777777">
        <w:trPr>
          <w:cantSplit/>
          <w:trHeight w:val="280"/>
          <w:tblHeader/>
        </w:trPr>
        <w:tc>
          <w:tcPr>
            <w:tcW w:w="9480" w:type="dxa"/>
            <w:gridSpan w:val="9"/>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3E7119" w14:textId="77777777" w:rsidR="006463CD" w:rsidRPr="009807EB" w:rsidRDefault="00E84D3F">
            <w:pPr>
              <w:widowControl w:val="0"/>
              <w:spacing w:before="240" w:after="240"/>
              <w:ind w:left="-100"/>
              <w:jc w:val="center"/>
              <w:rPr>
                <w:rFonts w:ascii="Times New Roman" w:eastAsia="Garamond" w:hAnsi="Times New Roman" w:cs="Times New Roman"/>
                <w:sz w:val="16"/>
                <w:szCs w:val="16"/>
              </w:rPr>
            </w:pPr>
            <w:r w:rsidRPr="009807EB">
              <w:rPr>
                <w:rFonts w:ascii="Times New Roman" w:eastAsia="Garamond" w:hAnsi="Times New Roman" w:cs="Times New Roman"/>
                <w:sz w:val="16"/>
                <w:szCs w:val="16"/>
              </w:rPr>
              <w:t>PATHIYOOR</w:t>
            </w:r>
          </w:p>
        </w:tc>
      </w:tr>
      <w:tr w:rsidR="006463CD" w:rsidRPr="009807EB" w14:paraId="19CF2600"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8C265D7"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4C9AFC3"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FHC PATHIYOOR</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868B0B1"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FHC</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34F6305"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9447727430</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796A63B"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9742974"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8674971"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D794906"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0F31DE8"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r>
      <w:tr w:rsidR="006463CD" w:rsidRPr="009807EB" w14:paraId="20A6BAB6"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F183E0"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5E5CF2DA"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MAIN CENTER</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EDD842A"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324197A"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8893638948</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AF2051C"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1BAC7F5"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595E91C"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31C8840"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8A3D81D"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r>
      <w:tr w:rsidR="006463CD" w:rsidRPr="009807EB" w14:paraId="1F74F76C"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7559A5B"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A0F5E69"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PATHIYOOR EAST</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AA5DBAD"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7E96D83"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8111800751</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11B297C"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A134D4B"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  </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1890884"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  </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1189ABA"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7F4A545"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r>
      <w:tr w:rsidR="006463CD" w:rsidRPr="009807EB" w14:paraId="19E34897"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544BC47"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8F7EC07"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ERUVA EAST</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A268229"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25C52E2"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9745282486</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AE488D6"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C624053"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04A8E09"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737DFF5"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597C166"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r>
      <w:tr w:rsidR="006463CD" w:rsidRPr="009807EB" w14:paraId="16BB33A1"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F6476DD"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0C3FF"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PATHIYOOR WEST</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5DBBA98"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9923276"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8113091141</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8A69929"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A4E6787"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CE67146"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F944BFD"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73426A4"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r>
      <w:tr w:rsidR="006463CD" w:rsidRPr="009807EB" w14:paraId="4DC2C0D2"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6B856FF"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8EE2E43"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KEERIKKAD</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471679A"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DA05FAD"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94463693</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C835CCC"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68BB5C8"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   </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8C991EC"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7EFE386"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  </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8F86EE2"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r>
      <w:tr w:rsidR="006463CD" w:rsidRPr="009807EB" w14:paraId="61E31E7A"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6C27A2"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2739488C"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RAMAPURAM</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BA0DC67"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SC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5344870"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9383452378</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1CBD58C"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3CBFBB5"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38409CD"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B78CD0A"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45EBF71"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 </w:t>
            </w:r>
          </w:p>
        </w:tc>
      </w:tr>
      <w:tr w:rsidR="006463CD" w:rsidRPr="009807EB" w14:paraId="0D1077F1"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11512A6"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0794C77"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ERUVA WEST</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87722C2"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w:t>
            </w:r>
            <w:proofErr w:type="gramStart"/>
            <w:r w:rsidRPr="009807EB">
              <w:rPr>
                <w:rFonts w:ascii="Times New Roman" w:eastAsia="Garamond" w:hAnsi="Times New Roman" w:cs="Times New Roman"/>
                <w:b/>
                <w:bCs/>
                <w:sz w:val="18"/>
                <w:szCs w:val="18"/>
              </w:rPr>
              <w:t>S  C</w:t>
            </w:r>
            <w:proofErr w:type="gramEnd"/>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D7D48CB"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9745832682</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A5E4A4B"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E550214"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E3D8325"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8DD0006"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156E15C" w14:textId="77777777" w:rsidR="006463CD" w:rsidRPr="009807EB" w:rsidRDefault="00E84D3F">
            <w:pPr>
              <w:widowControl w:val="0"/>
              <w:spacing w:before="240" w:after="240"/>
              <w:ind w:left="-10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0</w:t>
            </w:r>
          </w:p>
        </w:tc>
      </w:tr>
      <w:tr w:rsidR="006463CD" w:rsidRPr="009807EB" w14:paraId="6EA94DED" w14:textId="77777777">
        <w:trPr>
          <w:cantSplit/>
          <w:trHeight w:val="260"/>
          <w:tblHeader/>
        </w:trPr>
        <w:tc>
          <w:tcPr>
            <w:tcW w:w="9480" w:type="dxa"/>
            <w:gridSpan w:val="9"/>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D61325" w14:textId="77777777" w:rsidR="006463CD" w:rsidRPr="009807EB" w:rsidRDefault="00E84D3F">
            <w:pPr>
              <w:widowControl w:val="0"/>
              <w:spacing w:before="240" w:after="240"/>
              <w:ind w:left="-100"/>
              <w:jc w:val="center"/>
              <w:rPr>
                <w:rFonts w:ascii="Times New Roman" w:eastAsia="Garamond" w:hAnsi="Times New Roman" w:cs="Times New Roman"/>
                <w:sz w:val="16"/>
                <w:szCs w:val="16"/>
              </w:rPr>
            </w:pPr>
            <w:r w:rsidRPr="009807EB">
              <w:rPr>
                <w:rFonts w:ascii="Times New Roman" w:eastAsia="Garamond" w:hAnsi="Times New Roman" w:cs="Times New Roman"/>
                <w:sz w:val="16"/>
                <w:szCs w:val="16"/>
              </w:rPr>
              <w:lastRenderedPageBreak/>
              <w:t>DEVIKULANGARA</w:t>
            </w:r>
          </w:p>
        </w:tc>
      </w:tr>
      <w:tr w:rsidR="006463CD" w:rsidRPr="009807EB" w14:paraId="35A3CBFB"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1F74FB"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vAlign w:val="bottom"/>
          </w:tcPr>
          <w:p w14:paraId="01D7B301" w14:textId="77777777" w:rsidR="006463CD" w:rsidRPr="009807EB" w:rsidRDefault="00E84D3F">
            <w:pPr>
              <w:spacing w:before="240" w:after="240" w:line="240" w:lineRule="auto"/>
              <w:ind w:left="-20"/>
              <w:jc w:val="left"/>
              <w:rPr>
                <w:rFonts w:ascii="Times New Roman" w:eastAsia="Arial" w:hAnsi="Times New Roman" w:cs="Times New Roman"/>
                <w:sz w:val="20"/>
                <w:szCs w:val="20"/>
              </w:rPr>
            </w:pPr>
            <w:r w:rsidRPr="009807EB">
              <w:rPr>
                <w:rFonts w:ascii="Times New Roman" w:eastAsia="Arial" w:hAnsi="Times New Roman" w:cs="Times New Roman"/>
                <w:sz w:val="20"/>
                <w:szCs w:val="20"/>
              </w:rPr>
              <w:t>FHC DEVIKULANAGRA</w:t>
            </w:r>
          </w:p>
        </w:tc>
        <w:tc>
          <w:tcPr>
            <w:tcW w:w="1140"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4AFADD8B"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FHC</w:t>
            </w:r>
          </w:p>
        </w:tc>
        <w:tc>
          <w:tcPr>
            <w:tcW w:w="1050"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1511EF79" w14:textId="77777777" w:rsidR="006463CD" w:rsidRPr="009807EB" w:rsidRDefault="00E84D3F">
            <w:pPr>
              <w:widowControl w:val="0"/>
              <w:spacing w:before="240" w:after="240"/>
              <w:ind w:left="-2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 xml:space="preserve"> </w:t>
            </w:r>
          </w:p>
        </w:tc>
        <w:tc>
          <w:tcPr>
            <w:tcW w:w="720"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6C1CB47E"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735"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2445472D"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915"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10C85780"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1050"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70D18E48"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1290"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324C569E"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r>
      <w:tr w:rsidR="006463CD" w:rsidRPr="009807EB" w14:paraId="4676E2DE"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D53B31"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7A4CACED" w14:textId="77777777" w:rsidR="006463CD" w:rsidRPr="009807EB" w:rsidRDefault="00E84D3F">
            <w:pPr>
              <w:widowControl w:val="0"/>
              <w:spacing w:before="240" w:after="240"/>
              <w:ind w:left="-2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HWC MAIN CENTRE</w:t>
            </w:r>
          </w:p>
        </w:tc>
        <w:tc>
          <w:tcPr>
            <w:tcW w:w="114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6A92F00A" w14:textId="77777777" w:rsidR="006463CD" w:rsidRPr="009807EB" w:rsidRDefault="00E84D3F">
            <w:pPr>
              <w:widowControl w:val="0"/>
              <w:spacing w:before="240" w:after="240"/>
              <w:ind w:left="-20"/>
              <w:jc w:val="left"/>
              <w:rPr>
                <w:rFonts w:ascii="Times New Roman" w:eastAsia="Garamond" w:hAnsi="Times New Roman" w:cs="Times New Roman"/>
                <w:b/>
                <w:bCs/>
                <w:sz w:val="18"/>
                <w:szCs w:val="18"/>
              </w:rPr>
            </w:pPr>
            <w:r w:rsidRPr="009807EB">
              <w:rPr>
                <w:rFonts w:ascii="Times New Roman" w:eastAsia="Garamond" w:hAnsi="Times New Roman" w:cs="Times New Roman"/>
                <w:b/>
                <w:bCs/>
                <w:sz w:val="18"/>
                <w:szCs w:val="18"/>
              </w:rPr>
              <w:t>SC</w:t>
            </w:r>
          </w:p>
        </w:tc>
        <w:tc>
          <w:tcPr>
            <w:tcW w:w="105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220F97DC"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 xml:space="preserve"> </w:t>
            </w:r>
          </w:p>
        </w:tc>
        <w:tc>
          <w:tcPr>
            <w:tcW w:w="72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4B419FCC"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2F9C3CE3"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17D899E6"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6B94C054"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44A34410"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 xml:space="preserve"> </w:t>
            </w:r>
          </w:p>
        </w:tc>
      </w:tr>
      <w:tr w:rsidR="006463CD" w:rsidRPr="009807EB" w14:paraId="6BEEDDF4"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9EA3C4F"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0A187E7D"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PRAYAR NORTH</w:t>
            </w:r>
          </w:p>
        </w:tc>
        <w:tc>
          <w:tcPr>
            <w:tcW w:w="114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68B94871"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SC</w:t>
            </w:r>
          </w:p>
        </w:tc>
        <w:tc>
          <w:tcPr>
            <w:tcW w:w="105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271CF862"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 xml:space="preserve"> </w:t>
            </w:r>
          </w:p>
        </w:tc>
        <w:tc>
          <w:tcPr>
            <w:tcW w:w="72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1D719F92"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2B0360F5"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3BAB6455"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3934D5BD"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3AF88ABA"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r>
      <w:tr w:rsidR="006463CD" w:rsidRPr="009807EB" w14:paraId="6609C61C"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5C5D86B"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520C6799"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PUTHUPPALLY NORTH</w:t>
            </w:r>
          </w:p>
        </w:tc>
        <w:tc>
          <w:tcPr>
            <w:tcW w:w="114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40EF338C"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SC</w:t>
            </w:r>
          </w:p>
        </w:tc>
        <w:tc>
          <w:tcPr>
            <w:tcW w:w="105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339948F8"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 xml:space="preserve"> </w:t>
            </w:r>
          </w:p>
        </w:tc>
        <w:tc>
          <w:tcPr>
            <w:tcW w:w="72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1A911409"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4ABA4AC0"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67D28B67"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133ADE97"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5479F71C"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0</w:t>
            </w:r>
          </w:p>
        </w:tc>
      </w:tr>
      <w:tr w:rsidR="006463CD" w:rsidRPr="009807EB" w14:paraId="0A5F0E8C" w14:textId="77777777">
        <w:trPr>
          <w:cantSplit/>
          <w:trHeight w:val="260"/>
          <w:tblHeader/>
        </w:trPr>
        <w:tc>
          <w:tcPr>
            <w:tcW w:w="9480" w:type="dxa"/>
            <w:gridSpan w:val="9"/>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0021151" w14:textId="77777777" w:rsidR="006463CD" w:rsidRPr="009807EB" w:rsidRDefault="00E84D3F">
            <w:pPr>
              <w:widowControl w:val="0"/>
              <w:spacing w:before="240" w:after="240"/>
              <w:ind w:left="-100"/>
              <w:jc w:val="center"/>
              <w:rPr>
                <w:rFonts w:ascii="Times New Roman" w:eastAsia="Garamond" w:hAnsi="Times New Roman" w:cs="Times New Roman"/>
                <w:sz w:val="16"/>
                <w:szCs w:val="16"/>
              </w:rPr>
            </w:pPr>
            <w:r w:rsidRPr="009807EB">
              <w:rPr>
                <w:rFonts w:ascii="Times New Roman" w:eastAsia="Garamond" w:hAnsi="Times New Roman" w:cs="Times New Roman"/>
                <w:sz w:val="16"/>
                <w:szCs w:val="16"/>
              </w:rPr>
              <w:t>ARATTUPUZHA</w:t>
            </w:r>
          </w:p>
        </w:tc>
      </w:tr>
      <w:tr w:rsidR="006463CD" w:rsidRPr="009807EB" w14:paraId="4A033561"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BBDB439"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vAlign w:val="bottom"/>
          </w:tcPr>
          <w:p w14:paraId="37B7E4B8"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ARATTUPUZHA</w:t>
            </w:r>
          </w:p>
        </w:tc>
        <w:tc>
          <w:tcPr>
            <w:tcW w:w="1140"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24CE43FB"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FHC</w:t>
            </w:r>
          </w:p>
        </w:tc>
        <w:tc>
          <w:tcPr>
            <w:tcW w:w="1050"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1812C58F"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944785632</w:t>
            </w:r>
          </w:p>
        </w:tc>
        <w:tc>
          <w:tcPr>
            <w:tcW w:w="720"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2331BC78"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24</w:t>
            </w:r>
          </w:p>
        </w:tc>
        <w:tc>
          <w:tcPr>
            <w:tcW w:w="735"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4617FFF1"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915"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21C28ACF"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050"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3F53DAE6"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290"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0F019023"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r>
      <w:tr w:rsidR="006463CD" w:rsidRPr="009807EB" w14:paraId="1B855F9F"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239996"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08C7F70C"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 xml:space="preserve"> ARATTUPUZHA MAIN</w:t>
            </w:r>
          </w:p>
        </w:tc>
        <w:tc>
          <w:tcPr>
            <w:tcW w:w="114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7A5D3C08" w14:textId="77777777" w:rsidR="006463CD" w:rsidRPr="009807EB" w:rsidRDefault="00E84D3F">
            <w:pPr>
              <w:widowControl w:val="0"/>
              <w:spacing w:before="100"/>
              <w:ind w:left="22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AAM</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65D4F358"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 xml:space="preserve"> </w:t>
            </w:r>
          </w:p>
        </w:tc>
        <w:tc>
          <w:tcPr>
            <w:tcW w:w="720" w:type="dxa"/>
            <w:tcBorders>
              <w:top w:val="nil"/>
              <w:left w:val="nil"/>
              <w:bottom w:val="single" w:sz="6" w:space="0" w:color="CCCCCC"/>
              <w:right w:val="single" w:sz="6" w:space="0" w:color="CCCCCC"/>
            </w:tcBorders>
            <w:tcMar>
              <w:top w:w="0" w:type="dxa"/>
              <w:left w:w="100" w:type="dxa"/>
              <w:bottom w:w="0" w:type="dxa"/>
              <w:right w:w="100" w:type="dxa"/>
            </w:tcMar>
          </w:tcPr>
          <w:p w14:paraId="35885B4C"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tcPr>
          <w:p w14:paraId="4B2354C4"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tcPr>
          <w:p w14:paraId="2577BB19"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7D516407"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tcPr>
          <w:p w14:paraId="3677585B"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r>
      <w:tr w:rsidR="006463CD" w:rsidRPr="009807EB" w14:paraId="29EFD16E"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6B211F4"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5867AA83"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MANGALAM</w:t>
            </w:r>
          </w:p>
        </w:tc>
        <w:tc>
          <w:tcPr>
            <w:tcW w:w="1140" w:type="dxa"/>
            <w:tcBorders>
              <w:top w:val="nil"/>
              <w:left w:val="nil"/>
              <w:bottom w:val="single" w:sz="6" w:space="0" w:color="CCCCCC"/>
              <w:right w:val="single" w:sz="6" w:space="0" w:color="CCCCCC"/>
            </w:tcBorders>
            <w:tcMar>
              <w:top w:w="0" w:type="dxa"/>
              <w:left w:w="100" w:type="dxa"/>
              <w:bottom w:w="0" w:type="dxa"/>
              <w:right w:w="100" w:type="dxa"/>
            </w:tcMar>
          </w:tcPr>
          <w:p w14:paraId="1C053A82"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AAM</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0FA25BAE"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 xml:space="preserve"> </w:t>
            </w:r>
          </w:p>
        </w:tc>
        <w:tc>
          <w:tcPr>
            <w:tcW w:w="720" w:type="dxa"/>
            <w:tcBorders>
              <w:top w:val="nil"/>
              <w:left w:val="nil"/>
              <w:bottom w:val="single" w:sz="6" w:space="0" w:color="CCCCCC"/>
              <w:right w:val="single" w:sz="6" w:space="0" w:color="CCCCCC"/>
            </w:tcBorders>
            <w:tcMar>
              <w:top w:w="0" w:type="dxa"/>
              <w:left w:w="100" w:type="dxa"/>
              <w:bottom w:w="0" w:type="dxa"/>
              <w:right w:w="100" w:type="dxa"/>
            </w:tcMar>
          </w:tcPr>
          <w:p w14:paraId="62A3DC81"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tcPr>
          <w:p w14:paraId="434F26D7"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tcPr>
          <w:p w14:paraId="4E91E81C"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4E826A7D"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tcPr>
          <w:p w14:paraId="7C3C21F6"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r>
      <w:tr w:rsidR="006463CD" w:rsidRPr="009807EB" w14:paraId="568FE872"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0423490"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36E75CB8"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KANAKAKKUNNU</w:t>
            </w:r>
          </w:p>
        </w:tc>
        <w:tc>
          <w:tcPr>
            <w:tcW w:w="1140" w:type="dxa"/>
            <w:tcBorders>
              <w:top w:val="nil"/>
              <w:left w:val="nil"/>
              <w:bottom w:val="single" w:sz="6" w:space="0" w:color="CCCCCC"/>
              <w:right w:val="single" w:sz="6" w:space="0" w:color="CCCCCC"/>
            </w:tcBorders>
            <w:tcMar>
              <w:top w:w="0" w:type="dxa"/>
              <w:left w:w="100" w:type="dxa"/>
              <w:bottom w:w="0" w:type="dxa"/>
              <w:right w:w="100" w:type="dxa"/>
            </w:tcMar>
          </w:tcPr>
          <w:p w14:paraId="64DCC19A"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AAM</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03FC2B15"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 xml:space="preserve"> </w:t>
            </w:r>
          </w:p>
        </w:tc>
        <w:tc>
          <w:tcPr>
            <w:tcW w:w="720" w:type="dxa"/>
            <w:tcBorders>
              <w:top w:val="nil"/>
              <w:left w:val="nil"/>
              <w:bottom w:val="single" w:sz="6" w:space="0" w:color="CCCCCC"/>
              <w:right w:val="single" w:sz="6" w:space="0" w:color="CCCCCC"/>
            </w:tcBorders>
            <w:tcMar>
              <w:top w:w="0" w:type="dxa"/>
              <w:left w:w="100" w:type="dxa"/>
              <w:bottom w:w="0" w:type="dxa"/>
              <w:right w:w="100" w:type="dxa"/>
            </w:tcMar>
          </w:tcPr>
          <w:p w14:paraId="7C0D7AF3"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tcPr>
          <w:p w14:paraId="2C32B091"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tcPr>
          <w:p w14:paraId="2FAC80EB"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07DA93D6"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tcPr>
          <w:p w14:paraId="676631C3"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r>
      <w:tr w:rsidR="006463CD" w:rsidRPr="009807EB" w14:paraId="11588155"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9D538C0"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33EF07B3"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ARATTUPUZHA SOUTH</w:t>
            </w:r>
          </w:p>
        </w:tc>
        <w:tc>
          <w:tcPr>
            <w:tcW w:w="1140" w:type="dxa"/>
            <w:tcBorders>
              <w:top w:val="nil"/>
              <w:left w:val="nil"/>
              <w:bottom w:val="single" w:sz="6" w:space="0" w:color="CCCCCC"/>
              <w:right w:val="single" w:sz="6" w:space="0" w:color="CCCCCC"/>
            </w:tcBorders>
            <w:tcMar>
              <w:top w:w="0" w:type="dxa"/>
              <w:left w:w="100" w:type="dxa"/>
              <w:bottom w:w="0" w:type="dxa"/>
              <w:right w:w="100" w:type="dxa"/>
            </w:tcMar>
          </w:tcPr>
          <w:p w14:paraId="740731B8"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AAM</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530B5BED"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 xml:space="preserve"> </w:t>
            </w:r>
          </w:p>
        </w:tc>
        <w:tc>
          <w:tcPr>
            <w:tcW w:w="720" w:type="dxa"/>
            <w:tcBorders>
              <w:top w:val="nil"/>
              <w:left w:val="nil"/>
              <w:bottom w:val="single" w:sz="6" w:space="0" w:color="CCCCCC"/>
              <w:right w:val="single" w:sz="6" w:space="0" w:color="CCCCCC"/>
            </w:tcBorders>
            <w:tcMar>
              <w:top w:w="0" w:type="dxa"/>
              <w:left w:w="100" w:type="dxa"/>
              <w:bottom w:w="0" w:type="dxa"/>
              <w:right w:w="100" w:type="dxa"/>
            </w:tcMar>
          </w:tcPr>
          <w:p w14:paraId="75D26524"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tcPr>
          <w:p w14:paraId="237F1250"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tcPr>
          <w:p w14:paraId="5CEE40D5"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3B3A06F1"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tcPr>
          <w:p w14:paraId="3C29240B"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r>
      <w:tr w:rsidR="006463CD" w:rsidRPr="009807EB" w14:paraId="7B323F72"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B664A5C"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6E3F72E7"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ARATTUPUZHA NORTH</w:t>
            </w:r>
          </w:p>
        </w:tc>
        <w:tc>
          <w:tcPr>
            <w:tcW w:w="1140" w:type="dxa"/>
            <w:tcBorders>
              <w:top w:val="nil"/>
              <w:left w:val="nil"/>
              <w:bottom w:val="single" w:sz="6" w:space="0" w:color="CCCCCC"/>
              <w:right w:val="single" w:sz="6" w:space="0" w:color="CCCCCC"/>
            </w:tcBorders>
            <w:tcMar>
              <w:top w:w="0" w:type="dxa"/>
              <w:left w:w="100" w:type="dxa"/>
              <w:bottom w:w="0" w:type="dxa"/>
              <w:right w:w="100" w:type="dxa"/>
            </w:tcMar>
          </w:tcPr>
          <w:p w14:paraId="1327ECB3"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AAM</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7DB04E57"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 xml:space="preserve"> </w:t>
            </w:r>
          </w:p>
        </w:tc>
        <w:tc>
          <w:tcPr>
            <w:tcW w:w="720" w:type="dxa"/>
            <w:tcBorders>
              <w:top w:val="nil"/>
              <w:left w:val="nil"/>
              <w:bottom w:val="single" w:sz="6" w:space="0" w:color="CCCCCC"/>
              <w:right w:val="single" w:sz="6" w:space="0" w:color="CCCCCC"/>
            </w:tcBorders>
            <w:tcMar>
              <w:top w:w="0" w:type="dxa"/>
              <w:left w:w="100" w:type="dxa"/>
              <w:bottom w:w="0" w:type="dxa"/>
              <w:right w:w="100" w:type="dxa"/>
            </w:tcMar>
          </w:tcPr>
          <w:p w14:paraId="6FBA4C19"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tcPr>
          <w:p w14:paraId="59065BE2"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tcPr>
          <w:p w14:paraId="63FFD03B"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67E44D2F"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tcPr>
          <w:p w14:paraId="3C71F78A"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r>
      <w:tr w:rsidR="006463CD" w:rsidRPr="009807EB" w14:paraId="429AAC7A" w14:textId="77777777">
        <w:trPr>
          <w:cantSplit/>
          <w:trHeight w:val="20"/>
          <w:tblHeader/>
        </w:trPr>
        <w:tc>
          <w:tcPr>
            <w:tcW w:w="2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1B90235" w14:textId="77777777" w:rsidR="006463CD" w:rsidRPr="009807EB" w:rsidRDefault="006463CD">
            <w:pPr>
              <w:widowControl w:val="0"/>
              <w:spacing w:before="240" w:after="240"/>
              <w:ind w:left="-100"/>
              <w:jc w:val="center"/>
              <w:rPr>
                <w:rFonts w:ascii="Times New Roman" w:eastAsia="Garamond" w:hAnsi="Times New Roman" w:cs="Times New Roman"/>
                <w:sz w:val="16"/>
                <w:szCs w:val="16"/>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41968697"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GFD</w:t>
            </w:r>
          </w:p>
        </w:tc>
        <w:tc>
          <w:tcPr>
            <w:tcW w:w="114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46B638CE"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DISPEN</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57AE0A88"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8281559117</w:t>
            </w:r>
          </w:p>
        </w:tc>
        <w:tc>
          <w:tcPr>
            <w:tcW w:w="720" w:type="dxa"/>
            <w:tcBorders>
              <w:top w:val="nil"/>
              <w:left w:val="nil"/>
              <w:bottom w:val="single" w:sz="6" w:space="0" w:color="CCCCCC"/>
              <w:right w:val="single" w:sz="6" w:space="0" w:color="CCCCCC"/>
            </w:tcBorders>
            <w:tcMar>
              <w:top w:w="0" w:type="dxa"/>
              <w:left w:w="100" w:type="dxa"/>
              <w:bottom w:w="0" w:type="dxa"/>
              <w:right w:w="100" w:type="dxa"/>
            </w:tcMar>
          </w:tcPr>
          <w:p w14:paraId="4AD6D920"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735" w:type="dxa"/>
            <w:tcBorders>
              <w:top w:val="nil"/>
              <w:left w:val="nil"/>
              <w:bottom w:val="single" w:sz="6" w:space="0" w:color="CCCCCC"/>
              <w:right w:val="single" w:sz="6" w:space="0" w:color="CCCCCC"/>
            </w:tcBorders>
            <w:tcMar>
              <w:top w:w="0" w:type="dxa"/>
              <w:left w:w="100" w:type="dxa"/>
              <w:bottom w:w="0" w:type="dxa"/>
              <w:right w:w="100" w:type="dxa"/>
            </w:tcMar>
          </w:tcPr>
          <w:p w14:paraId="2F5472AC"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915" w:type="dxa"/>
            <w:tcBorders>
              <w:top w:val="nil"/>
              <w:left w:val="nil"/>
              <w:bottom w:val="single" w:sz="6" w:space="0" w:color="CCCCCC"/>
              <w:right w:val="single" w:sz="6" w:space="0" w:color="CCCCCC"/>
            </w:tcBorders>
            <w:tcMar>
              <w:top w:w="0" w:type="dxa"/>
              <w:left w:w="100" w:type="dxa"/>
              <w:bottom w:w="0" w:type="dxa"/>
              <w:right w:w="100" w:type="dxa"/>
            </w:tcMar>
          </w:tcPr>
          <w:p w14:paraId="55C0065A"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42C08AAE"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c>
          <w:tcPr>
            <w:tcW w:w="1290" w:type="dxa"/>
            <w:tcBorders>
              <w:top w:val="nil"/>
              <w:left w:val="nil"/>
              <w:bottom w:val="single" w:sz="6" w:space="0" w:color="CCCCCC"/>
              <w:right w:val="single" w:sz="6" w:space="0" w:color="CCCCCC"/>
            </w:tcBorders>
            <w:tcMar>
              <w:top w:w="0" w:type="dxa"/>
              <w:left w:w="100" w:type="dxa"/>
              <w:bottom w:w="0" w:type="dxa"/>
              <w:right w:w="100" w:type="dxa"/>
            </w:tcMar>
          </w:tcPr>
          <w:p w14:paraId="6F9502D6" w14:textId="77777777" w:rsidR="006463CD" w:rsidRPr="009807EB" w:rsidRDefault="00E84D3F">
            <w:pPr>
              <w:widowControl w:val="0"/>
              <w:spacing w:before="240" w:after="240"/>
              <w:ind w:left="180"/>
              <w:jc w:val="left"/>
              <w:rPr>
                <w:rFonts w:ascii="Times New Roman" w:eastAsia="Times New Roman" w:hAnsi="Times New Roman" w:cs="Times New Roman"/>
                <w:b/>
                <w:bCs/>
                <w:sz w:val="18"/>
                <w:szCs w:val="18"/>
              </w:rPr>
            </w:pPr>
            <w:r w:rsidRPr="009807EB">
              <w:rPr>
                <w:rFonts w:ascii="Times New Roman" w:eastAsia="Times New Roman" w:hAnsi="Times New Roman" w:cs="Times New Roman"/>
                <w:b/>
                <w:bCs/>
                <w:sz w:val="18"/>
                <w:szCs w:val="18"/>
              </w:rPr>
              <w:t>0</w:t>
            </w:r>
          </w:p>
        </w:tc>
      </w:tr>
      <w:tr w:rsidR="006463CD" w:rsidRPr="009807EB" w14:paraId="61FB7DAC"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42D78AFA" w14:textId="77777777" w:rsidR="006463CD" w:rsidRPr="009807EB" w:rsidRDefault="00E84D3F">
            <w:pPr>
              <w:widowControl w:val="0"/>
              <w:spacing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color w:val="000000"/>
                <w:sz w:val="16"/>
                <w:szCs w:val="16"/>
              </w:rPr>
              <w:t>Private Healthcare Facilities</w:t>
            </w:r>
          </w:p>
        </w:tc>
      </w:tr>
      <w:tr w:rsidR="006463CD" w:rsidRPr="009807EB" w14:paraId="136E267F" w14:textId="77777777">
        <w:trPr>
          <w:cantSplit/>
          <w:trHeight w:val="200"/>
          <w:tblHeader/>
        </w:trPr>
        <w:tc>
          <w:tcPr>
            <w:tcW w:w="9480" w:type="dxa"/>
            <w:gridSpan w:val="9"/>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8111C0F" w14:textId="77777777" w:rsidR="006463CD" w:rsidRPr="009807EB" w:rsidRDefault="00E84D3F">
            <w:pPr>
              <w:widowControl w:val="0"/>
              <w:spacing w:line="240" w:lineRule="auto"/>
              <w:jc w:val="center"/>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MUTHUKULAM</w:t>
            </w:r>
          </w:p>
        </w:tc>
      </w:tr>
      <w:tr w:rsidR="006463CD" w:rsidRPr="009807EB" w14:paraId="2515F5FB"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3C78EB6"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9BA94EA"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114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25EFA2B6"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105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7541E174"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72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7B7307F6"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73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07056D12"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91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7635F306"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105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0EB922D2"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129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6F798CA8"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r>
      <w:tr w:rsidR="006463CD" w:rsidRPr="009807EB" w14:paraId="40369971" w14:textId="77777777">
        <w:trPr>
          <w:cantSplit/>
          <w:trHeight w:val="20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68A55DB"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40C8AD4" w14:textId="77777777" w:rsidR="006463CD" w:rsidRPr="009807EB" w:rsidRDefault="00E84D3F">
            <w:pPr>
              <w:widowControl w:val="0"/>
              <w:spacing w:before="240" w:after="240" w:line="240" w:lineRule="auto"/>
              <w:jc w:val="left"/>
              <w:rPr>
                <w:rFonts w:ascii="Times New Roman" w:eastAsia="Calibri" w:hAnsi="Times New Roman" w:cs="Times New Roman"/>
                <w:sz w:val="12"/>
                <w:szCs w:val="12"/>
              </w:rPr>
            </w:pPr>
            <w:r w:rsidRPr="009807EB">
              <w:rPr>
                <w:rFonts w:ascii="Times New Roman" w:eastAsia="Calibri" w:hAnsi="Times New Roman" w:cs="Times New Roman"/>
                <w:sz w:val="12"/>
                <w:szCs w:val="12"/>
              </w:rPr>
              <w:t xml:space="preserve">                                                                                                                                                  CHEPPAD</w:t>
            </w:r>
          </w:p>
        </w:tc>
      </w:tr>
      <w:tr w:rsidR="006463CD" w:rsidRPr="009807EB" w14:paraId="32FBB4A2"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09A96742"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2EB1556"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w:t>
            </w:r>
            <w:proofErr w:type="spellStart"/>
            <w:r w:rsidRPr="009807EB">
              <w:rPr>
                <w:rFonts w:ascii="Times New Roman" w:eastAsia="Garamond" w:hAnsi="Times New Roman" w:cs="Times New Roman"/>
                <w:sz w:val="20"/>
                <w:szCs w:val="20"/>
              </w:rPr>
              <w:t>Sreekrishna</w:t>
            </w:r>
            <w:proofErr w:type="spellEnd"/>
            <w:r w:rsidRPr="009807EB">
              <w:rPr>
                <w:rFonts w:ascii="Times New Roman" w:eastAsia="Garamond" w:hAnsi="Times New Roman" w:cs="Times New Roman"/>
                <w:sz w:val="20"/>
                <w:szCs w:val="20"/>
              </w:rPr>
              <w:t xml:space="preserve"> nursing home</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F9E4D39"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7055A6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9496112236</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369DAF6"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2</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F01FC63"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A3C46E5"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  </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5788C5F"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CADCF6E"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r>
      <w:tr w:rsidR="006463CD" w:rsidRPr="009807EB" w14:paraId="3E51565F" w14:textId="77777777">
        <w:trPr>
          <w:cantSplit/>
          <w:trHeight w:val="28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D4D867C"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22D48DF"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KANDALLOOR</w:t>
            </w:r>
          </w:p>
        </w:tc>
      </w:tr>
      <w:tr w:rsidR="006463CD" w:rsidRPr="009807EB" w14:paraId="2770F2CD"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16B5FAA"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F41DED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DEEPAM HOSPITAL</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D0EAF0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PRIVATE</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75D7FF9"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9447124309</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9036AE4"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12</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3289B58"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7DC7C19"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091B21B"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06AACB8"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r>
      <w:tr w:rsidR="006463CD" w:rsidRPr="009807EB" w14:paraId="0AA5CA65" w14:textId="77777777">
        <w:trPr>
          <w:cantSplit/>
          <w:trHeight w:val="28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31F61CA"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5F74884"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KRISHNAPURAM</w:t>
            </w:r>
          </w:p>
        </w:tc>
      </w:tr>
      <w:tr w:rsidR="006463CD" w:rsidRPr="009807EB" w14:paraId="3333CE6E"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5524163"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FA32B64"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 xml:space="preserve">IEM </w:t>
            </w:r>
            <w:proofErr w:type="gramStart"/>
            <w:r w:rsidRPr="009807EB">
              <w:rPr>
                <w:rFonts w:ascii="Times New Roman" w:eastAsia="Garamond" w:hAnsi="Times New Roman" w:cs="Times New Roman"/>
                <w:b/>
                <w:bCs/>
                <w:sz w:val="20"/>
                <w:szCs w:val="20"/>
              </w:rPr>
              <w:t>CLINIC,VALANJA</w:t>
            </w:r>
            <w:proofErr w:type="gramEnd"/>
            <w:r w:rsidRPr="009807EB">
              <w:rPr>
                <w:rFonts w:ascii="Times New Roman" w:eastAsia="Garamond" w:hAnsi="Times New Roman" w:cs="Times New Roman"/>
                <w:b/>
                <w:bCs/>
                <w:sz w:val="20"/>
                <w:szCs w:val="20"/>
              </w:rPr>
              <w:t xml:space="preserve"> NADAKKAVU</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1C44631"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CLINIC</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1C57561" w14:textId="77777777" w:rsidR="006463CD" w:rsidRPr="009807EB" w:rsidRDefault="00E84D3F">
            <w:pPr>
              <w:widowControl w:val="0"/>
              <w:spacing w:before="240" w:after="240"/>
              <w:ind w:left="-140"/>
              <w:jc w:val="center"/>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9946280639</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F34F131"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D15C54F"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73F3FBE"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07D1FE9"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B3DF6DA"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38B117FF"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5832581"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7342B401"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KAPPIL HEALTH CLINIC</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1008B03"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CLINIC</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CE1EDA5" w14:textId="77777777" w:rsidR="006463CD" w:rsidRPr="009807EB" w:rsidRDefault="00E84D3F">
            <w:pPr>
              <w:widowControl w:val="0"/>
              <w:spacing w:before="240" w:after="240"/>
              <w:ind w:left="-140"/>
              <w:jc w:val="center"/>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9495571194</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266C0F0"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B04838B"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737227E"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933220D"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9AE243D"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258BA5E6" w14:textId="77777777">
        <w:trPr>
          <w:cantSplit/>
          <w:trHeight w:val="28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CF25153"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26C620"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PATHIYOOR</w:t>
            </w:r>
          </w:p>
        </w:tc>
      </w:tr>
      <w:tr w:rsidR="006463CD" w:rsidRPr="009807EB" w14:paraId="2EB80FA2"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9682E29"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CBFD148"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ELEMECS HOSPITAL</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5CC90B2"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HOSPITAL</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3D7D8D4"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9809191616</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AA6008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27</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D6F07C5"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27</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789EA6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27</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0F26974"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3</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EC4608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2</w:t>
            </w:r>
          </w:p>
        </w:tc>
      </w:tr>
      <w:tr w:rsidR="006463CD" w:rsidRPr="009807EB" w14:paraId="7EC76C66" w14:textId="77777777">
        <w:trPr>
          <w:cantSplit/>
          <w:trHeight w:val="28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63C859A"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DE5749"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ARATTUPUZHA</w:t>
            </w:r>
          </w:p>
        </w:tc>
      </w:tr>
      <w:tr w:rsidR="006463CD" w:rsidRPr="009807EB" w14:paraId="0E804E9D"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3967FF0"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tcPr>
          <w:p w14:paraId="7FB6EFD4" w14:textId="77777777" w:rsidR="006463CD" w:rsidRPr="009807EB" w:rsidRDefault="00E84D3F">
            <w:pPr>
              <w:widowControl w:val="0"/>
              <w:spacing w:before="240" w:after="240"/>
              <w:ind w:left="180"/>
              <w:jc w:val="left"/>
              <w:rPr>
                <w:rFonts w:ascii="Times New Roman" w:eastAsia="Times New Roman" w:hAnsi="Times New Roman" w:cs="Times New Roman"/>
                <w:sz w:val="20"/>
                <w:szCs w:val="20"/>
              </w:rPr>
            </w:pPr>
            <w:r w:rsidRPr="009807EB">
              <w:rPr>
                <w:rFonts w:ascii="Times New Roman" w:eastAsia="Times New Roman" w:hAnsi="Times New Roman" w:cs="Times New Roman"/>
                <w:sz w:val="20"/>
                <w:szCs w:val="20"/>
              </w:rPr>
              <w:t>RV</w:t>
            </w:r>
          </w:p>
        </w:tc>
        <w:tc>
          <w:tcPr>
            <w:tcW w:w="1140"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281B8975" w14:textId="77777777" w:rsidR="006463CD" w:rsidRPr="009807EB" w:rsidRDefault="00E84D3F">
            <w:pPr>
              <w:widowControl w:val="0"/>
              <w:spacing w:before="240" w:after="240"/>
              <w:ind w:left="180"/>
              <w:jc w:val="left"/>
              <w:rPr>
                <w:rFonts w:ascii="Times New Roman" w:eastAsia="Times New Roman" w:hAnsi="Times New Roman" w:cs="Times New Roman"/>
                <w:sz w:val="20"/>
                <w:szCs w:val="20"/>
              </w:rPr>
            </w:pPr>
            <w:r w:rsidRPr="009807EB">
              <w:rPr>
                <w:rFonts w:ascii="Times New Roman" w:eastAsia="Times New Roman" w:hAnsi="Times New Roman" w:cs="Times New Roman"/>
                <w:sz w:val="20"/>
                <w:szCs w:val="20"/>
              </w:rPr>
              <w:t>Clinic</w:t>
            </w:r>
          </w:p>
        </w:tc>
        <w:tc>
          <w:tcPr>
            <w:tcW w:w="1050"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437527A5" w14:textId="77777777" w:rsidR="006463CD" w:rsidRPr="009807EB" w:rsidRDefault="00E84D3F">
            <w:pPr>
              <w:widowControl w:val="0"/>
              <w:spacing w:before="240" w:after="240"/>
              <w:ind w:left="180"/>
              <w:jc w:val="left"/>
              <w:rPr>
                <w:rFonts w:ascii="Times New Roman" w:eastAsia="Times New Roman" w:hAnsi="Times New Roman" w:cs="Times New Roman"/>
                <w:sz w:val="20"/>
                <w:szCs w:val="20"/>
              </w:rPr>
            </w:pPr>
            <w:r w:rsidRPr="009807EB">
              <w:rPr>
                <w:rFonts w:ascii="Times New Roman" w:eastAsia="Times New Roman" w:hAnsi="Times New Roman" w:cs="Times New Roman"/>
                <w:sz w:val="20"/>
                <w:szCs w:val="20"/>
              </w:rPr>
              <w:t>7034624888</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07EAC21"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69E1088"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8ED0122"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7513E85"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2D8494A"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r>
      <w:tr w:rsidR="006463CD" w:rsidRPr="009807EB" w14:paraId="57AB901D"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B548F62"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tcPr>
          <w:p w14:paraId="260DA534" w14:textId="77777777" w:rsidR="006463CD" w:rsidRPr="009807EB" w:rsidRDefault="00E84D3F">
            <w:pPr>
              <w:widowControl w:val="0"/>
              <w:spacing w:before="240" w:after="240"/>
              <w:ind w:left="180"/>
              <w:jc w:val="left"/>
              <w:rPr>
                <w:rFonts w:ascii="Times New Roman" w:eastAsia="Times New Roman" w:hAnsi="Times New Roman" w:cs="Times New Roman"/>
                <w:sz w:val="20"/>
                <w:szCs w:val="20"/>
              </w:rPr>
            </w:pPr>
            <w:r w:rsidRPr="009807EB">
              <w:rPr>
                <w:rFonts w:ascii="Times New Roman" w:eastAsia="Times New Roman" w:hAnsi="Times New Roman" w:cs="Times New Roman"/>
                <w:sz w:val="20"/>
                <w:szCs w:val="20"/>
              </w:rPr>
              <w:t>Madathil</w:t>
            </w:r>
          </w:p>
        </w:tc>
        <w:tc>
          <w:tcPr>
            <w:tcW w:w="1140" w:type="dxa"/>
            <w:tcBorders>
              <w:top w:val="nil"/>
              <w:left w:val="nil"/>
              <w:bottom w:val="single" w:sz="6" w:space="0" w:color="CCCCCC"/>
              <w:right w:val="single" w:sz="6" w:space="0" w:color="CCCCCC"/>
            </w:tcBorders>
            <w:tcMar>
              <w:top w:w="0" w:type="dxa"/>
              <w:left w:w="100" w:type="dxa"/>
              <w:bottom w:w="0" w:type="dxa"/>
              <w:right w:w="100" w:type="dxa"/>
            </w:tcMar>
          </w:tcPr>
          <w:p w14:paraId="74878671" w14:textId="77777777" w:rsidR="006463CD" w:rsidRPr="009807EB" w:rsidRDefault="00E84D3F">
            <w:pPr>
              <w:widowControl w:val="0"/>
              <w:spacing w:before="240" w:after="240"/>
              <w:ind w:left="180"/>
              <w:jc w:val="left"/>
              <w:rPr>
                <w:rFonts w:ascii="Times New Roman" w:eastAsia="Times New Roman" w:hAnsi="Times New Roman" w:cs="Times New Roman"/>
                <w:sz w:val="20"/>
                <w:szCs w:val="20"/>
              </w:rPr>
            </w:pPr>
            <w:r w:rsidRPr="009807EB">
              <w:rPr>
                <w:rFonts w:ascii="Times New Roman" w:eastAsia="Times New Roman" w:hAnsi="Times New Roman" w:cs="Times New Roman"/>
                <w:sz w:val="20"/>
                <w:szCs w:val="20"/>
              </w:rPr>
              <w:t>Clinic</w:t>
            </w:r>
          </w:p>
        </w:tc>
        <w:tc>
          <w:tcPr>
            <w:tcW w:w="1050" w:type="dxa"/>
            <w:tcBorders>
              <w:top w:val="nil"/>
              <w:left w:val="nil"/>
              <w:bottom w:val="single" w:sz="6" w:space="0" w:color="CCCCCC"/>
              <w:right w:val="single" w:sz="6" w:space="0" w:color="CCCCCC"/>
            </w:tcBorders>
            <w:tcMar>
              <w:top w:w="0" w:type="dxa"/>
              <w:left w:w="100" w:type="dxa"/>
              <w:bottom w:w="0" w:type="dxa"/>
              <w:right w:w="100" w:type="dxa"/>
            </w:tcMar>
          </w:tcPr>
          <w:p w14:paraId="0E3D92FE" w14:textId="77777777" w:rsidR="006463CD" w:rsidRPr="009807EB" w:rsidRDefault="00E84D3F">
            <w:pPr>
              <w:widowControl w:val="0"/>
              <w:spacing w:before="240" w:after="240"/>
              <w:ind w:left="180"/>
              <w:jc w:val="left"/>
              <w:rPr>
                <w:rFonts w:ascii="Times New Roman" w:eastAsia="Times New Roman" w:hAnsi="Times New Roman" w:cs="Times New Roman"/>
                <w:sz w:val="20"/>
                <w:szCs w:val="20"/>
              </w:rPr>
            </w:pPr>
            <w:r w:rsidRPr="009807EB">
              <w:rPr>
                <w:rFonts w:ascii="Times New Roman" w:eastAsia="Times New Roman" w:hAnsi="Times New Roman" w:cs="Times New Roman"/>
                <w:sz w:val="20"/>
                <w:szCs w:val="20"/>
              </w:rPr>
              <w:t xml:space="preserve"> </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B3CCA26"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62416A2"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184FE07"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611F65B"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A24FA84" w14:textId="77777777" w:rsidR="006463CD" w:rsidRPr="009807EB" w:rsidRDefault="006463CD">
            <w:pPr>
              <w:widowControl w:val="0"/>
              <w:spacing w:before="240" w:after="240"/>
              <w:ind w:left="-100"/>
              <w:jc w:val="left"/>
              <w:rPr>
                <w:rFonts w:ascii="Times New Roman" w:eastAsia="Garamond" w:hAnsi="Times New Roman" w:cs="Times New Roman"/>
                <w:sz w:val="20"/>
                <w:szCs w:val="20"/>
              </w:rPr>
            </w:pPr>
          </w:p>
        </w:tc>
      </w:tr>
      <w:tr w:rsidR="006463CD" w:rsidRPr="009807EB" w14:paraId="6F5CB0EE" w14:textId="77777777">
        <w:trPr>
          <w:cantSplit/>
          <w:trHeight w:val="20"/>
          <w:tblHeader/>
        </w:trPr>
        <w:tc>
          <w:tcPr>
            <w:tcW w:w="9480" w:type="dxa"/>
            <w:gridSpan w:val="9"/>
            <w:tcBorders>
              <w:top w:val="single" w:sz="8" w:space="0" w:color="CCCCCC"/>
              <w:left w:val="single" w:sz="8" w:space="0" w:color="CCCCCC"/>
              <w:bottom w:val="single" w:sz="8" w:space="0" w:color="CCCCCC"/>
              <w:right w:val="single" w:sz="8" w:space="0" w:color="CCCCCC"/>
            </w:tcBorders>
            <w:shd w:val="clear" w:color="auto" w:fill="FCE5CD"/>
            <w:tcMar>
              <w:top w:w="40" w:type="dxa"/>
              <w:left w:w="40" w:type="dxa"/>
              <w:bottom w:w="40" w:type="dxa"/>
              <w:right w:w="40" w:type="dxa"/>
            </w:tcMar>
            <w:vAlign w:val="bottom"/>
          </w:tcPr>
          <w:p w14:paraId="6BC49388" w14:textId="77777777" w:rsidR="006463CD" w:rsidRPr="009807EB" w:rsidRDefault="00E84D3F">
            <w:pPr>
              <w:widowControl w:val="0"/>
              <w:spacing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color w:val="000000"/>
                <w:sz w:val="16"/>
                <w:szCs w:val="16"/>
              </w:rPr>
              <w:t>AYUSH Healthcare Facilities</w:t>
            </w:r>
          </w:p>
        </w:tc>
      </w:tr>
      <w:tr w:rsidR="006463CD" w:rsidRPr="009807EB" w14:paraId="04615057" w14:textId="77777777">
        <w:trPr>
          <w:cantSplit/>
          <w:trHeight w:val="20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1FC8349"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F4565DA" w14:textId="77777777" w:rsidR="006463CD" w:rsidRPr="009807EB" w:rsidRDefault="00E84D3F">
            <w:pPr>
              <w:widowControl w:val="0"/>
              <w:spacing w:before="240" w:after="240" w:line="240" w:lineRule="auto"/>
              <w:jc w:val="left"/>
              <w:rPr>
                <w:rFonts w:ascii="Times New Roman" w:eastAsia="Calibri" w:hAnsi="Times New Roman" w:cs="Times New Roman"/>
                <w:sz w:val="12"/>
                <w:szCs w:val="12"/>
              </w:rPr>
            </w:pPr>
            <w:r w:rsidRPr="009807EB">
              <w:rPr>
                <w:rFonts w:ascii="Times New Roman" w:eastAsia="Calibri" w:hAnsi="Times New Roman" w:cs="Times New Roman"/>
                <w:sz w:val="12"/>
                <w:szCs w:val="12"/>
              </w:rPr>
              <w:t xml:space="preserve">                                                                                                                                           MUTHUKULAM</w:t>
            </w:r>
          </w:p>
        </w:tc>
      </w:tr>
      <w:tr w:rsidR="006463CD" w:rsidRPr="009807EB" w14:paraId="328C08C2"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453BB8D"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B4ECE90"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HOMEO DISPENSARY</w:t>
            </w:r>
          </w:p>
        </w:tc>
        <w:tc>
          <w:tcPr>
            <w:tcW w:w="114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595748F2"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DISPENSARY</w:t>
            </w:r>
          </w:p>
        </w:tc>
        <w:tc>
          <w:tcPr>
            <w:tcW w:w="105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04965591"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9846123791</w:t>
            </w:r>
          </w:p>
        </w:tc>
        <w:tc>
          <w:tcPr>
            <w:tcW w:w="72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165D5380"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73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15591558"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915"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15947B28"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105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7C456B1E"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1290" w:type="dxa"/>
            <w:tcBorders>
              <w:top w:val="single" w:sz="4" w:space="0" w:color="CCCCCC"/>
              <w:left w:val="nil"/>
              <w:bottom w:val="single" w:sz="4" w:space="0" w:color="CCCCCC"/>
              <w:right w:val="single" w:sz="4" w:space="0" w:color="CCCCCC"/>
            </w:tcBorders>
            <w:tcMar>
              <w:top w:w="40" w:type="dxa"/>
              <w:left w:w="40" w:type="dxa"/>
              <w:bottom w:w="40" w:type="dxa"/>
              <w:right w:w="40" w:type="dxa"/>
            </w:tcMar>
            <w:vAlign w:val="bottom"/>
          </w:tcPr>
          <w:p w14:paraId="0E2B69F1"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r>
      <w:tr w:rsidR="006463CD" w:rsidRPr="009807EB" w14:paraId="068D7132"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138DBE2"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3D584C09"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AURVEDAM</w:t>
            </w:r>
          </w:p>
        </w:tc>
        <w:tc>
          <w:tcPr>
            <w:tcW w:w="114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F69D46D"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DISPENSARY</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1A074DAA"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9744475214</w:t>
            </w:r>
          </w:p>
        </w:tc>
        <w:tc>
          <w:tcPr>
            <w:tcW w:w="72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53B342C"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73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6B4D4569"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915"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0E6CCDA6"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105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7F1A208F"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c>
          <w:tcPr>
            <w:tcW w:w="1290" w:type="dxa"/>
            <w:tcBorders>
              <w:top w:val="nil"/>
              <w:left w:val="nil"/>
              <w:bottom w:val="single" w:sz="4" w:space="0" w:color="CCCCCC"/>
              <w:right w:val="single" w:sz="4" w:space="0" w:color="CCCCCC"/>
            </w:tcBorders>
            <w:tcMar>
              <w:top w:w="40" w:type="dxa"/>
              <w:left w:w="40" w:type="dxa"/>
              <w:bottom w:w="40" w:type="dxa"/>
              <w:right w:w="40" w:type="dxa"/>
            </w:tcMar>
            <w:vAlign w:val="bottom"/>
          </w:tcPr>
          <w:p w14:paraId="28600430" w14:textId="77777777" w:rsidR="006463CD" w:rsidRPr="009807EB" w:rsidRDefault="00E84D3F">
            <w:pPr>
              <w:widowControl w:val="0"/>
              <w:spacing w:before="240" w:after="240" w:line="240" w:lineRule="auto"/>
              <w:jc w:val="left"/>
              <w:rPr>
                <w:rFonts w:ascii="Times New Roman" w:eastAsia="Calibri" w:hAnsi="Times New Roman" w:cs="Times New Roman"/>
                <w:color w:val="000000"/>
                <w:sz w:val="12"/>
                <w:szCs w:val="12"/>
              </w:rPr>
            </w:pPr>
            <w:r w:rsidRPr="009807EB">
              <w:rPr>
                <w:rFonts w:ascii="Times New Roman" w:eastAsia="Calibri" w:hAnsi="Times New Roman" w:cs="Times New Roman"/>
                <w:sz w:val="12"/>
                <w:szCs w:val="12"/>
              </w:rPr>
              <w:t>0</w:t>
            </w:r>
          </w:p>
        </w:tc>
      </w:tr>
      <w:tr w:rsidR="006463CD" w:rsidRPr="009807EB" w14:paraId="51DA49F1" w14:textId="77777777">
        <w:trPr>
          <w:cantSplit/>
          <w:trHeight w:val="20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B3C30C6"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4F28232D" w14:textId="77777777" w:rsidR="006463CD" w:rsidRPr="009807EB" w:rsidRDefault="00E84D3F">
            <w:pPr>
              <w:widowControl w:val="0"/>
              <w:spacing w:before="240" w:after="240" w:line="240" w:lineRule="auto"/>
              <w:jc w:val="left"/>
              <w:rPr>
                <w:rFonts w:ascii="Times New Roman" w:eastAsia="Calibri" w:hAnsi="Times New Roman" w:cs="Times New Roman"/>
                <w:sz w:val="12"/>
                <w:szCs w:val="12"/>
              </w:rPr>
            </w:pPr>
            <w:r w:rsidRPr="009807EB">
              <w:rPr>
                <w:rFonts w:ascii="Times New Roman" w:eastAsia="Calibri" w:hAnsi="Times New Roman" w:cs="Times New Roman"/>
                <w:sz w:val="12"/>
                <w:szCs w:val="12"/>
              </w:rPr>
              <w:t xml:space="preserve">                                                                                                                                        CHEPPAD</w:t>
            </w:r>
          </w:p>
        </w:tc>
      </w:tr>
      <w:tr w:rsidR="006463CD" w:rsidRPr="009807EB" w14:paraId="44CDFF18"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E537F2A"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4423538"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Ayurveda </w:t>
            </w:r>
            <w:proofErr w:type="spellStart"/>
            <w:r w:rsidRPr="009807EB">
              <w:rPr>
                <w:rFonts w:ascii="Times New Roman" w:eastAsia="Garamond" w:hAnsi="Times New Roman" w:cs="Times New Roman"/>
                <w:sz w:val="20"/>
                <w:szCs w:val="20"/>
              </w:rPr>
              <w:t>hospitl</w:t>
            </w:r>
            <w:proofErr w:type="spellEnd"/>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B005959"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770610D"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8921378924</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D4838FE"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2</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6BF391F"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0FF33BA"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9703BC3"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1B195D5"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r>
      <w:tr w:rsidR="006463CD" w:rsidRPr="009807EB" w14:paraId="3A511A52"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DC01928"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3D91DA6A"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proofErr w:type="spellStart"/>
            <w:r w:rsidRPr="009807EB">
              <w:rPr>
                <w:rFonts w:ascii="Times New Roman" w:eastAsia="Garamond" w:hAnsi="Times New Roman" w:cs="Times New Roman"/>
                <w:sz w:val="20"/>
                <w:szCs w:val="20"/>
              </w:rPr>
              <w:t>Homeo</w:t>
            </w:r>
            <w:proofErr w:type="spellEnd"/>
            <w:r w:rsidRPr="009807EB">
              <w:rPr>
                <w:rFonts w:ascii="Times New Roman" w:eastAsia="Garamond" w:hAnsi="Times New Roman" w:cs="Times New Roman"/>
                <w:sz w:val="20"/>
                <w:szCs w:val="20"/>
              </w:rPr>
              <w:t xml:space="preserve"> hospital</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F74E7E8"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2F16920"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8050001535</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25AD32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2</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16379E6"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0485A9F"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2C97F73"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72B11A8"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 xml:space="preserve">   0</w:t>
            </w:r>
          </w:p>
        </w:tc>
      </w:tr>
      <w:tr w:rsidR="006463CD" w:rsidRPr="009807EB" w14:paraId="3A6FA1D0" w14:textId="77777777">
        <w:trPr>
          <w:cantSplit/>
          <w:trHeight w:val="20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46B8FC8"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nil"/>
              <w:left w:val="single" w:sz="4" w:space="0" w:color="CCCCCC"/>
              <w:bottom w:val="single" w:sz="4" w:space="0" w:color="CCCCCC"/>
              <w:right w:val="single" w:sz="4" w:space="0" w:color="CCCCCC"/>
            </w:tcBorders>
            <w:tcMar>
              <w:top w:w="40" w:type="dxa"/>
              <w:left w:w="40" w:type="dxa"/>
              <w:bottom w:w="40" w:type="dxa"/>
              <w:right w:w="40" w:type="dxa"/>
            </w:tcMar>
            <w:vAlign w:val="bottom"/>
          </w:tcPr>
          <w:p w14:paraId="3D77DD3F" w14:textId="77777777" w:rsidR="006463CD" w:rsidRPr="009807EB" w:rsidRDefault="00E84D3F">
            <w:pPr>
              <w:widowControl w:val="0"/>
              <w:spacing w:before="240" w:after="240" w:line="240" w:lineRule="auto"/>
              <w:jc w:val="left"/>
              <w:rPr>
                <w:rFonts w:ascii="Times New Roman" w:eastAsia="Calibri" w:hAnsi="Times New Roman" w:cs="Times New Roman"/>
                <w:sz w:val="12"/>
                <w:szCs w:val="12"/>
              </w:rPr>
            </w:pPr>
            <w:r w:rsidRPr="009807EB">
              <w:rPr>
                <w:rFonts w:ascii="Times New Roman" w:eastAsia="Calibri" w:hAnsi="Times New Roman" w:cs="Times New Roman"/>
                <w:sz w:val="12"/>
                <w:szCs w:val="12"/>
              </w:rPr>
              <w:t xml:space="preserve">                                                                                                                                KANDALLOOR</w:t>
            </w:r>
          </w:p>
        </w:tc>
      </w:tr>
      <w:tr w:rsidR="006463CD" w:rsidRPr="009807EB" w14:paraId="33C5CD48"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79F7FED"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CFB9F5B"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AYURVEDAM KANDALLOOR</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C1D545B"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GOVT</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C39E8EB"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9447072011</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4A9729D"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39EB272"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A30AF35"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18BE5E65"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A380FDF"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r>
      <w:tr w:rsidR="006463CD" w:rsidRPr="009807EB" w14:paraId="110D1103"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66112E1"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51E25C5"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HOMEOPATHY KANDALLOOR HOSPITA</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09BBCD9"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GOVT</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1A8B935"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9446404404</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0D60111"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CF3C8B6"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F67B84C"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9160EB4"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E3EFA17" w14:textId="77777777" w:rsidR="006463CD" w:rsidRPr="009807EB" w:rsidRDefault="00E84D3F">
            <w:pPr>
              <w:widowControl w:val="0"/>
              <w:spacing w:before="240" w:after="240"/>
              <w:ind w:left="-100"/>
              <w:jc w:val="left"/>
              <w:rPr>
                <w:rFonts w:ascii="Times New Roman" w:eastAsia="Garamond" w:hAnsi="Times New Roman" w:cs="Times New Roman"/>
                <w:sz w:val="20"/>
                <w:szCs w:val="20"/>
              </w:rPr>
            </w:pPr>
            <w:r w:rsidRPr="009807EB">
              <w:rPr>
                <w:rFonts w:ascii="Times New Roman" w:eastAsia="Garamond" w:hAnsi="Times New Roman" w:cs="Times New Roman"/>
                <w:sz w:val="20"/>
                <w:szCs w:val="20"/>
              </w:rPr>
              <w:t>NIL</w:t>
            </w:r>
          </w:p>
        </w:tc>
      </w:tr>
      <w:tr w:rsidR="006463CD" w:rsidRPr="009807EB" w14:paraId="61C4BEE3" w14:textId="77777777">
        <w:trPr>
          <w:cantSplit/>
          <w:trHeight w:val="28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D524C99"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9515F61" w14:textId="77777777" w:rsidR="006463CD" w:rsidRPr="009807EB" w:rsidRDefault="00E84D3F">
            <w:pPr>
              <w:widowControl w:val="0"/>
              <w:spacing w:before="240" w:after="240"/>
              <w:ind w:left="-100"/>
              <w:jc w:val="center"/>
              <w:rPr>
                <w:rFonts w:ascii="Times New Roman" w:eastAsia="Garamond" w:hAnsi="Times New Roman" w:cs="Times New Roman"/>
                <w:sz w:val="20"/>
                <w:szCs w:val="20"/>
              </w:rPr>
            </w:pPr>
            <w:r w:rsidRPr="009807EB">
              <w:rPr>
                <w:rFonts w:ascii="Times New Roman" w:eastAsia="Garamond" w:hAnsi="Times New Roman" w:cs="Times New Roman"/>
                <w:sz w:val="20"/>
                <w:szCs w:val="20"/>
              </w:rPr>
              <w:t>KRISHNAPURAM</w:t>
            </w:r>
          </w:p>
        </w:tc>
      </w:tr>
      <w:tr w:rsidR="006463CD" w:rsidRPr="009807EB" w14:paraId="2EC3CED4"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3DC0293"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A5BA1C3"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HOMEO DISPENSARY</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8597FF1"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DISPENSARY</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4C8E330A"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9495801544</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648F575"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7FD2F6B"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710F244"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302ADEBD"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77AFCFCC"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70EAE974"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8E26F76"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11DAD08C"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AYURVEDA DISPENSARY</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27F33B3"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DISPENSARY</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4EF0D48"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9495992148</w:t>
            </w: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1DD3FEC"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FEA267D"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4D35683"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AAAB5E7"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21168B7"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0055C7B0" w14:textId="77777777">
        <w:trPr>
          <w:cantSplit/>
          <w:trHeight w:val="28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F0AF117"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1CFEA20"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 xml:space="preserve">                                                                                     PATHIYOOR</w:t>
            </w:r>
          </w:p>
        </w:tc>
      </w:tr>
      <w:tr w:rsidR="006463CD" w:rsidRPr="009807EB" w14:paraId="3C73CE72"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5DA5A4A"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C6C14B"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AYUSH PATHIYOOR</w:t>
            </w:r>
          </w:p>
        </w:tc>
        <w:tc>
          <w:tcPr>
            <w:tcW w:w="114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67F23E93"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HOSPITAL</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3576F8F"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9447860200</w:t>
            </w:r>
          </w:p>
        </w:tc>
        <w:tc>
          <w:tcPr>
            <w:tcW w:w="72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C5F98D7"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73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5A774C6A"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2DBB7652"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BB6EC47"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290" w:type="dxa"/>
            <w:tcBorders>
              <w:top w:val="single" w:sz="6" w:space="0" w:color="CCCCCC"/>
              <w:left w:val="nil"/>
              <w:bottom w:val="single" w:sz="6" w:space="0" w:color="CCCCCC"/>
              <w:right w:val="single" w:sz="6" w:space="0" w:color="CCCCCC"/>
            </w:tcBorders>
            <w:tcMar>
              <w:top w:w="40" w:type="dxa"/>
              <w:left w:w="40" w:type="dxa"/>
              <w:bottom w:w="40" w:type="dxa"/>
              <w:right w:w="40" w:type="dxa"/>
            </w:tcMar>
            <w:vAlign w:val="bottom"/>
          </w:tcPr>
          <w:p w14:paraId="03931406"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r>
      <w:tr w:rsidR="006463CD" w:rsidRPr="009807EB" w14:paraId="7D9036B7" w14:textId="77777777">
        <w:trPr>
          <w:cantSplit/>
          <w:trHeight w:val="28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1C3C1F5"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0DF4A5FB"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 xml:space="preserve">                                                                    DEVIKULANGARA</w:t>
            </w:r>
          </w:p>
        </w:tc>
      </w:tr>
      <w:tr w:rsidR="006463CD" w:rsidRPr="009807EB" w14:paraId="3B30E142"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09014F3"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vAlign w:val="bottom"/>
          </w:tcPr>
          <w:p w14:paraId="52807B87"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proofErr w:type="gramStart"/>
            <w:r w:rsidRPr="009807EB">
              <w:rPr>
                <w:rFonts w:ascii="Times New Roman" w:eastAsia="Arial" w:hAnsi="Times New Roman" w:cs="Times New Roman"/>
                <w:b/>
                <w:bCs/>
                <w:sz w:val="20"/>
                <w:szCs w:val="20"/>
              </w:rPr>
              <w:t>GOVT;AYURVEDA</w:t>
            </w:r>
            <w:proofErr w:type="gramEnd"/>
            <w:r w:rsidRPr="009807EB">
              <w:rPr>
                <w:rFonts w:ascii="Times New Roman" w:eastAsia="Arial" w:hAnsi="Times New Roman" w:cs="Times New Roman"/>
                <w:b/>
                <w:bCs/>
                <w:sz w:val="20"/>
                <w:szCs w:val="20"/>
              </w:rPr>
              <w:t xml:space="preserve"> DISPENSORY</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260FCE4D"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76A14CC"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BACB21F"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B3A2B33"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198187F"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2F0993B"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3331EC9"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r>
      <w:tr w:rsidR="006463CD" w:rsidRPr="009807EB" w14:paraId="732426FA"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D3E8275"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421FA868" w14:textId="77777777" w:rsidR="006463CD" w:rsidRPr="009807EB" w:rsidRDefault="00E84D3F">
            <w:pPr>
              <w:widowControl w:val="0"/>
              <w:spacing w:before="240" w:after="240"/>
              <w:ind w:left="-20"/>
              <w:jc w:val="left"/>
              <w:rPr>
                <w:rFonts w:ascii="Times New Roman" w:eastAsia="Arial" w:hAnsi="Times New Roman" w:cs="Times New Roman"/>
                <w:b/>
                <w:bCs/>
                <w:sz w:val="20"/>
                <w:szCs w:val="20"/>
              </w:rPr>
            </w:pPr>
            <w:r w:rsidRPr="009807EB">
              <w:rPr>
                <w:rFonts w:ascii="Times New Roman" w:eastAsia="Arial" w:hAnsi="Times New Roman" w:cs="Times New Roman"/>
                <w:b/>
                <w:bCs/>
                <w:sz w:val="20"/>
                <w:szCs w:val="20"/>
              </w:rPr>
              <w:t>GOVTT HOMEO DISPENSARY</w:t>
            </w:r>
          </w:p>
        </w:tc>
        <w:tc>
          <w:tcPr>
            <w:tcW w:w="114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38C78D1"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F03DE5D"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72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27679F6"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631CCF2"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6F906668"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1B5A5C9"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0A5C932"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r>
      <w:tr w:rsidR="006463CD" w:rsidRPr="009807EB" w14:paraId="6A2E7E61" w14:textId="77777777">
        <w:trPr>
          <w:cantSplit/>
          <w:trHeight w:val="28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CF83E48"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9240" w:type="dxa"/>
            <w:gridSpan w:val="8"/>
            <w:tcBorders>
              <w:top w:val="nil"/>
              <w:left w:val="single" w:sz="6" w:space="0" w:color="CCCCCC"/>
              <w:bottom w:val="single" w:sz="6" w:space="0" w:color="CCCCCC"/>
              <w:right w:val="single" w:sz="6" w:space="0" w:color="CCCCCC"/>
            </w:tcBorders>
            <w:tcMar>
              <w:top w:w="40" w:type="dxa"/>
              <w:left w:w="40" w:type="dxa"/>
              <w:bottom w:w="40" w:type="dxa"/>
              <w:right w:w="40" w:type="dxa"/>
            </w:tcMar>
            <w:vAlign w:val="bottom"/>
          </w:tcPr>
          <w:p w14:paraId="6A7A201A" w14:textId="77777777" w:rsidR="006463CD" w:rsidRPr="009807EB" w:rsidRDefault="00E84D3F">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 xml:space="preserve">                                                                       ARATTUPUZHA</w:t>
            </w:r>
          </w:p>
        </w:tc>
      </w:tr>
      <w:tr w:rsidR="006463CD" w:rsidRPr="009807EB" w14:paraId="6DF201BD"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4B32F86"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single" w:sz="6" w:space="0" w:color="CCCCCC"/>
              <w:left w:val="single" w:sz="6" w:space="0" w:color="CCCCCC"/>
              <w:bottom w:val="single" w:sz="6" w:space="0" w:color="CCCCCC"/>
              <w:right w:val="single" w:sz="6" w:space="0" w:color="CCCCCC"/>
            </w:tcBorders>
            <w:tcMar>
              <w:top w:w="0" w:type="dxa"/>
              <w:left w:w="100" w:type="dxa"/>
              <w:bottom w:w="0" w:type="dxa"/>
              <w:right w:w="100" w:type="dxa"/>
            </w:tcMar>
            <w:vAlign w:val="bottom"/>
          </w:tcPr>
          <w:p w14:paraId="3932EAD1" w14:textId="77777777" w:rsidR="006463CD" w:rsidRPr="009807EB" w:rsidRDefault="00E84D3F">
            <w:pPr>
              <w:widowControl w:val="0"/>
              <w:spacing w:before="60"/>
              <w:ind w:left="220" w:right="460"/>
              <w:jc w:val="left"/>
              <w:rPr>
                <w:rFonts w:ascii="Times New Roman" w:eastAsia="Times New Roman" w:hAnsi="Times New Roman" w:cs="Times New Roman"/>
                <w:b/>
                <w:bCs/>
                <w:sz w:val="20"/>
                <w:szCs w:val="20"/>
              </w:rPr>
            </w:pPr>
            <w:r w:rsidRPr="009807EB">
              <w:rPr>
                <w:rFonts w:ascii="Times New Roman" w:eastAsia="Times New Roman" w:hAnsi="Times New Roman" w:cs="Times New Roman"/>
                <w:b/>
                <w:bCs/>
                <w:sz w:val="20"/>
                <w:szCs w:val="20"/>
              </w:rPr>
              <w:t>Gov Ayurveda Dispensary.</w:t>
            </w:r>
          </w:p>
          <w:p w14:paraId="7167242C" w14:textId="77777777" w:rsidR="006463CD" w:rsidRPr="009807EB" w:rsidRDefault="00E84D3F">
            <w:pPr>
              <w:widowControl w:val="0"/>
              <w:spacing w:before="60"/>
              <w:ind w:left="220" w:right="460"/>
              <w:jc w:val="left"/>
              <w:rPr>
                <w:rFonts w:ascii="Times New Roman" w:eastAsia="Times New Roman" w:hAnsi="Times New Roman" w:cs="Times New Roman"/>
                <w:b/>
                <w:bCs/>
                <w:sz w:val="20"/>
                <w:szCs w:val="20"/>
              </w:rPr>
            </w:pPr>
            <w:proofErr w:type="spellStart"/>
            <w:r w:rsidRPr="009807EB">
              <w:rPr>
                <w:rFonts w:ascii="Times New Roman" w:eastAsia="Times New Roman" w:hAnsi="Times New Roman" w:cs="Times New Roman"/>
                <w:b/>
                <w:bCs/>
                <w:sz w:val="20"/>
                <w:szCs w:val="20"/>
              </w:rPr>
              <w:t>Pathissery</w:t>
            </w:r>
            <w:proofErr w:type="spellEnd"/>
            <w:r w:rsidRPr="009807EB">
              <w:rPr>
                <w:rFonts w:ascii="Times New Roman" w:eastAsia="Times New Roman" w:hAnsi="Times New Roman" w:cs="Times New Roman"/>
                <w:b/>
                <w:bCs/>
                <w:sz w:val="20"/>
                <w:szCs w:val="20"/>
              </w:rPr>
              <w:t>,</w:t>
            </w:r>
          </w:p>
          <w:p w14:paraId="1CE39A6E" w14:textId="77777777" w:rsidR="006463CD" w:rsidRPr="009807EB" w:rsidRDefault="00E84D3F">
            <w:pPr>
              <w:widowControl w:val="0"/>
              <w:spacing w:before="60"/>
              <w:ind w:left="220" w:right="460"/>
              <w:jc w:val="left"/>
              <w:rPr>
                <w:rFonts w:ascii="Times New Roman" w:eastAsia="Times New Roman" w:hAnsi="Times New Roman" w:cs="Times New Roman"/>
                <w:b/>
                <w:bCs/>
                <w:sz w:val="20"/>
                <w:szCs w:val="20"/>
              </w:rPr>
            </w:pPr>
            <w:proofErr w:type="spellStart"/>
            <w:r w:rsidRPr="009807EB">
              <w:rPr>
                <w:rFonts w:ascii="Times New Roman" w:eastAsia="Times New Roman" w:hAnsi="Times New Roman" w:cs="Times New Roman"/>
                <w:b/>
                <w:bCs/>
                <w:sz w:val="20"/>
                <w:szCs w:val="20"/>
              </w:rPr>
              <w:t>Arattupuzha</w:t>
            </w:r>
            <w:proofErr w:type="spellEnd"/>
          </w:p>
        </w:tc>
        <w:tc>
          <w:tcPr>
            <w:tcW w:w="1140"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62A83DE8" w14:textId="77777777" w:rsidR="006463CD" w:rsidRPr="009807EB" w:rsidRDefault="00E84D3F">
            <w:pPr>
              <w:widowControl w:val="0"/>
              <w:spacing w:before="240" w:after="240"/>
              <w:ind w:left="180"/>
              <w:jc w:val="left"/>
              <w:rPr>
                <w:rFonts w:ascii="Times New Roman" w:eastAsia="Times New Roman" w:hAnsi="Times New Roman" w:cs="Times New Roman"/>
                <w:b/>
                <w:bCs/>
                <w:sz w:val="20"/>
                <w:szCs w:val="20"/>
              </w:rPr>
            </w:pPr>
            <w:r w:rsidRPr="009807EB">
              <w:rPr>
                <w:rFonts w:ascii="Times New Roman" w:eastAsia="Times New Roman" w:hAnsi="Times New Roman" w:cs="Times New Roman"/>
                <w:b/>
                <w:bCs/>
                <w:sz w:val="20"/>
                <w:szCs w:val="20"/>
              </w:rPr>
              <w:t>Dispensary</w:t>
            </w:r>
          </w:p>
        </w:tc>
        <w:tc>
          <w:tcPr>
            <w:tcW w:w="1050" w:type="dxa"/>
            <w:tcBorders>
              <w:top w:val="single" w:sz="6" w:space="0" w:color="CCCCCC"/>
              <w:left w:val="nil"/>
              <w:bottom w:val="single" w:sz="6" w:space="0" w:color="CCCCCC"/>
              <w:right w:val="single" w:sz="6" w:space="0" w:color="CCCCCC"/>
            </w:tcBorders>
            <w:tcMar>
              <w:top w:w="0" w:type="dxa"/>
              <w:left w:w="100" w:type="dxa"/>
              <w:bottom w:w="0" w:type="dxa"/>
              <w:right w:w="100" w:type="dxa"/>
            </w:tcMar>
            <w:vAlign w:val="bottom"/>
          </w:tcPr>
          <w:p w14:paraId="6B5BE637" w14:textId="77777777" w:rsidR="006463CD" w:rsidRPr="009807EB" w:rsidRDefault="00E84D3F">
            <w:pPr>
              <w:widowControl w:val="0"/>
              <w:spacing w:before="240" w:after="240"/>
              <w:ind w:left="180"/>
              <w:jc w:val="left"/>
              <w:rPr>
                <w:rFonts w:ascii="Times New Roman" w:eastAsia="Times New Roman" w:hAnsi="Times New Roman" w:cs="Times New Roman"/>
                <w:b/>
                <w:bCs/>
                <w:sz w:val="20"/>
                <w:szCs w:val="20"/>
              </w:rPr>
            </w:pPr>
            <w:r w:rsidRPr="009807EB">
              <w:rPr>
                <w:rFonts w:ascii="Times New Roman" w:eastAsia="Times New Roman" w:hAnsi="Times New Roman" w:cs="Times New Roman"/>
                <w:b/>
                <w:bCs/>
                <w:sz w:val="20"/>
                <w:szCs w:val="20"/>
              </w:rPr>
              <w:t>0479-2480474</w:t>
            </w:r>
          </w:p>
        </w:tc>
        <w:tc>
          <w:tcPr>
            <w:tcW w:w="720" w:type="dxa"/>
            <w:tcBorders>
              <w:top w:val="single" w:sz="6" w:space="0" w:color="CCCCCC"/>
              <w:left w:val="nil"/>
              <w:bottom w:val="single" w:sz="6" w:space="0" w:color="CCCCCC"/>
              <w:right w:val="single" w:sz="6" w:space="0" w:color="CCCCCC"/>
            </w:tcBorders>
            <w:tcMar>
              <w:top w:w="0" w:type="dxa"/>
              <w:left w:w="100" w:type="dxa"/>
              <w:bottom w:w="0" w:type="dxa"/>
              <w:right w:w="100" w:type="dxa"/>
            </w:tcMar>
          </w:tcPr>
          <w:p w14:paraId="3F9BAC44" w14:textId="77777777" w:rsidR="006463CD" w:rsidRPr="009807EB" w:rsidRDefault="00E84D3F">
            <w:pPr>
              <w:widowControl w:val="0"/>
              <w:spacing w:before="240" w:after="240"/>
              <w:ind w:left="180"/>
              <w:jc w:val="left"/>
              <w:rPr>
                <w:rFonts w:ascii="Times New Roman" w:eastAsia="Times New Roman" w:hAnsi="Times New Roman" w:cs="Times New Roman"/>
                <w:b/>
                <w:bCs/>
                <w:sz w:val="20"/>
                <w:szCs w:val="20"/>
              </w:rPr>
            </w:pPr>
            <w:r w:rsidRPr="009807EB">
              <w:rPr>
                <w:rFonts w:ascii="Times New Roman" w:eastAsia="Times New Roman" w:hAnsi="Times New Roman" w:cs="Times New Roman"/>
                <w:b/>
                <w:bCs/>
                <w:sz w:val="20"/>
                <w:szCs w:val="20"/>
              </w:rPr>
              <w:t>-</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22C6FEA"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0DCE3B3A"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BC2E408"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3EB2D714" w14:textId="77777777" w:rsidR="006463CD" w:rsidRPr="009807EB" w:rsidRDefault="006463CD">
            <w:pPr>
              <w:widowControl w:val="0"/>
              <w:spacing w:before="240" w:after="240"/>
              <w:ind w:left="-100"/>
              <w:jc w:val="left"/>
              <w:rPr>
                <w:rFonts w:ascii="Times New Roman" w:eastAsia="Garamond" w:hAnsi="Times New Roman" w:cs="Times New Roman"/>
                <w:b/>
                <w:bCs/>
                <w:sz w:val="20"/>
                <w:szCs w:val="20"/>
              </w:rPr>
            </w:pPr>
          </w:p>
        </w:tc>
      </w:tr>
      <w:tr w:rsidR="006463CD" w:rsidRPr="009807EB" w14:paraId="449FFB63" w14:textId="77777777">
        <w:trPr>
          <w:cantSplit/>
          <w:trHeight w:val="20"/>
          <w:tblHeader/>
        </w:trPr>
        <w:tc>
          <w:tcPr>
            <w:tcW w:w="240"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839A9F1" w14:textId="77777777" w:rsidR="006463CD" w:rsidRPr="009807EB" w:rsidRDefault="006463CD">
            <w:pPr>
              <w:widowControl w:val="0"/>
              <w:spacing w:line="240" w:lineRule="auto"/>
              <w:jc w:val="right"/>
              <w:rPr>
                <w:rFonts w:ascii="Times New Roman" w:eastAsia="Calibri" w:hAnsi="Times New Roman" w:cs="Times New Roman"/>
                <w:color w:val="000000"/>
                <w:sz w:val="12"/>
                <w:szCs w:val="12"/>
              </w:rPr>
            </w:pPr>
          </w:p>
        </w:tc>
        <w:tc>
          <w:tcPr>
            <w:tcW w:w="2340" w:type="dxa"/>
            <w:tcBorders>
              <w:top w:val="nil"/>
              <w:left w:val="single" w:sz="6" w:space="0" w:color="CCCCCC"/>
              <w:bottom w:val="single" w:sz="6" w:space="0" w:color="CCCCCC"/>
              <w:right w:val="single" w:sz="6" w:space="0" w:color="CCCCCC"/>
            </w:tcBorders>
            <w:tcMar>
              <w:top w:w="0" w:type="dxa"/>
              <w:left w:w="100" w:type="dxa"/>
              <w:bottom w:w="0" w:type="dxa"/>
              <w:right w:w="100" w:type="dxa"/>
            </w:tcMar>
            <w:vAlign w:val="bottom"/>
          </w:tcPr>
          <w:p w14:paraId="57396D2C" w14:textId="77777777" w:rsidR="006463CD" w:rsidRPr="009807EB" w:rsidRDefault="00E84D3F">
            <w:pPr>
              <w:widowControl w:val="0"/>
              <w:spacing w:before="240" w:after="240"/>
              <w:ind w:left="180"/>
              <w:jc w:val="left"/>
              <w:rPr>
                <w:rFonts w:ascii="Times New Roman" w:eastAsia="Times New Roman" w:hAnsi="Times New Roman" w:cs="Times New Roman"/>
                <w:b/>
                <w:bCs/>
                <w:sz w:val="20"/>
                <w:szCs w:val="20"/>
              </w:rPr>
            </w:pPr>
            <w:proofErr w:type="spellStart"/>
            <w:r w:rsidRPr="009807EB">
              <w:rPr>
                <w:rFonts w:ascii="Times New Roman" w:eastAsia="Times New Roman" w:hAnsi="Times New Roman" w:cs="Times New Roman"/>
                <w:b/>
                <w:bCs/>
                <w:sz w:val="20"/>
                <w:szCs w:val="20"/>
              </w:rPr>
              <w:t>Gov.Homeo</w:t>
            </w:r>
            <w:proofErr w:type="spellEnd"/>
            <w:r w:rsidRPr="009807EB">
              <w:rPr>
                <w:rFonts w:ascii="Times New Roman" w:eastAsia="Times New Roman" w:hAnsi="Times New Roman" w:cs="Times New Roman"/>
                <w:b/>
                <w:bCs/>
                <w:sz w:val="20"/>
                <w:szCs w:val="20"/>
              </w:rPr>
              <w:t xml:space="preserve"> </w:t>
            </w:r>
            <w:proofErr w:type="gramStart"/>
            <w:r w:rsidRPr="009807EB">
              <w:rPr>
                <w:rFonts w:ascii="Times New Roman" w:eastAsia="Times New Roman" w:hAnsi="Times New Roman" w:cs="Times New Roman"/>
                <w:b/>
                <w:bCs/>
                <w:sz w:val="20"/>
                <w:szCs w:val="20"/>
              </w:rPr>
              <w:t>c,Tharayilkkadavu</w:t>
            </w:r>
            <w:proofErr w:type="gramEnd"/>
            <w:r w:rsidRPr="009807EB">
              <w:rPr>
                <w:rFonts w:ascii="Times New Roman" w:eastAsia="Times New Roman" w:hAnsi="Times New Roman" w:cs="Times New Roman"/>
                <w:b/>
                <w:bCs/>
                <w:sz w:val="20"/>
                <w:szCs w:val="20"/>
              </w:rPr>
              <w:t>,Ward-9</w:t>
            </w:r>
          </w:p>
        </w:tc>
        <w:tc>
          <w:tcPr>
            <w:tcW w:w="114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511E1D1B" w14:textId="77777777" w:rsidR="006463CD" w:rsidRPr="009807EB" w:rsidRDefault="00E84D3F">
            <w:pPr>
              <w:widowControl w:val="0"/>
              <w:spacing w:before="240" w:after="240"/>
              <w:ind w:left="180"/>
              <w:jc w:val="left"/>
              <w:rPr>
                <w:rFonts w:ascii="Times New Roman" w:eastAsia="Times New Roman" w:hAnsi="Times New Roman" w:cs="Times New Roman"/>
                <w:b/>
                <w:bCs/>
                <w:sz w:val="20"/>
                <w:szCs w:val="20"/>
              </w:rPr>
            </w:pPr>
            <w:r w:rsidRPr="009807EB">
              <w:rPr>
                <w:rFonts w:ascii="Times New Roman" w:eastAsia="Times New Roman" w:hAnsi="Times New Roman" w:cs="Times New Roman"/>
                <w:b/>
                <w:bCs/>
                <w:sz w:val="20"/>
                <w:szCs w:val="20"/>
              </w:rPr>
              <w:t>Dispensary</w:t>
            </w:r>
          </w:p>
        </w:tc>
        <w:tc>
          <w:tcPr>
            <w:tcW w:w="1050" w:type="dxa"/>
            <w:tcBorders>
              <w:top w:val="nil"/>
              <w:left w:val="nil"/>
              <w:bottom w:val="single" w:sz="6" w:space="0" w:color="CCCCCC"/>
              <w:right w:val="single" w:sz="6" w:space="0" w:color="CCCCCC"/>
            </w:tcBorders>
            <w:tcMar>
              <w:top w:w="0" w:type="dxa"/>
              <w:left w:w="100" w:type="dxa"/>
              <w:bottom w:w="0" w:type="dxa"/>
              <w:right w:w="100" w:type="dxa"/>
            </w:tcMar>
            <w:vAlign w:val="bottom"/>
          </w:tcPr>
          <w:p w14:paraId="0B4F72C6" w14:textId="77777777" w:rsidR="006463CD" w:rsidRPr="009807EB" w:rsidRDefault="00E84D3F">
            <w:pPr>
              <w:widowControl w:val="0"/>
              <w:spacing w:before="240" w:after="240"/>
              <w:ind w:left="180"/>
              <w:jc w:val="left"/>
              <w:rPr>
                <w:rFonts w:ascii="Times New Roman" w:eastAsia="Times New Roman" w:hAnsi="Times New Roman" w:cs="Times New Roman"/>
                <w:b/>
                <w:bCs/>
                <w:sz w:val="20"/>
                <w:szCs w:val="20"/>
              </w:rPr>
            </w:pPr>
            <w:r w:rsidRPr="009807EB">
              <w:rPr>
                <w:rFonts w:ascii="Times New Roman" w:eastAsia="Times New Roman" w:hAnsi="Times New Roman" w:cs="Times New Roman"/>
                <w:b/>
                <w:bCs/>
                <w:sz w:val="20"/>
                <w:szCs w:val="20"/>
              </w:rPr>
              <w:t>04792489110</w:t>
            </w:r>
          </w:p>
        </w:tc>
        <w:tc>
          <w:tcPr>
            <w:tcW w:w="720" w:type="dxa"/>
            <w:tcBorders>
              <w:top w:val="nil"/>
              <w:left w:val="nil"/>
              <w:bottom w:val="single" w:sz="6" w:space="0" w:color="CCCCCC"/>
              <w:right w:val="single" w:sz="6" w:space="0" w:color="CCCCCC"/>
            </w:tcBorders>
            <w:tcMar>
              <w:top w:w="0" w:type="dxa"/>
              <w:left w:w="100" w:type="dxa"/>
              <w:bottom w:w="0" w:type="dxa"/>
              <w:right w:w="100" w:type="dxa"/>
            </w:tcMar>
          </w:tcPr>
          <w:p w14:paraId="01F2C0DE" w14:textId="77777777" w:rsidR="006463CD" w:rsidRPr="009807EB" w:rsidRDefault="00E84D3F">
            <w:pPr>
              <w:widowControl w:val="0"/>
              <w:spacing w:before="240" w:after="240"/>
              <w:ind w:left="180"/>
              <w:jc w:val="left"/>
              <w:rPr>
                <w:rFonts w:ascii="Times New Roman" w:eastAsia="Times New Roman" w:hAnsi="Times New Roman" w:cs="Times New Roman"/>
                <w:b/>
                <w:bCs/>
                <w:sz w:val="20"/>
                <w:szCs w:val="20"/>
              </w:rPr>
            </w:pPr>
            <w:r w:rsidRPr="009807EB">
              <w:rPr>
                <w:rFonts w:ascii="Times New Roman" w:eastAsia="Times New Roman" w:hAnsi="Times New Roman" w:cs="Times New Roman"/>
                <w:b/>
                <w:bCs/>
                <w:sz w:val="20"/>
                <w:szCs w:val="20"/>
              </w:rPr>
              <w:t>-</w:t>
            </w:r>
          </w:p>
        </w:tc>
        <w:tc>
          <w:tcPr>
            <w:tcW w:w="73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58DDBB32" w14:textId="75412356" w:rsidR="006463CD" w:rsidRPr="009807EB" w:rsidRDefault="00820CEC">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915"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4D634FFF" w14:textId="5EF586D0" w:rsidR="006463CD" w:rsidRPr="009807EB" w:rsidRDefault="00820CEC">
            <w:pPr>
              <w:widowControl w:val="0"/>
              <w:spacing w:before="240" w:after="240"/>
              <w:ind w:left="-10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0</w:t>
            </w:r>
          </w:p>
        </w:tc>
        <w:tc>
          <w:tcPr>
            <w:tcW w:w="105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7600CA84" w14:textId="69EB294B" w:rsidR="006463CD" w:rsidRPr="009807EB" w:rsidRDefault="00820CEC" w:rsidP="00820CEC">
            <w:pPr>
              <w:widowControl w:val="0"/>
              <w:spacing w:before="240" w:after="2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w:t>
            </w:r>
          </w:p>
        </w:tc>
        <w:tc>
          <w:tcPr>
            <w:tcW w:w="1290" w:type="dxa"/>
            <w:tcBorders>
              <w:top w:val="nil"/>
              <w:left w:val="nil"/>
              <w:bottom w:val="single" w:sz="6" w:space="0" w:color="CCCCCC"/>
              <w:right w:val="single" w:sz="6" w:space="0" w:color="CCCCCC"/>
            </w:tcBorders>
            <w:tcMar>
              <w:top w:w="40" w:type="dxa"/>
              <w:left w:w="40" w:type="dxa"/>
              <w:bottom w:w="40" w:type="dxa"/>
              <w:right w:w="40" w:type="dxa"/>
            </w:tcMar>
            <w:vAlign w:val="bottom"/>
          </w:tcPr>
          <w:p w14:paraId="176624D7" w14:textId="65AF57D1" w:rsidR="006463CD" w:rsidRPr="009807EB" w:rsidRDefault="00820CEC" w:rsidP="00820CEC">
            <w:pPr>
              <w:widowControl w:val="0"/>
              <w:spacing w:before="240" w:after="240"/>
              <w:jc w:val="left"/>
              <w:rPr>
                <w:rFonts w:ascii="Times New Roman" w:eastAsia="Garamond" w:hAnsi="Times New Roman" w:cs="Times New Roman"/>
                <w:b/>
                <w:bCs/>
                <w:sz w:val="20"/>
                <w:szCs w:val="20"/>
              </w:rPr>
            </w:pPr>
            <w:r w:rsidRPr="009807EB">
              <w:rPr>
                <w:rFonts w:ascii="Times New Roman" w:eastAsia="Garamond" w:hAnsi="Times New Roman" w:cs="Times New Roman"/>
                <w:b/>
                <w:bCs/>
                <w:sz w:val="20"/>
                <w:szCs w:val="20"/>
              </w:rPr>
              <w:t>-</w:t>
            </w:r>
          </w:p>
        </w:tc>
      </w:tr>
    </w:tbl>
    <w:p w14:paraId="487BD00B" w14:textId="77777777" w:rsidR="006463CD" w:rsidRPr="009807EB" w:rsidRDefault="006463CD">
      <w:pPr>
        <w:rPr>
          <w:rFonts w:ascii="Times New Roman" w:eastAsia="Calibri" w:hAnsi="Times New Roman" w:cs="Times New Roman"/>
          <w:color w:val="000000"/>
        </w:rPr>
      </w:pPr>
    </w:p>
    <w:p w14:paraId="50E90FF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Family Health Centres (FHCs) and Community Health Centres (CHCs) generally function as the first point of contact for the community, providing essential outpatient and inpatient services. General Hospitals (GH) and Medical College Hospitals (MCH), where accessible, serve as the main referral centres for advanced diagnostics, specialist care, and critical services during public health emergencies. This inventory helps identify existing strengths, gaps, and potential surge capacity that can be mobilised during a pandemic or disaster.</w:t>
      </w:r>
    </w:p>
    <w:p w14:paraId="18171628" w14:textId="77777777" w:rsidR="006463CD" w:rsidRPr="009807EB" w:rsidRDefault="006463CD">
      <w:pPr>
        <w:rPr>
          <w:rFonts w:ascii="Times New Roman" w:eastAsia="Calibri" w:hAnsi="Times New Roman" w:cs="Times New Roman"/>
          <w:color w:val="000000"/>
          <w:sz w:val="16"/>
          <w:szCs w:val="16"/>
        </w:rPr>
      </w:pPr>
    </w:p>
    <w:p w14:paraId="48B9CDAE" w14:textId="77777777" w:rsidR="006463CD" w:rsidRPr="009807EB" w:rsidRDefault="006463CD">
      <w:pPr>
        <w:rPr>
          <w:rFonts w:ascii="Times New Roman" w:eastAsia="Calibri" w:hAnsi="Times New Roman" w:cs="Times New Roman"/>
          <w:color w:val="000000"/>
          <w:sz w:val="16"/>
          <w:szCs w:val="16"/>
        </w:rPr>
      </w:pPr>
    </w:p>
    <w:p w14:paraId="1B145B30" w14:textId="77777777" w:rsidR="006463CD" w:rsidRPr="009807EB" w:rsidRDefault="006463CD">
      <w:pPr>
        <w:jc w:val="left"/>
        <w:rPr>
          <w:rFonts w:ascii="Times New Roman" w:eastAsia="Calibri" w:hAnsi="Times New Roman" w:cs="Times New Roman"/>
          <w:color w:val="000000"/>
          <w:sz w:val="16"/>
          <w:szCs w:val="16"/>
        </w:rPr>
      </w:pPr>
      <w:bookmarkStart w:id="13" w:name="_heading=h.pqtscquve5et" w:colFirst="0" w:colLast="0"/>
      <w:bookmarkEnd w:id="13"/>
    </w:p>
    <w:p w14:paraId="76FB0525" w14:textId="77777777" w:rsidR="006463CD" w:rsidRPr="009807EB" w:rsidRDefault="00E84D3F">
      <w:pPr>
        <w:pStyle w:val="Heading2"/>
        <w:spacing w:before="240" w:after="240"/>
        <w:rPr>
          <w:rFonts w:ascii="Times New Roman" w:eastAsia="Calibri" w:hAnsi="Times New Roman" w:cs="Times New Roman"/>
          <w:color w:val="000000"/>
          <w:sz w:val="24"/>
          <w:szCs w:val="24"/>
        </w:rPr>
      </w:pPr>
      <w:bookmarkStart w:id="14" w:name="_heading=h.4b0pnmqlv3sd" w:colFirst="0" w:colLast="0"/>
      <w:bookmarkEnd w:id="14"/>
      <w:r w:rsidRPr="009807EB">
        <w:rPr>
          <w:rFonts w:ascii="Times New Roman" w:eastAsia="Calibri" w:hAnsi="Times New Roman" w:cs="Times New Roman"/>
          <w:color w:val="000000"/>
          <w:sz w:val="24"/>
          <w:szCs w:val="24"/>
        </w:rPr>
        <w:t>Private Clinics</w:t>
      </w:r>
    </w:p>
    <w:p w14:paraId="17014BF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Private clinics are an essential part of pandemic preparedness, as they are often the </w:t>
      </w:r>
      <w:proofErr w:type="gramStart"/>
      <w:r w:rsidRPr="009807EB">
        <w:rPr>
          <w:rFonts w:ascii="Times New Roman" w:eastAsia="Calibri" w:hAnsi="Times New Roman" w:cs="Times New Roman"/>
          <w:color w:val="000000"/>
        </w:rPr>
        <w:t>first place</w:t>
      </w:r>
      <w:proofErr w:type="gramEnd"/>
      <w:r w:rsidRPr="009807EB">
        <w:rPr>
          <w:rFonts w:ascii="Times New Roman" w:eastAsia="Calibri" w:hAnsi="Times New Roman" w:cs="Times New Roman"/>
          <w:color w:val="000000"/>
        </w:rPr>
        <w:t xml:space="preserve"> people seek care when symptoms begin. In many communities, private clinics manage a significant share of outpatient visits and therefore play a critical role in early case detection, timely referrals, and disease surveillance. Having an up-to-date understanding of where these clinics are located, the services they provide, and how they are linked to the public health system helps ensure that no cases are missed during an outbreak. It also allows health authorities to engage private practitioners more effectively for reporting, risk communication, and coordinated response, strengthening the overall capacity of the health system to manage public health emergencies.</w:t>
      </w:r>
    </w:p>
    <w:p w14:paraId="27CAF474" w14:textId="77777777" w:rsidR="006463CD" w:rsidRPr="009807EB" w:rsidRDefault="006463CD">
      <w:pPr>
        <w:rPr>
          <w:rFonts w:ascii="Times New Roman" w:eastAsia="Calibri" w:hAnsi="Times New Roman" w:cs="Times New Roman"/>
          <w:color w:val="000000"/>
          <w:sz w:val="16"/>
          <w:szCs w:val="16"/>
        </w:rPr>
      </w:pPr>
    </w:p>
    <w:tbl>
      <w:tblPr>
        <w:tblStyle w:val="Style251"/>
        <w:tblW w:w="9960" w:type="dxa"/>
        <w:tblInd w:w="-130" w:type="dxa"/>
        <w:tblLayout w:type="fixed"/>
        <w:tblLook w:val="04A0" w:firstRow="1" w:lastRow="0" w:firstColumn="1" w:lastColumn="0" w:noHBand="0" w:noVBand="1"/>
      </w:tblPr>
      <w:tblGrid>
        <w:gridCol w:w="525"/>
        <w:gridCol w:w="1110"/>
        <w:gridCol w:w="1185"/>
        <w:gridCol w:w="1185"/>
        <w:gridCol w:w="1080"/>
        <w:gridCol w:w="1170"/>
        <w:gridCol w:w="1325"/>
        <w:gridCol w:w="1170"/>
        <w:gridCol w:w="1210"/>
      </w:tblGrid>
      <w:tr w:rsidR="006463CD" w:rsidRPr="009807EB" w14:paraId="121A159C" w14:textId="77777777">
        <w:trPr>
          <w:cantSplit/>
          <w:trHeight w:val="20"/>
          <w:tblHeader/>
        </w:trPr>
        <w:tc>
          <w:tcPr>
            <w:tcW w:w="9960" w:type="dxa"/>
            <w:gridSpan w:val="9"/>
            <w:tcBorders>
              <w:top w:val="single" w:sz="8" w:space="0" w:color="BFBFBF"/>
              <w:left w:val="single" w:sz="8" w:space="0" w:color="BFBFBF"/>
              <w:bottom w:val="single" w:sz="8" w:space="0" w:color="BFBFBF"/>
              <w:right w:val="single" w:sz="8" w:space="0" w:color="BFBFBF"/>
            </w:tcBorders>
            <w:shd w:val="clear" w:color="auto" w:fill="F1F3F4"/>
            <w:tcMar>
              <w:top w:w="0" w:type="dxa"/>
              <w:left w:w="100" w:type="dxa"/>
              <w:bottom w:w="0" w:type="dxa"/>
              <w:right w:w="100" w:type="dxa"/>
            </w:tcMar>
            <w:vAlign w:val="center"/>
          </w:tcPr>
          <w:p w14:paraId="3010DDCF" w14:textId="77777777" w:rsidR="006463CD" w:rsidRPr="009807EB" w:rsidRDefault="00E84D3F">
            <w:pPr>
              <w:pStyle w:val="Subtitle"/>
              <w:spacing w:before="120" w:after="120" w:line="240" w:lineRule="auto"/>
              <w:jc w:val="left"/>
              <w:rPr>
                <w:rFonts w:ascii="Times New Roman" w:eastAsia="Calibri" w:hAnsi="Times New Roman" w:cs="Times New Roman"/>
                <w:color w:val="000000"/>
                <w:sz w:val="20"/>
                <w:szCs w:val="20"/>
              </w:rPr>
            </w:pPr>
            <w:bookmarkStart w:id="15" w:name="_heading=h.dihlifl3zu51" w:colFirst="0" w:colLast="0"/>
            <w:bookmarkEnd w:id="15"/>
            <w:r w:rsidRPr="009807EB">
              <w:rPr>
                <w:rFonts w:ascii="Times New Roman" w:eastAsia="Calibri" w:hAnsi="Times New Roman" w:cs="Times New Roman"/>
                <w:color w:val="000000"/>
                <w:sz w:val="20"/>
                <w:szCs w:val="20"/>
              </w:rPr>
              <w:lastRenderedPageBreak/>
              <w:t>Table 6. Private Clinic Resource Summary</w:t>
            </w:r>
          </w:p>
        </w:tc>
      </w:tr>
      <w:tr w:rsidR="006463CD" w:rsidRPr="009807EB" w14:paraId="1C8770A5" w14:textId="77777777">
        <w:trPr>
          <w:cantSplit/>
          <w:trHeight w:val="20"/>
          <w:tblHeader/>
        </w:trPr>
        <w:tc>
          <w:tcPr>
            <w:tcW w:w="525" w:type="dxa"/>
            <w:tcBorders>
              <w:top w:val="single" w:sz="8" w:space="0" w:color="BFBFBF"/>
              <w:left w:val="single" w:sz="8" w:space="0" w:color="BFBFBF"/>
              <w:bottom w:val="single" w:sz="8" w:space="0" w:color="BFBFBF"/>
              <w:right w:val="single" w:sz="8" w:space="0" w:color="BFBFBF"/>
            </w:tcBorders>
            <w:shd w:val="clear" w:color="auto" w:fill="F2F2F2"/>
            <w:tcMar>
              <w:top w:w="0" w:type="dxa"/>
              <w:left w:w="100" w:type="dxa"/>
              <w:bottom w:w="0" w:type="dxa"/>
              <w:right w:w="100" w:type="dxa"/>
            </w:tcMar>
            <w:vAlign w:val="center"/>
          </w:tcPr>
          <w:p w14:paraId="0DBBB91F"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Sl No.</w:t>
            </w:r>
          </w:p>
        </w:tc>
        <w:tc>
          <w:tcPr>
            <w:tcW w:w="11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75B99D9F"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Name of Clinic</w:t>
            </w:r>
          </w:p>
        </w:tc>
        <w:tc>
          <w:tcPr>
            <w:tcW w:w="118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6CE0C1EA"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Registered (Y/N)</w:t>
            </w:r>
          </w:p>
        </w:tc>
        <w:tc>
          <w:tcPr>
            <w:tcW w:w="118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057C103E"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Clinic (General / Speciality)</w:t>
            </w:r>
          </w:p>
        </w:tc>
        <w:tc>
          <w:tcPr>
            <w:tcW w:w="108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0387D319"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Speciality (if any)</w:t>
            </w:r>
          </w:p>
        </w:tc>
        <w:tc>
          <w:tcPr>
            <w:tcW w:w="117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0CBA1EE2"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Address</w:t>
            </w:r>
          </w:p>
        </w:tc>
        <w:tc>
          <w:tcPr>
            <w:tcW w:w="1325"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5B3F6B70"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Contact Number</w:t>
            </w:r>
          </w:p>
        </w:tc>
        <w:tc>
          <w:tcPr>
            <w:tcW w:w="117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2B098F64"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Diagnostic Facility (Y/N)</w:t>
            </w:r>
          </w:p>
        </w:tc>
        <w:tc>
          <w:tcPr>
            <w:tcW w:w="1210" w:type="dxa"/>
            <w:tcBorders>
              <w:top w:val="single" w:sz="8" w:space="0" w:color="BFBFBF"/>
              <w:left w:val="nil"/>
              <w:bottom w:val="single" w:sz="8" w:space="0" w:color="BFBFBF"/>
              <w:right w:val="single" w:sz="8" w:space="0" w:color="BFBFBF"/>
            </w:tcBorders>
            <w:shd w:val="clear" w:color="auto" w:fill="F2F2F2"/>
            <w:tcMar>
              <w:top w:w="0" w:type="dxa"/>
              <w:left w:w="100" w:type="dxa"/>
              <w:bottom w:w="0" w:type="dxa"/>
              <w:right w:w="100" w:type="dxa"/>
            </w:tcMar>
            <w:vAlign w:val="center"/>
          </w:tcPr>
          <w:p w14:paraId="28CEB1CB" w14:textId="77777777" w:rsidR="006463CD" w:rsidRPr="009807EB" w:rsidRDefault="00E84D3F">
            <w:pPr>
              <w:spacing w:before="240" w:after="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Ambulance Linkage (Y/N)</w:t>
            </w:r>
          </w:p>
        </w:tc>
      </w:tr>
      <w:tr w:rsidR="006463CD" w:rsidRPr="009807EB" w14:paraId="7CD0022C" w14:textId="77777777">
        <w:trPr>
          <w:cantSplit/>
          <w:trHeight w:val="160"/>
          <w:tblHeader/>
        </w:trPr>
        <w:tc>
          <w:tcPr>
            <w:tcW w:w="9960" w:type="dxa"/>
            <w:gridSpan w:val="9"/>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12F930C0" w14:textId="77777777" w:rsidR="006463CD" w:rsidRPr="009807EB" w:rsidRDefault="00E84D3F">
            <w:pPr>
              <w:spacing w:before="240" w:after="240" w:line="240" w:lineRule="auto"/>
              <w:jc w:val="center"/>
              <w:rPr>
                <w:rFonts w:ascii="Times New Roman" w:eastAsia="Calibri" w:hAnsi="Times New Roman" w:cs="Times New Roman"/>
              </w:rPr>
            </w:pPr>
            <w:r w:rsidRPr="009807EB">
              <w:rPr>
                <w:rFonts w:ascii="Times New Roman" w:eastAsia="Calibri" w:hAnsi="Times New Roman" w:cs="Times New Roman"/>
              </w:rPr>
              <w:t>MUTHUKULAM</w:t>
            </w:r>
          </w:p>
        </w:tc>
      </w:tr>
      <w:tr w:rsidR="006463CD" w:rsidRPr="009807EB" w14:paraId="3DEAD43F"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52F05CAD" w14:textId="77777777" w:rsidR="006463CD" w:rsidRPr="009807EB" w:rsidRDefault="00E84D3F">
            <w:pPr>
              <w:spacing w:before="240" w:after="240" w:line="240" w:lineRule="auto"/>
              <w:jc w:val="center"/>
              <w:rPr>
                <w:rFonts w:ascii="Times New Roman" w:eastAsia="Calibri" w:hAnsi="Times New Roman" w:cs="Times New Roman"/>
                <w:color w:val="000000"/>
              </w:rPr>
            </w:pPr>
            <w:r w:rsidRPr="009807EB">
              <w:rPr>
                <w:rFonts w:ascii="Times New Roman" w:eastAsia="Calibri" w:hAnsi="Times New Roman" w:cs="Times New Roman"/>
              </w:rPr>
              <w:t>1</w:t>
            </w:r>
          </w:p>
        </w:tc>
        <w:tc>
          <w:tcPr>
            <w:tcW w:w="1110" w:type="dxa"/>
            <w:tcBorders>
              <w:top w:val="nil"/>
              <w:left w:val="nil"/>
              <w:bottom w:val="single" w:sz="4" w:space="0" w:color="BFBFBF"/>
              <w:right w:val="single" w:sz="4" w:space="0" w:color="BFBFBF"/>
            </w:tcBorders>
            <w:tcMar>
              <w:top w:w="0" w:type="dxa"/>
              <w:left w:w="100" w:type="dxa"/>
              <w:bottom w:w="0" w:type="dxa"/>
              <w:right w:w="100" w:type="dxa"/>
            </w:tcMar>
          </w:tcPr>
          <w:p w14:paraId="6A203B14" w14:textId="77777777" w:rsidR="006463CD" w:rsidRPr="009807EB" w:rsidRDefault="00E84D3F">
            <w:pPr>
              <w:spacing w:before="240" w:after="240" w:line="240" w:lineRule="auto"/>
              <w:ind w:left="-20"/>
              <w:jc w:val="left"/>
              <w:rPr>
                <w:rFonts w:ascii="Times New Roman" w:eastAsia="Calibri" w:hAnsi="Times New Roman" w:cs="Times New Roman"/>
                <w:color w:val="000000"/>
                <w:highlight w:val="white"/>
              </w:rPr>
            </w:pPr>
            <w:r w:rsidRPr="009807EB">
              <w:rPr>
                <w:rFonts w:ascii="Times New Roman" w:eastAsia="Calibri" w:hAnsi="Times New Roman" w:cs="Times New Roman"/>
                <w:highlight w:val="white"/>
              </w:rPr>
              <w:t>U V CLINIC</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71874D1F" w14:textId="77777777" w:rsidR="006463CD" w:rsidRPr="009807EB" w:rsidRDefault="00E84D3F">
            <w:pPr>
              <w:spacing w:before="240" w:after="240" w:line="240" w:lineRule="auto"/>
              <w:ind w:left="-20"/>
              <w:jc w:val="center"/>
              <w:rPr>
                <w:rFonts w:ascii="Times New Roman" w:eastAsia="Calibri" w:hAnsi="Times New Roman" w:cs="Times New Roman"/>
                <w:color w:val="000000"/>
              </w:rPr>
            </w:pPr>
            <w:r w:rsidRPr="009807EB">
              <w:rPr>
                <w:rFonts w:ascii="Times New Roman" w:eastAsia="Calibri" w:hAnsi="Times New Roman" w:cs="Times New Roman"/>
              </w:rPr>
              <w:t>Y</w:t>
            </w:r>
          </w:p>
        </w:tc>
        <w:tc>
          <w:tcPr>
            <w:tcW w:w="1185" w:type="dxa"/>
            <w:tcBorders>
              <w:top w:val="nil"/>
              <w:left w:val="nil"/>
              <w:bottom w:val="single" w:sz="4" w:space="0" w:color="BFBFBF"/>
              <w:right w:val="single" w:sz="4" w:space="0" w:color="BFBFBF"/>
            </w:tcBorders>
            <w:tcMar>
              <w:top w:w="0" w:type="dxa"/>
              <w:left w:w="100" w:type="dxa"/>
              <w:bottom w:w="0" w:type="dxa"/>
              <w:right w:w="100" w:type="dxa"/>
            </w:tcMar>
          </w:tcPr>
          <w:p w14:paraId="6EA69CD0" w14:textId="77777777" w:rsidR="006463CD" w:rsidRPr="009807EB" w:rsidRDefault="00E84D3F">
            <w:pPr>
              <w:spacing w:before="240" w:after="240" w:line="240" w:lineRule="auto"/>
              <w:ind w:left="-20"/>
              <w:jc w:val="left"/>
              <w:rPr>
                <w:rFonts w:ascii="Times New Roman" w:eastAsia="Calibri" w:hAnsi="Times New Roman" w:cs="Times New Roman"/>
                <w:color w:val="000000"/>
              </w:rPr>
            </w:pPr>
            <w:r w:rsidRPr="009807EB">
              <w:rPr>
                <w:rFonts w:ascii="Times New Roman" w:eastAsia="Calibri" w:hAnsi="Times New Roman" w:cs="Times New Roman"/>
              </w:rPr>
              <w:t>GENERAL</w:t>
            </w:r>
          </w:p>
        </w:tc>
        <w:tc>
          <w:tcPr>
            <w:tcW w:w="1080" w:type="dxa"/>
            <w:tcBorders>
              <w:top w:val="nil"/>
              <w:left w:val="nil"/>
              <w:bottom w:val="single" w:sz="4" w:space="0" w:color="BFBFBF"/>
              <w:right w:val="single" w:sz="4" w:space="0" w:color="BFBFBF"/>
            </w:tcBorders>
            <w:tcMar>
              <w:top w:w="0" w:type="dxa"/>
              <w:left w:w="100" w:type="dxa"/>
              <w:bottom w:w="0" w:type="dxa"/>
              <w:right w:w="100" w:type="dxa"/>
            </w:tcMar>
          </w:tcPr>
          <w:p w14:paraId="08DACFD3" w14:textId="77777777" w:rsidR="006463CD" w:rsidRPr="009807EB" w:rsidRDefault="00E84D3F">
            <w:pPr>
              <w:spacing w:before="240" w:after="240" w:line="240" w:lineRule="auto"/>
              <w:ind w:left="-2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4D6399A8" w14:textId="77777777" w:rsidR="006463CD" w:rsidRPr="009807EB" w:rsidRDefault="00E84D3F">
            <w:pPr>
              <w:spacing w:before="240" w:after="240" w:line="240" w:lineRule="auto"/>
              <w:ind w:left="-20"/>
              <w:jc w:val="left"/>
              <w:rPr>
                <w:rFonts w:ascii="Times New Roman" w:eastAsia="Calibri" w:hAnsi="Times New Roman" w:cs="Times New Roman"/>
                <w:color w:val="000000"/>
              </w:rPr>
            </w:pPr>
            <w:r w:rsidRPr="009807EB">
              <w:rPr>
                <w:rFonts w:ascii="Times New Roman" w:eastAsia="Calibri" w:hAnsi="Times New Roman" w:cs="Times New Roman"/>
              </w:rPr>
              <w:t xml:space="preserve">U V CLINIC </w:t>
            </w:r>
            <w:proofErr w:type="spellStart"/>
            <w:r w:rsidRPr="009807EB">
              <w:rPr>
                <w:rFonts w:ascii="Times New Roman" w:eastAsia="Calibri" w:hAnsi="Times New Roman" w:cs="Times New Roman"/>
              </w:rPr>
              <w:t>Muthukulam</w:t>
            </w:r>
            <w:proofErr w:type="spellEnd"/>
          </w:p>
        </w:tc>
        <w:tc>
          <w:tcPr>
            <w:tcW w:w="1325" w:type="dxa"/>
            <w:tcBorders>
              <w:top w:val="nil"/>
              <w:left w:val="nil"/>
              <w:bottom w:val="single" w:sz="4" w:space="0" w:color="BFBFBF"/>
              <w:right w:val="single" w:sz="4" w:space="0" w:color="BFBFBF"/>
            </w:tcBorders>
            <w:tcMar>
              <w:top w:w="0" w:type="dxa"/>
              <w:left w:w="100" w:type="dxa"/>
              <w:bottom w:w="0" w:type="dxa"/>
              <w:right w:w="100" w:type="dxa"/>
            </w:tcMar>
          </w:tcPr>
          <w:p w14:paraId="010AB13B" w14:textId="77777777" w:rsidR="006463CD" w:rsidRPr="009807EB" w:rsidRDefault="00E84D3F">
            <w:pPr>
              <w:spacing w:before="240" w:after="240" w:line="240" w:lineRule="auto"/>
              <w:ind w:left="-20"/>
              <w:jc w:val="center"/>
              <w:rPr>
                <w:rFonts w:ascii="Times New Roman" w:eastAsia="Calibri" w:hAnsi="Times New Roman" w:cs="Times New Roman"/>
                <w:color w:val="000000"/>
              </w:rPr>
            </w:pPr>
            <w:r w:rsidRPr="009807EB">
              <w:rPr>
                <w:rFonts w:ascii="Times New Roman" w:eastAsia="Calibri" w:hAnsi="Times New Roman" w:cs="Times New Roman"/>
              </w:rPr>
              <w:t>9400415436</w:t>
            </w:r>
          </w:p>
        </w:tc>
        <w:tc>
          <w:tcPr>
            <w:tcW w:w="1170" w:type="dxa"/>
            <w:tcBorders>
              <w:top w:val="nil"/>
              <w:left w:val="nil"/>
              <w:bottom w:val="single" w:sz="4" w:space="0" w:color="BFBFBF"/>
              <w:right w:val="single" w:sz="4" w:space="0" w:color="BFBFBF"/>
            </w:tcBorders>
            <w:tcMar>
              <w:top w:w="0" w:type="dxa"/>
              <w:left w:w="100" w:type="dxa"/>
              <w:bottom w:w="0" w:type="dxa"/>
              <w:right w:w="100" w:type="dxa"/>
            </w:tcMar>
          </w:tcPr>
          <w:p w14:paraId="123DC6D4" w14:textId="77777777" w:rsidR="006463CD" w:rsidRPr="009807EB" w:rsidRDefault="00E84D3F">
            <w:pPr>
              <w:spacing w:before="240" w:after="240" w:line="240" w:lineRule="auto"/>
              <w:ind w:left="-20"/>
              <w:jc w:val="center"/>
              <w:rPr>
                <w:rFonts w:ascii="Times New Roman" w:eastAsia="Calibri" w:hAnsi="Times New Roman" w:cs="Times New Roman"/>
                <w:color w:val="000000"/>
              </w:rPr>
            </w:pPr>
            <w:r w:rsidRPr="009807EB">
              <w:rPr>
                <w:rFonts w:ascii="Times New Roman" w:eastAsia="Calibri" w:hAnsi="Times New Roman" w:cs="Times New Roman"/>
              </w:rPr>
              <w:t>y</w:t>
            </w:r>
          </w:p>
        </w:tc>
        <w:tc>
          <w:tcPr>
            <w:tcW w:w="1210" w:type="dxa"/>
            <w:tcBorders>
              <w:top w:val="nil"/>
              <w:left w:val="nil"/>
              <w:bottom w:val="single" w:sz="4" w:space="0" w:color="BFBFBF"/>
              <w:right w:val="single" w:sz="4" w:space="0" w:color="BFBFBF"/>
            </w:tcBorders>
            <w:tcMar>
              <w:top w:w="0" w:type="dxa"/>
              <w:left w:w="100" w:type="dxa"/>
              <w:bottom w:w="0" w:type="dxa"/>
              <w:right w:w="100" w:type="dxa"/>
            </w:tcMar>
          </w:tcPr>
          <w:p w14:paraId="670174CD" w14:textId="77777777" w:rsidR="006463CD" w:rsidRPr="009807EB" w:rsidRDefault="00E84D3F">
            <w:pPr>
              <w:spacing w:before="240" w:after="240" w:line="240" w:lineRule="auto"/>
              <w:ind w:left="-20"/>
              <w:jc w:val="cente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ADBA931" w14:textId="77777777">
        <w:trPr>
          <w:cantSplit/>
          <w:trHeight w:val="16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74DD491A" w14:textId="77777777" w:rsidR="006463CD" w:rsidRPr="009807EB" w:rsidRDefault="006463CD">
            <w:pPr>
              <w:spacing w:before="240" w:after="240" w:line="240" w:lineRule="auto"/>
              <w:jc w:val="center"/>
              <w:rPr>
                <w:rFonts w:ascii="Times New Roman" w:eastAsia="Calibri" w:hAnsi="Times New Roman" w:cs="Times New Roman"/>
              </w:rPr>
            </w:pPr>
          </w:p>
        </w:tc>
        <w:tc>
          <w:tcPr>
            <w:tcW w:w="9435" w:type="dxa"/>
            <w:gridSpan w:val="8"/>
            <w:tcBorders>
              <w:top w:val="nil"/>
              <w:left w:val="nil"/>
              <w:bottom w:val="single" w:sz="4" w:space="0" w:color="BFBFBF"/>
              <w:right w:val="single" w:sz="4" w:space="0" w:color="BFBFBF"/>
            </w:tcBorders>
            <w:tcMar>
              <w:top w:w="0" w:type="dxa"/>
              <w:left w:w="100" w:type="dxa"/>
              <w:bottom w:w="0" w:type="dxa"/>
              <w:right w:w="100" w:type="dxa"/>
            </w:tcMar>
          </w:tcPr>
          <w:p w14:paraId="684A70F1" w14:textId="77777777" w:rsidR="006463CD" w:rsidRPr="009807EB" w:rsidRDefault="00E84D3F">
            <w:pPr>
              <w:spacing w:before="240" w:after="240" w:line="240" w:lineRule="auto"/>
              <w:ind w:left="-20"/>
              <w:jc w:val="left"/>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CHEPPAD</w:t>
            </w:r>
          </w:p>
        </w:tc>
      </w:tr>
      <w:tr w:rsidR="006463CD" w:rsidRPr="009807EB" w14:paraId="6A10E5BC"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27F675E6"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3515BBC4" w14:textId="77777777" w:rsidR="006463CD" w:rsidRPr="009807EB" w:rsidRDefault="00E84D3F">
            <w:pPr>
              <w:spacing w:before="240" w:after="240"/>
              <w:ind w:left="-140"/>
              <w:jc w:val="left"/>
              <w:rPr>
                <w:rFonts w:ascii="Times New Roman" w:eastAsia="Garamond" w:hAnsi="Times New Roman" w:cs="Times New Roman"/>
                <w:highlight w:val="white"/>
              </w:rPr>
            </w:pPr>
            <w:proofErr w:type="spellStart"/>
            <w:r w:rsidRPr="009807EB">
              <w:rPr>
                <w:rFonts w:ascii="Times New Roman" w:eastAsia="Garamond" w:hAnsi="Times New Roman" w:cs="Times New Roman"/>
                <w:highlight w:val="white"/>
              </w:rPr>
              <w:t>Sreekrishna</w:t>
            </w:r>
            <w:proofErr w:type="spellEnd"/>
            <w:r w:rsidRPr="009807EB">
              <w:rPr>
                <w:rFonts w:ascii="Times New Roman" w:eastAsia="Garamond" w:hAnsi="Times New Roman" w:cs="Times New Roman"/>
                <w:highlight w:val="white"/>
              </w:rPr>
              <w:t xml:space="preserve"> nursing home</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1DD1256C"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7B956431" w14:textId="77777777" w:rsidR="006463CD" w:rsidRPr="009807EB" w:rsidRDefault="00E84D3F">
            <w:pPr>
              <w:spacing w:before="240" w:after="240"/>
              <w:ind w:left="-140"/>
              <w:jc w:val="left"/>
              <w:rPr>
                <w:rFonts w:ascii="Times New Roman" w:eastAsia="Garamond" w:hAnsi="Times New Roman" w:cs="Times New Roman"/>
              </w:rPr>
            </w:pPr>
            <w:r w:rsidRPr="009807EB">
              <w:rPr>
                <w:rFonts w:ascii="Times New Roman" w:eastAsia="Garamond" w:hAnsi="Times New Roman" w:cs="Times New Roman"/>
              </w:rPr>
              <w:t>General</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2D31A257"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42DA4DE" w14:textId="77777777" w:rsidR="006463CD" w:rsidRPr="009807EB" w:rsidRDefault="00E84D3F">
            <w:pPr>
              <w:spacing w:before="240" w:after="240"/>
              <w:ind w:left="-140"/>
              <w:jc w:val="left"/>
              <w:rPr>
                <w:rFonts w:ascii="Times New Roman" w:eastAsia="Garamond" w:hAnsi="Times New Roman" w:cs="Times New Roman"/>
              </w:rPr>
            </w:pPr>
            <w:proofErr w:type="spellStart"/>
            <w:r w:rsidRPr="009807EB">
              <w:rPr>
                <w:rFonts w:ascii="Times New Roman" w:eastAsia="Garamond" w:hAnsi="Times New Roman" w:cs="Times New Roman"/>
              </w:rPr>
              <w:t>Sreekrishna</w:t>
            </w:r>
            <w:proofErr w:type="spellEnd"/>
            <w:r w:rsidRPr="009807EB">
              <w:rPr>
                <w:rFonts w:ascii="Times New Roman" w:eastAsia="Garamond" w:hAnsi="Times New Roman" w:cs="Times New Roman"/>
              </w:rPr>
              <w:t xml:space="preserve"> nursing </w:t>
            </w:r>
            <w:proofErr w:type="spellStart"/>
            <w:proofErr w:type="gramStart"/>
            <w:r w:rsidRPr="009807EB">
              <w:rPr>
                <w:rFonts w:ascii="Times New Roman" w:eastAsia="Garamond" w:hAnsi="Times New Roman" w:cs="Times New Roman"/>
              </w:rPr>
              <w:t>home,Evoor</w:t>
            </w:r>
            <w:proofErr w:type="spellEnd"/>
            <w:proofErr w:type="gramEnd"/>
            <w:r w:rsidRPr="009807EB">
              <w:rPr>
                <w:rFonts w:ascii="Times New Roman" w:eastAsia="Garamond" w:hAnsi="Times New Roman" w:cs="Times New Roman"/>
              </w:rPr>
              <w:t xml:space="preserve"> north</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461ABA81"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9496112236</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0A71C93F"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4A423C52"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Y</w:t>
            </w:r>
          </w:p>
        </w:tc>
      </w:tr>
      <w:tr w:rsidR="006463CD" w:rsidRPr="009807EB" w14:paraId="7E1156FA" w14:textId="77777777">
        <w:trPr>
          <w:cantSplit/>
          <w:trHeight w:val="16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254A563C"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9435" w:type="dxa"/>
            <w:gridSpan w:val="8"/>
            <w:tcBorders>
              <w:top w:val="nil"/>
              <w:left w:val="nil"/>
              <w:bottom w:val="single" w:sz="4" w:space="0" w:color="BFBFBF"/>
              <w:right w:val="single" w:sz="4" w:space="0" w:color="BFBFBF"/>
            </w:tcBorders>
            <w:tcMar>
              <w:top w:w="0" w:type="dxa"/>
              <w:left w:w="100" w:type="dxa"/>
              <w:bottom w:w="0" w:type="dxa"/>
              <w:right w:w="100" w:type="dxa"/>
            </w:tcMar>
          </w:tcPr>
          <w:p w14:paraId="2FDAF5B8" w14:textId="77777777" w:rsidR="006463CD" w:rsidRPr="009807EB" w:rsidRDefault="00E84D3F">
            <w:pPr>
              <w:spacing w:before="240" w:after="240" w:line="240" w:lineRule="auto"/>
              <w:ind w:left="-20"/>
              <w:jc w:val="center"/>
              <w:rPr>
                <w:rFonts w:ascii="Times New Roman" w:eastAsia="Calibri" w:hAnsi="Times New Roman" w:cs="Times New Roman"/>
                <w:color w:val="000000"/>
                <w:highlight w:val="white"/>
              </w:rPr>
            </w:pPr>
            <w:r w:rsidRPr="009807EB">
              <w:rPr>
                <w:rFonts w:ascii="Times New Roman" w:eastAsia="Calibri" w:hAnsi="Times New Roman" w:cs="Times New Roman"/>
                <w:highlight w:val="white"/>
              </w:rPr>
              <w:t>KANDALLOOR</w:t>
            </w:r>
          </w:p>
        </w:tc>
      </w:tr>
      <w:tr w:rsidR="006463CD" w:rsidRPr="009807EB" w14:paraId="41BB085D"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7A42AB6E"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6AB7897A" w14:textId="77777777" w:rsidR="006463CD" w:rsidRPr="009807EB" w:rsidRDefault="00E84D3F">
            <w:pPr>
              <w:spacing w:before="240" w:after="240"/>
              <w:ind w:left="-140"/>
              <w:jc w:val="left"/>
              <w:rPr>
                <w:rFonts w:ascii="Times New Roman" w:eastAsia="Garamond" w:hAnsi="Times New Roman" w:cs="Times New Roman"/>
                <w:highlight w:val="white"/>
              </w:rPr>
            </w:pPr>
            <w:r w:rsidRPr="009807EB">
              <w:rPr>
                <w:rFonts w:ascii="Times New Roman" w:eastAsia="Garamond" w:hAnsi="Times New Roman" w:cs="Times New Roman"/>
                <w:highlight w:val="white"/>
              </w:rPr>
              <w:t xml:space="preserve">    DEEPAM</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1E220A87"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1AFAA487" w14:textId="77777777" w:rsidR="006463CD" w:rsidRPr="009807EB" w:rsidRDefault="00E84D3F">
            <w:pPr>
              <w:spacing w:before="240" w:after="240"/>
              <w:ind w:left="-140"/>
              <w:jc w:val="left"/>
              <w:rPr>
                <w:rFonts w:ascii="Times New Roman" w:eastAsia="Garamond" w:hAnsi="Times New Roman" w:cs="Times New Roman"/>
              </w:rPr>
            </w:pPr>
            <w:r w:rsidRPr="009807EB">
              <w:rPr>
                <w:rFonts w:ascii="Times New Roman" w:eastAsia="Garamond" w:hAnsi="Times New Roman" w:cs="Times New Roman"/>
              </w:rPr>
              <w:t>GENERAL</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1C868D76"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70EDA71B" w14:textId="77777777" w:rsidR="006463CD" w:rsidRPr="009807EB" w:rsidRDefault="00E84D3F">
            <w:pPr>
              <w:spacing w:before="240" w:after="240"/>
              <w:ind w:left="-140"/>
              <w:jc w:val="left"/>
              <w:rPr>
                <w:rFonts w:ascii="Times New Roman" w:eastAsia="Garamond" w:hAnsi="Times New Roman" w:cs="Times New Roman"/>
              </w:rPr>
            </w:pPr>
            <w:r w:rsidRPr="009807EB">
              <w:rPr>
                <w:rFonts w:ascii="Times New Roman" w:eastAsia="Garamond" w:hAnsi="Times New Roman" w:cs="Times New Roman"/>
              </w:rPr>
              <w:t>PARAVOOR MUKKU</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68309C56"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9447124309</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2BEA6DE1"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Y</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5B861406"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r>
      <w:tr w:rsidR="006463CD" w:rsidRPr="009807EB" w14:paraId="05616376" w14:textId="77777777">
        <w:trPr>
          <w:cantSplit/>
          <w:trHeight w:val="16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3F3CBDFD"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9435" w:type="dxa"/>
            <w:gridSpan w:val="8"/>
            <w:tcBorders>
              <w:top w:val="nil"/>
              <w:left w:val="nil"/>
              <w:bottom w:val="single" w:sz="4" w:space="0" w:color="BFBFBF"/>
              <w:right w:val="single" w:sz="4" w:space="0" w:color="BFBFBF"/>
            </w:tcBorders>
            <w:tcMar>
              <w:top w:w="0" w:type="dxa"/>
              <w:left w:w="100" w:type="dxa"/>
              <w:bottom w:w="0" w:type="dxa"/>
              <w:right w:w="100" w:type="dxa"/>
            </w:tcMar>
          </w:tcPr>
          <w:p w14:paraId="18516376" w14:textId="77777777" w:rsidR="006463CD" w:rsidRPr="009807EB" w:rsidRDefault="00E84D3F">
            <w:pPr>
              <w:spacing w:before="240" w:after="240" w:line="240" w:lineRule="auto"/>
              <w:ind w:left="-20"/>
              <w:jc w:val="center"/>
              <w:rPr>
                <w:rFonts w:ascii="Times New Roman" w:eastAsia="Calibri" w:hAnsi="Times New Roman" w:cs="Times New Roman"/>
                <w:color w:val="000000"/>
                <w:highlight w:val="white"/>
              </w:rPr>
            </w:pPr>
            <w:r w:rsidRPr="009807EB">
              <w:rPr>
                <w:rFonts w:ascii="Times New Roman" w:eastAsia="Calibri" w:hAnsi="Times New Roman" w:cs="Times New Roman"/>
                <w:highlight w:val="white"/>
              </w:rPr>
              <w:t>KRISHNAPURAM</w:t>
            </w:r>
          </w:p>
        </w:tc>
      </w:tr>
      <w:tr w:rsidR="006463CD" w:rsidRPr="009807EB" w14:paraId="5D2E6AD2"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04316530"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76038234" w14:textId="77777777" w:rsidR="006463CD" w:rsidRPr="009807EB" w:rsidRDefault="00E84D3F">
            <w:pPr>
              <w:spacing w:before="240" w:after="240"/>
              <w:ind w:left="-160"/>
              <w:jc w:val="left"/>
              <w:rPr>
                <w:rFonts w:ascii="Times New Roman" w:eastAsia="Garamond" w:hAnsi="Times New Roman" w:cs="Times New Roman"/>
                <w:b/>
                <w:bCs/>
                <w:highlight w:val="white"/>
              </w:rPr>
            </w:pPr>
            <w:r w:rsidRPr="009807EB">
              <w:rPr>
                <w:rFonts w:ascii="Times New Roman" w:eastAsia="Garamond" w:hAnsi="Times New Roman" w:cs="Times New Roman"/>
                <w:b/>
                <w:bCs/>
                <w:highlight w:val="white"/>
              </w:rPr>
              <w:t xml:space="preserve">IEM </w:t>
            </w:r>
            <w:proofErr w:type="gramStart"/>
            <w:r w:rsidRPr="009807EB">
              <w:rPr>
                <w:rFonts w:ascii="Times New Roman" w:eastAsia="Garamond" w:hAnsi="Times New Roman" w:cs="Times New Roman"/>
                <w:b/>
                <w:bCs/>
                <w:highlight w:val="white"/>
              </w:rPr>
              <w:t>HOSPITAL,CLINIC</w:t>
            </w:r>
            <w:proofErr w:type="gramEnd"/>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7FA705B0"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NO</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45923A6E" w14:textId="77777777" w:rsidR="006463CD" w:rsidRPr="009807EB" w:rsidRDefault="00E84D3F">
            <w:pPr>
              <w:spacing w:before="240" w:after="240"/>
              <w:ind w:left="-160"/>
              <w:jc w:val="left"/>
              <w:rPr>
                <w:rFonts w:ascii="Times New Roman" w:eastAsia="Garamond" w:hAnsi="Times New Roman" w:cs="Times New Roman"/>
                <w:b/>
                <w:bCs/>
              </w:rPr>
            </w:pPr>
            <w:r w:rsidRPr="009807EB">
              <w:rPr>
                <w:rFonts w:ascii="Times New Roman" w:eastAsia="Garamond" w:hAnsi="Times New Roman" w:cs="Times New Roman"/>
                <w:b/>
                <w:bCs/>
              </w:rPr>
              <w:t>GENARAL</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15D873CB"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NO</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2BDEE074" w14:textId="77777777" w:rsidR="006463CD" w:rsidRPr="009807EB" w:rsidRDefault="00E84D3F">
            <w:pPr>
              <w:spacing w:before="240" w:after="240"/>
              <w:ind w:left="-160"/>
              <w:jc w:val="left"/>
              <w:rPr>
                <w:rFonts w:ascii="Times New Roman" w:eastAsia="Garamond" w:hAnsi="Times New Roman" w:cs="Times New Roman"/>
                <w:b/>
                <w:bCs/>
              </w:rPr>
            </w:pPr>
            <w:proofErr w:type="gramStart"/>
            <w:r w:rsidRPr="009807EB">
              <w:rPr>
                <w:rFonts w:ascii="Times New Roman" w:eastAsia="Garamond" w:hAnsi="Times New Roman" w:cs="Times New Roman"/>
                <w:b/>
                <w:bCs/>
              </w:rPr>
              <w:t>VALANJANADAKKVU,KAYAMKULAM</w:t>
            </w:r>
            <w:proofErr w:type="gram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20559457"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9946280639</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0E288B0D"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446B231A"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N</w:t>
            </w:r>
          </w:p>
        </w:tc>
      </w:tr>
      <w:tr w:rsidR="006463CD" w:rsidRPr="009807EB" w14:paraId="2BA0E7D7"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58C4D3FA"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120507EC" w14:textId="77777777" w:rsidR="006463CD" w:rsidRPr="009807EB" w:rsidRDefault="00E84D3F">
            <w:pPr>
              <w:spacing w:before="240" w:after="240"/>
              <w:ind w:left="-160"/>
              <w:jc w:val="left"/>
              <w:rPr>
                <w:rFonts w:ascii="Times New Roman" w:eastAsia="Garamond" w:hAnsi="Times New Roman" w:cs="Times New Roman"/>
                <w:b/>
                <w:bCs/>
                <w:highlight w:val="white"/>
              </w:rPr>
            </w:pPr>
            <w:r w:rsidRPr="009807EB">
              <w:rPr>
                <w:rFonts w:ascii="Times New Roman" w:eastAsia="Garamond" w:hAnsi="Times New Roman" w:cs="Times New Roman"/>
                <w:b/>
                <w:bCs/>
                <w:highlight w:val="white"/>
              </w:rPr>
              <w:t>KAPPIL HEALTH CLINIC</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660DA400"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N</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345987D7"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GENARAL</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69BD15E6"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N</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15FE0DBF"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KAPPIL, KRISHNAPURAM</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4E620F29"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9495571194</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22EC6945"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Y</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628F3995" w14:textId="77777777" w:rsidR="006463CD" w:rsidRPr="009807EB" w:rsidRDefault="00E84D3F">
            <w:pPr>
              <w:spacing w:before="240" w:after="240"/>
              <w:ind w:left="-160"/>
              <w:jc w:val="center"/>
              <w:rPr>
                <w:rFonts w:ascii="Times New Roman" w:eastAsia="Garamond" w:hAnsi="Times New Roman" w:cs="Times New Roman"/>
                <w:b/>
                <w:bCs/>
              </w:rPr>
            </w:pPr>
            <w:r w:rsidRPr="009807EB">
              <w:rPr>
                <w:rFonts w:ascii="Times New Roman" w:eastAsia="Garamond" w:hAnsi="Times New Roman" w:cs="Times New Roman"/>
                <w:b/>
                <w:bCs/>
              </w:rPr>
              <w:t>N</w:t>
            </w:r>
          </w:p>
        </w:tc>
      </w:tr>
      <w:tr w:rsidR="006463CD" w:rsidRPr="009807EB" w14:paraId="6A6BC79F" w14:textId="77777777">
        <w:trPr>
          <w:cantSplit/>
          <w:trHeight w:val="16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56EAED5C"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9435" w:type="dxa"/>
            <w:gridSpan w:val="8"/>
            <w:tcBorders>
              <w:top w:val="nil"/>
              <w:left w:val="nil"/>
              <w:bottom w:val="single" w:sz="4" w:space="0" w:color="BFBFBF"/>
              <w:right w:val="single" w:sz="4" w:space="0" w:color="BFBFBF"/>
            </w:tcBorders>
            <w:tcMar>
              <w:top w:w="0" w:type="dxa"/>
              <w:left w:w="100" w:type="dxa"/>
              <w:bottom w:w="0" w:type="dxa"/>
              <w:right w:w="100" w:type="dxa"/>
            </w:tcMar>
          </w:tcPr>
          <w:p w14:paraId="0DA0BC7D" w14:textId="77777777" w:rsidR="006463CD" w:rsidRPr="009807EB" w:rsidRDefault="00E84D3F">
            <w:pPr>
              <w:spacing w:before="240" w:after="240" w:line="240" w:lineRule="auto"/>
              <w:ind w:left="-20"/>
              <w:jc w:val="left"/>
              <w:rPr>
                <w:rFonts w:ascii="Times New Roman" w:eastAsia="Calibri" w:hAnsi="Times New Roman" w:cs="Times New Roman"/>
                <w:color w:val="000000"/>
                <w:highlight w:val="white"/>
              </w:rPr>
            </w:pPr>
            <w:r w:rsidRPr="009807EB">
              <w:rPr>
                <w:rFonts w:ascii="Times New Roman" w:eastAsia="Calibri" w:hAnsi="Times New Roman" w:cs="Times New Roman"/>
                <w:highlight w:val="white"/>
              </w:rPr>
              <w:t>PATHIYOOR</w:t>
            </w:r>
          </w:p>
        </w:tc>
      </w:tr>
      <w:tr w:rsidR="006463CD" w:rsidRPr="009807EB" w14:paraId="517FC8E4"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3D61227"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06833185" w14:textId="77777777" w:rsidR="006463CD" w:rsidRPr="009807EB" w:rsidRDefault="00E84D3F">
            <w:pPr>
              <w:spacing w:before="240" w:after="240"/>
              <w:ind w:left="-140"/>
              <w:jc w:val="left"/>
              <w:rPr>
                <w:rFonts w:ascii="Times New Roman" w:eastAsia="Garamond" w:hAnsi="Times New Roman" w:cs="Times New Roman"/>
                <w:highlight w:val="white"/>
              </w:rPr>
            </w:pPr>
            <w:r w:rsidRPr="009807EB">
              <w:rPr>
                <w:rFonts w:ascii="Times New Roman" w:eastAsia="Garamond" w:hAnsi="Times New Roman" w:cs="Times New Roman"/>
                <w:highlight w:val="white"/>
              </w:rPr>
              <w:t>ESK HOSPITAL</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720F7C80"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57283BC0" w14:textId="77777777" w:rsidR="006463CD" w:rsidRPr="009807EB" w:rsidRDefault="00E84D3F">
            <w:pPr>
              <w:spacing w:before="240" w:after="240"/>
              <w:ind w:left="-140"/>
              <w:jc w:val="left"/>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3D891B54"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4FEA328B" w14:textId="77777777" w:rsidR="006463CD" w:rsidRPr="009807EB" w:rsidRDefault="00E84D3F">
            <w:pPr>
              <w:spacing w:before="240" w:after="240"/>
              <w:ind w:left="-140"/>
              <w:jc w:val="left"/>
              <w:rPr>
                <w:rFonts w:ascii="Times New Roman" w:eastAsia="Garamond" w:hAnsi="Times New Roman" w:cs="Times New Roman"/>
              </w:rPr>
            </w:pPr>
            <w:r w:rsidRPr="009807EB">
              <w:rPr>
                <w:rFonts w:ascii="Times New Roman" w:eastAsia="Garamond" w:hAnsi="Times New Roman" w:cs="Times New Roman"/>
              </w:rPr>
              <w:t xml:space="preserve">ESK </w:t>
            </w:r>
            <w:proofErr w:type="gramStart"/>
            <w:r w:rsidRPr="009807EB">
              <w:rPr>
                <w:rFonts w:ascii="Times New Roman" w:eastAsia="Garamond" w:hAnsi="Times New Roman" w:cs="Times New Roman"/>
              </w:rPr>
              <w:t>HOSPITAL,PATHIYOOR</w:t>
            </w:r>
            <w:proofErr w:type="gram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66A1CDD8"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9567523322</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862BF04"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2F46FDB5"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r>
      <w:tr w:rsidR="006463CD" w:rsidRPr="009807EB" w14:paraId="7ABCF7B2"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2E4ABF40"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0497CDB9" w14:textId="77777777" w:rsidR="006463CD" w:rsidRPr="009807EB" w:rsidRDefault="00E84D3F">
            <w:pPr>
              <w:spacing w:before="240" w:after="240"/>
              <w:ind w:left="-140"/>
              <w:jc w:val="left"/>
              <w:rPr>
                <w:rFonts w:ascii="Times New Roman" w:eastAsia="Garamond" w:hAnsi="Times New Roman" w:cs="Times New Roman"/>
                <w:highlight w:val="white"/>
              </w:rPr>
            </w:pPr>
            <w:r w:rsidRPr="009807EB">
              <w:rPr>
                <w:rFonts w:ascii="Times New Roman" w:eastAsia="Garamond" w:hAnsi="Times New Roman" w:cs="Times New Roman"/>
                <w:highlight w:val="white"/>
              </w:rPr>
              <w:t>NISHA HOSPITAL</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4EBBF305"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1B66E53B"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5574B6D0"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7996341B"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NISHA BHAVANAM</w:t>
            </w:r>
          </w:p>
          <w:p w14:paraId="1259FB41"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BHAGAVATHIPPADI</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2108A171"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9556215481</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32621B3"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48E7ABF7"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r>
      <w:tr w:rsidR="006463CD" w:rsidRPr="009807EB" w14:paraId="10E8C51F"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3E77671E"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05BBC2B1" w14:textId="77777777" w:rsidR="006463CD" w:rsidRPr="009807EB" w:rsidRDefault="00E84D3F">
            <w:pPr>
              <w:spacing w:before="240" w:after="240"/>
              <w:ind w:left="-140"/>
              <w:jc w:val="left"/>
              <w:rPr>
                <w:rFonts w:ascii="Times New Roman" w:eastAsia="Garamond" w:hAnsi="Times New Roman" w:cs="Times New Roman"/>
                <w:highlight w:val="white"/>
              </w:rPr>
            </w:pPr>
            <w:r w:rsidRPr="009807EB">
              <w:rPr>
                <w:rFonts w:ascii="Times New Roman" w:eastAsia="Garamond" w:hAnsi="Times New Roman" w:cs="Times New Roman"/>
                <w:highlight w:val="white"/>
              </w:rPr>
              <w:t>PRETHYASA HOSPITAL</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0F28BD25"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28ECFACD"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265E5374"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0BB45FD6"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ATHIKKATTTHARAYIL ERUVA WEST</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21CD4E4A"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9048300818</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5C41338A"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4C6319FC"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r>
      <w:tr w:rsidR="006463CD" w:rsidRPr="009807EB" w14:paraId="28A1AA2F"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CDEF14E"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1FDC1C46" w14:textId="77777777" w:rsidR="006463CD" w:rsidRPr="009807EB" w:rsidRDefault="00E84D3F">
            <w:pPr>
              <w:spacing w:before="240" w:after="240"/>
              <w:ind w:left="-140"/>
              <w:jc w:val="left"/>
              <w:rPr>
                <w:rFonts w:ascii="Times New Roman" w:eastAsia="Garamond" w:hAnsi="Times New Roman" w:cs="Times New Roman"/>
                <w:highlight w:val="white"/>
              </w:rPr>
            </w:pPr>
            <w:r w:rsidRPr="009807EB">
              <w:rPr>
                <w:rFonts w:ascii="Times New Roman" w:eastAsia="Garamond" w:hAnsi="Times New Roman" w:cs="Times New Roman"/>
                <w:highlight w:val="white"/>
              </w:rPr>
              <w:t>DERMA DENTAL TRUST</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5A356239"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4D0618C5"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7DF12544"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272F8A88"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DERMA DENTAL TRUST</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65E23B60"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7025633525</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330CC604"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0C154FC3"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w:t>
            </w:r>
          </w:p>
        </w:tc>
      </w:tr>
      <w:tr w:rsidR="006463CD" w:rsidRPr="009807EB" w14:paraId="7BF683E2"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5D0A8558"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77AA6A9D" w14:textId="77777777" w:rsidR="006463CD" w:rsidRPr="009807EB" w:rsidRDefault="00E84D3F">
            <w:pPr>
              <w:spacing w:before="240" w:after="240"/>
              <w:ind w:left="-140"/>
              <w:jc w:val="left"/>
              <w:rPr>
                <w:rFonts w:ascii="Times New Roman" w:eastAsia="Garamond" w:hAnsi="Times New Roman" w:cs="Times New Roman"/>
                <w:highlight w:val="white"/>
              </w:rPr>
            </w:pPr>
            <w:r w:rsidRPr="009807EB">
              <w:rPr>
                <w:rFonts w:ascii="Times New Roman" w:eastAsia="Garamond" w:hAnsi="Times New Roman" w:cs="Times New Roman"/>
                <w:highlight w:val="white"/>
              </w:rPr>
              <w:t>DR AJILAS DENTAL HUB</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5FC90D95"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3F1AF368"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07F8B44D"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B29A771"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 xml:space="preserve">AMBAZHAVELIL </w:t>
            </w:r>
            <w:proofErr w:type="gramStart"/>
            <w:r w:rsidRPr="009807EB">
              <w:rPr>
                <w:rFonts w:ascii="Times New Roman" w:eastAsia="Garamond" w:hAnsi="Times New Roman" w:cs="Times New Roman"/>
              </w:rPr>
              <w:t>BUILDING ,KEERIKKAD</w:t>
            </w:r>
            <w:proofErr w:type="gram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3809801B"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9645480987</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5F844E91" w14:textId="77777777" w:rsidR="006463CD" w:rsidRPr="009807EB" w:rsidRDefault="00E84D3F">
            <w:pPr>
              <w:spacing w:before="240" w:after="240"/>
              <w:ind w:left="-140"/>
              <w:jc w:val="left"/>
              <w:rPr>
                <w:rFonts w:ascii="Times New Roman" w:eastAsia="Garamond" w:hAnsi="Times New Roman" w:cs="Times New Roman"/>
              </w:rPr>
            </w:pPr>
            <w:r w:rsidRPr="009807EB">
              <w:rPr>
                <w:rFonts w:ascii="Times New Roman" w:eastAsia="Garamond" w:hAnsi="Times New Roman" w:cs="Times New Roman"/>
              </w:rPr>
              <w:t>NO</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71C70ACE"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r>
      <w:tr w:rsidR="006463CD" w:rsidRPr="009807EB" w14:paraId="03029E73"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3B2E6977"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7E90D783" w14:textId="77777777" w:rsidR="006463CD" w:rsidRPr="009807EB" w:rsidRDefault="00E84D3F">
            <w:pPr>
              <w:spacing w:before="240" w:after="240"/>
              <w:ind w:left="-140"/>
              <w:jc w:val="left"/>
              <w:rPr>
                <w:rFonts w:ascii="Times New Roman" w:eastAsia="Garamond" w:hAnsi="Times New Roman" w:cs="Times New Roman"/>
                <w:highlight w:val="white"/>
              </w:rPr>
            </w:pPr>
            <w:r w:rsidRPr="009807EB">
              <w:rPr>
                <w:rFonts w:ascii="Times New Roman" w:eastAsia="Garamond" w:hAnsi="Times New Roman" w:cs="Times New Roman"/>
                <w:highlight w:val="white"/>
              </w:rPr>
              <w:t>DHANYA DENTAL CLINIC</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15A8C244" w14:textId="77777777" w:rsidR="006463CD" w:rsidRPr="009807EB" w:rsidRDefault="00E84D3F">
            <w:pPr>
              <w:spacing w:before="240" w:after="240"/>
              <w:ind w:left="-140"/>
              <w:jc w:val="left"/>
              <w:rPr>
                <w:rFonts w:ascii="Times New Roman" w:eastAsia="Garamond" w:hAnsi="Times New Roman" w:cs="Times New Roman"/>
              </w:rPr>
            </w:pPr>
            <w:r w:rsidRPr="009807EB">
              <w:rPr>
                <w:rFonts w:ascii="Times New Roman" w:eastAsia="Garamond" w:hAnsi="Times New Roman" w:cs="Times New Roman"/>
              </w:rPr>
              <w:t>YES</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06315FFB"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2F3BD948"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260B625E" w14:textId="77777777" w:rsidR="006463CD" w:rsidRPr="009807EB" w:rsidRDefault="00E84D3F">
            <w:pPr>
              <w:spacing w:before="240" w:after="240"/>
              <w:ind w:left="-140"/>
              <w:jc w:val="center"/>
              <w:rPr>
                <w:rFonts w:ascii="Times New Roman" w:eastAsia="Garamond" w:hAnsi="Times New Roman" w:cs="Times New Roman"/>
              </w:rPr>
            </w:pPr>
            <w:proofErr w:type="gramStart"/>
            <w:r w:rsidRPr="009807EB">
              <w:rPr>
                <w:rFonts w:ascii="Times New Roman" w:eastAsia="Garamond" w:hAnsi="Times New Roman" w:cs="Times New Roman"/>
              </w:rPr>
              <w:t>KEERIKKAD,PATHIYOOR</w:t>
            </w:r>
            <w:proofErr w:type="gram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1DC9875E"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7559049931</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575AE51B"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55143358" w14:textId="77777777" w:rsidR="006463CD" w:rsidRPr="009807EB" w:rsidRDefault="00E84D3F">
            <w:pPr>
              <w:spacing w:before="240" w:after="240"/>
              <w:ind w:left="-140"/>
              <w:jc w:val="center"/>
              <w:rPr>
                <w:rFonts w:ascii="Times New Roman" w:eastAsia="Garamond" w:hAnsi="Times New Roman" w:cs="Times New Roman"/>
              </w:rPr>
            </w:pPr>
            <w:r w:rsidRPr="009807EB">
              <w:rPr>
                <w:rFonts w:ascii="Times New Roman" w:eastAsia="Garamond" w:hAnsi="Times New Roman" w:cs="Times New Roman"/>
              </w:rPr>
              <w:t>NO</w:t>
            </w:r>
          </w:p>
        </w:tc>
      </w:tr>
      <w:tr w:rsidR="006463CD" w:rsidRPr="009807EB" w14:paraId="4D39E38D" w14:textId="77777777">
        <w:trPr>
          <w:cantSplit/>
          <w:trHeight w:val="16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16854F56"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9435" w:type="dxa"/>
            <w:gridSpan w:val="8"/>
            <w:tcBorders>
              <w:top w:val="nil"/>
              <w:left w:val="nil"/>
              <w:bottom w:val="single" w:sz="4" w:space="0" w:color="BFBFBF"/>
              <w:right w:val="single" w:sz="4" w:space="0" w:color="BFBFBF"/>
            </w:tcBorders>
            <w:tcMar>
              <w:top w:w="0" w:type="dxa"/>
              <w:left w:w="100" w:type="dxa"/>
              <w:bottom w:w="0" w:type="dxa"/>
              <w:right w:w="100" w:type="dxa"/>
            </w:tcMar>
          </w:tcPr>
          <w:p w14:paraId="13415A82" w14:textId="77777777" w:rsidR="006463CD" w:rsidRPr="009807EB" w:rsidRDefault="00E84D3F">
            <w:pPr>
              <w:spacing w:before="240" w:after="240" w:line="240" w:lineRule="auto"/>
              <w:ind w:left="-20"/>
              <w:jc w:val="left"/>
              <w:rPr>
                <w:rFonts w:ascii="Times New Roman" w:eastAsia="Calibri" w:hAnsi="Times New Roman" w:cs="Times New Roman"/>
                <w:color w:val="000000"/>
                <w:highlight w:val="white"/>
              </w:rPr>
            </w:pPr>
            <w:r w:rsidRPr="009807EB">
              <w:rPr>
                <w:rFonts w:ascii="Times New Roman" w:eastAsia="Calibri" w:hAnsi="Times New Roman" w:cs="Times New Roman"/>
                <w:highlight w:val="white"/>
              </w:rPr>
              <w:t xml:space="preserve">                                                                                                           DEVIKULANGARA</w:t>
            </w:r>
          </w:p>
        </w:tc>
      </w:tr>
      <w:tr w:rsidR="006463CD" w:rsidRPr="009807EB" w14:paraId="382CE3BA"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0DB6626"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3BEA960C"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318B26D2"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Sree Sai Computerised Laboratory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425D25A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A7B1A1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FA4BFB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5E5AD33F"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D6711F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62846A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22A86E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Lab</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1485FB6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730B3E3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Sree Sai Computerised Laboratory, </w:t>
            </w:r>
            <w:proofErr w:type="spellStart"/>
            <w:r w:rsidRPr="009807EB">
              <w:rPr>
                <w:rFonts w:ascii="Times New Roman" w:eastAsia="Calibri" w:hAnsi="Times New Roman" w:cs="Times New Roman"/>
              </w:rPr>
              <w:t>Prayar</w:t>
            </w:r>
            <w:proofErr w:type="spellEnd"/>
            <w:r w:rsidRPr="009807EB">
              <w:rPr>
                <w:rFonts w:ascii="Times New Roman" w:eastAsia="Calibri" w:hAnsi="Times New Roman" w:cs="Times New Roman"/>
              </w:rPr>
              <w:t xml:space="preserve"> North, </w:t>
            </w:r>
            <w:proofErr w:type="spellStart"/>
            <w:r w:rsidRPr="009807EB">
              <w:rPr>
                <w:rFonts w:ascii="Times New Roman" w:eastAsia="Calibri" w:hAnsi="Times New Roman" w:cs="Times New Roman"/>
              </w:rPr>
              <w:t>Devikulanagara</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115EB7F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9C485D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34EDC9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9895550823</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0371B79F"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C9E00A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48C698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69B9C45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6AE75C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DE93F4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79629CBE"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2D29301C"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20277E56" w14:textId="77777777" w:rsidR="006463CD" w:rsidRPr="009807EB" w:rsidRDefault="00E84D3F">
            <w:pPr>
              <w:spacing w:before="240" w:after="240" w:line="240" w:lineRule="auto"/>
              <w:ind w:left="-20"/>
              <w:jc w:val="left"/>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26266CC1" w14:textId="77777777" w:rsidR="006463CD" w:rsidRPr="009807EB" w:rsidRDefault="00E84D3F">
            <w:pPr>
              <w:spacing w:before="240" w:after="240" w:line="240" w:lineRule="auto"/>
              <w:ind w:left="-20"/>
              <w:jc w:val="left"/>
              <w:rPr>
                <w:rFonts w:ascii="Times New Roman" w:eastAsia="Calibri" w:hAnsi="Times New Roman" w:cs="Times New Roman"/>
                <w:highlight w:val="white"/>
              </w:rPr>
            </w:pPr>
            <w:r w:rsidRPr="009807EB">
              <w:rPr>
                <w:rFonts w:ascii="Times New Roman" w:eastAsia="Calibri" w:hAnsi="Times New Roman" w:cs="Times New Roman"/>
                <w:highlight w:val="white"/>
              </w:rPr>
              <w:t>UR’S Tooth Fairies Dental Solutions</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2B26F4D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08BB5F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ACFD69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726811E1"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D82D95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FD8374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Dental</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64CD1E0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2C066CE1"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UR’S Tooth Fairies Dental </w:t>
            </w:r>
            <w:proofErr w:type="gramStart"/>
            <w:r w:rsidRPr="009807EB">
              <w:rPr>
                <w:rFonts w:ascii="Times New Roman" w:eastAsia="Calibri" w:hAnsi="Times New Roman" w:cs="Times New Roman"/>
              </w:rPr>
              <w:t>Solutions ,</w:t>
            </w:r>
            <w:proofErr w:type="gramEnd"/>
            <w:r w:rsidRPr="009807EB">
              <w:rPr>
                <w:rFonts w:ascii="Times New Roman" w:eastAsia="Calibri" w:hAnsi="Times New Roman" w:cs="Times New Roman"/>
              </w:rPr>
              <w:t xml:space="preserve"> </w:t>
            </w:r>
            <w:proofErr w:type="spellStart"/>
            <w:proofErr w:type="gramStart"/>
            <w:r w:rsidRPr="009807EB">
              <w:rPr>
                <w:rFonts w:ascii="Times New Roman" w:eastAsia="Calibri" w:hAnsi="Times New Roman" w:cs="Times New Roman"/>
              </w:rPr>
              <w:t>Anjilimood</w:t>
            </w:r>
            <w:proofErr w:type="spellEnd"/>
            <w:r w:rsidRPr="009807EB">
              <w:rPr>
                <w:rFonts w:ascii="Times New Roman" w:eastAsia="Calibri" w:hAnsi="Times New Roman" w:cs="Times New Roman"/>
              </w:rPr>
              <w:t xml:space="preserve"> ,</w:t>
            </w:r>
            <w:proofErr w:type="gram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Puthuppally</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0D8BC84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68E619F"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7902820824</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5F43DBD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955A11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511F55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4CFD68A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0A510CF"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782A0E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r>
      <w:tr w:rsidR="006463CD" w:rsidRPr="009807EB" w14:paraId="0B158FBF"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57243064"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2261407A"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07F33B20"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Star Care Diagnostic Laboratory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192FF3F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FAE630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019F4C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3ECFA1E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E83C6B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06ADDC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Lab</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7ECAF4D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4B1F6B8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Star care Diagnostic </w:t>
            </w:r>
            <w:proofErr w:type="spellStart"/>
            <w:r w:rsidRPr="009807EB">
              <w:rPr>
                <w:rFonts w:ascii="Times New Roman" w:eastAsia="Calibri" w:hAnsi="Times New Roman" w:cs="Times New Roman"/>
              </w:rPr>
              <w:t>Laborator</w:t>
            </w:r>
            <w:proofErr w:type="spellEnd"/>
            <w:r w:rsidRPr="009807EB">
              <w:rPr>
                <w:rFonts w:ascii="Times New Roman" w:eastAsia="Calibri" w:hAnsi="Times New Roman" w:cs="Times New Roman"/>
              </w:rPr>
              <w:t xml:space="preserve">, AVS Building, </w:t>
            </w:r>
            <w:proofErr w:type="spellStart"/>
            <w:r w:rsidRPr="009807EB">
              <w:rPr>
                <w:rFonts w:ascii="Times New Roman" w:eastAsia="Calibri" w:hAnsi="Times New Roman" w:cs="Times New Roman"/>
              </w:rPr>
              <w:t>Kadumpisseril</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Puthuppallay</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0F6D772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5811431"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3F093C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9744933571</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F61725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86C26A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812E32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7A121E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0B9DEFB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500EDD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FB0D56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DF6AB4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r>
      <w:tr w:rsidR="006463CD" w:rsidRPr="009807EB" w14:paraId="1499D29B"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55385AC4"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6DFEFCDF"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6A37F7E3"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Karunya Diagnostic Centre</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002DA97E"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2CBFB1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66BD981"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4283E462"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58DD581F"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3E8A72E8"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ab/>
              <w:t>Lab</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6066F95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979186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Karunya Diagnostic Centre, Vadakke </w:t>
            </w:r>
            <w:proofErr w:type="spellStart"/>
            <w:r w:rsidRPr="009807EB">
              <w:rPr>
                <w:rFonts w:ascii="Times New Roman" w:eastAsia="Calibri" w:hAnsi="Times New Roman" w:cs="Times New Roman"/>
              </w:rPr>
              <w:t>Anjilimood</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Devikulanagara</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65AA53C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25BE44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A50AD51"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9747559662</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7415C12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19F24D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155571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51FB31C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CB0659F"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6375A8F"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5FD501A7"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6C312FB1"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35FF79A9"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24EB12A7"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Star Care Diagnostic Laboratory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6937445E"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846B0B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AF69C9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01E268EF"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5E05A0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Lab</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6AE9FFF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2E0E175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SH hospital, Vadakke </w:t>
            </w:r>
            <w:proofErr w:type="spellStart"/>
            <w:proofErr w:type="gramStart"/>
            <w:r w:rsidRPr="009807EB">
              <w:rPr>
                <w:rFonts w:ascii="Times New Roman" w:eastAsia="Calibri" w:hAnsi="Times New Roman" w:cs="Times New Roman"/>
              </w:rPr>
              <w:t>Anjilimood</w:t>
            </w:r>
            <w:proofErr w:type="spellEnd"/>
            <w:r w:rsidRPr="009807EB">
              <w:rPr>
                <w:rFonts w:ascii="Times New Roman" w:eastAsia="Calibri" w:hAnsi="Times New Roman" w:cs="Times New Roman"/>
              </w:rPr>
              <w:t xml:space="preserve"> ,</w:t>
            </w:r>
            <w:proofErr w:type="gram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Puthuppallay</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6DA1AE9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EB3656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9744933571</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7345907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EC3BE5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4669970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BD39A5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5B4E67CE"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09AD3BCA"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55DB58DF"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5AED4E75"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Care Tech Diagnostic Centre</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5CE7CA7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34F7A5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B155B8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5D64666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FB8CDD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Lab</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1FBD7DD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43912E3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Care Tech Diagnostic Centre, </w:t>
            </w:r>
            <w:proofErr w:type="spellStart"/>
            <w:r w:rsidRPr="009807EB">
              <w:rPr>
                <w:rFonts w:ascii="Times New Roman" w:eastAsia="Calibri" w:hAnsi="Times New Roman" w:cs="Times New Roman"/>
              </w:rPr>
              <w:t>Thekke</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Anjilimood</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Puthuppally</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33A6EC0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5B92ED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C46E2B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9567600816</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5673926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AC4DED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DA60BB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461C400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4D015A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DDB260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445B34E7"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69F12984"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63D2AB6E"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24078C2E"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Bharath Clinic </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509985C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CAEA8B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438B6ADE"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68FA03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Clinic</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5F012D9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4B3F307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232C53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Bharath </w:t>
            </w:r>
            <w:proofErr w:type="gramStart"/>
            <w:r w:rsidRPr="009807EB">
              <w:rPr>
                <w:rFonts w:ascii="Times New Roman" w:eastAsia="Calibri" w:hAnsi="Times New Roman" w:cs="Times New Roman"/>
              </w:rPr>
              <w:t>Clinic ,</w:t>
            </w:r>
            <w:proofErr w:type="gramEnd"/>
            <w:r w:rsidRPr="009807EB">
              <w:rPr>
                <w:rFonts w:ascii="Times New Roman" w:eastAsia="Calibri" w:hAnsi="Times New Roman" w:cs="Times New Roman"/>
              </w:rPr>
              <w:t xml:space="preserve"> </w:t>
            </w:r>
            <w:proofErr w:type="spellStart"/>
            <w:proofErr w:type="gramStart"/>
            <w:r w:rsidRPr="009807EB">
              <w:rPr>
                <w:rFonts w:ascii="Times New Roman" w:eastAsia="Calibri" w:hAnsi="Times New Roman" w:cs="Times New Roman"/>
              </w:rPr>
              <w:t>Puthuppally</w:t>
            </w:r>
            <w:proofErr w:type="spellEnd"/>
            <w:r w:rsidRPr="009807EB">
              <w:rPr>
                <w:rFonts w:ascii="Times New Roman" w:eastAsia="Calibri" w:hAnsi="Times New Roman" w:cs="Times New Roman"/>
              </w:rPr>
              <w:t xml:space="preserve"> ,</w:t>
            </w:r>
            <w:proofErr w:type="gram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devikulanagra</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00C5424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A8C491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8217443353</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2DD43D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D80427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C82CFF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6170C61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E6C434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A5D323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3D239180"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7A09571C"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535FBB2A"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1A9C2CFA"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Life Track Laboratory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747629D1"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42F1D3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E802B7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2610F49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382FAD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2DE3C1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Lab</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22B2F49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465D7F2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BE4AEA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Life Track </w:t>
            </w:r>
            <w:proofErr w:type="gramStart"/>
            <w:r w:rsidRPr="009807EB">
              <w:rPr>
                <w:rFonts w:ascii="Times New Roman" w:eastAsia="Calibri" w:hAnsi="Times New Roman" w:cs="Times New Roman"/>
              </w:rPr>
              <w:t>Laboratory ,</w:t>
            </w:r>
            <w:proofErr w:type="gram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Puthuppally</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Parayanath</w:t>
            </w:r>
            <w:proofErr w:type="spellEnd"/>
            <w:r w:rsidRPr="009807EB">
              <w:rPr>
                <w:rFonts w:ascii="Times New Roman" w:eastAsia="Calibri" w:hAnsi="Times New Roman" w:cs="Times New Roman"/>
              </w:rPr>
              <w:t xml:space="preserve"> Jn, </w:t>
            </w:r>
            <w:proofErr w:type="spellStart"/>
            <w:r w:rsidRPr="009807EB">
              <w:rPr>
                <w:rFonts w:ascii="Times New Roman" w:eastAsia="Calibri" w:hAnsi="Times New Roman" w:cs="Times New Roman"/>
              </w:rPr>
              <w:t>Devikulanagra</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5F0DE7B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37EE1D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5AA11A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9961457884</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0874F24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97EDB1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2A6F62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3A3D8A3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5EB155F"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69FD7B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4AA21670"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1891A54F"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267F77F4"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0329A496"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Care well Family Clinic &amp; Laboratory</w:t>
            </w:r>
          </w:p>
          <w:p w14:paraId="6F9BB2E8"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432B52C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012E39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FB144F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6EB0559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DD00D6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Clinic &amp; Lab</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319EB4A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308475B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4A465D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Care well Family Clinic &amp; Laboratory</w:t>
            </w:r>
          </w:p>
          <w:p w14:paraId="11E3AEB8" w14:textId="77777777" w:rsidR="006463CD" w:rsidRPr="009807EB" w:rsidRDefault="00E84D3F">
            <w:pPr>
              <w:spacing w:before="240" w:after="240" w:line="240" w:lineRule="auto"/>
              <w:ind w:left="-20"/>
              <w:jc w:val="left"/>
              <w:rPr>
                <w:rFonts w:ascii="Times New Roman" w:eastAsia="Calibri" w:hAnsi="Times New Roman" w:cs="Times New Roman"/>
              </w:rPr>
            </w:pPr>
            <w:proofErr w:type="spellStart"/>
            <w:r w:rsidRPr="009807EB">
              <w:rPr>
                <w:rFonts w:ascii="Times New Roman" w:eastAsia="Calibri" w:hAnsi="Times New Roman" w:cs="Times New Roman"/>
              </w:rPr>
              <w:t>Edayanambalam</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Parayar</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Devikulanagra</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66B2728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6DF986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AE6839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9633979106</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852AEA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702964E"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94D082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2B3F780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CEC313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C288C7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35746A5C"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74392AA"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065E64A5"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G&amp;J </w:t>
            </w:r>
            <w:proofErr w:type="spellStart"/>
            <w:r w:rsidRPr="009807EB">
              <w:rPr>
                <w:rFonts w:ascii="Times New Roman" w:eastAsia="Calibri" w:hAnsi="Times New Roman" w:cs="Times New Roman"/>
                <w:highlight w:val="white"/>
              </w:rPr>
              <w:t>Multispeciality</w:t>
            </w:r>
            <w:proofErr w:type="spellEnd"/>
            <w:r w:rsidRPr="009807EB">
              <w:rPr>
                <w:rFonts w:ascii="Times New Roman" w:eastAsia="Calibri" w:hAnsi="Times New Roman" w:cs="Times New Roman"/>
                <w:highlight w:val="white"/>
              </w:rPr>
              <w:t xml:space="preserve"> Dental Clinic</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6E47BC18"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5107E0B9"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36450AB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1B93C2B"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Dental</w:t>
            </w:r>
          </w:p>
          <w:p w14:paraId="0A45F2C0"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Clinic</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387E5AE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6272681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A105D8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G&amp;J </w:t>
            </w:r>
            <w:proofErr w:type="spellStart"/>
            <w:r w:rsidRPr="009807EB">
              <w:rPr>
                <w:rFonts w:ascii="Times New Roman" w:eastAsia="Calibri" w:hAnsi="Times New Roman" w:cs="Times New Roman"/>
              </w:rPr>
              <w:t>Multispeciality</w:t>
            </w:r>
            <w:proofErr w:type="spellEnd"/>
            <w:r w:rsidRPr="009807EB">
              <w:rPr>
                <w:rFonts w:ascii="Times New Roman" w:eastAsia="Calibri" w:hAnsi="Times New Roman" w:cs="Times New Roman"/>
              </w:rPr>
              <w:t xml:space="preserve"> Dental </w:t>
            </w:r>
            <w:proofErr w:type="gramStart"/>
            <w:r w:rsidRPr="009807EB">
              <w:rPr>
                <w:rFonts w:ascii="Times New Roman" w:eastAsia="Calibri" w:hAnsi="Times New Roman" w:cs="Times New Roman"/>
              </w:rPr>
              <w:t>Clinic ,</w:t>
            </w:r>
            <w:proofErr w:type="spellStart"/>
            <w:r w:rsidRPr="009807EB">
              <w:rPr>
                <w:rFonts w:ascii="Times New Roman" w:eastAsia="Calibri" w:hAnsi="Times New Roman" w:cs="Times New Roman"/>
              </w:rPr>
              <w:t>Edayanamalam</w:t>
            </w:r>
            <w:proofErr w:type="spellEnd"/>
            <w:proofErr w:type="gram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Prayar</w:t>
            </w:r>
            <w:proofErr w:type="spellEnd"/>
            <w:r w:rsidRPr="009807EB">
              <w:rPr>
                <w:rFonts w:ascii="Times New Roman" w:eastAsia="Calibri" w:hAnsi="Times New Roman" w:cs="Times New Roman"/>
              </w:rPr>
              <w:t xml:space="preserve"> North</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40E1B53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DF2451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251671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7025056742</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47EC87C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8213CB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E22785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5B6F8F3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1D673F1"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B2AD68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215B8495"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E210E2F"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6529F4D8"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15A2DF28"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Safalya Clinic</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2457CF75"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57BE91BF"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N</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44EA28D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62DEC3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ACBDC97"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ab/>
              <w:t>Clinic</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49DA41D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551C4BF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99B166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Safalya Clinic, </w:t>
            </w:r>
            <w:proofErr w:type="spellStart"/>
            <w:r w:rsidRPr="009807EB">
              <w:rPr>
                <w:rFonts w:ascii="Times New Roman" w:eastAsia="Calibri" w:hAnsi="Times New Roman" w:cs="Times New Roman"/>
              </w:rPr>
              <w:t>Puthuppally</w:t>
            </w:r>
            <w:proofErr w:type="spellEnd"/>
            <w:r w:rsidRPr="009807EB">
              <w:rPr>
                <w:rFonts w:ascii="Times New Roman" w:eastAsia="Calibri" w:hAnsi="Times New Roman" w:cs="Times New Roman"/>
              </w:rPr>
              <w:t xml:space="preserve"> PO, </w:t>
            </w:r>
            <w:proofErr w:type="spellStart"/>
            <w:r w:rsidRPr="009807EB">
              <w:rPr>
                <w:rFonts w:ascii="Times New Roman" w:eastAsia="Calibri" w:hAnsi="Times New Roman" w:cs="Times New Roman"/>
              </w:rPr>
              <w:t>Kayamkulam</w:t>
            </w:r>
            <w:proofErr w:type="spellEnd"/>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0DB8295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D15DA7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A6B29D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9447348783</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7C3063C8"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6770F1A8"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72F39990"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r w:rsidRPr="009807EB">
              <w:rPr>
                <w:rFonts w:ascii="Times New Roman" w:eastAsia="Calibri" w:hAnsi="Times New Roman" w:cs="Times New Roman"/>
              </w:rPr>
              <w:tab/>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065719D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687B9CE"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FEFE61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01735301"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EFA1BC0"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6C07637F"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7280FBAA" w14:textId="77777777" w:rsidR="006463CD" w:rsidRPr="009807EB" w:rsidRDefault="00E84D3F">
            <w:pPr>
              <w:spacing w:before="240" w:after="240" w:line="240" w:lineRule="auto"/>
              <w:ind w:left="-20"/>
              <w:jc w:val="left"/>
              <w:rPr>
                <w:rFonts w:ascii="Times New Roman" w:eastAsia="Calibri" w:hAnsi="Times New Roman" w:cs="Times New Roman"/>
                <w:highlight w:val="white"/>
              </w:rPr>
            </w:pPr>
            <w:r w:rsidRPr="009807EB">
              <w:rPr>
                <w:rFonts w:ascii="Times New Roman" w:eastAsia="Calibri" w:hAnsi="Times New Roman" w:cs="Times New Roman"/>
                <w:highlight w:val="white"/>
              </w:rPr>
              <w:t>Lekshmi Clinical Laboratory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5943A4C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314BE5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DD78A0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70D696F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3696D1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E8A3D5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Lab</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0860A29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7E4ABFEA"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14B16946"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Lekshmi Clinical Laboratory, Vadakke Anjilimood, </w:t>
            </w:r>
            <w:proofErr w:type="spellStart"/>
            <w:r w:rsidRPr="009807EB">
              <w:rPr>
                <w:rFonts w:ascii="Times New Roman" w:eastAsia="Calibri" w:hAnsi="Times New Roman" w:cs="Times New Roman"/>
              </w:rPr>
              <w:t>Devikulangra</w:t>
            </w:r>
            <w:proofErr w:type="spellEnd"/>
          </w:p>
          <w:p w14:paraId="7520603E"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7619251A"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DB15CF1"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8476530"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4601C1E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9847231162</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4C7857C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FCBD16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92DE03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FFEAE5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287300B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5EEF66C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1463177"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CE467E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5B8F31AC"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043FC6B"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nil"/>
              <w:bottom w:val="single" w:sz="6" w:space="0" w:color="BFBFBF"/>
              <w:right w:val="single" w:sz="6" w:space="0" w:color="BFBFBF"/>
            </w:tcBorders>
            <w:tcMar>
              <w:top w:w="0" w:type="dxa"/>
              <w:left w:w="100" w:type="dxa"/>
              <w:bottom w:w="0" w:type="dxa"/>
              <w:right w:w="100" w:type="dxa"/>
            </w:tcMar>
          </w:tcPr>
          <w:p w14:paraId="0B37716A"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69069498"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 xml:space="preserve"> </w:t>
            </w:r>
          </w:p>
          <w:p w14:paraId="3C7F880D" w14:textId="77777777" w:rsidR="006463CD" w:rsidRPr="009807EB" w:rsidRDefault="00E84D3F">
            <w:pPr>
              <w:spacing w:before="240" w:after="240" w:line="240" w:lineRule="auto"/>
              <w:ind w:left="-20"/>
              <w:jc w:val="center"/>
              <w:rPr>
                <w:rFonts w:ascii="Times New Roman" w:eastAsia="Calibri" w:hAnsi="Times New Roman" w:cs="Times New Roman"/>
                <w:highlight w:val="white"/>
              </w:rPr>
            </w:pPr>
            <w:r w:rsidRPr="009807EB">
              <w:rPr>
                <w:rFonts w:ascii="Times New Roman" w:eastAsia="Calibri" w:hAnsi="Times New Roman" w:cs="Times New Roman"/>
                <w:highlight w:val="white"/>
              </w:rPr>
              <w:t>SH Health Care</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039325BB"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3F1B2397"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 xml:space="preserve"> </w:t>
            </w:r>
          </w:p>
          <w:p w14:paraId="0F313B97" w14:textId="77777777" w:rsidR="006463CD" w:rsidRPr="009807EB" w:rsidRDefault="00E84D3F">
            <w:pPr>
              <w:spacing w:before="240" w:after="240" w:line="240" w:lineRule="auto"/>
              <w:ind w:left="-20"/>
              <w:jc w:val="left"/>
              <w:rPr>
                <w:rFonts w:ascii="Times New Roman" w:eastAsia="Calibri" w:hAnsi="Times New Roman" w:cs="Times New Roman"/>
              </w:rPr>
            </w:pPr>
            <w:r w:rsidRPr="009807EB">
              <w:rPr>
                <w:rFonts w:ascii="Times New Roman" w:eastAsia="Calibri" w:hAnsi="Times New Roman" w:cs="Times New Roman"/>
              </w:rPr>
              <w:t>N</w:t>
            </w:r>
          </w:p>
        </w:tc>
        <w:tc>
          <w:tcPr>
            <w:tcW w:w="1185" w:type="dxa"/>
            <w:tcBorders>
              <w:top w:val="nil"/>
              <w:left w:val="nil"/>
              <w:bottom w:val="single" w:sz="6" w:space="0" w:color="BFBFBF"/>
              <w:right w:val="single" w:sz="6" w:space="0" w:color="BFBFBF"/>
            </w:tcBorders>
            <w:tcMar>
              <w:top w:w="0" w:type="dxa"/>
              <w:left w:w="100" w:type="dxa"/>
              <w:bottom w:w="0" w:type="dxa"/>
              <w:right w:w="100" w:type="dxa"/>
            </w:tcMar>
          </w:tcPr>
          <w:p w14:paraId="6EC7BA43"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7F419532"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2059EE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Hospital</w:t>
            </w:r>
          </w:p>
        </w:tc>
        <w:tc>
          <w:tcPr>
            <w:tcW w:w="1080" w:type="dxa"/>
            <w:tcBorders>
              <w:top w:val="nil"/>
              <w:left w:val="nil"/>
              <w:bottom w:val="single" w:sz="6" w:space="0" w:color="BFBFBF"/>
              <w:right w:val="single" w:sz="6" w:space="0" w:color="BFBFBF"/>
            </w:tcBorders>
            <w:tcMar>
              <w:top w:w="0" w:type="dxa"/>
              <w:left w:w="100" w:type="dxa"/>
              <w:bottom w:w="0" w:type="dxa"/>
              <w:right w:w="100" w:type="dxa"/>
            </w:tcMar>
          </w:tcPr>
          <w:p w14:paraId="7CAE6BAB"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4A657834"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31C1511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SH Health Care, Vadakke Anjilimood, </w:t>
            </w:r>
            <w:proofErr w:type="spellStart"/>
            <w:proofErr w:type="gramStart"/>
            <w:r w:rsidRPr="009807EB">
              <w:rPr>
                <w:rFonts w:ascii="Times New Roman" w:eastAsia="Calibri" w:hAnsi="Times New Roman" w:cs="Times New Roman"/>
              </w:rPr>
              <w:t>Puthuppally</w:t>
            </w:r>
            <w:proofErr w:type="spellEnd"/>
            <w:r w:rsidRPr="009807EB">
              <w:rPr>
                <w:rFonts w:ascii="Times New Roman" w:eastAsia="Calibri" w:hAnsi="Times New Roman" w:cs="Times New Roman"/>
              </w:rPr>
              <w:t xml:space="preserve"> .</w:t>
            </w:r>
            <w:proofErr w:type="gram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Devikulangara</w:t>
            </w:r>
            <w:proofErr w:type="spellEnd"/>
          </w:p>
          <w:p w14:paraId="6051806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tc>
        <w:tc>
          <w:tcPr>
            <w:tcW w:w="1325" w:type="dxa"/>
            <w:tcBorders>
              <w:top w:val="nil"/>
              <w:left w:val="nil"/>
              <w:bottom w:val="single" w:sz="6" w:space="0" w:color="BFBFBF"/>
              <w:right w:val="single" w:sz="6" w:space="0" w:color="BFBFBF"/>
            </w:tcBorders>
            <w:tcMar>
              <w:top w:w="0" w:type="dxa"/>
              <w:left w:w="100" w:type="dxa"/>
              <w:bottom w:w="0" w:type="dxa"/>
              <w:right w:w="100" w:type="dxa"/>
            </w:tcMar>
          </w:tcPr>
          <w:p w14:paraId="31B8CCF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99BBA68"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064AF4BD"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9747512277</w:t>
            </w:r>
          </w:p>
        </w:tc>
        <w:tc>
          <w:tcPr>
            <w:tcW w:w="1170" w:type="dxa"/>
            <w:tcBorders>
              <w:top w:val="nil"/>
              <w:left w:val="nil"/>
              <w:bottom w:val="single" w:sz="6" w:space="0" w:color="BFBFBF"/>
              <w:right w:val="single" w:sz="6" w:space="0" w:color="BFBFBF"/>
            </w:tcBorders>
            <w:tcMar>
              <w:top w:w="0" w:type="dxa"/>
              <w:left w:w="100" w:type="dxa"/>
              <w:bottom w:w="0" w:type="dxa"/>
              <w:right w:w="100" w:type="dxa"/>
            </w:tcMar>
          </w:tcPr>
          <w:p w14:paraId="049B98AE"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603D108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21AF98D5"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N</w:t>
            </w:r>
          </w:p>
        </w:tc>
        <w:tc>
          <w:tcPr>
            <w:tcW w:w="1210" w:type="dxa"/>
            <w:tcBorders>
              <w:top w:val="nil"/>
              <w:left w:val="nil"/>
              <w:bottom w:val="single" w:sz="6" w:space="0" w:color="BFBFBF"/>
              <w:right w:val="single" w:sz="6" w:space="0" w:color="BFBFBF"/>
            </w:tcBorders>
            <w:tcMar>
              <w:top w:w="0" w:type="dxa"/>
              <w:left w:w="100" w:type="dxa"/>
              <w:bottom w:w="0" w:type="dxa"/>
              <w:right w:w="100" w:type="dxa"/>
            </w:tcMar>
          </w:tcPr>
          <w:p w14:paraId="6886E709"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A5A454C"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 xml:space="preserve"> </w:t>
            </w:r>
          </w:p>
          <w:p w14:paraId="14214636" w14:textId="77777777" w:rsidR="006463CD" w:rsidRPr="009807EB" w:rsidRDefault="00E84D3F">
            <w:pPr>
              <w:spacing w:before="240" w:after="240" w:line="240" w:lineRule="auto"/>
              <w:ind w:left="-20"/>
              <w:jc w:val="center"/>
              <w:rPr>
                <w:rFonts w:ascii="Times New Roman" w:eastAsia="Calibri" w:hAnsi="Times New Roman" w:cs="Times New Roman"/>
              </w:rPr>
            </w:pPr>
            <w:r w:rsidRPr="009807EB">
              <w:rPr>
                <w:rFonts w:ascii="Times New Roman" w:eastAsia="Calibri" w:hAnsi="Times New Roman" w:cs="Times New Roman"/>
              </w:rPr>
              <w:t>Y</w:t>
            </w:r>
          </w:p>
        </w:tc>
      </w:tr>
      <w:tr w:rsidR="006463CD" w:rsidRPr="009807EB" w14:paraId="6CD914FE" w14:textId="77777777">
        <w:trPr>
          <w:cantSplit/>
          <w:trHeight w:val="16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1F718C32"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9435" w:type="dxa"/>
            <w:gridSpan w:val="8"/>
            <w:tcBorders>
              <w:top w:val="nil"/>
              <w:left w:val="nil"/>
              <w:bottom w:val="single" w:sz="4" w:space="0" w:color="BFBFBF"/>
              <w:right w:val="single" w:sz="4" w:space="0" w:color="BFBFBF"/>
            </w:tcBorders>
            <w:tcMar>
              <w:top w:w="0" w:type="dxa"/>
              <w:left w:w="100" w:type="dxa"/>
              <w:bottom w:w="0" w:type="dxa"/>
              <w:right w:w="100" w:type="dxa"/>
            </w:tcMar>
          </w:tcPr>
          <w:p w14:paraId="621C258A" w14:textId="77777777" w:rsidR="006463CD" w:rsidRPr="009807EB" w:rsidRDefault="00E84D3F">
            <w:pPr>
              <w:spacing w:before="240" w:after="240" w:line="240" w:lineRule="auto"/>
              <w:ind w:left="-20"/>
              <w:jc w:val="left"/>
              <w:rPr>
                <w:rFonts w:ascii="Times New Roman" w:eastAsia="Calibri" w:hAnsi="Times New Roman" w:cs="Times New Roman"/>
                <w:color w:val="000000"/>
                <w:highlight w:val="white"/>
              </w:rPr>
            </w:pPr>
            <w:r w:rsidRPr="009807EB">
              <w:rPr>
                <w:rFonts w:ascii="Times New Roman" w:eastAsia="Calibri" w:hAnsi="Times New Roman" w:cs="Times New Roman"/>
                <w:highlight w:val="white"/>
              </w:rPr>
              <w:t xml:space="preserve">                                                                                                     ARATTUPUZHA</w:t>
            </w:r>
          </w:p>
        </w:tc>
      </w:tr>
      <w:tr w:rsidR="006463CD" w:rsidRPr="009807EB" w14:paraId="449606FF"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5F0749C2"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single" w:sz="6" w:space="0" w:color="BEBEBE"/>
              <w:left w:val="single" w:sz="6" w:space="0" w:color="BEBEBE"/>
              <w:bottom w:val="single" w:sz="6" w:space="0" w:color="BEBEBE"/>
              <w:right w:val="single" w:sz="6" w:space="0" w:color="BEBEBE"/>
            </w:tcBorders>
            <w:tcMar>
              <w:top w:w="0" w:type="dxa"/>
              <w:left w:w="100" w:type="dxa"/>
              <w:bottom w:w="0" w:type="dxa"/>
              <w:right w:w="100" w:type="dxa"/>
            </w:tcMar>
          </w:tcPr>
          <w:p w14:paraId="35A5907D" w14:textId="77777777" w:rsidR="006463CD" w:rsidRPr="009807EB" w:rsidRDefault="00E84D3F">
            <w:pPr>
              <w:spacing w:before="240" w:after="240" w:line="240" w:lineRule="auto"/>
              <w:ind w:left="140"/>
              <w:jc w:val="left"/>
              <w:rPr>
                <w:rFonts w:ascii="Times New Roman" w:eastAsia="Times New Roman" w:hAnsi="Times New Roman" w:cs="Times New Roman"/>
                <w:highlight w:val="white"/>
              </w:rPr>
            </w:pPr>
            <w:proofErr w:type="gramStart"/>
            <w:r w:rsidRPr="009807EB">
              <w:rPr>
                <w:rFonts w:ascii="Times New Roman" w:eastAsia="Times New Roman" w:hAnsi="Times New Roman" w:cs="Times New Roman"/>
                <w:highlight w:val="white"/>
              </w:rPr>
              <w:t>RV  Clinic</w:t>
            </w:r>
            <w:proofErr w:type="gramEnd"/>
          </w:p>
        </w:tc>
        <w:tc>
          <w:tcPr>
            <w:tcW w:w="1185"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2BA4CC4D"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Y</w:t>
            </w:r>
          </w:p>
        </w:tc>
        <w:tc>
          <w:tcPr>
            <w:tcW w:w="1185"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6C3E64FC"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Special clinic</w:t>
            </w:r>
          </w:p>
        </w:tc>
        <w:tc>
          <w:tcPr>
            <w:tcW w:w="1080"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30B50E89"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CHILD SPE.</w:t>
            </w:r>
          </w:p>
        </w:tc>
        <w:tc>
          <w:tcPr>
            <w:tcW w:w="1170"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2CFB6255" w14:textId="77777777" w:rsidR="006463CD" w:rsidRPr="009807EB" w:rsidRDefault="00E84D3F">
            <w:pPr>
              <w:spacing w:before="240" w:after="240" w:line="240" w:lineRule="auto"/>
              <w:ind w:left="140"/>
              <w:jc w:val="center"/>
              <w:rPr>
                <w:rFonts w:ascii="Times New Roman" w:eastAsia="Times New Roman" w:hAnsi="Times New Roman" w:cs="Times New Roman"/>
              </w:rPr>
            </w:pPr>
            <w:proofErr w:type="spellStart"/>
            <w:proofErr w:type="gramStart"/>
            <w:r w:rsidRPr="009807EB">
              <w:rPr>
                <w:rFonts w:ascii="Times New Roman" w:eastAsia="Times New Roman" w:hAnsi="Times New Roman" w:cs="Times New Roman"/>
              </w:rPr>
              <w:t>Dr.Lathika</w:t>
            </w:r>
            <w:proofErr w:type="spellEnd"/>
            <w:proofErr w:type="gramEnd"/>
          </w:p>
          <w:p w14:paraId="42F81213"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Ward-4</w:t>
            </w:r>
          </w:p>
        </w:tc>
        <w:tc>
          <w:tcPr>
            <w:tcW w:w="1325"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41DA2969"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7034624888</w:t>
            </w:r>
          </w:p>
        </w:tc>
        <w:tc>
          <w:tcPr>
            <w:tcW w:w="1170"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6973780F"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N</w:t>
            </w:r>
          </w:p>
        </w:tc>
        <w:tc>
          <w:tcPr>
            <w:tcW w:w="1210"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0DD1CC44"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N</w:t>
            </w:r>
          </w:p>
        </w:tc>
      </w:tr>
      <w:tr w:rsidR="006463CD" w:rsidRPr="009807EB" w14:paraId="4CE5AB56" w14:textId="77777777">
        <w:trPr>
          <w:cantSplit/>
          <w:trHeight w:val="20"/>
          <w:tblHeader/>
        </w:trPr>
        <w:tc>
          <w:tcPr>
            <w:tcW w:w="525" w:type="dxa"/>
            <w:tcBorders>
              <w:top w:val="nil"/>
              <w:left w:val="single" w:sz="8" w:space="0" w:color="BFBFBF"/>
              <w:bottom w:val="single" w:sz="8" w:space="0" w:color="BFBFBF"/>
              <w:right w:val="single" w:sz="8" w:space="0" w:color="BFBFBF"/>
            </w:tcBorders>
            <w:tcMar>
              <w:top w:w="0" w:type="dxa"/>
              <w:left w:w="100" w:type="dxa"/>
              <w:bottom w:w="0" w:type="dxa"/>
              <w:right w:w="100" w:type="dxa"/>
            </w:tcMar>
          </w:tcPr>
          <w:p w14:paraId="4A974A9D" w14:textId="77777777" w:rsidR="006463CD" w:rsidRPr="009807EB" w:rsidRDefault="006463CD">
            <w:pPr>
              <w:spacing w:before="240" w:after="240" w:line="240" w:lineRule="auto"/>
              <w:jc w:val="center"/>
              <w:rPr>
                <w:rFonts w:ascii="Times New Roman" w:eastAsia="Calibri" w:hAnsi="Times New Roman" w:cs="Times New Roman"/>
                <w:color w:val="000000"/>
              </w:rPr>
            </w:pPr>
          </w:p>
        </w:tc>
        <w:tc>
          <w:tcPr>
            <w:tcW w:w="1110" w:type="dxa"/>
            <w:tcBorders>
              <w:top w:val="nil"/>
              <w:left w:val="single" w:sz="6" w:space="0" w:color="BEBEBE"/>
              <w:bottom w:val="single" w:sz="6" w:space="0" w:color="BEBEBE"/>
              <w:right w:val="single" w:sz="6" w:space="0" w:color="BEBEBE"/>
            </w:tcBorders>
            <w:tcMar>
              <w:top w:w="0" w:type="dxa"/>
              <w:left w:w="100" w:type="dxa"/>
              <w:bottom w:w="0" w:type="dxa"/>
              <w:right w:w="100" w:type="dxa"/>
            </w:tcMar>
          </w:tcPr>
          <w:p w14:paraId="29164B0B" w14:textId="77777777" w:rsidR="006463CD" w:rsidRPr="009807EB" w:rsidRDefault="00E84D3F">
            <w:pPr>
              <w:spacing w:before="240" w:after="240" w:line="240" w:lineRule="auto"/>
              <w:ind w:left="140"/>
              <w:jc w:val="left"/>
              <w:rPr>
                <w:rFonts w:ascii="Times New Roman" w:eastAsia="Times New Roman" w:hAnsi="Times New Roman" w:cs="Times New Roman"/>
                <w:highlight w:val="white"/>
              </w:rPr>
            </w:pPr>
            <w:r w:rsidRPr="009807EB">
              <w:rPr>
                <w:rFonts w:ascii="Times New Roman" w:eastAsia="Times New Roman" w:hAnsi="Times New Roman" w:cs="Times New Roman"/>
                <w:highlight w:val="white"/>
              </w:rPr>
              <w:t>MADATHIL Clinic</w:t>
            </w:r>
          </w:p>
        </w:tc>
        <w:tc>
          <w:tcPr>
            <w:tcW w:w="1185" w:type="dxa"/>
            <w:tcBorders>
              <w:top w:val="nil"/>
              <w:left w:val="nil"/>
              <w:bottom w:val="single" w:sz="6" w:space="0" w:color="BEBEBE"/>
              <w:right w:val="single" w:sz="6" w:space="0" w:color="BEBEBE"/>
            </w:tcBorders>
            <w:tcMar>
              <w:top w:w="0" w:type="dxa"/>
              <w:left w:w="100" w:type="dxa"/>
              <w:bottom w:w="0" w:type="dxa"/>
              <w:right w:w="100" w:type="dxa"/>
            </w:tcMar>
          </w:tcPr>
          <w:p w14:paraId="5749AEF3"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N</w:t>
            </w:r>
          </w:p>
        </w:tc>
        <w:tc>
          <w:tcPr>
            <w:tcW w:w="1185" w:type="dxa"/>
            <w:tcBorders>
              <w:top w:val="nil"/>
              <w:left w:val="nil"/>
              <w:bottom w:val="single" w:sz="6" w:space="0" w:color="BEBEBE"/>
              <w:right w:val="single" w:sz="6" w:space="0" w:color="BEBEBE"/>
            </w:tcBorders>
            <w:tcMar>
              <w:top w:w="0" w:type="dxa"/>
              <w:left w:w="100" w:type="dxa"/>
              <w:bottom w:w="0" w:type="dxa"/>
              <w:right w:w="100" w:type="dxa"/>
            </w:tcMar>
          </w:tcPr>
          <w:p w14:paraId="40C984D5"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Special clinic</w:t>
            </w:r>
          </w:p>
        </w:tc>
        <w:tc>
          <w:tcPr>
            <w:tcW w:w="1080" w:type="dxa"/>
            <w:tcBorders>
              <w:top w:val="nil"/>
              <w:left w:val="nil"/>
              <w:bottom w:val="single" w:sz="6" w:space="0" w:color="BEBEBE"/>
              <w:right w:val="single" w:sz="6" w:space="0" w:color="BEBEBE"/>
            </w:tcBorders>
            <w:tcMar>
              <w:top w:w="0" w:type="dxa"/>
              <w:left w:w="100" w:type="dxa"/>
              <w:bottom w:w="0" w:type="dxa"/>
              <w:right w:w="100" w:type="dxa"/>
            </w:tcMar>
          </w:tcPr>
          <w:p w14:paraId="0DF9B014"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ENT</w:t>
            </w:r>
          </w:p>
        </w:tc>
        <w:tc>
          <w:tcPr>
            <w:tcW w:w="1170" w:type="dxa"/>
            <w:tcBorders>
              <w:top w:val="nil"/>
              <w:left w:val="nil"/>
              <w:bottom w:val="single" w:sz="6" w:space="0" w:color="BEBEBE"/>
              <w:right w:val="single" w:sz="6" w:space="0" w:color="BEBEBE"/>
            </w:tcBorders>
            <w:tcMar>
              <w:top w:w="0" w:type="dxa"/>
              <w:left w:w="100" w:type="dxa"/>
              <w:bottom w:w="0" w:type="dxa"/>
              <w:right w:w="100" w:type="dxa"/>
            </w:tcMar>
          </w:tcPr>
          <w:p w14:paraId="3EE4BACB"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 xml:space="preserve"> </w:t>
            </w:r>
          </w:p>
        </w:tc>
        <w:tc>
          <w:tcPr>
            <w:tcW w:w="1325" w:type="dxa"/>
            <w:tcBorders>
              <w:top w:val="nil"/>
              <w:left w:val="nil"/>
              <w:bottom w:val="single" w:sz="6" w:space="0" w:color="BEBEBE"/>
              <w:right w:val="single" w:sz="6" w:space="0" w:color="BEBEBE"/>
            </w:tcBorders>
            <w:tcMar>
              <w:top w:w="0" w:type="dxa"/>
              <w:left w:w="100" w:type="dxa"/>
              <w:bottom w:w="0" w:type="dxa"/>
              <w:right w:w="100" w:type="dxa"/>
            </w:tcMar>
          </w:tcPr>
          <w:p w14:paraId="67DEDB2E"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 xml:space="preserve"> </w:t>
            </w:r>
          </w:p>
        </w:tc>
        <w:tc>
          <w:tcPr>
            <w:tcW w:w="1170" w:type="dxa"/>
            <w:tcBorders>
              <w:top w:val="nil"/>
              <w:left w:val="nil"/>
              <w:bottom w:val="single" w:sz="6" w:space="0" w:color="BEBEBE"/>
              <w:right w:val="single" w:sz="6" w:space="0" w:color="BEBEBE"/>
            </w:tcBorders>
            <w:tcMar>
              <w:top w:w="0" w:type="dxa"/>
              <w:left w:w="100" w:type="dxa"/>
              <w:bottom w:w="0" w:type="dxa"/>
              <w:right w:w="100" w:type="dxa"/>
            </w:tcMar>
          </w:tcPr>
          <w:p w14:paraId="6B8B60F4"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N</w:t>
            </w:r>
          </w:p>
        </w:tc>
        <w:tc>
          <w:tcPr>
            <w:tcW w:w="1210" w:type="dxa"/>
            <w:tcBorders>
              <w:top w:val="nil"/>
              <w:left w:val="nil"/>
              <w:bottom w:val="single" w:sz="6" w:space="0" w:color="BEBEBE"/>
              <w:right w:val="single" w:sz="6" w:space="0" w:color="BEBEBE"/>
            </w:tcBorders>
            <w:tcMar>
              <w:top w:w="0" w:type="dxa"/>
              <w:left w:w="100" w:type="dxa"/>
              <w:bottom w:w="0" w:type="dxa"/>
              <w:right w:w="100" w:type="dxa"/>
            </w:tcMar>
          </w:tcPr>
          <w:p w14:paraId="5D136A66" w14:textId="77777777" w:rsidR="006463CD" w:rsidRPr="009807EB" w:rsidRDefault="00E84D3F">
            <w:pPr>
              <w:spacing w:before="240" w:after="240" w:line="240" w:lineRule="auto"/>
              <w:ind w:left="140"/>
              <w:jc w:val="center"/>
              <w:rPr>
                <w:rFonts w:ascii="Times New Roman" w:eastAsia="Times New Roman" w:hAnsi="Times New Roman" w:cs="Times New Roman"/>
              </w:rPr>
            </w:pPr>
            <w:r w:rsidRPr="009807EB">
              <w:rPr>
                <w:rFonts w:ascii="Times New Roman" w:eastAsia="Times New Roman" w:hAnsi="Times New Roman" w:cs="Times New Roman"/>
              </w:rPr>
              <w:t>N</w:t>
            </w:r>
          </w:p>
        </w:tc>
      </w:tr>
    </w:tbl>
    <w:p w14:paraId="21EAEBBE" w14:textId="77777777" w:rsidR="006463CD" w:rsidRPr="009807EB" w:rsidRDefault="00E84D3F">
      <w:pPr>
        <w:pStyle w:val="Heading2"/>
        <w:rPr>
          <w:rFonts w:ascii="Times New Roman" w:eastAsia="Calibri" w:hAnsi="Times New Roman" w:cs="Times New Roman"/>
          <w:color w:val="000000"/>
          <w:sz w:val="24"/>
          <w:szCs w:val="24"/>
        </w:rPr>
      </w:pPr>
      <w:bookmarkStart w:id="16" w:name="_heading=h.lgv72ons6puj" w:colFirst="0" w:colLast="0"/>
      <w:bookmarkEnd w:id="16"/>
      <w:r w:rsidRPr="009807EB">
        <w:rPr>
          <w:rFonts w:ascii="Times New Roman" w:eastAsia="Calibri" w:hAnsi="Times New Roman" w:cs="Times New Roman"/>
          <w:color w:val="000000"/>
          <w:sz w:val="24"/>
          <w:szCs w:val="24"/>
        </w:rPr>
        <w:t>Healthcare Education &amp; Training Institutions</w:t>
      </w:r>
    </w:p>
    <w:p w14:paraId="4C62A84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This section tracks the educational infrastructure available, which is vital for human resource planning in the health sector.</w:t>
      </w:r>
    </w:p>
    <w:p w14:paraId="7FDE4D82" w14:textId="77777777" w:rsidR="006463CD" w:rsidRPr="009807EB" w:rsidRDefault="006463CD">
      <w:pPr>
        <w:rPr>
          <w:rFonts w:ascii="Times New Roman" w:eastAsia="Calibri" w:hAnsi="Times New Roman" w:cs="Times New Roman"/>
          <w:color w:val="000000"/>
        </w:rPr>
      </w:pPr>
    </w:p>
    <w:tbl>
      <w:tblPr>
        <w:tblStyle w:val="Style252"/>
        <w:tblW w:w="9165" w:type="dxa"/>
        <w:tblInd w:w="-100" w:type="dxa"/>
        <w:tblLayout w:type="fixed"/>
        <w:tblLook w:val="04A0" w:firstRow="1" w:lastRow="0" w:firstColumn="1" w:lastColumn="0" w:noHBand="0" w:noVBand="1"/>
      </w:tblPr>
      <w:tblGrid>
        <w:gridCol w:w="4217"/>
        <w:gridCol w:w="1237"/>
        <w:gridCol w:w="1237"/>
        <w:gridCol w:w="1237"/>
        <w:gridCol w:w="1237"/>
      </w:tblGrid>
      <w:tr w:rsidR="006463CD" w:rsidRPr="009807EB" w14:paraId="653658BF"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E506A64"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Category of Institution</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E0E430A"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Govt</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42E9FC3"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Private</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BB3E078"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AYUSH</w:t>
            </w:r>
          </w:p>
        </w:tc>
        <w:tc>
          <w:tcPr>
            <w:tcW w:w="123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EB73342"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Total</w:t>
            </w:r>
          </w:p>
        </w:tc>
      </w:tr>
      <w:tr w:rsidR="006463CD" w:rsidRPr="009807EB" w14:paraId="597A89F1"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0F7753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Medical Colleges</w:t>
            </w:r>
          </w:p>
        </w:tc>
        <w:tc>
          <w:tcPr>
            <w:tcW w:w="1237"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6057E8E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78E31B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5153C5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6AB9157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DA0C106"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0AD67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Nursing Colleges</w:t>
            </w:r>
          </w:p>
        </w:tc>
        <w:tc>
          <w:tcPr>
            <w:tcW w:w="123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3D26CF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2AAC3D58"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2CBA101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79091CB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C642165"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B19E3E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Dental Colleges</w:t>
            </w:r>
          </w:p>
        </w:tc>
        <w:tc>
          <w:tcPr>
            <w:tcW w:w="123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B494EA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065BB49D"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072CB13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589878E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760F4F3"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861FED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Para-medical / Allied Health</w:t>
            </w:r>
          </w:p>
        </w:tc>
        <w:tc>
          <w:tcPr>
            <w:tcW w:w="123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27ABF0C"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79FFFEA1"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6CD86D6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45EB1A68"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721EE89F" w14:textId="77777777">
        <w:trPr>
          <w:cantSplit/>
          <w:trHeight w:val="20"/>
          <w:tblHeader/>
        </w:trPr>
        <w:tc>
          <w:tcPr>
            <w:tcW w:w="421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DA2011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Pharmacy Colleges</w:t>
            </w:r>
          </w:p>
        </w:tc>
        <w:tc>
          <w:tcPr>
            <w:tcW w:w="123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B0FCD8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484BB00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1AAC87B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237" w:type="dxa"/>
            <w:tcBorders>
              <w:top w:val="nil"/>
              <w:left w:val="nil"/>
              <w:bottom w:val="single" w:sz="4" w:space="0" w:color="DDDDDD"/>
              <w:right w:val="single" w:sz="4" w:space="0" w:color="DDDDDD"/>
            </w:tcBorders>
            <w:tcMar>
              <w:top w:w="120" w:type="dxa"/>
              <w:left w:w="120" w:type="dxa"/>
              <w:bottom w:w="120" w:type="dxa"/>
              <w:right w:w="120" w:type="dxa"/>
            </w:tcMar>
          </w:tcPr>
          <w:p w14:paraId="67DF0710"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bl>
    <w:p w14:paraId="26CF069D" w14:textId="77777777" w:rsidR="006463CD" w:rsidRPr="009807EB" w:rsidRDefault="006463CD">
      <w:pPr>
        <w:rPr>
          <w:rFonts w:ascii="Times New Roman" w:eastAsia="Calibri" w:hAnsi="Times New Roman" w:cs="Times New Roman"/>
          <w:color w:val="000000"/>
          <w:sz w:val="16"/>
          <w:szCs w:val="16"/>
        </w:rPr>
      </w:pPr>
    </w:p>
    <w:p w14:paraId="6F3D6968" w14:textId="77777777" w:rsidR="006463CD" w:rsidRPr="009807EB" w:rsidRDefault="00E84D3F">
      <w:pPr>
        <w:pStyle w:val="Heading2"/>
        <w:spacing w:before="240" w:after="240"/>
        <w:rPr>
          <w:rFonts w:ascii="Times New Roman" w:eastAsia="Calibri" w:hAnsi="Times New Roman" w:cs="Times New Roman"/>
          <w:color w:val="000000"/>
          <w:sz w:val="24"/>
          <w:szCs w:val="24"/>
        </w:rPr>
      </w:pPr>
      <w:bookmarkStart w:id="17" w:name="_heading=h.di8wxh6jp4bt" w:colFirst="0" w:colLast="0"/>
      <w:bookmarkEnd w:id="17"/>
      <w:r w:rsidRPr="009807EB">
        <w:rPr>
          <w:rFonts w:ascii="Times New Roman" w:eastAsia="Calibri" w:hAnsi="Times New Roman" w:cs="Times New Roman"/>
          <w:color w:val="000000"/>
          <w:sz w:val="24"/>
          <w:szCs w:val="24"/>
        </w:rPr>
        <w:t>Specialized Services &amp; Emergency Inventory</w:t>
      </w:r>
    </w:p>
    <w:p w14:paraId="2201B9B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This section provides a detailed view of the specialized medical resources available to the community, focusing on emergency response and critical care capabilities. This table tracks the vital assets required for managing severe illnesses and emergencies across Government, Private, and AYUSH sectors.</w:t>
      </w:r>
    </w:p>
    <w:p w14:paraId="373E4991" w14:textId="77777777" w:rsidR="006463CD" w:rsidRPr="009807EB" w:rsidRDefault="006463CD">
      <w:pPr>
        <w:rPr>
          <w:rFonts w:ascii="Times New Roman" w:eastAsia="Calibri" w:hAnsi="Times New Roman" w:cs="Times New Roman"/>
          <w:color w:val="000000"/>
          <w:sz w:val="16"/>
          <w:szCs w:val="16"/>
        </w:rPr>
      </w:pPr>
    </w:p>
    <w:tbl>
      <w:tblPr>
        <w:tblStyle w:val="Style253"/>
        <w:tblW w:w="9350" w:type="dxa"/>
        <w:tblInd w:w="-100" w:type="dxa"/>
        <w:tblLayout w:type="fixed"/>
        <w:tblLook w:val="04A0" w:firstRow="1" w:lastRow="0" w:firstColumn="1" w:lastColumn="0" w:noHBand="0" w:noVBand="1"/>
      </w:tblPr>
      <w:tblGrid>
        <w:gridCol w:w="4580"/>
        <w:gridCol w:w="1192"/>
        <w:gridCol w:w="1193"/>
        <w:gridCol w:w="1192"/>
        <w:gridCol w:w="1193"/>
      </w:tblGrid>
      <w:tr w:rsidR="006463CD" w:rsidRPr="009807EB" w14:paraId="727A06C9"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B992055"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lastRenderedPageBreak/>
              <w:t>Item</w:t>
            </w:r>
          </w:p>
        </w:tc>
        <w:tc>
          <w:tcPr>
            <w:tcW w:w="1192"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C7A42DB"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Govt</w:t>
            </w:r>
          </w:p>
        </w:tc>
        <w:tc>
          <w:tcPr>
            <w:tcW w:w="1193"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963ADA4"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Private</w:t>
            </w:r>
          </w:p>
        </w:tc>
        <w:tc>
          <w:tcPr>
            <w:tcW w:w="1192"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0093D93"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AYUSH</w:t>
            </w:r>
          </w:p>
        </w:tc>
        <w:tc>
          <w:tcPr>
            <w:tcW w:w="1193"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D8C17CE"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Total</w:t>
            </w:r>
          </w:p>
        </w:tc>
      </w:tr>
      <w:tr w:rsidR="006463CD" w:rsidRPr="009807EB" w14:paraId="79ED184F" w14:textId="77777777">
        <w:trPr>
          <w:cantSplit/>
          <w:trHeight w:val="645"/>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633BC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Hospital beds</w:t>
            </w:r>
          </w:p>
        </w:tc>
        <w:tc>
          <w:tcPr>
            <w:tcW w:w="1192"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FF893A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89</w:t>
            </w:r>
          </w:p>
        </w:tc>
        <w:tc>
          <w:tcPr>
            <w:tcW w:w="1193"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E45A2D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47</w:t>
            </w:r>
          </w:p>
        </w:tc>
        <w:tc>
          <w:tcPr>
            <w:tcW w:w="1192"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0851A4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4</w:t>
            </w:r>
          </w:p>
        </w:tc>
        <w:tc>
          <w:tcPr>
            <w:tcW w:w="1193"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D4CE4AA"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140</w:t>
            </w:r>
          </w:p>
        </w:tc>
      </w:tr>
      <w:tr w:rsidR="006463CD" w:rsidRPr="009807EB" w14:paraId="3B5DC56B"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CA84A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Oxygen-generating systems(Y/N)</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F4F377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D0F5FF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27</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41E1661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7F17492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27</w:t>
            </w:r>
          </w:p>
        </w:tc>
      </w:tr>
      <w:tr w:rsidR="006463CD" w:rsidRPr="009807EB" w14:paraId="1A466031"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6B5D8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Oxygen-supported </w:t>
            </w:r>
            <w:proofErr w:type="gramStart"/>
            <w:r w:rsidRPr="009807EB">
              <w:rPr>
                <w:rFonts w:ascii="Times New Roman" w:eastAsia="Calibri" w:hAnsi="Times New Roman" w:cs="Times New Roman"/>
                <w:color w:val="000000"/>
              </w:rPr>
              <w:t>beds(</w:t>
            </w:r>
            <w:proofErr w:type="gramEnd"/>
            <w:r w:rsidRPr="009807EB">
              <w:rPr>
                <w:rFonts w:ascii="Times New Roman" w:eastAsia="Calibri" w:hAnsi="Times New Roman" w:cs="Times New Roman"/>
                <w:color w:val="000000"/>
              </w:rPr>
              <w:t>Numbers)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CF0051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6EFF552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8</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5471F22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3262FB1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8</w:t>
            </w:r>
          </w:p>
        </w:tc>
      </w:tr>
      <w:tr w:rsidR="006463CD" w:rsidRPr="009807EB" w14:paraId="3CBF687C"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8E5074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Ventilator-supported beds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555E41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6B1C65BA"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3B7777D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713C98D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r>
      <w:tr w:rsidR="006463CD" w:rsidRPr="009807EB" w14:paraId="7B4ED5ED"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183FE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ICU beds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B57649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2BBDEF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1C663E5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1973674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r>
      <w:tr w:rsidR="006463CD" w:rsidRPr="009807EB" w14:paraId="23F2609A"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71E6F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Burns units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EB5C9E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3F0E68C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5</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26D72C7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7D14FE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5</w:t>
            </w:r>
          </w:p>
        </w:tc>
      </w:tr>
      <w:tr w:rsidR="006463CD" w:rsidRPr="009807EB" w14:paraId="6768B477"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470C31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Blood centres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4F85C3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16F55E5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5E307B8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04FFE10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22FC008"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E01ACA"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BLS ambulances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E707DE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4C9A6AB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5AFDEFD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5AE6C56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59C042A1"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E6D4E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ALS ambulances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E82DEF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1DB067E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138F996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06FE02DB"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2261878A"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C907B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Dialysis facilities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E3A8AB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46E7888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3B6CC5C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56EB77D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60F524AA"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2998C7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Dispensaries</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7AE176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2</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5CC3CAE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10</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5E4B60D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0CCE49E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15</w:t>
            </w:r>
          </w:p>
        </w:tc>
      </w:tr>
      <w:tr w:rsidR="006463CD" w:rsidRPr="009807EB" w14:paraId="543B99BC"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8C652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Medical store</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0104E8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2</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2CA1329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10</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3F1F72E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3487AE6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12</w:t>
            </w:r>
          </w:p>
        </w:tc>
      </w:tr>
      <w:tr w:rsidR="006463CD" w:rsidRPr="009807EB" w14:paraId="31CEDBFF" w14:textId="77777777">
        <w:trPr>
          <w:cantSplit/>
          <w:trHeight w:val="20"/>
          <w:tblHeader/>
        </w:trPr>
        <w:tc>
          <w:tcPr>
            <w:tcW w:w="4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D85B118"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color w:val="000000"/>
              </w:rPr>
              <w:t xml:space="preserve">Industrial </w:t>
            </w:r>
            <w:proofErr w:type="gramStart"/>
            <w:r w:rsidRPr="009807EB">
              <w:rPr>
                <w:rFonts w:ascii="Times New Roman" w:eastAsia="Calibri" w:hAnsi="Times New Roman" w:cs="Times New Roman"/>
                <w:color w:val="000000"/>
              </w:rPr>
              <w:t>establishments(</w:t>
            </w:r>
            <w:proofErr w:type="gramEnd"/>
            <w:r w:rsidRPr="009807EB">
              <w:rPr>
                <w:rFonts w:ascii="Times New Roman" w:eastAsia="Calibri" w:hAnsi="Times New Roman" w:cs="Times New Roman"/>
                <w:b/>
                <w:bCs/>
                <w:color w:val="000000"/>
              </w:rPr>
              <w:t>Medium-scale industries/small-scale industries establishments to whom we can depend in a worst-case scenario)</w:t>
            </w:r>
          </w:p>
        </w:tc>
        <w:tc>
          <w:tcPr>
            <w:tcW w:w="1192"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CE7997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3BF8645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2" w:type="dxa"/>
            <w:tcBorders>
              <w:top w:val="nil"/>
              <w:left w:val="nil"/>
              <w:bottom w:val="single" w:sz="4" w:space="0" w:color="DDDDDD"/>
              <w:right w:val="single" w:sz="4" w:space="0" w:color="DDDDDD"/>
            </w:tcBorders>
            <w:tcMar>
              <w:top w:w="120" w:type="dxa"/>
              <w:left w:w="120" w:type="dxa"/>
              <w:bottom w:w="120" w:type="dxa"/>
              <w:right w:w="120" w:type="dxa"/>
            </w:tcMar>
          </w:tcPr>
          <w:p w14:paraId="432D66B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93" w:type="dxa"/>
            <w:tcBorders>
              <w:top w:val="nil"/>
              <w:left w:val="nil"/>
              <w:bottom w:val="single" w:sz="4" w:space="0" w:color="DDDDDD"/>
              <w:right w:val="single" w:sz="4" w:space="0" w:color="DDDDDD"/>
            </w:tcBorders>
            <w:tcMar>
              <w:top w:w="120" w:type="dxa"/>
              <w:left w:w="120" w:type="dxa"/>
              <w:bottom w:w="120" w:type="dxa"/>
              <w:right w:w="120" w:type="dxa"/>
            </w:tcMar>
          </w:tcPr>
          <w:p w14:paraId="3FC98A6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bl>
    <w:p w14:paraId="67DA8BEB" w14:textId="77777777" w:rsidR="006463CD" w:rsidRPr="009807EB" w:rsidRDefault="006463CD">
      <w:pPr>
        <w:rPr>
          <w:rFonts w:ascii="Times New Roman" w:eastAsia="Calibri" w:hAnsi="Times New Roman" w:cs="Times New Roman"/>
          <w:color w:val="000000"/>
          <w:sz w:val="16"/>
          <w:szCs w:val="16"/>
        </w:rPr>
      </w:pPr>
    </w:p>
    <w:p w14:paraId="46369EBF" w14:textId="77777777" w:rsidR="006463CD" w:rsidRPr="009807EB" w:rsidRDefault="00E84D3F">
      <w:pPr>
        <w:pStyle w:val="Heading2"/>
        <w:rPr>
          <w:rFonts w:ascii="Times New Roman" w:eastAsia="Calibri" w:hAnsi="Times New Roman" w:cs="Times New Roman"/>
          <w:color w:val="000000"/>
          <w:sz w:val="24"/>
          <w:szCs w:val="24"/>
        </w:rPr>
      </w:pPr>
      <w:bookmarkStart w:id="18" w:name="_heading=h.on4gcbcil2qx" w:colFirst="0" w:colLast="0"/>
      <w:bookmarkEnd w:id="18"/>
      <w:r w:rsidRPr="009807EB">
        <w:rPr>
          <w:rFonts w:ascii="Times New Roman" w:eastAsia="Calibri" w:hAnsi="Times New Roman" w:cs="Times New Roman"/>
          <w:color w:val="000000"/>
          <w:sz w:val="24"/>
          <w:szCs w:val="24"/>
        </w:rPr>
        <w:t>Oxygen &amp; Diagnostic Capacity</w:t>
      </w:r>
    </w:p>
    <w:p w14:paraId="3874E03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Monitoring </w:t>
      </w:r>
      <w:r w:rsidRPr="009807EB">
        <w:rPr>
          <w:rFonts w:ascii="Times New Roman" w:eastAsia="Calibri" w:hAnsi="Times New Roman" w:cs="Times New Roman"/>
          <w:b/>
          <w:bCs/>
          <w:color w:val="000000"/>
        </w:rPr>
        <w:t>oxygen and diagnostic capacity</w:t>
      </w:r>
      <w:r w:rsidRPr="009807EB">
        <w:rPr>
          <w:rFonts w:ascii="Times New Roman" w:eastAsia="Calibri" w:hAnsi="Times New Roman" w:cs="Times New Roman"/>
          <w:color w:val="000000"/>
        </w:rPr>
        <w:t xml:space="preserve"> is a critical component of public health preparedness, ensuring that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can handle both chronic care and sudden surges in respiratory or infectious diseases.</w:t>
      </w:r>
    </w:p>
    <w:tbl>
      <w:tblPr>
        <w:tblStyle w:val="Style254"/>
        <w:tblW w:w="9945" w:type="dxa"/>
        <w:tblInd w:w="-15" w:type="dxa"/>
        <w:tblLayout w:type="fixed"/>
        <w:tblLook w:val="04A0" w:firstRow="1" w:lastRow="0" w:firstColumn="1" w:lastColumn="0" w:noHBand="0" w:noVBand="1"/>
      </w:tblPr>
      <w:tblGrid>
        <w:gridCol w:w="1658"/>
        <w:gridCol w:w="1560"/>
        <w:gridCol w:w="1204"/>
        <w:gridCol w:w="723"/>
        <w:gridCol w:w="723"/>
        <w:gridCol w:w="834"/>
        <w:gridCol w:w="1081"/>
        <w:gridCol w:w="1081"/>
        <w:gridCol w:w="1081"/>
      </w:tblGrid>
      <w:tr w:rsidR="006463CD" w:rsidRPr="009807EB" w14:paraId="1C645753" w14:textId="77777777">
        <w:trPr>
          <w:cantSplit/>
          <w:trHeight w:val="20"/>
          <w:tblHeader/>
        </w:trPr>
        <w:tc>
          <w:tcPr>
            <w:tcW w:w="1658"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76C9E40F"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lastRenderedPageBreak/>
              <w:t>Name of Health Facility</w:t>
            </w:r>
          </w:p>
        </w:tc>
        <w:tc>
          <w:tcPr>
            <w:tcW w:w="1559"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3A3F03FE"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Oxygen-generating System (Y/N)</w:t>
            </w:r>
          </w:p>
        </w:tc>
        <w:tc>
          <w:tcPr>
            <w:tcW w:w="1203" w:type="dxa"/>
            <w:vMerge w:val="restart"/>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1E88FA85"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Backup Oxygen Source (Y/N)</w:t>
            </w:r>
          </w:p>
        </w:tc>
        <w:tc>
          <w:tcPr>
            <w:tcW w:w="4440" w:type="dxa"/>
            <w:gridSpan w:val="5"/>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7FF9297"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Diagnostic Facilities Available(Y/N)</w:t>
            </w:r>
          </w:p>
        </w:tc>
        <w:tc>
          <w:tcPr>
            <w:tcW w:w="108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2A76F43" w14:textId="77777777" w:rsidR="006463CD" w:rsidRPr="009807EB" w:rsidRDefault="006463CD">
            <w:pPr>
              <w:widowControl w:val="0"/>
              <w:jc w:val="left"/>
              <w:rPr>
                <w:rFonts w:ascii="Times New Roman" w:eastAsia="Calibri" w:hAnsi="Times New Roman" w:cs="Times New Roman"/>
                <w:b/>
                <w:bCs/>
                <w:color w:val="000000"/>
              </w:rPr>
            </w:pPr>
          </w:p>
        </w:tc>
      </w:tr>
      <w:tr w:rsidR="006463CD" w:rsidRPr="009807EB" w14:paraId="738F7E7D" w14:textId="77777777">
        <w:trPr>
          <w:cantSplit/>
          <w:trHeight w:val="20"/>
          <w:tblHeader/>
        </w:trPr>
        <w:tc>
          <w:tcPr>
            <w:tcW w:w="1658"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5076D9E7" w14:textId="77777777" w:rsidR="006463CD" w:rsidRPr="009807EB" w:rsidRDefault="006463CD">
            <w:pPr>
              <w:widowControl w:val="0"/>
              <w:jc w:val="left"/>
              <w:rPr>
                <w:rFonts w:ascii="Times New Roman" w:eastAsia="Calibri" w:hAnsi="Times New Roman" w:cs="Times New Roman"/>
                <w:b/>
                <w:bCs/>
                <w:color w:val="000000"/>
              </w:rPr>
            </w:pPr>
          </w:p>
        </w:tc>
        <w:tc>
          <w:tcPr>
            <w:tcW w:w="1559"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7A924915" w14:textId="77777777" w:rsidR="006463CD" w:rsidRPr="009807EB" w:rsidRDefault="006463CD">
            <w:pPr>
              <w:widowControl w:val="0"/>
              <w:jc w:val="left"/>
              <w:rPr>
                <w:rFonts w:ascii="Times New Roman" w:eastAsia="Calibri" w:hAnsi="Times New Roman" w:cs="Times New Roman"/>
                <w:b/>
                <w:bCs/>
                <w:color w:val="000000"/>
              </w:rPr>
            </w:pPr>
          </w:p>
        </w:tc>
        <w:tc>
          <w:tcPr>
            <w:tcW w:w="1203" w:type="dxa"/>
            <w:vMerge/>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vAlign w:val="center"/>
          </w:tcPr>
          <w:p w14:paraId="590AA67C" w14:textId="77777777" w:rsidR="006463CD" w:rsidRPr="009807EB" w:rsidRDefault="006463CD">
            <w:pPr>
              <w:widowControl w:val="0"/>
              <w:jc w:val="left"/>
              <w:rPr>
                <w:rFonts w:ascii="Times New Roman" w:eastAsia="Calibri" w:hAnsi="Times New Roman" w:cs="Times New Roman"/>
                <w:b/>
                <w:bCs/>
                <w:color w:val="000000"/>
              </w:rPr>
            </w:pPr>
          </w:p>
        </w:tc>
        <w:tc>
          <w:tcPr>
            <w:tcW w:w="7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A1C6A1"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 xml:space="preserve">Lab </w:t>
            </w:r>
          </w:p>
        </w:tc>
        <w:tc>
          <w:tcPr>
            <w:tcW w:w="7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4DD153"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USG</w:t>
            </w:r>
          </w:p>
        </w:tc>
        <w:tc>
          <w:tcPr>
            <w:tcW w:w="83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6437E4"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X-ray</w:t>
            </w:r>
          </w:p>
        </w:tc>
        <w:tc>
          <w:tcPr>
            <w:tcW w:w="108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5CC0FE64"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CT/MRI</w:t>
            </w:r>
          </w:p>
        </w:tc>
        <w:tc>
          <w:tcPr>
            <w:tcW w:w="108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72EC36FD"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RT-PCR</w:t>
            </w:r>
          </w:p>
        </w:tc>
        <w:tc>
          <w:tcPr>
            <w:tcW w:w="108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tcPr>
          <w:p w14:paraId="6B0680FE" w14:textId="77777777" w:rsidR="006463CD" w:rsidRPr="009807EB" w:rsidRDefault="006463CD">
            <w:pPr>
              <w:rPr>
                <w:rFonts w:ascii="Times New Roman" w:eastAsia="Calibri" w:hAnsi="Times New Roman" w:cs="Times New Roman"/>
                <w:b/>
                <w:bCs/>
                <w:color w:val="000000"/>
              </w:rPr>
            </w:pPr>
          </w:p>
        </w:tc>
      </w:tr>
      <w:tr w:rsidR="006463CD" w:rsidRPr="009807EB" w14:paraId="64267714" w14:textId="77777777">
        <w:trPr>
          <w:cantSplit/>
          <w:trHeight w:val="20"/>
          <w:tblHeader/>
        </w:trPr>
        <w:tc>
          <w:tcPr>
            <w:tcW w:w="8860" w:type="dxa"/>
            <w:gridSpan w:val="8"/>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62F4891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Government Healthcare Facilities</w:t>
            </w:r>
          </w:p>
        </w:tc>
        <w:tc>
          <w:tcPr>
            <w:tcW w:w="1080" w:type="dxa"/>
            <w:tcBorders>
              <w:top w:val="single" w:sz="6" w:space="0" w:color="DDDDDD"/>
              <w:left w:val="single" w:sz="6" w:space="0" w:color="DDDDDD"/>
              <w:bottom w:val="single" w:sz="6" w:space="0" w:color="DDDDDD"/>
              <w:right w:val="single" w:sz="6" w:space="0" w:color="DDDDDD"/>
            </w:tcBorders>
            <w:shd w:val="clear" w:color="auto" w:fill="FCE5CD"/>
            <w:tcMar>
              <w:top w:w="120" w:type="dxa"/>
              <w:left w:w="120" w:type="dxa"/>
              <w:bottom w:w="120" w:type="dxa"/>
              <w:right w:w="120" w:type="dxa"/>
            </w:tcMar>
            <w:vAlign w:val="center"/>
          </w:tcPr>
          <w:p w14:paraId="5A3CA8D9" w14:textId="77777777" w:rsidR="006463CD" w:rsidRPr="009807EB" w:rsidRDefault="006463CD">
            <w:pPr>
              <w:widowControl w:val="0"/>
              <w:jc w:val="left"/>
              <w:rPr>
                <w:rFonts w:ascii="Times New Roman" w:eastAsia="Calibri" w:hAnsi="Times New Roman" w:cs="Times New Roman"/>
                <w:color w:val="000000"/>
              </w:rPr>
            </w:pPr>
          </w:p>
        </w:tc>
      </w:tr>
      <w:tr w:rsidR="006463CD" w:rsidRPr="009807EB" w14:paraId="56E5E6BB" w14:textId="77777777">
        <w:trPr>
          <w:cantSplit/>
          <w:trHeight w:val="20"/>
          <w:tblHeader/>
        </w:trPr>
        <w:tc>
          <w:tcPr>
            <w:tcW w:w="1658"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2B329D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 xml:space="preserve">CHC   </w:t>
            </w:r>
            <w:proofErr w:type="spellStart"/>
            <w:r w:rsidRPr="009807EB">
              <w:rPr>
                <w:rFonts w:ascii="Times New Roman" w:eastAsia="Calibri" w:hAnsi="Times New Roman" w:cs="Times New Roman"/>
              </w:rPr>
              <w:t>muthukulam</w:t>
            </w:r>
            <w:proofErr w:type="spellEnd"/>
          </w:p>
        </w:tc>
        <w:tc>
          <w:tcPr>
            <w:tcW w:w="1559"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E58BBF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N</w:t>
            </w:r>
          </w:p>
        </w:tc>
        <w:tc>
          <w:tcPr>
            <w:tcW w:w="1203"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D30395D"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N</w:t>
            </w:r>
          </w:p>
        </w:tc>
        <w:tc>
          <w:tcPr>
            <w:tcW w:w="723"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E1592E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Y</w:t>
            </w:r>
          </w:p>
        </w:tc>
        <w:tc>
          <w:tcPr>
            <w:tcW w:w="723"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CB28EC0"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N</w:t>
            </w:r>
          </w:p>
        </w:tc>
        <w:tc>
          <w:tcPr>
            <w:tcW w:w="834"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591B30D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Y</w:t>
            </w:r>
          </w:p>
        </w:tc>
        <w:tc>
          <w:tcPr>
            <w:tcW w:w="108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32E9BA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N</w:t>
            </w:r>
          </w:p>
        </w:tc>
        <w:tc>
          <w:tcPr>
            <w:tcW w:w="108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E170C5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Y</w:t>
            </w:r>
          </w:p>
        </w:tc>
        <w:tc>
          <w:tcPr>
            <w:tcW w:w="108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54082C7" w14:textId="77777777" w:rsidR="006463CD" w:rsidRPr="009807EB" w:rsidRDefault="006463CD">
            <w:pPr>
              <w:spacing w:before="240" w:after="240"/>
              <w:rPr>
                <w:rFonts w:ascii="Times New Roman" w:eastAsia="Calibri" w:hAnsi="Times New Roman" w:cs="Times New Roman"/>
              </w:rPr>
            </w:pPr>
          </w:p>
        </w:tc>
      </w:tr>
      <w:tr w:rsidR="006463CD" w:rsidRPr="009807EB" w14:paraId="40E52E60" w14:textId="77777777">
        <w:trPr>
          <w:cantSplit/>
          <w:trHeight w:val="20"/>
          <w:tblHeader/>
        </w:trPr>
        <w:tc>
          <w:tcPr>
            <w:tcW w:w="1658"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CD176F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DEVIKULANFGARA</w:t>
            </w:r>
          </w:p>
          <w:p w14:paraId="1ACEA6B2" w14:textId="77777777" w:rsidR="006463CD" w:rsidRPr="009807EB" w:rsidRDefault="006463CD">
            <w:pPr>
              <w:spacing w:before="240" w:after="240"/>
              <w:rPr>
                <w:rFonts w:ascii="Times New Roman" w:eastAsia="Calibri" w:hAnsi="Times New Roman" w:cs="Times New Roman"/>
              </w:rPr>
            </w:pPr>
          </w:p>
        </w:tc>
        <w:tc>
          <w:tcPr>
            <w:tcW w:w="1559" w:type="dxa"/>
            <w:tcBorders>
              <w:top w:val="single" w:sz="6" w:space="0" w:color="DDDDDD"/>
              <w:left w:val="single" w:sz="6" w:space="0" w:color="DDDDDD"/>
              <w:bottom w:val="single" w:sz="6" w:space="0" w:color="DDDDDD"/>
              <w:right w:val="single" w:sz="6" w:space="0" w:color="DDDDDD"/>
            </w:tcBorders>
            <w:tcMar>
              <w:top w:w="0" w:type="dxa"/>
              <w:left w:w="100" w:type="dxa"/>
              <w:bottom w:w="0" w:type="dxa"/>
              <w:right w:w="100" w:type="dxa"/>
            </w:tcMar>
          </w:tcPr>
          <w:p w14:paraId="04DDCBE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 xml:space="preserve">  FHC </w:t>
            </w:r>
            <w:proofErr w:type="spellStart"/>
            <w:r w:rsidRPr="009807EB">
              <w:rPr>
                <w:rFonts w:ascii="Times New Roman" w:eastAsia="Calibri" w:hAnsi="Times New Roman" w:cs="Times New Roman"/>
              </w:rPr>
              <w:t>Devikulanagra</w:t>
            </w:r>
            <w:proofErr w:type="spellEnd"/>
          </w:p>
        </w:tc>
        <w:tc>
          <w:tcPr>
            <w:tcW w:w="1203"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4BE3996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N</w:t>
            </w:r>
          </w:p>
        </w:tc>
        <w:tc>
          <w:tcPr>
            <w:tcW w:w="723"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758111B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N</w:t>
            </w:r>
          </w:p>
        </w:tc>
        <w:tc>
          <w:tcPr>
            <w:tcW w:w="723"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739222C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Y</w:t>
            </w:r>
          </w:p>
        </w:tc>
        <w:tc>
          <w:tcPr>
            <w:tcW w:w="834"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484DF3A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1080"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71893E2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1080"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392190D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1080"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57BE76E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r>
      <w:tr w:rsidR="006463CD" w:rsidRPr="009807EB" w14:paraId="7F983B88" w14:textId="77777777">
        <w:trPr>
          <w:cantSplit/>
          <w:trHeight w:val="20"/>
          <w:tblHeader/>
        </w:trPr>
        <w:tc>
          <w:tcPr>
            <w:tcW w:w="1658"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330EF4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ARATTUPUZHA</w:t>
            </w:r>
          </w:p>
        </w:tc>
        <w:tc>
          <w:tcPr>
            <w:tcW w:w="1559" w:type="dxa"/>
            <w:tcBorders>
              <w:top w:val="single" w:sz="6" w:space="0" w:color="DDDDDD"/>
              <w:left w:val="single" w:sz="6" w:space="0" w:color="DDDDDD"/>
              <w:bottom w:val="single" w:sz="6" w:space="0" w:color="DDDDDD"/>
              <w:right w:val="single" w:sz="6" w:space="0" w:color="DDDDDD"/>
            </w:tcBorders>
            <w:tcMar>
              <w:top w:w="0" w:type="dxa"/>
              <w:left w:w="100" w:type="dxa"/>
              <w:bottom w:w="0" w:type="dxa"/>
              <w:right w:w="100" w:type="dxa"/>
            </w:tcMar>
          </w:tcPr>
          <w:p w14:paraId="7757EE19" w14:textId="77777777" w:rsidR="006463CD" w:rsidRPr="009807EB" w:rsidRDefault="00E84D3F">
            <w:pPr>
              <w:spacing w:before="240" w:after="240"/>
              <w:ind w:left="180"/>
              <w:rPr>
                <w:rFonts w:ascii="Times New Roman" w:eastAsia="Times New Roman" w:hAnsi="Times New Roman" w:cs="Times New Roman"/>
              </w:rPr>
            </w:pPr>
            <w:r w:rsidRPr="009807EB">
              <w:rPr>
                <w:rFonts w:ascii="Times New Roman" w:eastAsia="Times New Roman" w:hAnsi="Times New Roman" w:cs="Times New Roman"/>
              </w:rPr>
              <w:t>FHC ARATTUPUZHA</w:t>
            </w:r>
          </w:p>
        </w:tc>
        <w:tc>
          <w:tcPr>
            <w:tcW w:w="1203"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03563297" w14:textId="77777777" w:rsidR="006463CD" w:rsidRPr="009807EB" w:rsidRDefault="00E84D3F">
            <w:pPr>
              <w:spacing w:before="240" w:after="240"/>
              <w:ind w:left="180"/>
              <w:rPr>
                <w:rFonts w:ascii="Times New Roman" w:eastAsia="Arial" w:hAnsi="Times New Roman" w:cs="Times New Roman"/>
              </w:rPr>
            </w:pPr>
            <w:r w:rsidRPr="009807EB">
              <w:rPr>
                <w:rFonts w:ascii="Times New Roman" w:eastAsia="Arial" w:hAnsi="Times New Roman" w:cs="Times New Roman"/>
              </w:rPr>
              <w:t>N</w:t>
            </w:r>
          </w:p>
        </w:tc>
        <w:tc>
          <w:tcPr>
            <w:tcW w:w="723"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1CDF87ED" w14:textId="77777777" w:rsidR="006463CD" w:rsidRPr="009807EB" w:rsidRDefault="00E84D3F">
            <w:pPr>
              <w:spacing w:before="240" w:after="240"/>
              <w:ind w:left="180"/>
              <w:rPr>
                <w:rFonts w:ascii="Times New Roman" w:eastAsia="Arial" w:hAnsi="Times New Roman" w:cs="Times New Roman"/>
              </w:rPr>
            </w:pPr>
            <w:r w:rsidRPr="009807EB">
              <w:rPr>
                <w:rFonts w:ascii="Times New Roman" w:eastAsia="Arial" w:hAnsi="Times New Roman" w:cs="Times New Roman"/>
              </w:rPr>
              <w:t>Y-SILINDER- 5</w:t>
            </w:r>
          </w:p>
          <w:p w14:paraId="466E43FF" w14:textId="77777777" w:rsidR="006463CD" w:rsidRPr="009807EB" w:rsidRDefault="00E84D3F">
            <w:pPr>
              <w:spacing w:before="240" w:after="240"/>
              <w:ind w:left="180"/>
              <w:rPr>
                <w:rFonts w:ascii="Times New Roman" w:eastAsia="Arial" w:hAnsi="Times New Roman" w:cs="Times New Roman"/>
              </w:rPr>
            </w:pPr>
            <w:r w:rsidRPr="009807EB">
              <w:rPr>
                <w:rFonts w:ascii="Times New Roman" w:eastAsia="Arial" w:hAnsi="Times New Roman" w:cs="Times New Roman"/>
              </w:rPr>
              <w:t xml:space="preserve"> Concentrate-3</w:t>
            </w:r>
          </w:p>
        </w:tc>
        <w:tc>
          <w:tcPr>
            <w:tcW w:w="723"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0F33709F" w14:textId="77777777" w:rsidR="006463CD" w:rsidRPr="009807EB" w:rsidRDefault="00E84D3F">
            <w:pPr>
              <w:spacing w:before="240" w:after="240"/>
              <w:ind w:left="180"/>
              <w:rPr>
                <w:rFonts w:ascii="Times New Roman" w:eastAsia="Arial" w:hAnsi="Times New Roman" w:cs="Times New Roman"/>
              </w:rPr>
            </w:pPr>
            <w:r w:rsidRPr="009807EB">
              <w:rPr>
                <w:rFonts w:ascii="Times New Roman" w:eastAsia="Arial" w:hAnsi="Times New Roman" w:cs="Times New Roman"/>
              </w:rPr>
              <w:t>Y</w:t>
            </w:r>
          </w:p>
        </w:tc>
        <w:tc>
          <w:tcPr>
            <w:tcW w:w="834"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43743537" w14:textId="77777777" w:rsidR="006463CD" w:rsidRPr="009807EB" w:rsidRDefault="00E84D3F">
            <w:pPr>
              <w:spacing w:before="240" w:after="240"/>
              <w:ind w:left="180"/>
              <w:rPr>
                <w:rFonts w:ascii="Times New Roman" w:eastAsia="Arial" w:hAnsi="Times New Roman" w:cs="Times New Roman"/>
              </w:rPr>
            </w:pPr>
            <w:r w:rsidRPr="009807EB">
              <w:rPr>
                <w:rFonts w:ascii="Times New Roman" w:eastAsia="Arial" w:hAnsi="Times New Roman" w:cs="Times New Roman"/>
              </w:rPr>
              <w:t>N</w:t>
            </w:r>
          </w:p>
        </w:tc>
        <w:tc>
          <w:tcPr>
            <w:tcW w:w="1080"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5C2A5453" w14:textId="77777777" w:rsidR="006463CD" w:rsidRPr="009807EB" w:rsidRDefault="00E84D3F">
            <w:pPr>
              <w:spacing w:before="240" w:after="240"/>
              <w:ind w:left="180"/>
              <w:rPr>
                <w:rFonts w:ascii="Times New Roman" w:eastAsia="Arial" w:hAnsi="Times New Roman" w:cs="Times New Roman"/>
              </w:rPr>
            </w:pPr>
            <w:r w:rsidRPr="009807EB">
              <w:rPr>
                <w:rFonts w:ascii="Times New Roman" w:eastAsia="Arial" w:hAnsi="Times New Roman" w:cs="Times New Roman"/>
              </w:rPr>
              <w:t>N</w:t>
            </w:r>
          </w:p>
        </w:tc>
        <w:tc>
          <w:tcPr>
            <w:tcW w:w="1080"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5EF1C9B8" w14:textId="77777777" w:rsidR="006463CD" w:rsidRPr="009807EB" w:rsidRDefault="00E84D3F">
            <w:pPr>
              <w:spacing w:before="240" w:after="240"/>
              <w:ind w:left="180"/>
              <w:rPr>
                <w:rFonts w:ascii="Times New Roman" w:eastAsia="Arial" w:hAnsi="Times New Roman" w:cs="Times New Roman"/>
              </w:rPr>
            </w:pPr>
            <w:r w:rsidRPr="009807EB">
              <w:rPr>
                <w:rFonts w:ascii="Times New Roman" w:eastAsia="Arial" w:hAnsi="Times New Roman" w:cs="Times New Roman"/>
              </w:rPr>
              <w:t>N</w:t>
            </w:r>
          </w:p>
        </w:tc>
        <w:tc>
          <w:tcPr>
            <w:tcW w:w="1080" w:type="dxa"/>
            <w:tcBorders>
              <w:top w:val="single" w:sz="6" w:space="0" w:color="DDDDDD"/>
              <w:left w:val="nil"/>
              <w:bottom w:val="single" w:sz="6" w:space="0" w:color="DDDDDD"/>
              <w:right w:val="single" w:sz="6" w:space="0" w:color="DDDDDD"/>
            </w:tcBorders>
            <w:tcMar>
              <w:top w:w="0" w:type="dxa"/>
              <w:left w:w="100" w:type="dxa"/>
              <w:bottom w:w="0" w:type="dxa"/>
              <w:right w:w="100" w:type="dxa"/>
            </w:tcMar>
          </w:tcPr>
          <w:p w14:paraId="7CD48250" w14:textId="77777777" w:rsidR="006463CD" w:rsidRPr="009807EB" w:rsidRDefault="00E84D3F">
            <w:pPr>
              <w:spacing w:before="240" w:after="240"/>
              <w:ind w:left="180"/>
              <w:rPr>
                <w:rFonts w:ascii="Times New Roman" w:eastAsia="Arial" w:hAnsi="Times New Roman" w:cs="Times New Roman"/>
              </w:rPr>
            </w:pPr>
            <w:r w:rsidRPr="009807EB">
              <w:rPr>
                <w:rFonts w:ascii="Times New Roman" w:eastAsia="Arial" w:hAnsi="Times New Roman" w:cs="Times New Roman"/>
              </w:rPr>
              <w:t>N</w:t>
            </w:r>
          </w:p>
        </w:tc>
      </w:tr>
      <w:tr w:rsidR="006463CD" w:rsidRPr="009807EB" w14:paraId="40557527" w14:textId="77777777">
        <w:trPr>
          <w:cantSplit/>
          <w:trHeight w:val="20"/>
          <w:tblHeader/>
        </w:trPr>
        <w:tc>
          <w:tcPr>
            <w:tcW w:w="165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E30D602"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PATHIYOOR</w:t>
            </w:r>
          </w:p>
        </w:tc>
        <w:tc>
          <w:tcPr>
            <w:tcW w:w="1559"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028EB91C"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nil</w:t>
            </w:r>
          </w:p>
        </w:tc>
        <w:tc>
          <w:tcPr>
            <w:tcW w:w="120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8602B5B" w14:textId="77777777" w:rsidR="006463CD" w:rsidRPr="009807EB" w:rsidRDefault="00E84D3F">
            <w:pPr>
              <w:spacing w:before="240" w:after="240"/>
              <w:ind w:left="-20"/>
              <w:rPr>
                <w:rFonts w:ascii="Times New Roman" w:eastAsia="Garamond" w:hAnsi="Times New Roman" w:cs="Times New Roman"/>
              </w:rPr>
            </w:pPr>
            <w:proofErr w:type="spellStart"/>
            <w:proofErr w:type="gramStart"/>
            <w:r w:rsidRPr="009807EB">
              <w:rPr>
                <w:rFonts w:ascii="Times New Roman" w:eastAsia="Garamond" w:hAnsi="Times New Roman" w:cs="Times New Roman"/>
              </w:rPr>
              <w:t>ni.l</w:t>
            </w:r>
            <w:proofErr w:type="spellEnd"/>
            <w:proofErr w:type="gramEnd"/>
          </w:p>
        </w:tc>
        <w:tc>
          <w:tcPr>
            <w:tcW w:w="72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5C6C2723"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yes</w:t>
            </w:r>
          </w:p>
        </w:tc>
        <w:tc>
          <w:tcPr>
            <w:tcW w:w="72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C265BD5"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834"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269DC65C"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0DCF71F2"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6A52FF11"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0D102B2F" w14:textId="77777777" w:rsidR="006463CD" w:rsidRPr="009807EB" w:rsidRDefault="006463CD">
            <w:pPr>
              <w:spacing w:before="240" w:after="240"/>
              <w:ind w:left="-20"/>
              <w:rPr>
                <w:rFonts w:ascii="Times New Roman" w:eastAsia="Garamond" w:hAnsi="Times New Roman" w:cs="Times New Roman"/>
              </w:rPr>
            </w:pPr>
          </w:p>
        </w:tc>
      </w:tr>
      <w:tr w:rsidR="006463CD" w:rsidRPr="009807EB" w14:paraId="5A5A05AD" w14:textId="77777777">
        <w:trPr>
          <w:cantSplit/>
          <w:trHeight w:val="20"/>
          <w:tblHeader/>
        </w:trPr>
        <w:tc>
          <w:tcPr>
            <w:tcW w:w="1658"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297C332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FHC CHEPPAD</w:t>
            </w:r>
          </w:p>
        </w:tc>
        <w:tc>
          <w:tcPr>
            <w:tcW w:w="1559"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1CC36524"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Y</w:t>
            </w:r>
          </w:p>
        </w:tc>
        <w:tc>
          <w:tcPr>
            <w:tcW w:w="120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0F0BE73B"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Y</w:t>
            </w:r>
          </w:p>
        </w:tc>
        <w:tc>
          <w:tcPr>
            <w:tcW w:w="72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56B26B0B"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Y</w:t>
            </w:r>
          </w:p>
        </w:tc>
        <w:tc>
          <w:tcPr>
            <w:tcW w:w="72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15C17012"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834"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8F52BAB"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09923C0"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7DFD546A"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7A9C5446" w14:textId="77777777" w:rsidR="006463CD" w:rsidRPr="009807EB" w:rsidRDefault="006463CD">
            <w:pPr>
              <w:spacing w:before="240" w:after="240"/>
              <w:ind w:left="-20"/>
              <w:rPr>
                <w:rFonts w:ascii="Times New Roman" w:eastAsia="Garamond" w:hAnsi="Times New Roman" w:cs="Times New Roman"/>
              </w:rPr>
            </w:pPr>
          </w:p>
        </w:tc>
      </w:tr>
      <w:tr w:rsidR="006463CD" w:rsidRPr="009807EB" w14:paraId="1AC7D4E8" w14:textId="77777777">
        <w:trPr>
          <w:cantSplit/>
          <w:trHeight w:val="20"/>
          <w:tblHeader/>
        </w:trPr>
        <w:tc>
          <w:tcPr>
            <w:tcW w:w="1658"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A98AE9D" w14:textId="77777777" w:rsidR="006463CD" w:rsidRPr="009807EB" w:rsidRDefault="00E84D3F">
            <w:pPr>
              <w:spacing w:before="240" w:after="240"/>
              <w:rPr>
                <w:rFonts w:ascii="Times New Roman" w:eastAsia="Calibri" w:hAnsi="Times New Roman" w:cs="Times New Roman"/>
              </w:rPr>
            </w:pPr>
            <w:proofErr w:type="gramStart"/>
            <w:r w:rsidRPr="009807EB">
              <w:rPr>
                <w:rFonts w:ascii="Times New Roman" w:eastAsia="Calibri" w:hAnsi="Times New Roman" w:cs="Times New Roman"/>
              </w:rPr>
              <w:lastRenderedPageBreak/>
              <w:t>FHC  KANDALLOOR</w:t>
            </w:r>
            <w:proofErr w:type="gramEnd"/>
          </w:p>
        </w:tc>
        <w:tc>
          <w:tcPr>
            <w:tcW w:w="1559"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5E6FA509"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120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7C1B289A"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72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8F19016"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YES</w:t>
            </w:r>
          </w:p>
        </w:tc>
        <w:tc>
          <w:tcPr>
            <w:tcW w:w="72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26316473"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834"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4FE75C0E"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79C35B7A"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569941B8"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NO</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507B06FC" w14:textId="77777777" w:rsidR="006463CD" w:rsidRPr="009807EB" w:rsidRDefault="006463CD">
            <w:pPr>
              <w:spacing w:before="240" w:after="240"/>
              <w:ind w:left="-20"/>
              <w:rPr>
                <w:rFonts w:ascii="Times New Roman" w:eastAsia="Garamond" w:hAnsi="Times New Roman" w:cs="Times New Roman"/>
              </w:rPr>
            </w:pPr>
          </w:p>
        </w:tc>
      </w:tr>
      <w:tr w:rsidR="006463CD" w:rsidRPr="009807EB" w14:paraId="78EB96F6" w14:textId="77777777">
        <w:trPr>
          <w:cantSplit/>
          <w:trHeight w:val="20"/>
          <w:tblHeader/>
        </w:trPr>
        <w:tc>
          <w:tcPr>
            <w:tcW w:w="1658"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7F3F763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FHC KRISHNAPURAM</w:t>
            </w:r>
          </w:p>
        </w:tc>
        <w:tc>
          <w:tcPr>
            <w:tcW w:w="1559"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40A6DCB8"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 xml:space="preserve"> N</w:t>
            </w:r>
          </w:p>
        </w:tc>
        <w:tc>
          <w:tcPr>
            <w:tcW w:w="120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5C6E5649"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72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0FF10763"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Y</w:t>
            </w:r>
          </w:p>
        </w:tc>
        <w:tc>
          <w:tcPr>
            <w:tcW w:w="723"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2CB524C7"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834"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C50A888"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7D5E32C2"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21CE3603" w14:textId="77777777" w:rsidR="006463CD" w:rsidRPr="009807EB" w:rsidRDefault="00E84D3F">
            <w:pPr>
              <w:spacing w:before="240" w:after="240"/>
              <w:ind w:left="-20"/>
              <w:rPr>
                <w:rFonts w:ascii="Times New Roman" w:eastAsia="Garamond" w:hAnsi="Times New Roman" w:cs="Times New Roman"/>
              </w:rPr>
            </w:pPr>
            <w:r w:rsidRPr="009807EB">
              <w:rPr>
                <w:rFonts w:ascii="Times New Roman" w:eastAsia="Garamond" w:hAnsi="Times New Roman" w:cs="Times New Roman"/>
              </w:rPr>
              <w:t>N</w:t>
            </w:r>
          </w:p>
        </w:tc>
        <w:tc>
          <w:tcPr>
            <w:tcW w:w="10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7EFADC8A" w14:textId="77777777" w:rsidR="006463CD" w:rsidRPr="009807EB" w:rsidRDefault="006463CD">
            <w:pPr>
              <w:spacing w:before="240" w:after="240"/>
              <w:ind w:left="-20"/>
              <w:rPr>
                <w:rFonts w:ascii="Times New Roman" w:eastAsia="Garamond" w:hAnsi="Times New Roman" w:cs="Times New Roman"/>
              </w:rPr>
            </w:pPr>
          </w:p>
        </w:tc>
      </w:tr>
    </w:tbl>
    <w:p w14:paraId="010B4CE3" w14:textId="77777777" w:rsidR="006463CD" w:rsidRPr="009807EB" w:rsidRDefault="00E84D3F">
      <w:pPr>
        <w:pStyle w:val="Heading2"/>
        <w:rPr>
          <w:rFonts w:ascii="Times New Roman" w:eastAsia="Calibri" w:hAnsi="Times New Roman" w:cs="Times New Roman"/>
          <w:color w:val="000000"/>
          <w:sz w:val="24"/>
          <w:szCs w:val="24"/>
        </w:rPr>
      </w:pPr>
      <w:bookmarkStart w:id="19" w:name="_heading=h.9iz8ps616m02" w:colFirst="0" w:colLast="0"/>
      <w:bookmarkEnd w:id="19"/>
      <w:r w:rsidRPr="009807EB">
        <w:rPr>
          <w:rFonts w:ascii="Times New Roman" w:eastAsia="Calibri" w:hAnsi="Times New Roman" w:cs="Times New Roman"/>
          <w:color w:val="000000"/>
          <w:sz w:val="24"/>
          <w:szCs w:val="24"/>
        </w:rPr>
        <w:t>Diagnostics facility mapping at the LSGD level</w:t>
      </w:r>
    </w:p>
    <w:p w14:paraId="29915B2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diagnostic capacity </w:t>
      </w:r>
      <w:proofErr w:type="gramStart"/>
      <w:r w:rsidRPr="009807EB">
        <w:rPr>
          <w:rFonts w:ascii="Times New Roman" w:eastAsia="Calibri" w:hAnsi="Times New Roman" w:cs="Times New Roman"/>
          <w:color w:val="000000"/>
        </w:rPr>
        <w:t xml:space="preserve">of </w:t>
      </w:r>
      <w:r w:rsidRPr="009807EB">
        <w:rPr>
          <w:rFonts w:ascii="Times New Roman" w:eastAsia="Calibri" w:hAnsi="Times New Roman" w:cs="Times New Roman"/>
          <w:b/>
          <w:bCs/>
        </w:rPr>
        <w:t xml:space="preserve"> MUTHUKULAM</w:t>
      </w:r>
      <w:proofErr w:type="gramEnd"/>
      <w:r w:rsidRPr="009807EB">
        <w:rPr>
          <w:rFonts w:ascii="Times New Roman" w:eastAsia="Calibri" w:hAnsi="Times New Roman" w:cs="Times New Roman"/>
          <w:b/>
          <w:bCs/>
        </w:rPr>
        <w:t xml:space="preserve"> </w:t>
      </w:r>
      <w:r w:rsidRPr="009807EB">
        <w:rPr>
          <w:rFonts w:ascii="Times New Roman" w:eastAsia="Calibri" w:hAnsi="Times New Roman" w:cs="Times New Roman"/>
          <w:b/>
          <w:bCs/>
          <w:color w:val="000000"/>
        </w:rPr>
        <w:t>G.P</w:t>
      </w:r>
      <w:r w:rsidRPr="009807EB">
        <w:rPr>
          <w:rFonts w:ascii="Times New Roman" w:eastAsia="Calibri" w:hAnsi="Times New Roman" w:cs="Times New Roman"/>
          <w:color w:val="000000"/>
        </w:rPr>
        <w:t xml:space="preserve"> represents the "intelligence network" of our healthcare system. The speed and accuracy of disease identification depend entirely on the distribution and technical level of these facilities.</w:t>
      </w:r>
    </w:p>
    <w:p w14:paraId="486209CF" w14:textId="77777777" w:rsidR="006463CD" w:rsidRPr="009807EB" w:rsidRDefault="006463CD">
      <w:pPr>
        <w:rPr>
          <w:rFonts w:ascii="Times New Roman" w:eastAsia="Calibri" w:hAnsi="Times New Roman" w:cs="Times New Roman"/>
          <w:color w:val="000000"/>
          <w:sz w:val="16"/>
          <w:szCs w:val="16"/>
        </w:rPr>
      </w:pPr>
    </w:p>
    <w:tbl>
      <w:tblPr>
        <w:tblStyle w:val="Style255"/>
        <w:tblW w:w="8670" w:type="dxa"/>
        <w:tblInd w:w="-100" w:type="dxa"/>
        <w:tblLayout w:type="fixed"/>
        <w:tblLook w:val="04A0" w:firstRow="1" w:lastRow="0" w:firstColumn="1" w:lastColumn="0" w:noHBand="0" w:noVBand="1"/>
      </w:tblPr>
      <w:tblGrid>
        <w:gridCol w:w="4005"/>
        <w:gridCol w:w="1215"/>
        <w:gridCol w:w="1110"/>
        <w:gridCol w:w="1335"/>
        <w:gridCol w:w="1005"/>
      </w:tblGrid>
      <w:tr w:rsidR="006463CD" w:rsidRPr="009807EB" w14:paraId="3FC5D19E"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41F2319"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Item</w:t>
            </w:r>
          </w:p>
        </w:tc>
        <w:tc>
          <w:tcPr>
            <w:tcW w:w="12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99276F5"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Govt</w:t>
            </w:r>
          </w:p>
        </w:tc>
        <w:tc>
          <w:tcPr>
            <w:tcW w:w="11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2EA7F07"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Private</w:t>
            </w:r>
          </w:p>
        </w:tc>
        <w:tc>
          <w:tcPr>
            <w:tcW w:w="13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9180A34"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AYUSH</w:t>
            </w:r>
          </w:p>
        </w:tc>
        <w:tc>
          <w:tcPr>
            <w:tcW w:w="100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A4C64D9"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Total</w:t>
            </w:r>
          </w:p>
        </w:tc>
      </w:tr>
      <w:tr w:rsidR="006463CD" w:rsidRPr="009807EB" w14:paraId="6969A4B9"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3076CB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General labs</w:t>
            </w:r>
          </w:p>
        </w:tc>
        <w:tc>
          <w:tcPr>
            <w:tcW w:w="121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6EE3A6C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c>
          <w:tcPr>
            <w:tcW w:w="111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E817CB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38</w:t>
            </w:r>
          </w:p>
        </w:tc>
        <w:tc>
          <w:tcPr>
            <w:tcW w:w="133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3899D49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00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07D7E7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44</w:t>
            </w:r>
          </w:p>
        </w:tc>
      </w:tr>
      <w:tr w:rsidR="006463CD" w:rsidRPr="009807EB" w14:paraId="0E4630B3"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4E132F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Microbiology labs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E6CDFE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51D7A22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5873785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60DCB63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31200F79"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C6EDAA"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RT-PCR labs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B9853C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0DD3861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06CADC3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2F6E2F7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5F76574"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FE589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USG units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99A800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372FB76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3C9C09A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492AB1E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55DE6AEC"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FBBCA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CT/MRI units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A811E4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6673218B"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69DAC19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08418D8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3FCDAF77"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B8D08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Research labs</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D23A68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3BB75AD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0424918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09EF63A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F6811AE" w14:textId="77777777">
        <w:trPr>
          <w:cantSplit/>
          <w:trHeight w:val="20"/>
          <w:tblHeader/>
        </w:trPr>
        <w:tc>
          <w:tcPr>
            <w:tcW w:w="40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D146D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Labs of other departments that can be repurposed</w:t>
            </w:r>
          </w:p>
        </w:tc>
        <w:tc>
          <w:tcPr>
            <w:tcW w:w="121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79875F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110" w:type="dxa"/>
            <w:tcBorders>
              <w:top w:val="nil"/>
              <w:left w:val="nil"/>
              <w:bottom w:val="single" w:sz="4" w:space="0" w:color="DDDDDD"/>
              <w:right w:val="single" w:sz="4" w:space="0" w:color="DDDDDD"/>
            </w:tcBorders>
            <w:tcMar>
              <w:top w:w="120" w:type="dxa"/>
              <w:left w:w="120" w:type="dxa"/>
              <w:bottom w:w="120" w:type="dxa"/>
              <w:right w:w="120" w:type="dxa"/>
            </w:tcMar>
          </w:tcPr>
          <w:p w14:paraId="7EF1300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335" w:type="dxa"/>
            <w:tcBorders>
              <w:top w:val="nil"/>
              <w:left w:val="nil"/>
              <w:bottom w:val="single" w:sz="4" w:space="0" w:color="DDDDDD"/>
              <w:right w:val="single" w:sz="4" w:space="0" w:color="DDDDDD"/>
            </w:tcBorders>
            <w:tcMar>
              <w:top w:w="120" w:type="dxa"/>
              <w:left w:w="120" w:type="dxa"/>
              <w:bottom w:w="120" w:type="dxa"/>
              <w:right w:w="120" w:type="dxa"/>
            </w:tcMar>
          </w:tcPr>
          <w:p w14:paraId="05CBA2E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005" w:type="dxa"/>
            <w:tcBorders>
              <w:top w:val="nil"/>
              <w:left w:val="nil"/>
              <w:bottom w:val="single" w:sz="4" w:space="0" w:color="DDDDDD"/>
              <w:right w:val="single" w:sz="4" w:space="0" w:color="DDDDDD"/>
            </w:tcBorders>
            <w:tcMar>
              <w:top w:w="120" w:type="dxa"/>
              <w:left w:w="120" w:type="dxa"/>
              <w:bottom w:w="120" w:type="dxa"/>
              <w:right w:w="120" w:type="dxa"/>
            </w:tcMar>
          </w:tcPr>
          <w:p w14:paraId="7036550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bl>
    <w:p w14:paraId="067B260B" w14:textId="77777777" w:rsidR="006463CD" w:rsidRPr="009807EB" w:rsidRDefault="006463CD">
      <w:pPr>
        <w:rPr>
          <w:rFonts w:ascii="Times New Roman" w:eastAsia="Calibri" w:hAnsi="Times New Roman" w:cs="Times New Roman"/>
          <w:color w:val="000000"/>
          <w:sz w:val="16"/>
          <w:szCs w:val="16"/>
        </w:rPr>
      </w:pPr>
    </w:p>
    <w:p w14:paraId="3D6F21C7" w14:textId="77777777" w:rsidR="006463CD" w:rsidRPr="009807EB" w:rsidRDefault="00E84D3F">
      <w:pPr>
        <w:pStyle w:val="Heading2"/>
        <w:spacing w:before="240" w:after="240"/>
        <w:rPr>
          <w:rFonts w:ascii="Times New Roman" w:eastAsia="Calibri" w:hAnsi="Times New Roman" w:cs="Times New Roman"/>
          <w:color w:val="000000"/>
          <w:sz w:val="24"/>
          <w:szCs w:val="24"/>
        </w:rPr>
      </w:pPr>
      <w:bookmarkStart w:id="20" w:name="_heading=h.poke39393rpy" w:colFirst="0" w:colLast="0"/>
      <w:bookmarkEnd w:id="20"/>
      <w:r w:rsidRPr="009807EB">
        <w:rPr>
          <w:rFonts w:ascii="Times New Roman" w:eastAsia="Calibri" w:hAnsi="Times New Roman" w:cs="Times New Roman"/>
          <w:color w:val="000000"/>
          <w:sz w:val="24"/>
          <w:szCs w:val="24"/>
        </w:rPr>
        <w:t>Laboratory Identification &amp; Basic Details</w:t>
      </w:r>
    </w:p>
    <w:p w14:paraId="6B6FA875" w14:textId="77777777" w:rsidR="006463CD" w:rsidRPr="009807EB" w:rsidRDefault="006463CD">
      <w:pPr>
        <w:rPr>
          <w:rFonts w:ascii="Times New Roman" w:eastAsia="Calibri" w:hAnsi="Times New Roman" w:cs="Times New Roman"/>
          <w:sz w:val="16"/>
          <w:szCs w:val="16"/>
        </w:rPr>
      </w:pPr>
    </w:p>
    <w:tbl>
      <w:tblPr>
        <w:tblStyle w:val="Style256"/>
        <w:tblW w:w="7478" w:type="dxa"/>
        <w:tblLayout w:type="fixed"/>
        <w:tblLook w:val="04A0" w:firstRow="1" w:lastRow="0" w:firstColumn="1" w:lastColumn="0" w:noHBand="0" w:noVBand="1"/>
      </w:tblPr>
      <w:tblGrid>
        <w:gridCol w:w="327"/>
        <w:gridCol w:w="1129"/>
        <w:gridCol w:w="1037"/>
        <w:gridCol w:w="2191"/>
        <w:gridCol w:w="997"/>
        <w:gridCol w:w="932"/>
        <w:gridCol w:w="865"/>
      </w:tblGrid>
      <w:tr w:rsidR="007C05AB" w:rsidRPr="009807EB" w14:paraId="5CB9B486" w14:textId="77777777" w:rsidTr="007C05AB">
        <w:trPr>
          <w:trHeight w:val="1095"/>
        </w:trPr>
        <w:tc>
          <w:tcPr>
            <w:tcW w:w="327"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359E7030"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Sl. No.</w:t>
            </w:r>
          </w:p>
        </w:tc>
        <w:tc>
          <w:tcPr>
            <w:tcW w:w="1129" w:type="dxa"/>
            <w:tcBorders>
              <w:top w:val="single" w:sz="6" w:space="0" w:color="BFBFBF"/>
              <w:left w:val="nil"/>
              <w:bottom w:val="single" w:sz="6" w:space="0" w:color="BFBFBF"/>
              <w:right w:val="single" w:sz="6" w:space="0" w:color="BFBFBF"/>
            </w:tcBorders>
            <w:shd w:val="clear" w:color="auto" w:fill="F2F2F2"/>
            <w:tcMar>
              <w:top w:w="0" w:type="dxa"/>
              <w:left w:w="100" w:type="dxa"/>
              <w:bottom w:w="0" w:type="dxa"/>
              <w:right w:w="100" w:type="dxa"/>
            </w:tcMar>
          </w:tcPr>
          <w:p w14:paraId="1A42B9A1"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Name of Laboratory</w:t>
            </w:r>
          </w:p>
        </w:tc>
        <w:tc>
          <w:tcPr>
            <w:tcW w:w="1037" w:type="dxa"/>
            <w:tcBorders>
              <w:top w:val="single" w:sz="6" w:space="0" w:color="BFBFBF"/>
              <w:left w:val="single" w:sz="6" w:space="0" w:color="BFBFBF"/>
              <w:bottom w:val="single" w:sz="6" w:space="0" w:color="BFBFBF"/>
              <w:right w:val="single" w:sz="6" w:space="0" w:color="BFBFBF"/>
            </w:tcBorders>
            <w:shd w:val="clear" w:color="auto" w:fill="F2F2F2"/>
            <w:tcMar>
              <w:left w:w="100" w:type="dxa"/>
              <w:right w:w="100" w:type="dxa"/>
            </w:tcMar>
          </w:tcPr>
          <w:p w14:paraId="0CD82750"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 xml:space="preserve">Ownership (Govt / Private / </w:t>
            </w:r>
            <w:r w:rsidRPr="009807EB">
              <w:rPr>
                <w:rFonts w:ascii="Times New Roman" w:eastAsia="Calibri" w:hAnsi="Times New Roman" w:cs="Times New Roman"/>
              </w:rPr>
              <w:lastRenderedPageBreak/>
              <w:t>Academic)</w:t>
            </w:r>
          </w:p>
        </w:tc>
        <w:tc>
          <w:tcPr>
            <w:tcW w:w="2191" w:type="dxa"/>
            <w:tcBorders>
              <w:top w:val="single" w:sz="6" w:space="0" w:color="BFBFBF"/>
              <w:left w:val="single" w:sz="6" w:space="0" w:color="BFBFBF"/>
              <w:bottom w:val="single" w:sz="6" w:space="0" w:color="BFBFBF"/>
              <w:right w:val="single" w:sz="6" w:space="0" w:color="BFBFBF"/>
            </w:tcBorders>
            <w:shd w:val="clear" w:color="auto" w:fill="F2F2F2"/>
            <w:tcMar>
              <w:left w:w="100" w:type="dxa"/>
              <w:right w:w="100" w:type="dxa"/>
            </w:tcMar>
          </w:tcPr>
          <w:p w14:paraId="5B68E906"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lastRenderedPageBreak/>
              <w:t>Address</w:t>
            </w:r>
          </w:p>
        </w:tc>
        <w:tc>
          <w:tcPr>
            <w:tcW w:w="997" w:type="dxa"/>
            <w:tcBorders>
              <w:top w:val="single" w:sz="6" w:space="0" w:color="BFBFBF"/>
              <w:left w:val="single" w:sz="6" w:space="0" w:color="BFBFBF"/>
              <w:bottom w:val="single" w:sz="6" w:space="0" w:color="BFBFBF"/>
              <w:right w:val="single" w:sz="6" w:space="0" w:color="BFBFBF"/>
            </w:tcBorders>
            <w:shd w:val="clear" w:color="auto" w:fill="F2F2F2"/>
            <w:tcMar>
              <w:left w:w="100" w:type="dxa"/>
              <w:right w:w="100" w:type="dxa"/>
            </w:tcMar>
          </w:tcPr>
          <w:p w14:paraId="62C07786"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Contact No.</w:t>
            </w:r>
          </w:p>
        </w:tc>
        <w:tc>
          <w:tcPr>
            <w:tcW w:w="932" w:type="dxa"/>
            <w:tcBorders>
              <w:top w:val="single" w:sz="6" w:space="0" w:color="BFBFBF"/>
              <w:left w:val="single" w:sz="6" w:space="0" w:color="BFBFBF"/>
              <w:bottom w:val="single" w:sz="6" w:space="0" w:color="BFBFBF"/>
              <w:right w:val="single" w:sz="6" w:space="0" w:color="BFBFBF"/>
            </w:tcBorders>
            <w:shd w:val="clear" w:color="auto" w:fill="F2F2F2"/>
            <w:tcMar>
              <w:left w:w="100" w:type="dxa"/>
              <w:right w:w="100" w:type="dxa"/>
            </w:tcMar>
          </w:tcPr>
          <w:p w14:paraId="0CB6428C"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24×7 Services (Yes/No)</w:t>
            </w:r>
          </w:p>
        </w:tc>
        <w:tc>
          <w:tcPr>
            <w:tcW w:w="865" w:type="dxa"/>
            <w:tcBorders>
              <w:top w:val="single" w:sz="6" w:space="0" w:color="BFBFBF"/>
              <w:left w:val="single" w:sz="6" w:space="0" w:color="BFBFBF"/>
              <w:bottom w:val="single" w:sz="6" w:space="0" w:color="BFBFBF"/>
              <w:right w:val="single" w:sz="6" w:space="0" w:color="BFBFBF"/>
            </w:tcBorders>
            <w:shd w:val="clear" w:color="auto" w:fill="F2F2F2"/>
            <w:tcMar>
              <w:left w:w="100" w:type="dxa"/>
              <w:right w:w="100" w:type="dxa"/>
            </w:tcMar>
          </w:tcPr>
          <w:p w14:paraId="4723B9CB"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 xml:space="preserve">NABL / Govt Approved </w:t>
            </w:r>
            <w:r w:rsidRPr="009807EB">
              <w:rPr>
                <w:rFonts w:ascii="Times New Roman" w:eastAsia="Calibri" w:hAnsi="Times New Roman" w:cs="Times New Roman"/>
              </w:rPr>
              <w:lastRenderedPageBreak/>
              <w:t>(Yes/No)</w:t>
            </w:r>
          </w:p>
        </w:tc>
      </w:tr>
      <w:tr w:rsidR="007C05AB" w:rsidRPr="009807EB" w14:paraId="5DF35967" w14:textId="77777777" w:rsidTr="007C05AB">
        <w:trPr>
          <w:trHeight w:val="555"/>
        </w:trPr>
        <w:tc>
          <w:tcPr>
            <w:tcW w:w="327"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B4F5BE2" w14:textId="77777777" w:rsidR="007C05AB" w:rsidRPr="009807EB" w:rsidRDefault="007C05AB">
            <w:pPr>
              <w:spacing w:before="240" w:after="240"/>
              <w:rPr>
                <w:rFonts w:ascii="Times New Roman" w:eastAsia="Calibri" w:hAnsi="Times New Roman" w:cs="Times New Roman"/>
              </w:rPr>
            </w:pPr>
          </w:p>
        </w:tc>
        <w:tc>
          <w:tcPr>
            <w:tcW w:w="7151" w:type="dxa"/>
            <w:gridSpan w:val="6"/>
            <w:tcBorders>
              <w:top w:val="nil"/>
              <w:left w:val="nil"/>
              <w:bottom w:val="single" w:sz="6" w:space="0" w:color="BFBFBF"/>
              <w:right w:val="single" w:sz="6" w:space="0" w:color="BFBFBF"/>
            </w:tcBorders>
            <w:tcMar>
              <w:top w:w="0" w:type="dxa"/>
              <w:left w:w="100" w:type="dxa"/>
              <w:bottom w:w="0" w:type="dxa"/>
              <w:right w:w="100" w:type="dxa"/>
            </w:tcMar>
          </w:tcPr>
          <w:p w14:paraId="0E84D9D3"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MUTHUKULAM</w:t>
            </w:r>
          </w:p>
        </w:tc>
      </w:tr>
      <w:tr w:rsidR="007C05AB" w:rsidRPr="009807EB" w14:paraId="383B550A" w14:textId="77777777" w:rsidTr="007C05AB">
        <w:trPr>
          <w:trHeight w:val="555"/>
        </w:trPr>
        <w:tc>
          <w:tcPr>
            <w:tcW w:w="327"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BB9B170"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1</w:t>
            </w: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7DD8FA8A"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NIRNAYA</w:t>
            </w:r>
          </w:p>
        </w:tc>
        <w:tc>
          <w:tcPr>
            <w:tcW w:w="1037"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08106CB5"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792716DF"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NEAR UMMAR MUKKU MUTHUKULAM</w:t>
            </w:r>
          </w:p>
        </w:tc>
        <w:tc>
          <w:tcPr>
            <w:tcW w:w="997"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6BA54EE9"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9249388313</w:t>
            </w:r>
          </w:p>
        </w:tc>
        <w:tc>
          <w:tcPr>
            <w:tcW w:w="932"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3FD1420C"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59DF9482"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4AEBB4B6" w14:textId="77777777" w:rsidTr="007C05AB">
        <w:trPr>
          <w:trHeight w:val="555"/>
        </w:trPr>
        <w:tc>
          <w:tcPr>
            <w:tcW w:w="327"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573A3FA4"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2</w:t>
            </w: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70A85CB4"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SOORYA</w:t>
            </w:r>
          </w:p>
        </w:tc>
        <w:tc>
          <w:tcPr>
            <w:tcW w:w="1037"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05F95556"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494B861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NEAR PANCHAYATH MUTHUKULAM</w:t>
            </w:r>
          </w:p>
        </w:tc>
        <w:tc>
          <w:tcPr>
            <w:tcW w:w="997"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716486AF"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w:t>
            </w:r>
          </w:p>
        </w:tc>
        <w:tc>
          <w:tcPr>
            <w:tcW w:w="932"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388FCF5A"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00127934"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33FDD30B" w14:textId="77777777" w:rsidTr="007C05AB">
        <w:trPr>
          <w:trHeight w:val="555"/>
        </w:trPr>
        <w:tc>
          <w:tcPr>
            <w:tcW w:w="327"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4F807891"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3</w:t>
            </w: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0E9E3356"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SOORYA</w:t>
            </w:r>
          </w:p>
        </w:tc>
        <w:tc>
          <w:tcPr>
            <w:tcW w:w="1037"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662429D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14669891"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KARUNA MUTTOM JUN MUTHUKULAM SOUTH</w:t>
            </w:r>
          </w:p>
        </w:tc>
        <w:tc>
          <w:tcPr>
            <w:tcW w:w="997"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3EF7BCA1"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9656502021</w:t>
            </w:r>
          </w:p>
        </w:tc>
        <w:tc>
          <w:tcPr>
            <w:tcW w:w="932"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410C510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108DE3B2"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2E3EEE63" w14:textId="77777777" w:rsidTr="007C05AB">
        <w:trPr>
          <w:trHeight w:val="555"/>
        </w:trPr>
        <w:tc>
          <w:tcPr>
            <w:tcW w:w="327"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2B96208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4</w:t>
            </w: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396B3C47"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KARUNYA MEDILAB</w:t>
            </w:r>
          </w:p>
        </w:tc>
        <w:tc>
          <w:tcPr>
            <w:tcW w:w="1037"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61F44A14"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73CADCBF"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MUTHUKULAM</w:t>
            </w:r>
          </w:p>
        </w:tc>
        <w:tc>
          <w:tcPr>
            <w:tcW w:w="997"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4883726A"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8113044682</w:t>
            </w:r>
          </w:p>
        </w:tc>
        <w:tc>
          <w:tcPr>
            <w:tcW w:w="932"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75C91D0E"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BFBFBF"/>
              <w:left w:val="single" w:sz="6" w:space="0" w:color="BFBFBF"/>
              <w:bottom w:val="single" w:sz="6" w:space="0" w:color="BFBFBF"/>
              <w:right w:val="single" w:sz="6" w:space="0" w:color="BFBFBF"/>
            </w:tcBorders>
            <w:tcMar>
              <w:left w:w="100" w:type="dxa"/>
              <w:right w:w="100" w:type="dxa"/>
            </w:tcMar>
          </w:tcPr>
          <w:p w14:paraId="3F6C860A"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039E3097" w14:textId="77777777" w:rsidTr="007C05AB">
        <w:trPr>
          <w:trHeight w:val="285"/>
        </w:trPr>
        <w:tc>
          <w:tcPr>
            <w:tcW w:w="327" w:type="dxa"/>
            <w:tcBorders>
              <w:top w:val="nil"/>
              <w:left w:val="single" w:sz="6" w:space="0" w:color="BFBFBF"/>
              <w:bottom w:val="single" w:sz="6" w:space="0" w:color="000000"/>
              <w:right w:val="single" w:sz="6" w:space="0" w:color="BFBFBF"/>
            </w:tcBorders>
            <w:tcMar>
              <w:top w:w="0" w:type="dxa"/>
              <w:left w:w="100" w:type="dxa"/>
              <w:bottom w:w="0" w:type="dxa"/>
              <w:right w:w="100" w:type="dxa"/>
            </w:tcMar>
          </w:tcPr>
          <w:p w14:paraId="3F4C097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5</w:t>
            </w:r>
          </w:p>
        </w:tc>
        <w:tc>
          <w:tcPr>
            <w:tcW w:w="1129" w:type="dxa"/>
            <w:tcBorders>
              <w:top w:val="nil"/>
              <w:left w:val="nil"/>
              <w:bottom w:val="single" w:sz="6" w:space="0" w:color="000000"/>
              <w:right w:val="single" w:sz="6" w:space="0" w:color="BFBFBF"/>
            </w:tcBorders>
            <w:tcMar>
              <w:top w:w="0" w:type="dxa"/>
              <w:left w:w="100" w:type="dxa"/>
              <w:bottom w:w="0" w:type="dxa"/>
              <w:right w:w="100" w:type="dxa"/>
            </w:tcMar>
          </w:tcPr>
          <w:p w14:paraId="63149264"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HITEC LAB</w:t>
            </w:r>
          </w:p>
        </w:tc>
        <w:tc>
          <w:tcPr>
            <w:tcW w:w="1037" w:type="dxa"/>
            <w:tcBorders>
              <w:top w:val="single" w:sz="6" w:space="0" w:color="BFBFBF"/>
              <w:left w:val="single" w:sz="6" w:space="0" w:color="BFBFBF"/>
              <w:bottom w:val="single" w:sz="6" w:space="0" w:color="000000"/>
              <w:right w:val="single" w:sz="6" w:space="0" w:color="BFBFBF"/>
            </w:tcBorders>
            <w:tcMar>
              <w:left w:w="100" w:type="dxa"/>
              <w:right w:w="100" w:type="dxa"/>
            </w:tcMar>
          </w:tcPr>
          <w:p w14:paraId="2740F6F2"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BFBFBF"/>
              <w:left w:val="single" w:sz="6" w:space="0" w:color="BFBFBF"/>
              <w:bottom w:val="single" w:sz="6" w:space="0" w:color="000000"/>
              <w:right w:val="single" w:sz="6" w:space="0" w:color="BFBFBF"/>
            </w:tcBorders>
            <w:tcMar>
              <w:left w:w="100" w:type="dxa"/>
              <w:right w:w="100" w:type="dxa"/>
            </w:tcMar>
          </w:tcPr>
          <w:p w14:paraId="024E7BF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MUTHUKULAM</w:t>
            </w:r>
          </w:p>
        </w:tc>
        <w:tc>
          <w:tcPr>
            <w:tcW w:w="997" w:type="dxa"/>
            <w:tcBorders>
              <w:top w:val="single" w:sz="6" w:space="0" w:color="BFBFBF"/>
              <w:left w:val="single" w:sz="6" w:space="0" w:color="BFBFBF"/>
              <w:bottom w:val="single" w:sz="6" w:space="0" w:color="000000"/>
              <w:right w:val="single" w:sz="6" w:space="0" w:color="BFBFBF"/>
            </w:tcBorders>
            <w:tcMar>
              <w:left w:w="100" w:type="dxa"/>
              <w:right w:w="100" w:type="dxa"/>
            </w:tcMar>
          </w:tcPr>
          <w:p w14:paraId="17F70C66"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8301999715</w:t>
            </w:r>
          </w:p>
        </w:tc>
        <w:tc>
          <w:tcPr>
            <w:tcW w:w="932" w:type="dxa"/>
            <w:tcBorders>
              <w:top w:val="single" w:sz="6" w:space="0" w:color="BFBFBF"/>
              <w:left w:val="single" w:sz="6" w:space="0" w:color="BFBFBF"/>
              <w:bottom w:val="single" w:sz="6" w:space="0" w:color="000000"/>
              <w:right w:val="single" w:sz="6" w:space="0" w:color="BFBFBF"/>
            </w:tcBorders>
            <w:tcMar>
              <w:left w:w="100" w:type="dxa"/>
              <w:right w:w="100" w:type="dxa"/>
            </w:tcMar>
          </w:tcPr>
          <w:p w14:paraId="7BA37214"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BFBFBF"/>
              <w:left w:val="single" w:sz="6" w:space="0" w:color="BFBFBF"/>
              <w:bottom w:val="single" w:sz="6" w:space="0" w:color="000000"/>
              <w:right w:val="single" w:sz="6" w:space="0" w:color="BFBFBF"/>
            </w:tcBorders>
            <w:tcMar>
              <w:left w:w="100" w:type="dxa"/>
              <w:right w:w="100" w:type="dxa"/>
            </w:tcMar>
          </w:tcPr>
          <w:p w14:paraId="485C75F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74F4749F" w14:textId="77777777" w:rsidTr="007C05AB">
        <w:trPr>
          <w:trHeight w:val="130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BAD0B1"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6</w:t>
            </w:r>
          </w:p>
        </w:tc>
        <w:tc>
          <w:tcPr>
            <w:tcW w:w="1129" w:type="dxa"/>
            <w:tcBorders>
              <w:top w:val="nil"/>
              <w:left w:val="nil"/>
              <w:bottom w:val="single" w:sz="6" w:space="0" w:color="000000"/>
              <w:right w:val="single" w:sz="6" w:space="0" w:color="000000"/>
            </w:tcBorders>
            <w:tcMar>
              <w:top w:w="0" w:type="dxa"/>
              <w:left w:w="100" w:type="dxa"/>
              <w:bottom w:w="0" w:type="dxa"/>
              <w:right w:w="100" w:type="dxa"/>
            </w:tcMar>
          </w:tcPr>
          <w:p w14:paraId="27E50D37"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DEVI</w:t>
            </w:r>
          </w:p>
        </w:tc>
        <w:tc>
          <w:tcPr>
            <w:tcW w:w="103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1938B493"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2F742AB8"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NEAR CHC MUTHUKULAM</w:t>
            </w:r>
          </w:p>
        </w:tc>
        <w:tc>
          <w:tcPr>
            <w:tcW w:w="99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16979AF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w:t>
            </w:r>
          </w:p>
        </w:tc>
        <w:tc>
          <w:tcPr>
            <w:tcW w:w="932"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51214342"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041E1E09"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3274F5F2" w14:textId="77777777" w:rsidTr="007C05AB">
        <w:trPr>
          <w:trHeight w:val="55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2ADEB6"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7</w:t>
            </w:r>
          </w:p>
        </w:tc>
        <w:tc>
          <w:tcPr>
            <w:tcW w:w="1129" w:type="dxa"/>
            <w:tcBorders>
              <w:top w:val="nil"/>
              <w:left w:val="nil"/>
              <w:bottom w:val="single" w:sz="6" w:space="0" w:color="000000"/>
              <w:right w:val="single" w:sz="6" w:space="0" w:color="000000"/>
            </w:tcBorders>
            <w:tcMar>
              <w:top w:w="0" w:type="dxa"/>
              <w:left w:w="100" w:type="dxa"/>
              <w:bottom w:w="0" w:type="dxa"/>
              <w:right w:w="100" w:type="dxa"/>
            </w:tcMar>
          </w:tcPr>
          <w:p w14:paraId="44AEDC23"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DENBERT</w:t>
            </w:r>
          </w:p>
        </w:tc>
        <w:tc>
          <w:tcPr>
            <w:tcW w:w="103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033FF366"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47694AE0"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HIGH SCHOOL JUNCTION MUTHUKULAM</w:t>
            </w:r>
          </w:p>
        </w:tc>
        <w:tc>
          <w:tcPr>
            <w:tcW w:w="99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2D6A3D68"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7356050994</w:t>
            </w:r>
          </w:p>
        </w:tc>
        <w:tc>
          <w:tcPr>
            <w:tcW w:w="932"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5FC29AF1"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47BEF96D"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07302611" w14:textId="77777777" w:rsidTr="007C05AB">
        <w:trPr>
          <w:trHeight w:val="55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0C1E4E"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lastRenderedPageBreak/>
              <w:t>8</w:t>
            </w:r>
          </w:p>
        </w:tc>
        <w:tc>
          <w:tcPr>
            <w:tcW w:w="1129" w:type="dxa"/>
            <w:tcBorders>
              <w:top w:val="nil"/>
              <w:left w:val="nil"/>
              <w:bottom w:val="single" w:sz="6" w:space="0" w:color="000000"/>
              <w:right w:val="single" w:sz="6" w:space="0" w:color="000000"/>
            </w:tcBorders>
            <w:tcMar>
              <w:top w:w="0" w:type="dxa"/>
              <w:left w:w="100" w:type="dxa"/>
              <w:bottom w:w="0" w:type="dxa"/>
              <w:right w:w="100" w:type="dxa"/>
            </w:tcMar>
          </w:tcPr>
          <w:p w14:paraId="07F36491"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NEW TECH</w:t>
            </w:r>
          </w:p>
        </w:tc>
        <w:tc>
          <w:tcPr>
            <w:tcW w:w="103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1F65B411"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1BB9BC28"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NEAR PANDAVAR KAVU MUTHUKULAM</w:t>
            </w:r>
          </w:p>
        </w:tc>
        <w:tc>
          <w:tcPr>
            <w:tcW w:w="99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3F74050D"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9207965265</w:t>
            </w:r>
          </w:p>
        </w:tc>
        <w:tc>
          <w:tcPr>
            <w:tcW w:w="932"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60F2983D"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55C7582A"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12018013"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3104F5"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9</w:t>
            </w:r>
          </w:p>
        </w:tc>
        <w:tc>
          <w:tcPr>
            <w:tcW w:w="1129" w:type="dxa"/>
            <w:tcBorders>
              <w:top w:val="nil"/>
              <w:left w:val="nil"/>
              <w:bottom w:val="single" w:sz="6" w:space="0" w:color="000000"/>
              <w:right w:val="single" w:sz="6" w:space="0" w:color="000000"/>
            </w:tcBorders>
            <w:tcMar>
              <w:top w:w="0" w:type="dxa"/>
              <w:left w:w="100" w:type="dxa"/>
              <w:bottom w:w="0" w:type="dxa"/>
              <w:right w:w="100" w:type="dxa"/>
            </w:tcMar>
          </w:tcPr>
          <w:p w14:paraId="3C982058"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SREE AYYAPPA LAB</w:t>
            </w:r>
          </w:p>
        </w:tc>
        <w:tc>
          <w:tcPr>
            <w:tcW w:w="103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331D94AE"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10DDA058"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HIGH SCHOOL </w:t>
            </w:r>
            <w:proofErr w:type="gramStart"/>
            <w:r w:rsidRPr="009807EB">
              <w:rPr>
                <w:rFonts w:ascii="Times New Roman" w:eastAsia="Calibri" w:hAnsi="Times New Roman" w:cs="Times New Roman"/>
              </w:rPr>
              <w:t>JN.MUTHUKULAM</w:t>
            </w:r>
            <w:proofErr w:type="gramEnd"/>
          </w:p>
        </w:tc>
        <w:tc>
          <w:tcPr>
            <w:tcW w:w="99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215D0E3D"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62823598</w:t>
            </w:r>
          </w:p>
        </w:tc>
        <w:tc>
          <w:tcPr>
            <w:tcW w:w="932"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09F7EB77"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0710FBA4"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4D2C936E" w14:textId="77777777" w:rsidTr="007C05AB">
        <w:trPr>
          <w:trHeight w:val="1396"/>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9B149E"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10</w:t>
            </w:r>
          </w:p>
        </w:tc>
        <w:tc>
          <w:tcPr>
            <w:tcW w:w="1129" w:type="dxa"/>
            <w:tcBorders>
              <w:top w:val="nil"/>
              <w:left w:val="nil"/>
              <w:bottom w:val="single" w:sz="6" w:space="0" w:color="000000"/>
              <w:right w:val="single" w:sz="6" w:space="0" w:color="000000"/>
            </w:tcBorders>
            <w:tcMar>
              <w:top w:w="0" w:type="dxa"/>
              <w:left w:w="100" w:type="dxa"/>
              <w:bottom w:w="0" w:type="dxa"/>
              <w:right w:w="100" w:type="dxa"/>
            </w:tcMar>
          </w:tcPr>
          <w:p w14:paraId="7E72E8AE"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V.G DENTAL CLINIC</w:t>
            </w:r>
          </w:p>
        </w:tc>
        <w:tc>
          <w:tcPr>
            <w:tcW w:w="103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19556202"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7B9DB7DF"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HIGH SCHOOL JUNCTION MUTHUKULAM</w:t>
            </w:r>
          </w:p>
        </w:tc>
        <w:tc>
          <w:tcPr>
            <w:tcW w:w="997"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6CA3DB59"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8281174010</w:t>
            </w:r>
          </w:p>
        </w:tc>
        <w:tc>
          <w:tcPr>
            <w:tcW w:w="932"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6522D08D"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03A7AEBB"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7FB1417D"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20BA68"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11</w:t>
            </w:r>
          </w:p>
        </w:tc>
        <w:tc>
          <w:tcPr>
            <w:tcW w:w="1129" w:type="dxa"/>
            <w:tcBorders>
              <w:top w:val="nil"/>
              <w:left w:val="nil"/>
              <w:bottom w:val="single" w:sz="6" w:space="0" w:color="000000"/>
              <w:right w:val="single" w:sz="6" w:space="0" w:color="000000"/>
            </w:tcBorders>
            <w:tcMar>
              <w:top w:w="0" w:type="dxa"/>
              <w:left w:w="100" w:type="dxa"/>
              <w:bottom w:w="0" w:type="dxa"/>
              <w:right w:w="100" w:type="dxa"/>
            </w:tcMar>
          </w:tcPr>
          <w:p w14:paraId="7C9BF148"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DHARSHANA LAB</w:t>
            </w:r>
          </w:p>
        </w:tc>
        <w:tc>
          <w:tcPr>
            <w:tcW w:w="1037" w:type="dxa"/>
            <w:tcBorders>
              <w:top w:val="nil"/>
              <w:left w:val="nil"/>
              <w:bottom w:val="single" w:sz="6" w:space="0" w:color="000000"/>
              <w:right w:val="single" w:sz="6" w:space="0" w:color="000000"/>
            </w:tcBorders>
            <w:tcMar>
              <w:top w:w="0" w:type="dxa"/>
              <w:left w:w="100" w:type="dxa"/>
              <w:bottom w:w="0" w:type="dxa"/>
              <w:right w:w="100" w:type="dxa"/>
            </w:tcMar>
          </w:tcPr>
          <w:p w14:paraId="05845EA1"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PVT</w:t>
            </w:r>
          </w:p>
        </w:tc>
        <w:tc>
          <w:tcPr>
            <w:tcW w:w="2191" w:type="dxa"/>
            <w:tcBorders>
              <w:top w:val="nil"/>
              <w:left w:val="nil"/>
              <w:bottom w:val="single" w:sz="6" w:space="0" w:color="000000"/>
              <w:right w:val="single" w:sz="6" w:space="0" w:color="000000"/>
            </w:tcBorders>
            <w:tcMar>
              <w:top w:w="0" w:type="dxa"/>
              <w:left w:w="100" w:type="dxa"/>
              <w:bottom w:w="0" w:type="dxa"/>
              <w:right w:w="100" w:type="dxa"/>
            </w:tcMar>
          </w:tcPr>
          <w:p w14:paraId="422F098D"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NEAR PANDAVARKAVU JN MUTHUKULAM</w:t>
            </w:r>
          </w:p>
        </w:tc>
        <w:tc>
          <w:tcPr>
            <w:tcW w:w="997" w:type="dxa"/>
            <w:tcBorders>
              <w:top w:val="nil"/>
              <w:left w:val="nil"/>
              <w:bottom w:val="single" w:sz="6" w:space="0" w:color="000000"/>
              <w:right w:val="single" w:sz="6" w:space="0" w:color="000000"/>
            </w:tcBorders>
            <w:tcMar>
              <w:top w:w="0" w:type="dxa"/>
              <w:left w:w="100" w:type="dxa"/>
              <w:bottom w:w="0" w:type="dxa"/>
              <w:right w:w="100" w:type="dxa"/>
            </w:tcMar>
          </w:tcPr>
          <w:p w14:paraId="218E2F81"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w:t>
            </w:r>
          </w:p>
        </w:tc>
        <w:tc>
          <w:tcPr>
            <w:tcW w:w="932" w:type="dxa"/>
            <w:tcBorders>
              <w:top w:val="nil"/>
              <w:left w:val="nil"/>
              <w:bottom w:val="single" w:sz="6" w:space="0" w:color="000000"/>
              <w:right w:val="single" w:sz="6" w:space="0" w:color="000000"/>
            </w:tcBorders>
            <w:tcMar>
              <w:top w:w="0" w:type="dxa"/>
              <w:left w:w="100" w:type="dxa"/>
              <w:bottom w:w="0" w:type="dxa"/>
              <w:right w:w="100" w:type="dxa"/>
            </w:tcMar>
          </w:tcPr>
          <w:p w14:paraId="66C13410"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 xml:space="preserve"> NO</w:t>
            </w:r>
          </w:p>
        </w:tc>
        <w:tc>
          <w:tcPr>
            <w:tcW w:w="865" w:type="dxa"/>
            <w:tcBorders>
              <w:top w:val="nil"/>
              <w:left w:val="nil"/>
              <w:bottom w:val="single" w:sz="6" w:space="0" w:color="000000"/>
              <w:right w:val="single" w:sz="6" w:space="0" w:color="000000"/>
            </w:tcBorders>
            <w:tcMar>
              <w:top w:w="0" w:type="dxa"/>
              <w:left w:w="100" w:type="dxa"/>
              <w:bottom w:w="0" w:type="dxa"/>
              <w:right w:w="100" w:type="dxa"/>
            </w:tcMar>
          </w:tcPr>
          <w:p w14:paraId="1CF73F9A" w14:textId="77777777" w:rsidR="007C05AB" w:rsidRPr="009807EB" w:rsidRDefault="007C05AB">
            <w:pPr>
              <w:spacing w:before="240" w:after="240"/>
              <w:rPr>
                <w:rFonts w:ascii="Times New Roman" w:eastAsia="Calibri" w:hAnsi="Times New Roman" w:cs="Times New Roman"/>
              </w:rPr>
            </w:pPr>
            <w:r w:rsidRPr="009807EB">
              <w:rPr>
                <w:rFonts w:ascii="Times New Roman" w:eastAsia="Calibri" w:hAnsi="Times New Roman" w:cs="Times New Roman"/>
              </w:rPr>
              <w:t>YES</w:t>
            </w:r>
          </w:p>
        </w:tc>
      </w:tr>
      <w:tr w:rsidR="007C05AB" w:rsidRPr="009807EB" w14:paraId="48F6EB0B"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2A67AC" w14:textId="77777777" w:rsidR="007C05AB" w:rsidRPr="009807EB" w:rsidRDefault="007C05AB">
            <w:pPr>
              <w:spacing w:before="240" w:after="240"/>
              <w:rPr>
                <w:rFonts w:ascii="Times New Roman" w:eastAsia="Calibri" w:hAnsi="Times New Roman" w:cs="Times New Roman"/>
              </w:rPr>
            </w:pPr>
          </w:p>
        </w:tc>
        <w:tc>
          <w:tcPr>
            <w:tcW w:w="7151" w:type="dxa"/>
            <w:gridSpan w:val="6"/>
            <w:tcBorders>
              <w:top w:val="nil"/>
              <w:left w:val="nil"/>
              <w:bottom w:val="single" w:sz="6" w:space="0" w:color="000000"/>
              <w:right w:val="single" w:sz="6" w:space="0" w:color="000000"/>
            </w:tcBorders>
            <w:tcMar>
              <w:top w:w="0" w:type="dxa"/>
              <w:left w:w="100" w:type="dxa"/>
              <w:bottom w:w="0" w:type="dxa"/>
              <w:right w:w="100" w:type="dxa"/>
            </w:tcMar>
          </w:tcPr>
          <w:p w14:paraId="4BD816B6" w14:textId="77777777" w:rsidR="007C05AB" w:rsidRPr="009807EB" w:rsidRDefault="007C05AB">
            <w:pPr>
              <w:spacing w:before="240" w:after="240"/>
              <w:jc w:val="center"/>
              <w:rPr>
                <w:rFonts w:ascii="Times New Roman" w:eastAsia="Calibri" w:hAnsi="Times New Roman" w:cs="Times New Roman"/>
              </w:rPr>
            </w:pPr>
            <w:r w:rsidRPr="009807EB">
              <w:rPr>
                <w:rFonts w:ascii="Times New Roman" w:eastAsia="Calibri" w:hAnsi="Times New Roman" w:cs="Times New Roman"/>
              </w:rPr>
              <w:t>CHEPPAD</w:t>
            </w:r>
          </w:p>
        </w:tc>
      </w:tr>
      <w:tr w:rsidR="007C05AB" w:rsidRPr="009807EB" w14:paraId="5D68F55B"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3D28C"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7ED11E9F"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We Care Diagnostic centre</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3790AAD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43F6649A"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 xml:space="preserve">We Care diagnostic </w:t>
            </w:r>
            <w:proofErr w:type="gramStart"/>
            <w:r w:rsidRPr="009807EB">
              <w:rPr>
                <w:rFonts w:ascii="Times New Roman" w:eastAsia="Garamond" w:hAnsi="Times New Roman" w:cs="Times New Roman"/>
              </w:rPr>
              <w:t>centre ,</w:t>
            </w:r>
            <w:proofErr w:type="spellStart"/>
            <w:r w:rsidRPr="009807EB">
              <w:rPr>
                <w:rFonts w:ascii="Times New Roman" w:eastAsia="Garamond" w:hAnsi="Times New Roman" w:cs="Times New Roman"/>
              </w:rPr>
              <w:t>Evoor</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Muttom</w:t>
            </w:r>
            <w:proofErr w:type="spellEnd"/>
            <w:proofErr w:type="gram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5E7E3CC3"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9745576505</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2BEDF65C"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000000"/>
              <w:right w:val="single" w:sz="6" w:space="0" w:color="000000"/>
            </w:tcBorders>
            <w:tcMar>
              <w:top w:w="0" w:type="dxa"/>
              <w:left w:w="100" w:type="dxa"/>
              <w:bottom w:w="0" w:type="dxa"/>
              <w:right w:w="100" w:type="dxa"/>
            </w:tcMar>
          </w:tcPr>
          <w:p w14:paraId="6310E204" w14:textId="77777777" w:rsidR="007C05AB" w:rsidRPr="009807EB" w:rsidRDefault="007C05AB">
            <w:pPr>
              <w:spacing w:before="240" w:after="240"/>
              <w:rPr>
                <w:rFonts w:ascii="Times New Roman" w:eastAsia="Calibri" w:hAnsi="Times New Roman" w:cs="Times New Roman"/>
              </w:rPr>
            </w:pPr>
          </w:p>
        </w:tc>
      </w:tr>
      <w:tr w:rsidR="007C05AB" w:rsidRPr="009807EB" w14:paraId="4B4709AD"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997A87"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00FE580D"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 xml:space="preserve">Hi-Tech Diagnostic </w:t>
            </w:r>
            <w:proofErr w:type="spellStart"/>
            <w:r w:rsidRPr="009807EB">
              <w:rPr>
                <w:rFonts w:ascii="Times New Roman" w:eastAsia="Garamond" w:hAnsi="Times New Roman" w:cs="Times New Roman"/>
              </w:rPr>
              <w:t>center</w:t>
            </w:r>
            <w:proofErr w:type="spellEnd"/>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38849761"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51B047F8"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 xml:space="preserve">Hi-Tech diagnostic </w:t>
            </w:r>
            <w:proofErr w:type="spellStart"/>
            <w:proofErr w:type="gramStart"/>
            <w:r w:rsidRPr="009807EB">
              <w:rPr>
                <w:rFonts w:ascii="Times New Roman" w:eastAsia="Garamond" w:hAnsi="Times New Roman" w:cs="Times New Roman"/>
              </w:rPr>
              <w:t>Centre,Muttom</w:t>
            </w:r>
            <w:proofErr w:type="spellEnd"/>
            <w:proofErr w:type="gram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72C5D15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9562790317</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29FC745C"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000000"/>
              <w:right w:val="single" w:sz="6" w:space="0" w:color="000000"/>
            </w:tcBorders>
            <w:tcMar>
              <w:top w:w="0" w:type="dxa"/>
              <w:left w:w="100" w:type="dxa"/>
              <w:bottom w:w="0" w:type="dxa"/>
              <w:right w:w="100" w:type="dxa"/>
            </w:tcMar>
          </w:tcPr>
          <w:p w14:paraId="5508B62D" w14:textId="77777777" w:rsidR="007C05AB" w:rsidRPr="009807EB" w:rsidRDefault="007C05AB">
            <w:pPr>
              <w:spacing w:before="240" w:after="240"/>
              <w:rPr>
                <w:rFonts w:ascii="Times New Roman" w:eastAsia="Calibri" w:hAnsi="Times New Roman" w:cs="Times New Roman"/>
              </w:rPr>
            </w:pPr>
          </w:p>
        </w:tc>
      </w:tr>
      <w:tr w:rsidR="007C05AB" w:rsidRPr="009807EB" w14:paraId="01A18476" w14:textId="77777777" w:rsidTr="007C05AB">
        <w:trPr>
          <w:trHeight w:val="878"/>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4B2143"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00480B5E"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New Tech Health care lab</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66E8CAB8"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0BB5F02E"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 xml:space="preserve">New Tech Health Care </w:t>
            </w:r>
            <w:proofErr w:type="gramStart"/>
            <w:r w:rsidRPr="009807EB">
              <w:rPr>
                <w:rFonts w:ascii="Times New Roman" w:eastAsia="Garamond" w:hAnsi="Times New Roman" w:cs="Times New Roman"/>
              </w:rPr>
              <w:t>Lab ,</w:t>
            </w:r>
            <w:proofErr w:type="spellStart"/>
            <w:r w:rsidRPr="009807EB">
              <w:rPr>
                <w:rFonts w:ascii="Times New Roman" w:eastAsia="Garamond" w:hAnsi="Times New Roman" w:cs="Times New Roman"/>
              </w:rPr>
              <w:t>Muttom</w:t>
            </w:r>
            <w:proofErr w:type="spellEnd"/>
            <w:proofErr w:type="gram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5DCBD5D2"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9447565265</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6FD6D392"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000000"/>
              <w:right w:val="single" w:sz="6" w:space="0" w:color="000000"/>
            </w:tcBorders>
            <w:tcMar>
              <w:top w:w="0" w:type="dxa"/>
              <w:left w:w="100" w:type="dxa"/>
              <w:bottom w:w="0" w:type="dxa"/>
              <w:right w:w="100" w:type="dxa"/>
            </w:tcMar>
          </w:tcPr>
          <w:p w14:paraId="1F7F72AA" w14:textId="77777777" w:rsidR="007C05AB" w:rsidRPr="009807EB" w:rsidRDefault="007C05AB">
            <w:pPr>
              <w:spacing w:before="240" w:after="240"/>
              <w:rPr>
                <w:rFonts w:ascii="Times New Roman" w:eastAsia="Calibri" w:hAnsi="Times New Roman" w:cs="Times New Roman"/>
              </w:rPr>
            </w:pPr>
          </w:p>
        </w:tc>
      </w:tr>
      <w:tr w:rsidR="007C05AB" w:rsidRPr="009807EB" w14:paraId="06AB58AB"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6340FD"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76C1047F"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 xml:space="preserve">Twins Pathological </w:t>
            </w:r>
            <w:r w:rsidRPr="009807EB">
              <w:rPr>
                <w:rFonts w:ascii="Times New Roman" w:eastAsia="Garamond" w:hAnsi="Times New Roman" w:cs="Times New Roman"/>
              </w:rPr>
              <w:lastRenderedPageBreak/>
              <w:t>Laboratory</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65D678A1"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lastRenderedPageBreak/>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6FDE9DB7" w14:textId="77777777" w:rsidR="007C05AB" w:rsidRPr="009807EB" w:rsidRDefault="007C05AB">
            <w:pPr>
              <w:spacing w:before="240" w:after="240"/>
              <w:ind w:left="-100"/>
              <w:rPr>
                <w:rFonts w:ascii="Times New Roman" w:eastAsia="Garamond" w:hAnsi="Times New Roman" w:cs="Times New Roman"/>
              </w:rPr>
            </w:pPr>
            <w:proofErr w:type="gramStart"/>
            <w:r w:rsidRPr="009807EB">
              <w:rPr>
                <w:rFonts w:ascii="Times New Roman" w:eastAsia="Garamond" w:hAnsi="Times New Roman" w:cs="Times New Roman"/>
              </w:rPr>
              <w:t>Twins</w:t>
            </w:r>
            <w:proofErr w:type="gramEnd"/>
            <w:r w:rsidRPr="009807EB">
              <w:rPr>
                <w:rFonts w:ascii="Times New Roman" w:eastAsia="Garamond" w:hAnsi="Times New Roman" w:cs="Times New Roman"/>
              </w:rPr>
              <w:t xml:space="preserve"> pathological </w:t>
            </w:r>
            <w:proofErr w:type="spellStart"/>
            <w:proofErr w:type="gramStart"/>
            <w:r w:rsidRPr="009807EB">
              <w:rPr>
                <w:rFonts w:ascii="Times New Roman" w:eastAsia="Garamond" w:hAnsi="Times New Roman" w:cs="Times New Roman"/>
              </w:rPr>
              <w:t>lab,Muttom</w:t>
            </w:r>
            <w:proofErr w:type="spellEnd"/>
            <w:proofErr w:type="gram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4A555E88"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9995269249</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4818545C"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000000"/>
              <w:right w:val="single" w:sz="6" w:space="0" w:color="000000"/>
            </w:tcBorders>
            <w:tcMar>
              <w:top w:w="0" w:type="dxa"/>
              <w:left w:w="100" w:type="dxa"/>
              <w:bottom w:w="0" w:type="dxa"/>
              <w:right w:w="100" w:type="dxa"/>
            </w:tcMar>
          </w:tcPr>
          <w:p w14:paraId="686915CD" w14:textId="77777777" w:rsidR="007C05AB" w:rsidRPr="009807EB" w:rsidRDefault="007C05AB">
            <w:pPr>
              <w:spacing w:before="240" w:after="240"/>
              <w:rPr>
                <w:rFonts w:ascii="Times New Roman" w:eastAsia="Calibri" w:hAnsi="Times New Roman" w:cs="Times New Roman"/>
              </w:rPr>
            </w:pPr>
          </w:p>
        </w:tc>
      </w:tr>
      <w:tr w:rsidR="007C05AB" w:rsidRPr="009807EB" w14:paraId="5651408E"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754C6B" w14:textId="77777777" w:rsidR="007C05AB" w:rsidRPr="009807EB" w:rsidRDefault="007C05AB">
            <w:pPr>
              <w:spacing w:before="240" w:after="240"/>
              <w:rPr>
                <w:rFonts w:ascii="Times New Roman" w:eastAsia="Calibri" w:hAnsi="Times New Roman" w:cs="Times New Roman"/>
              </w:rPr>
            </w:pPr>
          </w:p>
        </w:tc>
        <w:tc>
          <w:tcPr>
            <w:tcW w:w="7151" w:type="dxa"/>
            <w:gridSpan w:val="6"/>
            <w:tcBorders>
              <w:top w:val="nil"/>
              <w:left w:val="nil"/>
              <w:bottom w:val="single" w:sz="6" w:space="0" w:color="BFBFBF"/>
              <w:right w:val="single" w:sz="6" w:space="0" w:color="BFBFBF"/>
            </w:tcBorders>
            <w:tcMar>
              <w:top w:w="0" w:type="dxa"/>
              <w:left w:w="100" w:type="dxa"/>
              <w:bottom w:w="0" w:type="dxa"/>
              <w:right w:w="100" w:type="dxa"/>
            </w:tcMar>
          </w:tcPr>
          <w:p w14:paraId="0D019CD6"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 xml:space="preserve">                                                                               KRISHNAPURAM</w:t>
            </w:r>
          </w:p>
        </w:tc>
      </w:tr>
      <w:tr w:rsidR="007C05AB" w:rsidRPr="009807EB" w14:paraId="53FC5396"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267DD4"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0DB5D342"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 xml:space="preserve">FHC </w:t>
            </w:r>
            <w:proofErr w:type="spellStart"/>
            <w:r w:rsidRPr="009807EB">
              <w:rPr>
                <w:rFonts w:ascii="Times New Roman" w:eastAsia="Garamond" w:hAnsi="Times New Roman" w:cs="Times New Roman"/>
              </w:rPr>
              <w:t>krishnapuram</w:t>
            </w:r>
            <w:proofErr w:type="spellEnd"/>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13764905"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Govt</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3BDC0794" w14:textId="77777777" w:rsidR="007C05AB" w:rsidRPr="009807EB" w:rsidRDefault="007C05AB">
            <w:pPr>
              <w:spacing w:before="240" w:after="240"/>
              <w:ind w:left="-100"/>
              <w:rPr>
                <w:rFonts w:ascii="Times New Roman" w:eastAsia="Garamond" w:hAnsi="Times New Roman" w:cs="Times New Roman"/>
              </w:rPr>
            </w:pPr>
            <w:proofErr w:type="spellStart"/>
            <w:r w:rsidRPr="009807EB">
              <w:rPr>
                <w:rFonts w:ascii="Times New Roman" w:eastAsia="Garamond" w:hAnsi="Times New Roman" w:cs="Times New Roman"/>
              </w:rPr>
              <w:t>Kappil</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krishnapuram</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031B8C8A"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047924381454</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52EB407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2614966F"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Y</w:t>
            </w:r>
          </w:p>
        </w:tc>
      </w:tr>
      <w:tr w:rsidR="007C05AB" w:rsidRPr="009807EB" w14:paraId="3890F48B"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1F8AFF"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5F240285" w14:textId="77777777" w:rsidR="007C05AB" w:rsidRPr="009807EB" w:rsidRDefault="007C05AB">
            <w:pPr>
              <w:spacing w:before="240" w:after="240"/>
              <w:ind w:left="-100"/>
              <w:jc w:val="center"/>
              <w:rPr>
                <w:rFonts w:ascii="Times New Roman" w:eastAsia="Garamond" w:hAnsi="Times New Roman" w:cs="Times New Roman"/>
              </w:rPr>
            </w:pPr>
            <w:proofErr w:type="spellStart"/>
            <w:r w:rsidRPr="009807EB">
              <w:rPr>
                <w:rFonts w:ascii="Times New Roman" w:eastAsia="Garamond" w:hAnsi="Times New Roman" w:cs="Times New Roman"/>
              </w:rPr>
              <w:t>Medlife</w:t>
            </w:r>
            <w:proofErr w:type="spellEnd"/>
            <w:r w:rsidRPr="009807EB">
              <w:rPr>
                <w:rFonts w:ascii="Times New Roman" w:eastAsia="Garamond" w:hAnsi="Times New Roman" w:cs="Times New Roman"/>
              </w:rPr>
              <w:t xml:space="preserve"> laboratory</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038196C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1D8186A4" w14:textId="77777777" w:rsidR="007C05AB" w:rsidRPr="009807EB" w:rsidRDefault="007C05AB">
            <w:pPr>
              <w:spacing w:before="240" w:after="240"/>
              <w:ind w:left="-100"/>
              <w:rPr>
                <w:rFonts w:ascii="Times New Roman" w:eastAsia="Garamond" w:hAnsi="Times New Roman" w:cs="Times New Roman"/>
              </w:rPr>
            </w:pPr>
            <w:proofErr w:type="spellStart"/>
            <w:r w:rsidRPr="009807EB">
              <w:rPr>
                <w:rFonts w:ascii="Times New Roman" w:eastAsia="Garamond" w:hAnsi="Times New Roman" w:cs="Times New Roman"/>
              </w:rPr>
              <w:t>Kappil</w:t>
            </w:r>
            <w:proofErr w:type="spellEnd"/>
            <w:r w:rsidRPr="009807EB">
              <w:rPr>
                <w:rFonts w:ascii="Times New Roman" w:eastAsia="Garamond" w:hAnsi="Times New Roman" w:cs="Times New Roman"/>
              </w:rPr>
              <w:t xml:space="preserve"> East</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0D170637"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7736348310</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47562E2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503503D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Y</w:t>
            </w:r>
          </w:p>
        </w:tc>
      </w:tr>
      <w:tr w:rsidR="007C05AB" w:rsidRPr="009807EB" w14:paraId="153B8ECB"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023A0F"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6C7A28D0"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DDRC Agilus Diagnostics</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257CABD3"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3AD885A9" w14:textId="77777777" w:rsidR="007C05AB" w:rsidRPr="009807EB" w:rsidRDefault="007C05AB">
            <w:pPr>
              <w:spacing w:before="240" w:after="240"/>
              <w:ind w:left="-100"/>
              <w:rPr>
                <w:rFonts w:ascii="Times New Roman" w:eastAsia="Garamond" w:hAnsi="Times New Roman" w:cs="Times New Roman"/>
              </w:rPr>
            </w:pPr>
            <w:proofErr w:type="spellStart"/>
            <w:proofErr w:type="gramStart"/>
            <w:r w:rsidRPr="009807EB">
              <w:rPr>
                <w:rFonts w:ascii="Times New Roman" w:eastAsia="Garamond" w:hAnsi="Times New Roman" w:cs="Times New Roman"/>
              </w:rPr>
              <w:t>Pullikanakku,Randam</w:t>
            </w:r>
            <w:proofErr w:type="spellEnd"/>
            <w:proofErr w:type="gram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kuti</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1F8C6D3A"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6238054224</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694712D3"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66AA10CD"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w:t>
            </w:r>
          </w:p>
        </w:tc>
      </w:tr>
      <w:tr w:rsidR="007C05AB" w:rsidRPr="009807EB" w14:paraId="31EA65C1"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E1B90B"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7684B6C8"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Venus Diagnostics</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5C65040D"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2A59480E" w14:textId="77777777" w:rsidR="007C05AB" w:rsidRPr="009807EB" w:rsidRDefault="007C05AB">
            <w:pPr>
              <w:spacing w:before="240" w:after="240"/>
              <w:ind w:left="-100"/>
              <w:rPr>
                <w:rFonts w:ascii="Times New Roman" w:eastAsia="Garamond" w:hAnsi="Times New Roman" w:cs="Times New Roman"/>
              </w:rPr>
            </w:pPr>
            <w:proofErr w:type="spellStart"/>
            <w:r w:rsidRPr="009807EB">
              <w:rPr>
                <w:rFonts w:ascii="Times New Roman" w:eastAsia="Garamond" w:hAnsi="Times New Roman" w:cs="Times New Roman"/>
              </w:rPr>
              <w:t>Kappil</w:t>
            </w:r>
            <w:proofErr w:type="spellEnd"/>
            <w:r w:rsidRPr="009807EB">
              <w:rPr>
                <w:rFonts w:ascii="Times New Roman" w:eastAsia="Garamond" w:hAnsi="Times New Roman" w:cs="Times New Roman"/>
              </w:rPr>
              <w:t xml:space="preserve"> </w:t>
            </w:r>
            <w:proofErr w:type="spellStart"/>
            <w:proofErr w:type="gramStart"/>
            <w:r w:rsidRPr="009807EB">
              <w:rPr>
                <w:rFonts w:ascii="Times New Roman" w:eastAsia="Garamond" w:hAnsi="Times New Roman" w:cs="Times New Roman"/>
              </w:rPr>
              <w:t>mekku,krishnapuram</w:t>
            </w:r>
            <w:proofErr w:type="spellEnd"/>
            <w:proofErr w:type="gram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3E2E190D"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9895434850</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0983EB02"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24DB52B1"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w:t>
            </w:r>
          </w:p>
        </w:tc>
      </w:tr>
      <w:tr w:rsidR="007C05AB" w:rsidRPr="009807EB" w14:paraId="513B1CC8"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4E7588"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44FFA2C5" w14:textId="77777777" w:rsidR="007C05AB" w:rsidRPr="009807EB" w:rsidRDefault="007C05AB">
            <w:pPr>
              <w:spacing w:before="240" w:after="240"/>
              <w:ind w:left="-100"/>
              <w:jc w:val="center"/>
              <w:rPr>
                <w:rFonts w:ascii="Times New Roman" w:eastAsia="Garamond" w:hAnsi="Times New Roman" w:cs="Times New Roman"/>
              </w:rPr>
            </w:pPr>
            <w:proofErr w:type="spellStart"/>
            <w:r w:rsidRPr="009807EB">
              <w:rPr>
                <w:rFonts w:ascii="Times New Roman" w:eastAsia="Garamond" w:hAnsi="Times New Roman" w:cs="Times New Roman"/>
              </w:rPr>
              <w:t>Santhwanam</w:t>
            </w:r>
            <w:proofErr w:type="spellEnd"/>
            <w:r w:rsidRPr="009807EB">
              <w:rPr>
                <w:rFonts w:ascii="Times New Roman" w:eastAsia="Garamond" w:hAnsi="Times New Roman" w:cs="Times New Roman"/>
              </w:rPr>
              <w:t xml:space="preserve"> HealthCare Labs</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1E143A88"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09163A84" w14:textId="77777777" w:rsidR="007C05AB" w:rsidRPr="009807EB" w:rsidRDefault="007C05AB">
            <w:pPr>
              <w:spacing w:before="240" w:after="240"/>
              <w:ind w:left="-100"/>
              <w:rPr>
                <w:rFonts w:ascii="Times New Roman" w:eastAsia="Garamond" w:hAnsi="Times New Roman" w:cs="Times New Roman"/>
              </w:rPr>
            </w:pPr>
            <w:proofErr w:type="spellStart"/>
            <w:r w:rsidRPr="009807EB">
              <w:rPr>
                <w:rFonts w:ascii="Times New Roman" w:eastAsia="Garamond" w:hAnsi="Times New Roman" w:cs="Times New Roman"/>
              </w:rPr>
              <w:t>Kappil</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Kuttipuram</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34CF9BE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9745790500</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1B9C4DAD"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565CA323"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w:t>
            </w:r>
          </w:p>
        </w:tc>
      </w:tr>
      <w:tr w:rsidR="007C05AB" w:rsidRPr="009807EB" w14:paraId="38AAA882"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CC15DF" w14:textId="77777777" w:rsidR="007C05AB" w:rsidRPr="009807EB" w:rsidRDefault="007C05AB">
            <w:pPr>
              <w:spacing w:before="240" w:after="240"/>
              <w:rPr>
                <w:rFonts w:ascii="Times New Roman" w:eastAsia="Calibri" w:hAnsi="Times New Roman" w:cs="Times New Roman"/>
              </w:rPr>
            </w:pPr>
          </w:p>
        </w:tc>
        <w:tc>
          <w:tcPr>
            <w:tcW w:w="7151" w:type="dxa"/>
            <w:gridSpan w:val="6"/>
            <w:tcBorders>
              <w:top w:val="nil"/>
              <w:left w:val="nil"/>
              <w:bottom w:val="single" w:sz="6" w:space="0" w:color="BFBFBF"/>
              <w:right w:val="single" w:sz="6" w:space="0" w:color="BFBFBF"/>
            </w:tcBorders>
            <w:tcMar>
              <w:top w:w="0" w:type="dxa"/>
              <w:left w:w="100" w:type="dxa"/>
              <w:bottom w:w="0" w:type="dxa"/>
              <w:right w:w="100" w:type="dxa"/>
            </w:tcMar>
          </w:tcPr>
          <w:p w14:paraId="276FF776"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PATHIYOOR</w:t>
            </w:r>
          </w:p>
        </w:tc>
      </w:tr>
      <w:tr w:rsidR="007C05AB" w:rsidRPr="009807EB" w14:paraId="2FF9A0DE"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0F5F64"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16CB42D7"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PHC PATHIYOOR</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0ECFFED6"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GOVT</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5C700B37"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FHC PATHIYOOR</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516B350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 xml:space="preserve"> </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18DDB3D8"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0C4933B3"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r>
      <w:tr w:rsidR="007C05AB" w:rsidRPr="009807EB" w14:paraId="5C42F6F9"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9D20BE"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24FDE66D"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 xml:space="preserve">MODERN </w:t>
            </w:r>
            <w:r w:rsidRPr="009807EB">
              <w:rPr>
                <w:rFonts w:ascii="Times New Roman" w:eastAsia="Garamond" w:hAnsi="Times New Roman" w:cs="Times New Roman"/>
              </w:rPr>
              <w:lastRenderedPageBreak/>
              <w:t>LABORATORY</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3B7DAF6D"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lastRenderedPageBreak/>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5FBFBB8B"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PATHIYOOR</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598AA042"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8589838425</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3632D8DF"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57B6B522"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r>
      <w:tr w:rsidR="007C05AB" w:rsidRPr="009807EB" w14:paraId="799CD30C"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098BAC"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593FF776"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DR LAL PAP LAB</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060549A1"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13E65E36"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PERINGALE</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07B9045A"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9847743508</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5FE8B627"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7DA0DE9D"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r>
      <w:tr w:rsidR="007C05AB" w:rsidRPr="009807EB" w14:paraId="2D1CCC82"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59652E"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508B45E4"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WELL CARE</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0A050DCE"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PRVT</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7EEF405E"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KAREELAKULANARA</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3B85609E"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9562858005</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06D85AA7"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351A768F"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r>
      <w:tr w:rsidR="007C05AB" w:rsidRPr="009807EB" w14:paraId="3BD60747"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DE6C32"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23E99341"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SURYA LAB</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52C2FD5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PRVT</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1D7D5BC1"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KAREELAKULANGARA</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6D35C597"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8526794429</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42EA20D3"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2AFA18F1"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r>
      <w:tr w:rsidR="007C05AB" w:rsidRPr="009807EB" w14:paraId="3868B1A3"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E20BC8"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26EABB18"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NEELIMA LAB</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16184D7B"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PRVT</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3D611F48"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PATHIYOOR</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51F9DE7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9846265716</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79D7E50C"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6A7B068D"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r>
      <w:tr w:rsidR="007C05AB" w:rsidRPr="009807EB" w14:paraId="056E2D43"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7385D2"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21E18755"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MCDC PATHIYOORKALA</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64118AA3"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PRVT</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1000895A"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 xml:space="preserve"> </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7FA1F80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9539457900</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03B4A5BF"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44474044"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r>
      <w:tr w:rsidR="007C05AB" w:rsidRPr="009807EB" w14:paraId="3E157434"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CB1F48"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017BF2FD"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ODANAD ECG &amp;DIAGNOSTICS</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0B2581B2"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PRVT</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38ED3C78"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KAREELAKULANGARA</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00358C6B"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9495163262</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2158A550"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60CAA9A1" w14:textId="77777777" w:rsidR="007C05AB" w:rsidRPr="009807EB" w:rsidRDefault="007C05AB">
            <w:pPr>
              <w:spacing w:before="240" w:after="240"/>
              <w:ind w:left="-100"/>
              <w:rPr>
                <w:rFonts w:ascii="Times New Roman" w:eastAsia="Garamond" w:hAnsi="Times New Roman" w:cs="Times New Roman"/>
              </w:rPr>
            </w:pPr>
            <w:r w:rsidRPr="009807EB">
              <w:rPr>
                <w:rFonts w:ascii="Times New Roman" w:eastAsia="Garamond" w:hAnsi="Times New Roman" w:cs="Times New Roman"/>
              </w:rPr>
              <w:t>NO</w:t>
            </w:r>
          </w:p>
        </w:tc>
      </w:tr>
      <w:tr w:rsidR="007C05AB" w:rsidRPr="009807EB" w14:paraId="37B36F9E"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17B925" w14:textId="77777777" w:rsidR="007C05AB" w:rsidRPr="009807EB" w:rsidRDefault="007C05AB">
            <w:pPr>
              <w:spacing w:before="240" w:after="240"/>
              <w:rPr>
                <w:rFonts w:ascii="Times New Roman" w:eastAsia="Calibri" w:hAnsi="Times New Roman" w:cs="Times New Roman"/>
              </w:rPr>
            </w:pPr>
          </w:p>
        </w:tc>
        <w:tc>
          <w:tcPr>
            <w:tcW w:w="7151" w:type="dxa"/>
            <w:gridSpan w:val="6"/>
            <w:tcBorders>
              <w:top w:val="nil"/>
              <w:left w:val="nil"/>
              <w:bottom w:val="single" w:sz="6" w:space="0" w:color="BFBFBF"/>
              <w:right w:val="single" w:sz="6" w:space="0" w:color="BFBFBF"/>
            </w:tcBorders>
            <w:tcMar>
              <w:top w:w="0" w:type="dxa"/>
              <w:left w:w="100" w:type="dxa"/>
              <w:bottom w:w="0" w:type="dxa"/>
              <w:right w:w="100" w:type="dxa"/>
            </w:tcMar>
          </w:tcPr>
          <w:p w14:paraId="21269A82"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ARATTUPUZHA</w:t>
            </w:r>
          </w:p>
        </w:tc>
      </w:tr>
      <w:tr w:rsidR="007C05AB" w:rsidRPr="009807EB" w14:paraId="2C12E660"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CDC195" w14:textId="77777777" w:rsidR="007C05AB" w:rsidRPr="009807EB" w:rsidRDefault="007C05AB">
            <w:pPr>
              <w:spacing w:before="240" w:after="240"/>
              <w:rPr>
                <w:rFonts w:ascii="Times New Roman" w:eastAsia="Calibri" w:hAnsi="Times New Roman" w:cs="Times New Roman"/>
              </w:rPr>
            </w:pPr>
          </w:p>
        </w:tc>
        <w:tc>
          <w:tcPr>
            <w:tcW w:w="1129" w:type="dxa"/>
            <w:tcBorders>
              <w:top w:val="single" w:sz="6" w:space="0" w:color="BEBEBE"/>
              <w:left w:val="single" w:sz="6" w:space="0" w:color="BEBEBE"/>
              <w:bottom w:val="single" w:sz="6" w:space="0" w:color="BEBEBE"/>
              <w:right w:val="single" w:sz="6" w:space="0" w:color="BEBEBE"/>
            </w:tcBorders>
            <w:tcMar>
              <w:top w:w="0" w:type="dxa"/>
              <w:left w:w="100" w:type="dxa"/>
              <w:bottom w:w="0" w:type="dxa"/>
              <w:right w:w="100" w:type="dxa"/>
            </w:tcMar>
          </w:tcPr>
          <w:p w14:paraId="65887261" w14:textId="77777777" w:rsidR="007C05AB" w:rsidRPr="009807EB" w:rsidRDefault="007C05AB">
            <w:pPr>
              <w:spacing w:before="240" w:after="240"/>
              <w:ind w:left="180"/>
              <w:jc w:val="center"/>
              <w:rPr>
                <w:rFonts w:ascii="Times New Roman" w:eastAsia="Garamond" w:hAnsi="Times New Roman" w:cs="Times New Roman"/>
              </w:rPr>
            </w:pPr>
            <w:r w:rsidRPr="009807EB">
              <w:rPr>
                <w:rFonts w:ascii="Times New Roman" w:eastAsia="Garamond" w:hAnsi="Times New Roman" w:cs="Times New Roman"/>
              </w:rPr>
              <w:t xml:space="preserve">FHC </w:t>
            </w:r>
            <w:proofErr w:type="spellStart"/>
            <w:r w:rsidRPr="009807EB">
              <w:rPr>
                <w:rFonts w:ascii="Times New Roman" w:eastAsia="Garamond" w:hAnsi="Times New Roman" w:cs="Times New Roman"/>
              </w:rPr>
              <w:t>Arattupuzha</w:t>
            </w:r>
            <w:proofErr w:type="spellEnd"/>
          </w:p>
        </w:tc>
        <w:tc>
          <w:tcPr>
            <w:tcW w:w="1037"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3E98D9D1"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Government</w:t>
            </w:r>
          </w:p>
        </w:tc>
        <w:tc>
          <w:tcPr>
            <w:tcW w:w="2191"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08E8F3F5"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Ward-16</w:t>
            </w:r>
          </w:p>
          <w:p w14:paraId="6BE3A6FD" w14:textId="77777777" w:rsidR="007C05AB" w:rsidRPr="009807EB" w:rsidRDefault="007C05AB">
            <w:pPr>
              <w:spacing w:before="240" w:after="240"/>
              <w:ind w:left="180"/>
              <w:rPr>
                <w:rFonts w:ascii="Times New Roman" w:eastAsia="Garamond" w:hAnsi="Times New Roman" w:cs="Times New Roman"/>
              </w:rPr>
            </w:pPr>
            <w:proofErr w:type="spellStart"/>
            <w:r w:rsidRPr="009807EB">
              <w:rPr>
                <w:rFonts w:ascii="Times New Roman" w:eastAsia="Garamond" w:hAnsi="Times New Roman" w:cs="Times New Roman"/>
              </w:rPr>
              <w:t>Arattupuzha</w:t>
            </w:r>
            <w:proofErr w:type="spellEnd"/>
          </w:p>
        </w:tc>
        <w:tc>
          <w:tcPr>
            <w:tcW w:w="997"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178A1F77"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0479-2488201</w:t>
            </w:r>
          </w:p>
        </w:tc>
        <w:tc>
          <w:tcPr>
            <w:tcW w:w="932"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28E5CCE8"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single" w:sz="6" w:space="0" w:color="BEBEBE"/>
              <w:left w:val="nil"/>
              <w:bottom w:val="single" w:sz="6" w:space="0" w:color="BEBEBE"/>
              <w:right w:val="single" w:sz="6" w:space="0" w:color="BEBEBE"/>
            </w:tcBorders>
            <w:tcMar>
              <w:top w:w="0" w:type="dxa"/>
              <w:left w:w="100" w:type="dxa"/>
              <w:bottom w:w="0" w:type="dxa"/>
              <w:right w:w="100" w:type="dxa"/>
            </w:tcMar>
          </w:tcPr>
          <w:p w14:paraId="12F2AE5C"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Yes</w:t>
            </w:r>
          </w:p>
        </w:tc>
      </w:tr>
      <w:tr w:rsidR="007C05AB" w:rsidRPr="009807EB" w14:paraId="10639983"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1CBD13"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single" w:sz="6" w:space="0" w:color="BEBEBE"/>
              <w:bottom w:val="single" w:sz="6" w:space="0" w:color="BEBEBE"/>
              <w:right w:val="single" w:sz="6" w:space="0" w:color="BEBEBE"/>
            </w:tcBorders>
            <w:tcMar>
              <w:top w:w="0" w:type="dxa"/>
              <w:left w:w="100" w:type="dxa"/>
              <w:bottom w:w="0" w:type="dxa"/>
              <w:right w:w="100" w:type="dxa"/>
            </w:tcMar>
          </w:tcPr>
          <w:p w14:paraId="258E77B1" w14:textId="77777777" w:rsidR="007C05AB" w:rsidRPr="009807EB" w:rsidRDefault="007C05AB">
            <w:pPr>
              <w:spacing w:before="240" w:after="240"/>
              <w:ind w:left="180"/>
              <w:jc w:val="center"/>
              <w:rPr>
                <w:rFonts w:ascii="Times New Roman" w:eastAsia="Garamond" w:hAnsi="Times New Roman" w:cs="Times New Roman"/>
              </w:rPr>
            </w:pPr>
            <w:r w:rsidRPr="009807EB">
              <w:rPr>
                <w:rFonts w:ascii="Times New Roman" w:eastAsia="Garamond" w:hAnsi="Times New Roman" w:cs="Times New Roman"/>
              </w:rPr>
              <w:t>Sona Lab</w:t>
            </w:r>
          </w:p>
        </w:tc>
        <w:tc>
          <w:tcPr>
            <w:tcW w:w="1037" w:type="dxa"/>
            <w:tcBorders>
              <w:top w:val="nil"/>
              <w:left w:val="nil"/>
              <w:bottom w:val="single" w:sz="6" w:space="0" w:color="BEBEBE"/>
              <w:right w:val="single" w:sz="6" w:space="0" w:color="BEBEBE"/>
            </w:tcBorders>
            <w:tcMar>
              <w:top w:w="0" w:type="dxa"/>
              <w:left w:w="100" w:type="dxa"/>
              <w:bottom w:w="0" w:type="dxa"/>
              <w:right w:w="100" w:type="dxa"/>
            </w:tcMar>
          </w:tcPr>
          <w:p w14:paraId="65928974"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Pvt</w:t>
            </w:r>
          </w:p>
        </w:tc>
        <w:tc>
          <w:tcPr>
            <w:tcW w:w="2191" w:type="dxa"/>
            <w:tcBorders>
              <w:top w:val="nil"/>
              <w:left w:val="nil"/>
              <w:bottom w:val="single" w:sz="6" w:space="0" w:color="BEBEBE"/>
              <w:right w:val="single" w:sz="6" w:space="0" w:color="BEBEBE"/>
            </w:tcBorders>
            <w:tcMar>
              <w:top w:w="0" w:type="dxa"/>
              <w:left w:w="100" w:type="dxa"/>
              <w:bottom w:w="0" w:type="dxa"/>
              <w:right w:w="100" w:type="dxa"/>
            </w:tcMar>
          </w:tcPr>
          <w:p w14:paraId="41B02445"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Ward-16</w:t>
            </w:r>
          </w:p>
        </w:tc>
        <w:tc>
          <w:tcPr>
            <w:tcW w:w="997" w:type="dxa"/>
            <w:tcBorders>
              <w:top w:val="nil"/>
              <w:left w:val="nil"/>
              <w:bottom w:val="single" w:sz="6" w:space="0" w:color="BEBEBE"/>
              <w:right w:val="single" w:sz="6" w:space="0" w:color="BEBEBE"/>
            </w:tcBorders>
            <w:tcMar>
              <w:top w:w="0" w:type="dxa"/>
              <w:left w:w="100" w:type="dxa"/>
              <w:bottom w:w="0" w:type="dxa"/>
              <w:right w:w="100" w:type="dxa"/>
            </w:tcMar>
          </w:tcPr>
          <w:p w14:paraId="1D6C51F2"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8606084860</w:t>
            </w:r>
          </w:p>
        </w:tc>
        <w:tc>
          <w:tcPr>
            <w:tcW w:w="932" w:type="dxa"/>
            <w:tcBorders>
              <w:top w:val="nil"/>
              <w:left w:val="nil"/>
              <w:bottom w:val="single" w:sz="6" w:space="0" w:color="BEBEBE"/>
              <w:right w:val="single" w:sz="6" w:space="0" w:color="BEBEBE"/>
            </w:tcBorders>
            <w:tcMar>
              <w:top w:w="0" w:type="dxa"/>
              <w:left w:w="100" w:type="dxa"/>
              <w:bottom w:w="0" w:type="dxa"/>
              <w:right w:w="100" w:type="dxa"/>
            </w:tcMar>
          </w:tcPr>
          <w:p w14:paraId="5F907373"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EBEBE"/>
              <w:right w:val="single" w:sz="6" w:space="0" w:color="BEBEBE"/>
            </w:tcBorders>
            <w:tcMar>
              <w:top w:w="0" w:type="dxa"/>
              <w:left w:w="100" w:type="dxa"/>
              <w:bottom w:w="0" w:type="dxa"/>
              <w:right w:w="100" w:type="dxa"/>
            </w:tcMar>
          </w:tcPr>
          <w:p w14:paraId="43A9E801"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N</w:t>
            </w:r>
          </w:p>
        </w:tc>
      </w:tr>
      <w:tr w:rsidR="007C05AB" w:rsidRPr="009807EB" w14:paraId="7325665C"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04DDC7"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single" w:sz="6" w:space="0" w:color="BEBEBE"/>
              <w:bottom w:val="single" w:sz="6" w:space="0" w:color="BEBEBE"/>
              <w:right w:val="single" w:sz="6" w:space="0" w:color="BEBEBE"/>
            </w:tcBorders>
            <w:tcMar>
              <w:top w:w="0" w:type="dxa"/>
              <w:left w:w="100" w:type="dxa"/>
              <w:bottom w:w="0" w:type="dxa"/>
              <w:right w:w="100" w:type="dxa"/>
            </w:tcMar>
          </w:tcPr>
          <w:p w14:paraId="4DBCF50E" w14:textId="77777777" w:rsidR="007C05AB" w:rsidRPr="009807EB" w:rsidRDefault="007C05AB">
            <w:pPr>
              <w:spacing w:before="240" w:after="240"/>
              <w:ind w:left="180"/>
              <w:jc w:val="center"/>
              <w:rPr>
                <w:rFonts w:ascii="Times New Roman" w:eastAsia="Garamond" w:hAnsi="Times New Roman" w:cs="Times New Roman"/>
              </w:rPr>
            </w:pPr>
            <w:r w:rsidRPr="009807EB">
              <w:rPr>
                <w:rFonts w:ascii="Times New Roman" w:eastAsia="Garamond" w:hAnsi="Times New Roman" w:cs="Times New Roman"/>
              </w:rPr>
              <w:t>Sai Lab</w:t>
            </w:r>
          </w:p>
        </w:tc>
        <w:tc>
          <w:tcPr>
            <w:tcW w:w="1037" w:type="dxa"/>
            <w:tcBorders>
              <w:top w:val="nil"/>
              <w:left w:val="nil"/>
              <w:bottom w:val="single" w:sz="6" w:space="0" w:color="BEBEBE"/>
              <w:right w:val="single" w:sz="6" w:space="0" w:color="BEBEBE"/>
            </w:tcBorders>
            <w:tcMar>
              <w:top w:w="0" w:type="dxa"/>
              <w:left w:w="100" w:type="dxa"/>
              <w:bottom w:w="0" w:type="dxa"/>
              <w:right w:w="100" w:type="dxa"/>
            </w:tcMar>
          </w:tcPr>
          <w:p w14:paraId="65120B27"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Pvt</w:t>
            </w:r>
          </w:p>
        </w:tc>
        <w:tc>
          <w:tcPr>
            <w:tcW w:w="2191" w:type="dxa"/>
            <w:tcBorders>
              <w:top w:val="nil"/>
              <w:left w:val="nil"/>
              <w:bottom w:val="single" w:sz="6" w:space="0" w:color="BEBEBE"/>
              <w:right w:val="single" w:sz="6" w:space="0" w:color="BEBEBE"/>
            </w:tcBorders>
            <w:tcMar>
              <w:top w:w="0" w:type="dxa"/>
              <w:left w:w="100" w:type="dxa"/>
              <w:bottom w:w="0" w:type="dxa"/>
              <w:right w:w="100" w:type="dxa"/>
            </w:tcMar>
          </w:tcPr>
          <w:p w14:paraId="0042B4AF"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Ward-10</w:t>
            </w:r>
          </w:p>
        </w:tc>
        <w:tc>
          <w:tcPr>
            <w:tcW w:w="997" w:type="dxa"/>
            <w:tcBorders>
              <w:top w:val="nil"/>
              <w:left w:val="nil"/>
              <w:bottom w:val="single" w:sz="6" w:space="0" w:color="BEBEBE"/>
              <w:right w:val="single" w:sz="6" w:space="0" w:color="BEBEBE"/>
            </w:tcBorders>
            <w:tcMar>
              <w:top w:w="0" w:type="dxa"/>
              <w:left w:w="100" w:type="dxa"/>
              <w:bottom w:w="0" w:type="dxa"/>
              <w:right w:w="100" w:type="dxa"/>
            </w:tcMar>
          </w:tcPr>
          <w:p w14:paraId="1A1A4510"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9847465873</w:t>
            </w:r>
          </w:p>
        </w:tc>
        <w:tc>
          <w:tcPr>
            <w:tcW w:w="932" w:type="dxa"/>
            <w:tcBorders>
              <w:top w:val="nil"/>
              <w:left w:val="nil"/>
              <w:bottom w:val="single" w:sz="6" w:space="0" w:color="BEBEBE"/>
              <w:right w:val="single" w:sz="6" w:space="0" w:color="BEBEBE"/>
            </w:tcBorders>
            <w:tcMar>
              <w:top w:w="0" w:type="dxa"/>
              <w:left w:w="100" w:type="dxa"/>
              <w:bottom w:w="0" w:type="dxa"/>
              <w:right w:w="100" w:type="dxa"/>
            </w:tcMar>
          </w:tcPr>
          <w:p w14:paraId="7CD84616"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No</w:t>
            </w:r>
          </w:p>
        </w:tc>
        <w:tc>
          <w:tcPr>
            <w:tcW w:w="865" w:type="dxa"/>
            <w:tcBorders>
              <w:top w:val="nil"/>
              <w:left w:val="nil"/>
              <w:bottom w:val="single" w:sz="6" w:space="0" w:color="BEBEBE"/>
              <w:right w:val="single" w:sz="6" w:space="0" w:color="BEBEBE"/>
            </w:tcBorders>
            <w:tcMar>
              <w:top w:w="0" w:type="dxa"/>
              <w:left w:w="100" w:type="dxa"/>
              <w:bottom w:w="0" w:type="dxa"/>
              <w:right w:w="100" w:type="dxa"/>
            </w:tcMar>
          </w:tcPr>
          <w:p w14:paraId="1005A8F2" w14:textId="77777777" w:rsidR="007C05AB" w:rsidRPr="009807EB" w:rsidRDefault="007C05AB">
            <w:pPr>
              <w:spacing w:before="240" w:after="240"/>
              <w:ind w:left="180"/>
              <w:rPr>
                <w:rFonts w:ascii="Times New Roman" w:eastAsia="Garamond" w:hAnsi="Times New Roman" w:cs="Times New Roman"/>
              </w:rPr>
            </w:pPr>
            <w:r w:rsidRPr="009807EB">
              <w:rPr>
                <w:rFonts w:ascii="Times New Roman" w:eastAsia="Garamond" w:hAnsi="Times New Roman" w:cs="Times New Roman"/>
              </w:rPr>
              <w:t>N</w:t>
            </w:r>
          </w:p>
        </w:tc>
      </w:tr>
      <w:tr w:rsidR="007C05AB" w:rsidRPr="009807EB" w14:paraId="5E365472"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D4CEDB" w14:textId="77777777" w:rsidR="007C05AB" w:rsidRPr="009807EB" w:rsidRDefault="007C05AB">
            <w:pPr>
              <w:spacing w:before="240" w:after="240"/>
              <w:rPr>
                <w:rFonts w:ascii="Times New Roman" w:eastAsia="Calibri" w:hAnsi="Times New Roman" w:cs="Times New Roman"/>
              </w:rPr>
            </w:pPr>
          </w:p>
        </w:tc>
        <w:tc>
          <w:tcPr>
            <w:tcW w:w="7151" w:type="dxa"/>
            <w:gridSpan w:val="6"/>
            <w:tcBorders>
              <w:top w:val="nil"/>
              <w:left w:val="nil"/>
              <w:bottom w:val="single" w:sz="6" w:space="0" w:color="BFBFBF"/>
              <w:right w:val="single" w:sz="6" w:space="0" w:color="BFBFBF"/>
            </w:tcBorders>
            <w:tcMar>
              <w:top w:w="0" w:type="dxa"/>
              <w:left w:w="100" w:type="dxa"/>
              <w:bottom w:w="0" w:type="dxa"/>
              <w:right w:w="100" w:type="dxa"/>
            </w:tcMar>
          </w:tcPr>
          <w:p w14:paraId="0B109615" w14:textId="77777777" w:rsidR="007C05AB" w:rsidRPr="009807EB" w:rsidRDefault="007C05AB">
            <w:pPr>
              <w:spacing w:before="240" w:after="240"/>
              <w:ind w:left="-100"/>
              <w:jc w:val="center"/>
              <w:rPr>
                <w:rFonts w:ascii="Times New Roman" w:eastAsia="Garamond" w:hAnsi="Times New Roman" w:cs="Times New Roman"/>
              </w:rPr>
            </w:pPr>
            <w:r w:rsidRPr="009807EB">
              <w:rPr>
                <w:rFonts w:ascii="Times New Roman" w:eastAsia="Garamond" w:hAnsi="Times New Roman" w:cs="Times New Roman"/>
              </w:rPr>
              <w:t>DEVIKULANGARA</w:t>
            </w:r>
          </w:p>
        </w:tc>
      </w:tr>
      <w:tr w:rsidR="007C05AB" w:rsidRPr="009807EB" w14:paraId="3A0ADFCB"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527F04"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28DFA1F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2655F8BF"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Sree Sai Computerised Laboratory</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4B3473B4"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3647A2B3"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5396C7D"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3703F1D8"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Sree Sai Computerised Laboratory, </w:t>
            </w:r>
            <w:proofErr w:type="spellStart"/>
            <w:r w:rsidRPr="009807EB">
              <w:rPr>
                <w:rFonts w:ascii="Times New Roman" w:eastAsia="Garamond" w:hAnsi="Times New Roman" w:cs="Times New Roman"/>
              </w:rPr>
              <w:t>Prayar</w:t>
            </w:r>
            <w:proofErr w:type="spellEnd"/>
            <w:r w:rsidRPr="009807EB">
              <w:rPr>
                <w:rFonts w:ascii="Times New Roman" w:eastAsia="Garamond" w:hAnsi="Times New Roman" w:cs="Times New Roman"/>
              </w:rPr>
              <w:t xml:space="preserve"> North, </w:t>
            </w:r>
            <w:proofErr w:type="spellStart"/>
            <w:r w:rsidRPr="009807EB">
              <w:rPr>
                <w:rFonts w:ascii="Times New Roman" w:eastAsia="Garamond" w:hAnsi="Times New Roman" w:cs="Times New Roman"/>
              </w:rPr>
              <w:t>Devikulanagara</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2D61BDD1"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19BBC64E"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53B36DD5"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9895550823</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258979DE"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26150C4C"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10858080"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6C9F6D83"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3B393194"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1C2FBF54"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r>
      <w:tr w:rsidR="007C05AB" w:rsidRPr="009807EB" w14:paraId="72EADA42"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385433"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6203001E"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282865B4"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Star Care Diagnostic Laboratory</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30D265F6"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129E515B"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5EA3D25E"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4DCA56D6"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Star care Diagnostic </w:t>
            </w:r>
            <w:proofErr w:type="spellStart"/>
            <w:r w:rsidRPr="009807EB">
              <w:rPr>
                <w:rFonts w:ascii="Times New Roman" w:eastAsia="Garamond" w:hAnsi="Times New Roman" w:cs="Times New Roman"/>
              </w:rPr>
              <w:t>Laborator</w:t>
            </w:r>
            <w:proofErr w:type="spellEnd"/>
            <w:r w:rsidRPr="009807EB">
              <w:rPr>
                <w:rFonts w:ascii="Times New Roman" w:eastAsia="Garamond" w:hAnsi="Times New Roman" w:cs="Times New Roman"/>
              </w:rPr>
              <w:t xml:space="preserve">, AVS Building, </w:t>
            </w:r>
            <w:proofErr w:type="spellStart"/>
            <w:r w:rsidRPr="009807EB">
              <w:rPr>
                <w:rFonts w:ascii="Times New Roman" w:eastAsia="Garamond" w:hAnsi="Times New Roman" w:cs="Times New Roman"/>
              </w:rPr>
              <w:t>Kadumpisseril</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Puthuppallay</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66721ECA"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43141D6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5B9A39B"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9744933571</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6DC6564F"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6CEA0F34"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6A563D7E"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0981F181"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r>
      <w:tr w:rsidR="007C05AB" w:rsidRPr="009807EB" w14:paraId="7ED11C9D"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C411A6"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1AE5CC52"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CDC3669"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Karunya Diagnostic Centre</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27204512"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1C067ECF"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403B98AD"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495CF7A5"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Karunya Diagnostic Centre, Vadakke </w:t>
            </w:r>
            <w:proofErr w:type="spellStart"/>
            <w:r w:rsidRPr="009807EB">
              <w:rPr>
                <w:rFonts w:ascii="Times New Roman" w:eastAsia="Garamond" w:hAnsi="Times New Roman" w:cs="Times New Roman"/>
              </w:rPr>
              <w:t>Anjilimood</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Devikulanagara</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0E9543C5"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0F559358"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610241FA"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9747559662</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2EA9F7B3"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49906CBD"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44A858EA"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0967E313"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r>
      <w:tr w:rsidR="007C05AB" w:rsidRPr="009807EB" w14:paraId="1E07B1D6"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43BFE7"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3D25C6FA"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6D4F384A"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Star Care Diagnostic Laboratory</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132F5610"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1A055BF0"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5AA4BB89"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7CBB5D31"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SH hospital, Vadakke </w:t>
            </w:r>
            <w:proofErr w:type="spellStart"/>
            <w:proofErr w:type="gramStart"/>
            <w:r w:rsidRPr="009807EB">
              <w:rPr>
                <w:rFonts w:ascii="Times New Roman" w:eastAsia="Garamond" w:hAnsi="Times New Roman" w:cs="Times New Roman"/>
              </w:rPr>
              <w:t>Anjilimood</w:t>
            </w:r>
            <w:proofErr w:type="spellEnd"/>
            <w:r w:rsidRPr="009807EB">
              <w:rPr>
                <w:rFonts w:ascii="Times New Roman" w:eastAsia="Garamond" w:hAnsi="Times New Roman" w:cs="Times New Roman"/>
              </w:rPr>
              <w:t xml:space="preserve"> ,</w:t>
            </w:r>
            <w:proofErr w:type="gram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Puthuppallay</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3AF32C9E"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1E038124"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9744933571</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077E1075"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0A4A0BD5"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55B4AE1D"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0F88702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r>
      <w:tr w:rsidR="007C05AB" w:rsidRPr="009807EB" w14:paraId="38104F90"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3E2B52"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7410B4B0"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3FF0C437"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lastRenderedPageBreak/>
              <w:t>Care Tech Diagnostic Centre</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12A44AA0"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lastRenderedPageBreak/>
              <w:t xml:space="preserve"> </w:t>
            </w:r>
          </w:p>
          <w:p w14:paraId="43CF8B08"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lastRenderedPageBreak/>
              <w:t xml:space="preserve"> </w:t>
            </w:r>
          </w:p>
          <w:p w14:paraId="0C158082"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2FEFC375"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lastRenderedPageBreak/>
              <w:t xml:space="preserve">Care Tech Diagnostic Centre, </w:t>
            </w:r>
            <w:proofErr w:type="spellStart"/>
            <w:r w:rsidRPr="009807EB">
              <w:rPr>
                <w:rFonts w:ascii="Times New Roman" w:eastAsia="Garamond" w:hAnsi="Times New Roman" w:cs="Times New Roman"/>
              </w:rPr>
              <w:lastRenderedPageBreak/>
              <w:t>Thekke</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Anjilimood</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Puthuppally</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1C2A3D3E"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lastRenderedPageBreak/>
              <w:t xml:space="preserve"> </w:t>
            </w:r>
          </w:p>
          <w:p w14:paraId="1B7C2FEB"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lastRenderedPageBreak/>
              <w:t xml:space="preserve"> </w:t>
            </w:r>
          </w:p>
          <w:p w14:paraId="06470D49"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9567600816</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6ED564DC"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lastRenderedPageBreak/>
              <w:t xml:space="preserve"> </w:t>
            </w:r>
          </w:p>
          <w:p w14:paraId="0B8B46BC"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lastRenderedPageBreak/>
              <w:t xml:space="preserve"> </w:t>
            </w:r>
          </w:p>
          <w:p w14:paraId="792542AE"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257C09BE"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lastRenderedPageBreak/>
              <w:t xml:space="preserve"> </w:t>
            </w:r>
          </w:p>
        </w:tc>
      </w:tr>
      <w:tr w:rsidR="007C05AB" w:rsidRPr="009807EB" w14:paraId="29D2D9B4"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C91875"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11BC35D8"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C6A642D"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Life Track Laboratory</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189201D8"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345D79B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0113F8F8"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7642E322"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F109386"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Life Track </w:t>
            </w:r>
            <w:proofErr w:type="gramStart"/>
            <w:r w:rsidRPr="009807EB">
              <w:rPr>
                <w:rFonts w:ascii="Times New Roman" w:eastAsia="Garamond" w:hAnsi="Times New Roman" w:cs="Times New Roman"/>
              </w:rPr>
              <w:t>Laboratory ,</w:t>
            </w:r>
            <w:proofErr w:type="gram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Puthuppally</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Parayanath</w:t>
            </w:r>
            <w:proofErr w:type="spellEnd"/>
            <w:r w:rsidRPr="009807EB">
              <w:rPr>
                <w:rFonts w:ascii="Times New Roman" w:eastAsia="Garamond" w:hAnsi="Times New Roman" w:cs="Times New Roman"/>
              </w:rPr>
              <w:t xml:space="preserve"> Jn, </w:t>
            </w:r>
            <w:proofErr w:type="spellStart"/>
            <w:r w:rsidRPr="009807EB">
              <w:rPr>
                <w:rFonts w:ascii="Times New Roman" w:eastAsia="Garamond" w:hAnsi="Times New Roman" w:cs="Times New Roman"/>
              </w:rPr>
              <w:t>Devikulanagra</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39F870F1"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0B11B1B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40DC2727"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9961457884</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58D6E34D"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46DADC89"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554B4C42"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44B96DA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r>
      <w:tr w:rsidR="007C05AB" w:rsidRPr="009807EB" w14:paraId="66C14D64"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F68697"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44960B2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4B37794A"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Care well Family Clinic &amp; Laboratory</w:t>
            </w:r>
          </w:p>
          <w:p w14:paraId="2A34F1B6"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4C29A730"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4FFAEA2"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0FDB60A9"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6E17E4C5"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25B04E4E"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7B8E02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Care well Family Clinic &amp; Laboratory</w:t>
            </w:r>
          </w:p>
          <w:p w14:paraId="0A7CF006" w14:textId="77777777" w:rsidR="007C05AB" w:rsidRPr="009807EB" w:rsidRDefault="007C05AB">
            <w:pPr>
              <w:spacing w:before="240" w:after="240"/>
              <w:jc w:val="center"/>
              <w:rPr>
                <w:rFonts w:ascii="Times New Roman" w:eastAsia="Garamond" w:hAnsi="Times New Roman" w:cs="Times New Roman"/>
              </w:rPr>
            </w:pPr>
            <w:proofErr w:type="spellStart"/>
            <w:r w:rsidRPr="009807EB">
              <w:rPr>
                <w:rFonts w:ascii="Times New Roman" w:eastAsia="Garamond" w:hAnsi="Times New Roman" w:cs="Times New Roman"/>
              </w:rPr>
              <w:t>Edayanambalam</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Parayar</w:t>
            </w:r>
            <w:proofErr w:type="spellEnd"/>
            <w:r w:rsidRPr="009807EB">
              <w:rPr>
                <w:rFonts w:ascii="Times New Roman" w:eastAsia="Garamond" w:hAnsi="Times New Roman" w:cs="Times New Roman"/>
              </w:rPr>
              <w:t xml:space="preserve"> </w:t>
            </w:r>
            <w:proofErr w:type="spellStart"/>
            <w:r w:rsidRPr="009807EB">
              <w:rPr>
                <w:rFonts w:ascii="Times New Roman" w:eastAsia="Garamond" w:hAnsi="Times New Roman" w:cs="Times New Roman"/>
              </w:rPr>
              <w:t>Devikulanagra</w:t>
            </w:r>
            <w:proofErr w:type="spellEnd"/>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7610C95A"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D098438"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122425D"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9633979106</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4A58EAE3"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5037DF1B"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0A76E415"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0E18A1DE"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r>
      <w:tr w:rsidR="007C05AB" w:rsidRPr="009807EB" w14:paraId="752AD202" w14:textId="77777777" w:rsidTr="007C05AB">
        <w:trPr>
          <w:trHeight w:val="825"/>
        </w:trPr>
        <w:tc>
          <w:tcPr>
            <w:tcW w:w="327"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C2D709" w14:textId="77777777" w:rsidR="007C05AB" w:rsidRPr="009807EB" w:rsidRDefault="007C05AB">
            <w:pPr>
              <w:spacing w:before="240" w:after="240"/>
              <w:rPr>
                <w:rFonts w:ascii="Times New Roman" w:eastAsia="Calibri" w:hAnsi="Times New Roman" w:cs="Times New Roman"/>
              </w:rPr>
            </w:pPr>
          </w:p>
        </w:tc>
        <w:tc>
          <w:tcPr>
            <w:tcW w:w="1129" w:type="dxa"/>
            <w:tcBorders>
              <w:top w:val="nil"/>
              <w:left w:val="nil"/>
              <w:bottom w:val="single" w:sz="6" w:space="0" w:color="BFBFBF"/>
              <w:right w:val="single" w:sz="6" w:space="0" w:color="BFBFBF"/>
            </w:tcBorders>
            <w:tcMar>
              <w:top w:w="0" w:type="dxa"/>
              <w:left w:w="100" w:type="dxa"/>
              <w:bottom w:w="0" w:type="dxa"/>
              <w:right w:w="100" w:type="dxa"/>
            </w:tcMar>
          </w:tcPr>
          <w:p w14:paraId="6DC048B6"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04B26329"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Lekshmi Clinical Laboratory</w:t>
            </w:r>
          </w:p>
        </w:tc>
        <w:tc>
          <w:tcPr>
            <w:tcW w:w="1037" w:type="dxa"/>
            <w:tcBorders>
              <w:top w:val="nil"/>
              <w:left w:val="nil"/>
              <w:bottom w:val="single" w:sz="6" w:space="0" w:color="BFBFBF"/>
              <w:right w:val="single" w:sz="6" w:space="0" w:color="BFBFBF"/>
            </w:tcBorders>
            <w:tcMar>
              <w:top w:w="0" w:type="dxa"/>
              <w:left w:w="100" w:type="dxa"/>
              <w:bottom w:w="0" w:type="dxa"/>
              <w:right w:w="100" w:type="dxa"/>
            </w:tcMar>
          </w:tcPr>
          <w:p w14:paraId="4A92C4E1"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7B97D349"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0A9198C6"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0E9EA426"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Private</w:t>
            </w:r>
          </w:p>
        </w:tc>
        <w:tc>
          <w:tcPr>
            <w:tcW w:w="2191" w:type="dxa"/>
            <w:tcBorders>
              <w:top w:val="nil"/>
              <w:left w:val="nil"/>
              <w:bottom w:val="single" w:sz="6" w:space="0" w:color="BFBFBF"/>
              <w:right w:val="single" w:sz="6" w:space="0" w:color="BFBFBF"/>
            </w:tcBorders>
            <w:tcMar>
              <w:top w:w="0" w:type="dxa"/>
              <w:left w:w="100" w:type="dxa"/>
              <w:bottom w:w="0" w:type="dxa"/>
              <w:right w:w="100" w:type="dxa"/>
            </w:tcMar>
          </w:tcPr>
          <w:p w14:paraId="770BEC77"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1F7B86F2"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Lekshmi Clinical Laboratory, Vadakke Anjilimood, </w:t>
            </w:r>
            <w:proofErr w:type="spellStart"/>
            <w:r w:rsidRPr="009807EB">
              <w:rPr>
                <w:rFonts w:ascii="Times New Roman" w:eastAsia="Garamond" w:hAnsi="Times New Roman" w:cs="Times New Roman"/>
              </w:rPr>
              <w:t>Devikulangra</w:t>
            </w:r>
            <w:proofErr w:type="spellEnd"/>
          </w:p>
          <w:p w14:paraId="60F4B32D"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c>
          <w:tcPr>
            <w:tcW w:w="997" w:type="dxa"/>
            <w:tcBorders>
              <w:top w:val="nil"/>
              <w:left w:val="nil"/>
              <w:bottom w:val="single" w:sz="6" w:space="0" w:color="BFBFBF"/>
              <w:right w:val="single" w:sz="6" w:space="0" w:color="BFBFBF"/>
            </w:tcBorders>
            <w:tcMar>
              <w:top w:w="0" w:type="dxa"/>
              <w:left w:w="100" w:type="dxa"/>
              <w:bottom w:w="0" w:type="dxa"/>
              <w:right w:w="100" w:type="dxa"/>
            </w:tcMar>
          </w:tcPr>
          <w:p w14:paraId="268AA735"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303D5846"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3C703BDD"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p w14:paraId="38B55D3C"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9847231162</w:t>
            </w:r>
          </w:p>
        </w:tc>
        <w:tc>
          <w:tcPr>
            <w:tcW w:w="932" w:type="dxa"/>
            <w:tcBorders>
              <w:top w:val="nil"/>
              <w:left w:val="nil"/>
              <w:bottom w:val="single" w:sz="6" w:space="0" w:color="BFBFBF"/>
              <w:right w:val="single" w:sz="6" w:space="0" w:color="BFBFBF"/>
            </w:tcBorders>
            <w:tcMar>
              <w:top w:w="0" w:type="dxa"/>
              <w:left w:w="100" w:type="dxa"/>
              <w:bottom w:w="0" w:type="dxa"/>
              <w:right w:w="100" w:type="dxa"/>
            </w:tcMar>
          </w:tcPr>
          <w:p w14:paraId="20C6995F"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7DF68B6E"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w:t>
            </w:r>
          </w:p>
          <w:p w14:paraId="764FE475" w14:textId="77777777" w:rsidR="007C05AB" w:rsidRPr="009807EB" w:rsidRDefault="007C05AB">
            <w:pPr>
              <w:spacing w:before="240" w:after="240"/>
              <w:jc w:val="left"/>
              <w:rPr>
                <w:rFonts w:ascii="Times New Roman" w:eastAsia="Garamond" w:hAnsi="Times New Roman" w:cs="Times New Roman"/>
              </w:rPr>
            </w:pPr>
            <w:r w:rsidRPr="009807EB">
              <w:rPr>
                <w:rFonts w:ascii="Times New Roman" w:eastAsia="Garamond" w:hAnsi="Times New Roman" w:cs="Times New Roman"/>
              </w:rPr>
              <w:t xml:space="preserve">  NO</w:t>
            </w:r>
          </w:p>
        </w:tc>
        <w:tc>
          <w:tcPr>
            <w:tcW w:w="865" w:type="dxa"/>
            <w:tcBorders>
              <w:top w:val="nil"/>
              <w:left w:val="nil"/>
              <w:bottom w:val="single" w:sz="6" w:space="0" w:color="BFBFBF"/>
              <w:right w:val="single" w:sz="6" w:space="0" w:color="BFBFBF"/>
            </w:tcBorders>
            <w:tcMar>
              <w:top w:w="0" w:type="dxa"/>
              <w:left w:w="100" w:type="dxa"/>
              <w:bottom w:w="0" w:type="dxa"/>
              <w:right w:w="100" w:type="dxa"/>
            </w:tcMar>
          </w:tcPr>
          <w:p w14:paraId="71FC531D" w14:textId="77777777" w:rsidR="007C05AB" w:rsidRPr="009807EB" w:rsidRDefault="007C05AB">
            <w:pPr>
              <w:spacing w:before="240" w:after="240"/>
              <w:jc w:val="center"/>
              <w:rPr>
                <w:rFonts w:ascii="Times New Roman" w:eastAsia="Garamond" w:hAnsi="Times New Roman" w:cs="Times New Roman"/>
              </w:rPr>
            </w:pPr>
            <w:r w:rsidRPr="009807EB">
              <w:rPr>
                <w:rFonts w:ascii="Times New Roman" w:eastAsia="Garamond" w:hAnsi="Times New Roman" w:cs="Times New Roman"/>
              </w:rPr>
              <w:t xml:space="preserve"> </w:t>
            </w:r>
          </w:p>
        </w:tc>
      </w:tr>
    </w:tbl>
    <w:p w14:paraId="06C77CA2" w14:textId="77777777" w:rsidR="006463CD" w:rsidRPr="009807EB" w:rsidRDefault="006463CD">
      <w:pPr>
        <w:rPr>
          <w:rFonts w:ascii="Times New Roman" w:eastAsia="Calibri" w:hAnsi="Times New Roman" w:cs="Times New Roman"/>
          <w:sz w:val="16"/>
          <w:szCs w:val="16"/>
        </w:rPr>
      </w:pPr>
    </w:p>
    <w:p w14:paraId="2E050787" w14:textId="77777777" w:rsidR="006463CD" w:rsidRPr="009807EB" w:rsidRDefault="00E84D3F">
      <w:pPr>
        <w:pStyle w:val="Heading2"/>
        <w:spacing w:before="360"/>
        <w:rPr>
          <w:rFonts w:ascii="Times New Roman" w:eastAsia="Calibri" w:hAnsi="Times New Roman" w:cs="Times New Roman"/>
          <w:color w:val="000000"/>
          <w:sz w:val="26"/>
          <w:szCs w:val="26"/>
        </w:rPr>
      </w:pPr>
      <w:bookmarkStart w:id="21" w:name="_heading=h.j2h4e1nun3bd" w:colFirst="0" w:colLast="0"/>
      <w:bookmarkEnd w:id="21"/>
      <w:r w:rsidRPr="009807EB">
        <w:rPr>
          <w:rFonts w:ascii="Times New Roman" w:eastAsia="Calibri" w:hAnsi="Times New Roman" w:cs="Times New Roman"/>
          <w:color w:val="000000"/>
          <w:sz w:val="26"/>
          <w:szCs w:val="26"/>
        </w:rPr>
        <w:t>Social and Community Infrastructure for surge plan</w:t>
      </w:r>
    </w:p>
    <w:p w14:paraId="11FE941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This table serves as our </w:t>
      </w:r>
      <w:r w:rsidRPr="009807EB">
        <w:rPr>
          <w:rFonts w:ascii="Times New Roman" w:eastAsia="Calibri" w:hAnsi="Times New Roman" w:cs="Times New Roman"/>
          <w:b/>
          <w:bCs/>
          <w:color w:val="000000"/>
        </w:rPr>
        <w:t>logistics and shelter inventory.</w:t>
      </w:r>
      <w:r w:rsidRPr="009807EB">
        <w:rPr>
          <w:rFonts w:ascii="Times New Roman" w:eastAsia="Calibri" w:hAnsi="Times New Roman" w:cs="Times New Roman"/>
          <w:color w:val="000000"/>
        </w:rPr>
        <w:t xml:space="preserve"> By mapping these locations, quickly we can identify where to house displaced citizens, where to set up temporary medical clinics, and how to manage the deceased with dignity during a crisis.</w:t>
      </w:r>
    </w:p>
    <w:p w14:paraId="6E852713" w14:textId="77777777" w:rsidR="006463CD" w:rsidRPr="009807EB" w:rsidRDefault="006463CD">
      <w:pPr>
        <w:rPr>
          <w:rFonts w:ascii="Times New Roman" w:eastAsia="Calibri" w:hAnsi="Times New Roman" w:cs="Times New Roman"/>
          <w:color w:val="000000"/>
          <w:sz w:val="16"/>
          <w:szCs w:val="16"/>
        </w:rPr>
      </w:pPr>
    </w:p>
    <w:tbl>
      <w:tblPr>
        <w:tblStyle w:val="Style257"/>
        <w:tblW w:w="9255" w:type="dxa"/>
        <w:tblInd w:w="-100" w:type="dxa"/>
        <w:tblLayout w:type="fixed"/>
        <w:tblLook w:val="04A0" w:firstRow="1" w:lastRow="0" w:firstColumn="1" w:lastColumn="0" w:noHBand="0" w:noVBand="1"/>
      </w:tblPr>
      <w:tblGrid>
        <w:gridCol w:w="3384"/>
        <w:gridCol w:w="1207"/>
        <w:gridCol w:w="908"/>
        <w:gridCol w:w="1878"/>
        <w:gridCol w:w="1878"/>
      </w:tblGrid>
      <w:tr w:rsidR="006463CD" w:rsidRPr="009807EB" w14:paraId="5E19CFCC"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538FE7D"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lastRenderedPageBreak/>
              <w:t>Category</w:t>
            </w:r>
          </w:p>
        </w:tc>
        <w:tc>
          <w:tcPr>
            <w:tcW w:w="1207"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687BB2D"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Total Count</w:t>
            </w:r>
          </w:p>
        </w:tc>
        <w:tc>
          <w:tcPr>
            <w:tcW w:w="90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024AF46"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Ward</w:t>
            </w:r>
          </w:p>
        </w:tc>
        <w:tc>
          <w:tcPr>
            <w:tcW w:w="187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A64E912"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Est. Capacity (Persons)</w:t>
            </w:r>
          </w:p>
        </w:tc>
        <w:tc>
          <w:tcPr>
            <w:tcW w:w="187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C4E2CCE"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Contact details</w:t>
            </w:r>
          </w:p>
        </w:tc>
      </w:tr>
      <w:tr w:rsidR="006463CD" w:rsidRPr="009807EB" w14:paraId="609BBE45"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1F45B3C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Educational Institutions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500EBDFF" w14:textId="77777777" w:rsidR="006463CD" w:rsidRPr="009807EB" w:rsidRDefault="006463CD">
            <w:pPr>
              <w:widowControl w:val="0"/>
              <w:jc w:val="left"/>
              <w:rPr>
                <w:rFonts w:ascii="Times New Roman" w:eastAsia="Calibri" w:hAnsi="Times New Roman" w:cs="Times New Roman"/>
                <w:color w:val="000000"/>
              </w:rPr>
            </w:pPr>
          </w:p>
        </w:tc>
      </w:tr>
      <w:tr w:rsidR="006463CD" w:rsidRPr="009807EB" w14:paraId="7B4D4F0B"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DF46B7"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Anganwadis</w:t>
            </w:r>
            <w:proofErr w:type="spellEnd"/>
          </w:p>
        </w:tc>
        <w:tc>
          <w:tcPr>
            <w:tcW w:w="1207"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7DA8B8A9"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139</w:t>
            </w:r>
          </w:p>
        </w:tc>
        <w:tc>
          <w:tcPr>
            <w:tcW w:w="90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CC137F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ALL</w:t>
            </w:r>
          </w:p>
        </w:tc>
        <w:tc>
          <w:tcPr>
            <w:tcW w:w="187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B8CA8E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527</w:t>
            </w:r>
          </w:p>
        </w:tc>
        <w:tc>
          <w:tcPr>
            <w:tcW w:w="187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E38FCF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8281878458</w:t>
            </w:r>
          </w:p>
        </w:tc>
      </w:tr>
      <w:tr w:rsidR="006463CD" w:rsidRPr="009807EB" w14:paraId="76DE14C1"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DE457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Schools</w:t>
            </w:r>
          </w:p>
        </w:tc>
        <w:tc>
          <w:tcPr>
            <w:tcW w:w="120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D1CCD3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70</w:t>
            </w:r>
          </w:p>
        </w:tc>
        <w:tc>
          <w:tcPr>
            <w:tcW w:w="908" w:type="dxa"/>
            <w:tcBorders>
              <w:top w:val="nil"/>
              <w:left w:val="nil"/>
              <w:bottom w:val="single" w:sz="4" w:space="0" w:color="DDDDDD"/>
              <w:right w:val="single" w:sz="4" w:space="0" w:color="DDDDDD"/>
            </w:tcBorders>
            <w:tcMar>
              <w:top w:w="120" w:type="dxa"/>
              <w:left w:w="120" w:type="dxa"/>
              <w:bottom w:w="120" w:type="dxa"/>
              <w:right w:w="120" w:type="dxa"/>
            </w:tcMar>
          </w:tcPr>
          <w:p w14:paraId="04F973AD"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ALL</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70D76C6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8770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13672408" w14:textId="77777777" w:rsidR="006463CD" w:rsidRPr="009807EB" w:rsidRDefault="00E84D3F">
            <w:pPr>
              <w:spacing w:before="240" w:after="240"/>
              <w:rPr>
                <w:rFonts w:ascii="Times New Roman" w:eastAsia="Calibri" w:hAnsi="Times New Roman" w:cs="Times New Roman"/>
                <w:color w:val="000000"/>
              </w:rPr>
            </w:pPr>
            <w:proofErr w:type="gramStart"/>
            <w:r w:rsidRPr="009807EB">
              <w:rPr>
                <w:rFonts w:ascii="Times New Roman" w:eastAsia="Calibri" w:hAnsi="Times New Roman" w:cs="Times New Roman"/>
              </w:rPr>
              <w:t>0479  2447558</w:t>
            </w:r>
            <w:proofErr w:type="gramEnd"/>
          </w:p>
        </w:tc>
      </w:tr>
      <w:tr w:rsidR="006463CD" w:rsidRPr="009807EB" w14:paraId="19A400ED"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CF25C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Colleges</w:t>
            </w:r>
          </w:p>
        </w:tc>
        <w:tc>
          <w:tcPr>
            <w:tcW w:w="120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5E8177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3</w:t>
            </w:r>
          </w:p>
        </w:tc>
        <w:tc>
          <w:tcPr>
            <w:tcW w:w="908" w:type="dxa"/>
            <w:tcBorders>
              <w:top w:val="nil"/>
              <w:left w:val="nil"/>
              <w:bottom w:val="single" w:sz="4" w:space="0" w:color="DDDDDD"/>
              <w:right w:val="single" w:sz="4" w:space="0" w:color="DDDDDD"/>
            </w:tcBorders>
            <w:tcMar>
              <w:top w:w="120" w:type="dxa"/>
              <w:left w:w="120" w:type="dxa"/>
              <w:bottom w:w="120" w:type="dxa"/>
              <w:right w:w="120" w:type="dxa"/>
            </w:tcMar>
          </w:tcPr>
          <w:p w14:paraId="13D9B6A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22401C60"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550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108D593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w:t>
            </w:r>
          </w:p>
        </w:tc>
      </w:tr>
      <w:tr w:rsidR="006463CD" w:rsidRPr="009807EB" w14:paraId="473A47B8"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43C4403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Healthcare Educational Institutions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5ADF6533" w14:textId="77777777" w:rsidR="006463CD" w:rsidRPr="009807EB" w:rsidRDefault="006463CD">
            <w:pPr>
              <w:widowControl w:val="0"/>
              <w:jc w:val="left"/>
              <w:rPr>
                <w:rFonts w:ascii="Times New Roman" w:eastAsia="Calibri" w:hAnsi="Times New Roman" w:cs="Times New Roman"/>
                <w:color w:val="000000"/>
              </w:rPr>
            </w:pPr>
          </w:p>
        </w:tc>
      </w:tr>
      <w:tr w:rsidR="006463CD" w:rsidRPr="009807EB" w14:paraId="2C2BFAA0"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DE30C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Medical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02922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1AD6A5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D5375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B9C7A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42FF9BE"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3A9A2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Nursing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37B1D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AE546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E7EDD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9B704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F78C1CE"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8C913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Dental colleges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ACB93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4B181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E8671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C8192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7E27D00"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AFEC3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Paramedical institutes (Govt/Private)</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06589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818BC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DCDD0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125</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417960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10494F73"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76E264A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Community Gathering Spaces</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663B6973" w14:textId="77777777" w:rsidR="006463CD" w:rsidRPr="009807EB" w:rsidRDefault="006463CD">
            <w:pPr>
              <w:widowControl w:val="0"/>
              <w:jc w:val="left"/>
              <w:rPr>
                <w:rFonts w:ascii="Times New Roman" w:eastAsia="Calibri" w:hAnsi="Times New Roman" w:cs="Times New Roman"/>
                <w:color w:val="000000"/>
              </w:rPr>
            </w:pPr>
          </w:p>
        </w:tc>
      </w:tr>
      <w:tr w:rsidR="006463CD" w:rsidRPr="009807EB" w14:paraId="4738CC9D" w14:textId="77777777">
        <w:trPr>
          <w:cantSplit/>
          <w:trHeight w:val="45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79AD1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Community halls</w:t>
            </w:r>
          </w:p>
        </w:tc>
        <w:tc>
          <w:tcPr>
            <w:tcW w:w="1207"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1F33688"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12</w:t>
            </w:r>
          </w:p>
        </w:tc>
        <w:tc>
          <w:tcPr>
            <w:tcW w:w="90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A7FE90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w:t>
            </w:r>
          </w:p>
        </w:tc>
        <w:tc>
          <w:tcPr>
            <w:tcW w:w="187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81C9C4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875</w:t>
            </w:r>
          </w:p>
        </w:tc>
        <w:tc>
          <w:tcPr>
            <w:tcW w:w="187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CA3E945" w14:textId="77777777" w:rsidR="006463CD" w:rsidRPr="009807EB" w:rsidRDefault="006463CD">
            <w:pPr>
              <w:spacing w:before="240" w:after="240"/>
              <w:rPr>
                <w:rFonts w:ascii="Times New Roman" w:eastAsia="Calibri" w:hAnsi="Times New Roman" w:cs="Times New Roman"/>
                <w:color w:val="000000"/>
              </w:rPr>
            </w:pPr>
          </w:p>
        </w:tc>
      </w:tr>
      <w:tr w:rsidR="006463CD" w:rsidRPr="009807EB" w14:paraId="31A758C0"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90E86F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Auditoriums</w:t>
            </w:r>
          </w:p>
        </w:tc>
        <w:tc>
          <w:tcPr>
            <w:tcW w:w="120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D5D7D9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18</w:t>
            </w:r>
          </w:p>
        </w:tc>
        <w:tc>
          <w:tcPr>
            <w:tcW w:w="908" w:type="dxa"/>
            <w:tcBorders>
              <w:top w:val="nil"/>
              <w:left w:val="nil"/>
              <w:bottom w:val="single" w:sz="4" w:space="0" w:color="DDDDDD"/>
              <w:right w:val="single" w:sz="4" w:space="0" w:color="DDDDDD"/>
            </w:tcBorders>
            <w:tcMar>
              <w:top w:w="120" w:type="dxa"/>
              <w:left w:w="120" w:type="dxa"/>
              <w:bottom w:w="120" w:type="dxa"/>
              <w:right w:w="120" w:type="dxa"/>
            </w:tcMar>
          </w:tcPr>
          <w:p w14:paraId="36A7CFFD" w14:textId="77777777" w:rsidR="006463CD" w:rsidRPr="009807EB" w:rsidRDefault="006463CD">
            <w:pPr>
              <w:spacing w:before="240" w:after="240"/>
              <w:rPr>
                <w:rFonts w:ascii="Times New Roman" w:eastAsia="Calibri" w:hAnsi="Times New Roman" w:cs="Times New Roman"/>
                <w:color w:val="000000"/>
              </w:rPr>
            </w:pP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5EE2F759"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2900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4437F46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7034626621</w:t>
            </w:r>
          </w:p>
        </w:tc>
      </w:tr>
      <w:tr w:rsidR="006463CD" w:rsidRPr="009807EB" w14:paraId="69ED71C2"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048EF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Religious buildings</w:t>
            </w:r>
          </w:p>
        </w:tc>
        <w:tc>
          <w:tcPr>
            <w:tcW w:w="1207"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5EDBC6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33</w:t>
            </w:r>
          </w:p>
        </w:tc>
        <w:tc>
          <w:tcPr>
            <w:tcW w:w="908" w:type="dxa"/>
            <w:tcBorders>
              <w:top w:val="nil"/>
              <w:left w:val="nil"/>
              <w:bottom w:val="single" w:sz="4" w:space="0" w:color="DDDDDD"/>
              <w:right w:val="single" w:sz="4" w:space="0" w:color="DDDDDD"/>
            </w:tcBorders>
            <w:tcMar>
              <w:top w:w="120" w:type="dxa"/>
              <w:left w:w="120" w:type="dxa"/>
              <w:bottom w:w="120" w:type="dxa"/>
              <w:right w:w="120" w:type="dxa"/>
            </w:tcMar>
          </w:tcPr>
          <w:p w14:paraId="1C617C1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62E2021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300</w:t>
            </w:r>
          </w:p>
        </w:tc>
        <w:tc>
          <w:tcPr>
            <w:tcW w:w="1878" w:type="dxa"/>
            <w:tcBorders>
              <w:top w:val="nil"/>
              <w:left w:val="nil"/>
              <w:bottom w:val="single" w:sz="4" w:space="0" w:color="DDDDDD"/>
              <w:right w:val="single" w:sz="4" w:space="0" w:color="DDDDDD"/>
            </w:tcBorders>
            <w:tcMar>
              <w:top w:w="120" w:type="dxa"/>
              <w:left w:w="120" w:type="dxa"/>
              <w:bottom w:w="120" w:type="dxa"/>
              <w:right w:w="120" w:type="dxa"/>
            </w:tcMar>
          </w:tcPr>
          <w:p w14:paraId="13777C6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2AE07CB"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55320B9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Vulnerable Group Support Facility</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7BF3CA8A" w14:textId="77777777" w:rsidR="006463CD" w:rsidRPr="009807EB" w:rsidRDefault="006463CD">
            <w:pPr>
              <w:widowControl w:val="0"/>
              <w:jc w:val="left"/>
              <w:rPr>
                <w:rFonts w:ascii="Times New Roman" w:eastAsia="Calibri" w:hAnsi="Times New Roman" w:cs="Times New Roman"/>
                <w:color w:val="000000"/>
              </w:rPr>
            </w:pPr>
          </w:p>
        </w:tc>
      </w:tr>
      <w:tr w:rsidR="006463CD" w:rsidRPr="009807EB" w14:paraId="29EF3205"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6DD3B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Destitute homes</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56096B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83700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6EA70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60B48A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21EC956B"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85EAD5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Elderly homes</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2C3C3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2</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0FF05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84F17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2FEEE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425CEA16"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2CF5A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owned other buildings</w:t>
            </w:r>
          </w:p>
        </w:tc>
        <w:tc>
          <w:tcPr>
            <w:tcW w:w="1207"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3D7C71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9</w:t>
            </w:r>
          </w:p>
        </w:tc>
        <w:tc>
          <w:tcPr>
            <w:tcW w:w="90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7FE115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EB980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360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3466E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0479 2472027</w:t>
            </w:r>
          </w:p>
        </w:tc>
      </w:tr>
      <w:tr w:rsidR="006463CD" w:rsidRPr="009807EB" w14:paraId="7C3516AA" w14:textId="77777777">
        <w:trPr>
          <w:cantSplit/>
          <w:trHeight w:val="144"/>
          <w:tblHeader/>
        </w:trPr>
        <w:tc>
          <w:tcPr>
            <w:tcW w:w="7377" w:type="dxa"/>
            <w:gridSpan w:val="4"/>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018D27FC" w14:textId="77777777" w:rsidR="006463CD" w:rsidRPr="009807EB" w:rsidRDefault="006463CD">
            <w:pPr>
              <w:rPr>
                <w:rFonts w:ascii="Times New Roman" w:eastAsia="Calibri" w:hAnsi="Times New Roman" w:cs="Times New Roman"/>
                <w:b/>
                <w:bCs/>
                <w:color w:val="000000"/>
              </w:rPr>
            </w:pPr>
          </w:p>
          <w:p w14:paraId="1F43A7C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Mass Fatality Management (MFM) Infrastructure</w:t>
            </w:r>
          </w:p>
        </w:tc>
        <w:tc>
          <w:tcPr>
            <w:tcW w:w="1878" w:type="dxa"/>
            <w:tcBorders>
              <w:top w:val="single" w:sz="8" w:space="0" w:color="DDDDDD"/>
              <w:left w:val="single" w:sz="8" w:space="0" w:color="DDDDDD"/>
              <w:bottom w:val="single" w:sz="8" w:space="0" w:color="DDDDDD"/>
              <w:right w:val="single" w:sz="8" w:space="0" w:color="DDDDDD"/>
            </w:tcBorders>
            <w:shd w:val="clear" w:color="auto" w:fill="F9CB9C"/>
            <w:tcMar>
              <w:top w:w="120" w:type="dxa"/>
              <w:left w:w="120" w:type="dxa"/>
              <w:bottom w:w="120" w:type="dxa"/>
              <w:right w:w="120" w:type="dxa"/>
            </w:tcMar>
          </w:tcPr>
          <w:p w14:paraId="0188E7E6" w14:textId="77777777" w:rsidR="006463CD" w:rsidRPr="009807EB" w:rsidRDefault="006463CD">
            <w:pPr>
              <w:widowControl w:val="0"/>
              <w:jc w:val="left"/>
              <w:rPr>
                <w:rFonts w:ascii="Times New Roman" w:eastAsia="Calibri" w:hAnsi="Times New Roman" w:cs="Times New Roman"/>
                <w:color w:val="000000"/>
              </w:rPr>
            </w:pPr>
          </w:p>
        </w:tc>
      </w:tr>
      <w:tr w:rsidR="006463CD" w:rsidRPr="009807EB" w14:paraId="50B2337B"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B3717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Mortuary</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1550B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C6CFA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18281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C68A3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30B19363" w14:textId="77777777">
        <w:trPr>
          <w:cantSplit/>
          <w:trHeight w:val="144"/>
          <w:tblHeader/>
        </w:trPr>
        <w:tc>
          <w:tcPr>
            <w:tcW w:w="338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6DD01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Crematorium</w:t>
            </w:r>
          </w:p>
        </w:tc>
        <w:tc>
          <w:tcPr>
            <w:tcW w:w="1207"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2D6185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6</w:t>
            </w:r>
          </w:p>
        </w:tc>
        <w:tc>
          <w:tcPr>
            <w:tcW w:w="90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6FBA3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477AD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78"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40600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r>
    </w:tbl>
    <w:p w14:paraId="27700D71" w14:textId="77777777" w:rsidR="006463CD" w:rsidRPr="009807EB" w:rsidRDefault="00E84D3F">
      <w:pPr>
        <w:rPr>
          <w:rFonts w:ascii="Times New Roman" w:eastAsia="Calibri" w:hAnsi="Times New Roman" w:cs="Times New Roman"/>
          <w:color w:val="000000"/>
          <w:sz w:val="16"/>
          <w:szCs w:val="16"/>
        </w:rPr>
      </w:pPr>
      <w:r w:rsidRPr="009807EB">
        <w:rPr>
          <w:rFonts w:ascii="Times New Roman" w:eastAsia="Calibri" w:hAnsi="Times New Roman" w:cs="Times New Roman"/>
          <w:color w:val="000000"/>
          <w:sz w:val="16"/>
          <w:szCs w:val="16"/>
        </w:rPr>
        <w:t>*</w:t>
      </w:r>
      <w:proofErr w:type="gramStart"/>
      <w:r w:rsidRPr="009807EB">
        <w:rPr>
          <w:rFonts w:ascii="Times New Roman" w:eastAsia="Calibri" w:hAnsi="Times New Roman" w:cs="Times New Roman"/>
          <w:color w:val="000000"/>
          <w:sz w:val="16"/>
          <w:szCs w:val="16"/>
        </w:rPr>
        <w:t>refer</w:t>
      </w:r>
      <w:proofErr w:type="gramEnd"/>
      <w:r w:rsidRPr="009807EB">
        <w:rPr>
          <w:rFonts w:ascii="Times New Roman" w:eastAsia="Calibri" w:hAnsi="Times New Roman" w:cs="Times New Roman"/>
          <w:color w:val="000000"/>
          <w:sz w:val="16"/>
          <w:szCs w:val="16"/>
        </w:rPr>
        <w:t xml:space="preserve"> annexure 1 for contact details0</w:t>
      </w:r>
    </w:p>
    <w:p w14:paraId="10C05EAD" w14:textId="77777777" w:rsidR="006463CD" w:rsidRPr="009807EB" w:rsidRDefault="006463CD">
      <w:pPr>
        <w:rPr>
          <w:rFonts w:ascii="Times New Roman" w:eastAsia="Calibri" w:hAnsi="Times New Roman" w:cs="Times New Roman"/>
          <w:color w:val="000000"/>
          <w:sz w:val="16"/>
          <w:szCs w:val="16"/>
        </w:rPr>
      </w:pPr>
    </w:p>
    <w:p w14:paraId="3EFCD649" w14:textId="77777777" w:rsidR="006463CD" w:rsidRPr="009807EB" w:rsidRDefault="00E84D3F">
      <w:pPr>
        <w:rPr>
          <w:rFonts w:ascii="Times New Roman" w:eastAsia="Calibri" w:hAnsi="Times New Roman" w:cs="Times New Roman"/>
          <w:color w:val="000000"/>
          <w:sz w:val="16"/>
          <w:szCs w:val="16"/>
        </w:rPr>
      </w:pPr>
      <w:r w:rsidRPr="009807EB">
        <w:rPr>
          <w:rFonts w:ascii="Times New Roman" w:hAnsi="Times New Roman" w:cs="Times New Roman"/>
        </w:rPr>
        <w:br w:type="page"/>
      </w:r>
    </w:p>
    <w:p w14:paraId="04B57448" w14:textId="77777777" w:rsidR="006463CD" w:rsidRPr="009807EB" w:rsidRDefault="00E84D3F">
      <w:pPr>
        <w:pStyle w:val="Heading1"/>
        <w:rPr>
          <w:rFonts w:ascii="Times New Roman" w:eastAsia="Calibri" w:hAnsi="Times New Roman" w:cs="Times New Roman"/>
          <w:color w:val="000000"/>
          <w:sz w:val="24"/>
          <w:szCs w:val="24"/>
        </w:rPr>
      </w:pPr>
      <w:bookmarkStart w:id="22" w:name="_heading=h.grqd8ftxutfd" w:colFirst="0" w:colLast="0"/>
      <w:bookmarkEnd w:id="22"/>
      <w:r w:rsidRPr="009807EB">
        <w:rPr>
          <w:rFonts w:ascii="Times New Roman" w:eastAsia="Calibri" w:hAnsi="Times New Roman" w:cs="Times New Roman"/>
          <w:color w:val="000000"/>
          <w:sz w:val="24"/>
          <w:szCs w:val="24"/>
        </w:rPr>
        <w:lastRenderedPageBreak/>
        <w:t>Human resources</w:t>
      </w:r>
    </w:p>
    <w:p w14:paraId="403AA5C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This section focuses on the </w:t>
      </w:r>
      <w:r w:rsidRPr="009807EB">
        <w:rPr>
          <w:rFonts w:ascii="Times New Roman" w:eastAsia="Calibri" w:hAnsi="Times New Roman" w:cs="Times New Roman"/>
          <w:b/>
          <w:bCs/>
          <w:color w:val="000000"/>
        </w:rPr>
        <w:t>human capital</w:t>
      </w:r>
      <w:r w:rsidRPr="009807EB">
        <w:rPr>
          <w:rFonts w:ascii="Times New Roman" w:eastAsia="Calibri" w:hAnsi="Times New Roman" w:cs="Times New Roman"/>
          <w:color w:val="000000"/>
        </w:rPr>
        <w:t xml:space="preserve"> available within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In any emergency—be it a pandemic, flood, or industrial accident—infrastructure is only as effective as the people operating it.</w:t>
      </w:r>
    </w:p>
    <w:p w14:paraId="24F5AE6A" w14:textId="77777777" w:rsidR="006463CD" w:rsidRPr="009807EB" w:rsidRDefault="00E84D3F">
      <w:pPr>
        <w:pStyle w:val="Heading3"/>
        <w:rPr>
          <w:rFonts w:ascii="Times New Roman" w:eastAsia="Calibri" w:hAnsi="Times New Roman" w:cs="Times New Roman"/>
          <w:b/>
          <w:bCs/>
          <w:color w:val="000000"/>
          <w:sz w:val="20"/>
          <w:szCs w:val="20"/>
        </w:rPr>
      </w:pPr>
      <w:bookmarkStart w:id="23" w:name="_heading=h.qtq19pd71riy" w:colFirst="0" w:colLast="0"/>
      <w:bookmarkEnd w:id="23"/>
      <w:r w:rsidRPr="009807EB">
        <w:rPr>
          <w:rFonts w:ascii="Times New Roman" w:eastAsia="Calibri" w:hAnsi="Times New Roman" w:cs="Times New Roman"/>
          <w:b/>
          <w:bCs/>
          <w:color w:val="000000"/>
          <w:sz w:val="20"/>
          <w:szCs w:val="20"/>
        </w:rPr>
        <w:t>Medical &amp; Clinical Personnel</w:t>
      </w:r>
    </w:p>
    <w:p w14:paraId="0030CF0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This table tracks the "Frontline" providers responsible for diagnosis, treatment, and clinical management. Narrative sentence: </w:t>
      </w:r>
      <w:proofErr w:type="spellStart"/>
      <w:r w:rsidRPr="009807EB">
        <w:rPr>
          <w:rFonts w:ascii="Times New Roman" w:eastAsia="Calibri" w:hAnsi="Times New Roman" w:cs="Times New Roman"/>
          <w:color w:val="000000"/>
        </w:rPr>
        <w:t>eg.</w:t>
      </w:r>
      <w:proofErr w:type="spellEnd"/>
      <w:r w:rsidRPr="009807EB">
        <w:rPr>
          <w:rFonts w:ascii="Times New Roman" w:eastAsia="Calibri" w:hAnsi="Times New Roman" w:cs="Times New Roman"/>
          <w:color w:val="000000"/>
        </w:rPr>
        <w:t>, "Total health workforce: 450 personnel, with 60% in government facilities serving as primary surge capacity." A detailed directory with the contact numbers of all workers is maintained (</w:t>
      </w:r>
      <w:r w:rsidRPr="009807EB">
        <w:rPr>
          <w:rFonts w:ascii="Times New Roman" w:eastAsia="Calibri" w:hAnsi="Times New Roman" w:cs="Times New Roman"/>
          <w:b/>
          <w:bCs/>
          <w:color w:val="000000"/>
        </w:rPr>
        <w:t>Annexure in 1</w:t>
      </w:r>
      <w:r w:rsidRPr="009807EB">
        <w:rPr>
          <w:rFonts w:ascii="Times New Roman" w:eastAsia="Calibri" w:hAnsi="Times New Roman" w:cs="Times New Roman"/>
          <w:color w:val="000000"/>
        </w:rPr>
        <w:t>).</w:t>
      </w:r>
    </w:p>
    <w:p w14:paraId="6B842EEA" w14:textId="77777777" w:rsidR="006463CD" w:rsidRPr="009807EB" w:rsidRDefault="006463CD">
      <w:pPr>
        <w:rPr>
          <w:rFonts w:ascii="Times New Roman" w:eastAsia="Calibri" w:hAnsi="Times New Roman" w:cs="Times New Roman"/>
          <w:color w:val="000000"/>
          <w:sz w:val="16"/>
          <w:szCs w:val="16"/>
        </w:rPr>
      </w:pPr>
    </w:p>
    <w:tbl>
      <w:tblPr>
        <w:tblStyle w:val="Style258"/>
        <w:tblW w:w="9191" w:type="dxa"/>
        <w:tblInd w:w="-100" w:type="dxa"/>
        <w:tblLayout w:type="fixed"/>
        <w:tblLook w:val="04A0" w:firstRow="1" w:lastRow="0" w:firstColumn="1" w:lastColumn="0" w:noHBand="0" w:noVBand="1"/>
      </w:tblPr>
      <w:tblGrid>
        <w:gridCol w:w="4109"/>
        <w:gridCol w:w="1586"/>
        <w:gridCol w:w="1748"/>
        <w:gridCol w:w="1748"/>
      </w:tblGrid>
      <w:tr w:rsidR="006463CD" w:rsidRPr="009807EB" w14:paraId="4FCEA11E"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908B74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b/>
                <w:bCs/>
                <w:color w:val="000000"/>
              </w:rPr>
              <w:t>Cadre</w:t>
            </w:r>
          </w:p>
        </w:tc>
        <w:tc>
          <w:tcPr>
            <w:tcW w:w="1586"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E6AFE3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b/>
                <w:bCs/>
                <w:color w:val="000000"/>
              </w:rPr>
              <w:t>Govt (No.)</w:t>
            </w:r>
          </w:p>
        </w:tc>
        <w:tc>
          <w:tcPr>
            <w:tcW w:w="174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9A7A0B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b/>
                <w:bCs/>
                <w:color w:val="000000"/>
              </w:rPr>
              <w:t>Private (No.)</w:t>
            </w:r>
          </w:p>
        </w:tc>
        <w:tc>
          <w:tcPr>
            <w:tcW w:w="1748"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ECDFF79"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Total</w:t>
            </w:r>
          </w:p>
        </w:tc>
      </w:tr>
      <w:tr w:rsidR="006463CD" w:rsidRPr="009807EB" w14:paraId="7B4CE1F6"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07E5C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Doctors—Modern Medicine</w:t>
            </w:r>
          </w:p>
        </w:tc>
        <w:tc>
          <w:tcPr>
            <w:tcW w:w="1586"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5B06A9A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14</w:t>
            </w:r>
          </w:p>
        </w:tc>
        <w:tc>
          <w:tcPr>
            <w:tcW w:w="174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9A76BD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22</w:t>
            </w:r>
          </w:p>
        </w:tc>
        <w:tc>
          <w:tcPr>
            <w:tcW w:w="1748"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6E21BB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36</w:t>
            </w:r>
          </w:p>
        </w:tc>
      </w:tr>
      <w:tr w:rsidR="006463CD" w:rsidRPr="009807EB" w14:paraId="1575D7B4"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858EF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Doctors – AYUSH</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1CA18C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12</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5124967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9</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03ACC10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21</w:t>
            </w:r>
          </w:p>
        </w:tc>
      </w:tr>
      <w:tr w:rsidR="006463CD" w:rsidRPr="009807EB" w14:paraId="33D2B047"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E0C3AB"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Doctors – Veterinary</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DBF689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531B364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55FF079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12</w:t>
            </w:r>
          </w:p>
        </w:tc>
      </w:tr>
      <w:tr w:rsidR="006463CD" w:rsidRPr="009807EB" w14:paraId="79810173"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C162C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Doctors – Dental</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9F6E44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0FA040E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11E7825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7EEC8C0B"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521868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Nursing officers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23386B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13</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1DC517B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50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2D2BA88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63</w:t>
            </w:r>
          </w:p>
        </w:tc>
      </w:tr>
      <w:tr w:rsidR="006463CD" w:rsidRPr="009807EB" w14:paraId="5AD6C848"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C575C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Lab technicians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94385B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8</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0E6EA3F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12</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459406D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20</w:t>
            </w:r>
          </w:p>
        </w:tc>
      </w:tr>
      <w:tr w:rsidR="006463CD" w:rsidRPr="009807EB" w14:paraId="4C247E75"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CE671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Optometrist</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556D87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3FBC378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32AA58F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5AFCFC49"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14303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Pharmacists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48A5C1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11</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3AFAA07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18</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3BEBAA9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29</w:t>
            </w:r>
          </w:p>
        </w:tc>
      </w:tr>
      <w:tr w:rsidR="006463CD" w:rsidRPr="009807EB" w14:paraId="6DD9258F"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675FA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Psychologists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6CD490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7C78918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3874A48A"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75DDCB07" w14:textId="77777777">
        <w:trPr>
          <w:cantSplit/>
          <w:trHeight w:val="144"/>
          <w:tblHeader/>
        </w:trPr>
        <w:tc>
          <w:tcPr>
            <w:tcW w:w="4109"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82E09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Counsellors</w:t>
            </w:r>
          </w:p>
        </w:tc>
        <w:tc>
          <w:tcPr>
            <w:tcW w:w="1586"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DEE4A8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79AE292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748" w:type="dxa"/>
            <w:tcBorders>
              <w:top w:val="nil"/>
              <w:left w:val="nil"/>
              <w:bottom w:val="single" w:sz="4" w:space="0" w:color="DDDDDD"/>
              <w:right w:val="single" w:sz="4" w:space="0" w:color="DDDDDD"/>
            </w:tcBorders>
            <w:tcMar>
              <w:top w:w="120" w:type="dxa"/>
              <w:left w:w="120" w:type="dxa"/>
              <w:bottom w:w="120" w:type="dxa"/>
              <w:right w:w="120" w:type="dxa"/>
            </w:tcMar>
          </w:tcPr>
          <w:p w14:paraId="296DD6F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bl>
    <w:p w14:paraId="58C2B5F1" w14:textId="77777777" w:rsidR="006463CD" w:rsidRPr="009807EB" w:rsidRDefault="006463CD">
      <w:pPr>
        <w:rPr>
          <w:rFonts w:ascii="Times New Roman" w:eastAsia="Calibri" w:hAnsi="Times New Roman" w:cs="Times New Roman"/>
          <w:sz w:val="16"/>
          <w:szCs w:val="16"/>
        </w:rPr>
      </w:pPr>
    </w:p>
    <w:p w14:paraId="40CAB5B1" w14:textId="77777777" w:rsidR="006463CD" w:rsidRPr="009807EB" w:rsidRDefault="006463CD">
      <w:pPr>
        <w:rPr>
          <w:rFonts w:ascii="Times New Roman" w:eastAsia="Calibri" w:hAnsi="Times New Roman" w:cs="Times New Roman"/>
          <w:sz w:val="16"/>
          <w:szCs w:val="16"/>
        </w:rPr>
      </w:pPr>
    </w:p>
    <w:p w14:paraId="3BA92AA8" w14:textId="77777777" w:rsidR="006463CD" w:rsidRPr="009807EB" w:rsidRDefault="00E84D3F">
      <w:pPr>
        <w:pStyle w:val="Heading3"/>
        <w:rPr>
          <w:rFonts w:ascii="Times New Roman" w:eastAsia="Calibri" w:hAnsi="Times New Roman" w:cs="Times New Roman"/>
          <w:b/>
          <w:bCs/>
          <w:color w:val="000000"/>
          <w:sz w:val="24"/>
          <w:szCs w:val="24"/>
        </w:rPr>
      </w:pPr>
      <w:bookmarkStart w:id="24" w:name="_heading=h.bpnntb2dh2ht" w:colFirst="0" w:colLast="0"/>
      <w:bookmarkEnd w:id="24"/>
      <w:r w:rsidRPr="009807EB">
        <w:rPr>
          <w:rFonts w:ascii="Times New Roman" w:eastAsia="Calibri" w:hAnsi="Times New Roman" w:cs="Times New Roman"/>
          <w:b/>
          <w:bCs/>
          <w:color w:val="000000"/>
          <w:sz w:val="20"/>
          <w:szCs w:val="20"/>
        </w:rPr>
        <w:t>Public Health &amp; Field-Level Workforce</w:t>
      </w:r>
    </w:p>
    <w:p w14:paraId="63D6435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These individuals are the backbone of surveillance, maternal-child health, and decentralized care.</w:t>
      </w:r>
    </w:p>
    <w:p w14:paraId="2DE1AE41" w14:textId="77777777" w:rsidR="006463CD" w:rsidRPr="009807EB" w:rsidRDefault="006463CD">
      <w:pPr>
        <w:rPr>
          <w:rFonts w:ascii="Times New Roman" w:eastAsia="Calibri" w:hAnsi="Times New Roman" w:cs="Times New Roman"/>
          <w:color w:val="000000"/>
        </w:rPr>
      </w:pPr>
    </w:p>
    <w:p w14:paraId="45E6CB0E" w14:textId="77777777" w:rsidR="006463CD" w:rsidRPr="009807EB" w:rsidRDefault="006463CD">
      <w:pPr>
        <w:rPr>
          <w:rFonts w:ascii="Times New Roman" w:eastAsia="Calibri" w:hAnsi="Times New Roman" w:cs="Times New Roman"/>
          <w:color w:val="000000"/>
          <w:sz w:val="16"/>
          <w:szCs w:val="16"/>
        </w:rPr>
      </w:pPr>
    </w:p>
    <w:tbl>
      <w:tblPr>
        <w:tblStyle w:val="Style259"/>
        <w:tblW w:w="9195" w:type="dxa"/>
        <w:tblInd w:w="-100" w:type="dxa"/>
        <w:tblLayout w:type="fixed"/>
        <w:tblLook w:val="04A0" w:firstRow="1" w:lastRow="0" w:firstColumn="1" w:lastColumn="0" w:noHBand="0" w:noVBand="1"/>
      </w:tblPr>
      <w:tblGrid>
        <w:gridCol w:w="3675"/>
        <w:gridCol w:w="1455"/>
        <w:gridCol w:w="1965"/>
        <w:gridCol w:w="2100"/>
      </w:tblGrid>
      <w:tr w:rsidR="006463CD" w:rsidRPr="009807EB" w14:paraId="1EF8FC64"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208B0F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Cadre</w:t>
            </w:r>
          </w:p>
        </w:tc>
        <w:tc>
          <w:tcPr>
            <w:tcW w:w="14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279447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b/>
                <w:bCs/>
                <w:color w:val="000000"/>
              </w:rPr>
              <w:t>Health services</w:t>
            </w:r>
          </w:p>
        </w:tc>
        <w:tc>
          <w:tcPr>
            <w:tcW w:w="196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143D860" w14:textId="77777777" w:rsidR="006463CD" w:rsidRPr="009807EB" w:rsidRDefault="00E84D3F">
            <w:pPr>
              <w:spacing w:line="240" w:lineRule="auto"/>
              <w:rPr>
                <w:rFonts w:ascii="Times New Roman" w:eastAsia="Calibri" w:hAnsi="Times New Roman" w:cs="Times New Roman"/>
                <w:b/>
                <w:bCs/>
                <w:color w:val="000000"/>
              </w:rPr>
            </w:pPr>
            <w:r w:rsidRPr="009807EB">
              <w:rPr>
                <w:rFonts w:ascii="Times New Roman" w:eastAsia="Calibri" w:hAnsi="Times New Roman" w:cs="Times New Roman"/>
                <w:b/>
                <w:bCs/>
                <w:color w:val="000000"/>
              </w:rPr>
              <w:t>Municipal common services</w:t>
            </w:r>
          </w:p>
        </w:tc>
        <w:tc>
          <w:tcPr>
            <w:tcW w:w="21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2D0CA9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b/>
                <w:bCs/>
                <w:color w:val="000000"/>
              </w:rPr>
              <w:t>Total</w:t>
            </w:r>
          </w:p>
        </w:tc>
      </w:tr>
      <w:tr w:rsidR="006463CD" w:rsidRPr="009807EB" w14:paraId="144BB978"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F753A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HS (Health Supervisors)</w:t>
            </w:r>
          </w:p>
        </w:tc>
        <w:tc>
          <w:tcPr>
            <w:tcW w:w="145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B504D63"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96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12B59926"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5BC0F389"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0F226B61"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16FD3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HI (Health Inspectors)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4FE2CC1"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607E446"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7CD0414"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6</w:t>
            </w:r>
          </w:p>
        </w:tc>
      </w:tr>
      <w:tr w:rsidR="006463CD" w:rsidRPr="009807EB" w14:paraId="1C199893"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67E224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LHS (Lady Health Supervisor)</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FF701C6"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20BD0EF"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A5B5004"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3D75861C"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FF014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LHI (Lady Health Inspectors)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DE05A93"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2FFC78B"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4996E900"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482C7FD8"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A6A33B"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JPHN (Jr Public Health Nurses)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3D0FE13"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32</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3B01178"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049AF819"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32</w:t>
            </w:r>
          </w:p>
        </w:tc>
      </w:tr>
      <w:tr w:rsidR="006463CD" w:rsidRPr="009807EB" w14:paraId="4BFB936C"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31541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JHI (Jr Health Inspectors)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574C3C9"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24</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B87DB8D"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45FE687E"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24</w:t>
            </w:r>
          </w:p>
        </w:tc>
      </w:tr>
      <w:tr w:rsidR="006463CD" w:rsidRPr="009807EB" w14:paraId="67DB3E9C"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D53746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MLSP (Mid-Level Service Providers)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5A61313"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31</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F369073"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4B506FBB"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31</w:t>
            </w:r>
          </w:p>
        </w:tc>
      </w:tr>
      <w:tr w:rsidR="006463CD" w:rsidRPr="009807EB" w14:paraId="7444A986"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FDD32B"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Palliative Nurses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49AF310"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8</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76B6981"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EBB58A5"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8</w:t>
            </w:r>
          </w:p>
        </w:tc>
      </w:tr>
      <w:tr w:rsidR="006463CD" w:rsidRPr="009807EB" w14:paraId="6B500EF6"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2875F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RBSK Nurses</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0432B92"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7</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BEB76E0"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33C4C82"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7</w:t>
            </w:r>
          </w:p>
        </w:tc>
      </w:tr>
      <w:tr w:rsidR="006463CD" w:rsidRPr="009807EB" w14:paraId="6C2B4E3E"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5AD76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PRO</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D062A6A"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095ED90"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72C78AF8"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59715A94"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658DF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Epidemiologist</w:t>
            </w:r>
          </w:p>
        </w:tc>
        <w:tc>
          <w:tcPr>
            <w:tcW w:w="145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70531A6"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96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D4E881D" w14:textId="04D46AC9" w:rsidR="006463CD" w:rsidRPr="009807EB" w:rsidRDefault="007C05AB">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0</w:t>
            </w:r>
          </w:p>
        </w:tc>
        <w:tc>
          <w:tcPr>
            <w:tcW w:w="2100" w:type="dxa"/>
            <w:tcBorders>
              <w:top w:val="nil"/>
              <w:left w:val="nil"/>
              <w:bottom w:val="single" w:sz="4" w:space="0" w:color="DDDDDD"/>
              <w:right w:val="single" w:sz="4" w:space="0" w:color="DDDDDD"/>
            </w:tcBorders>
            <w:tcMar>
              <w:top w:w="120" w:type="dxa"/>
              <w:left w:w="120" w:type="dxa"/>
              <w:bottom w:w="120" w:type="dxa"/>
              <w:right w:w="120" w:type="dxa"/>
            </w:tcMar>
          </w:tcPr>
          <w:p w14:paraId="48C8C66F" w14:textId="18ED4380" w:rsidR="006463CD" w:rsidRPr="009807EB" w:rsidRDefault="007C05AB">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1</w:t>
            </w:r>
          </w:p>
        </w:tc>
      </w:tr>
      <w:tr w:rsidR="006463CD" w:rsidRPr="009807EB" w14:paraId="630E233D" w14:textId="77777777">
        <w:trPr>
          <w:cantSplit/>
          <w:trHeight w:val="144"/>
          <w:tblHeader/>
        </w:trPr>
        <w:tc>
          <w:tcPr>
            <w:tcW w:w="36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ACB9D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Data Manager</w:t>
            </w:r>
          </w:p>
        </w:tc>
        <w:tc>
          <w:tcPr>
            <w:tcW w:w="145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961E098"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w:t>
            </w:r>
          </w:p>
        </w:tc>
        <w:tc>
          <w:tcPr>
            <w:tcW w:w="196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7AF1F451" w14:textId="64115A0A" w:rsidR="006463CD" w:rsidRPr="009807EB" w:rsidRDefault="007C05AB">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0</w:t>
            </w:r>
          </w:p>
        </w:tc>
        <w:tc>
          <w:tcPr>
            <w:tcW w:w="210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F36C41C" w14:textId="08B8143E" w:rsidR="006463CD" w:rsidRPr="009807EB" w:rsidRDefault="007C05AB">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1</w:t>
            </w:r>
          </w:p>
        </w:tc>
      </w:tr>
    </w:tbl>
    <w:p w14:paraId="306AB66D" w14:textId="77777777" w:rsidR="006463CD" w:rsidRPr="009807EB" w:rsidRDefault="006463CD">
      <w:pPr>
        <w:pStyle w:val="Heading2"/>
        <w:rPr>
          <w:rFonts w:ascii="Times New Roman" w:eastAsia="Calibri" w:hAnsi="Times New Roman" w:cs="Times New Roman"/>
          <w:color w:val="000000"/>
          <w:sz w:val="24"/>
          <w:szCs w:val="24"/>
        </w:rPr>
      </w:pPr>
      <w:bookmarkStart w:id="25" w:name="_heading=h.726ppe1ssa47" w:colFirst="0" w:colLast="0"/>
      <w:bookmarkEnd w:id="25"/>
    </w:p>
    <w:p w14:paraId="08E53038" w14:textId="77777777" w:rsidR="006463CD" w:rsidRPr="009807EB" w:rsidRDefault="00E84D3F">
      <w:pPr>
        <w:pStyle w:val="Heading2"/>
        <w:spacing w:before="360"/>
        <w:rPr>
          <w:rFonts w:ascii="Times New Roman" w:eastAsia="Calibri" w:hAnsi="Times New Roman" w:cs="Times New Roman"/>
          <w:color w:val="000000"/>
          <w:sz w:val="26"/>
          <w:szCs w:val="26"/>
        </w:rPr>
      </w:pPr>
      <w:bookmarkStart w:id="26" w:name="_heading=h.kqchjtmehpjx" w:colFirst="0" w:colLast="0"/>
      <w:bookmarkEnd w:id="26"/>
      <w:r w:rsidRPr="009807EB">
        <w:rPr>
          <w:rFonts w:ascii="Times New Roman" w:eastAsia="Calibri" w:hAnsi="Times New Roman" w:cs="Times New Roman"/>
          <w:color w:val="000000"/>
          <w:sz w:val="26"/>
          <w:szCs w:val="26"/>
        </w:rPr>
        <w:t>Community &amp; Support Cadre</w:t>
      </w:r>
    </w:p>
    <w:p w14:paraId="5B7785C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This group represents the surge capacity of the </w:t>
      </w:r>
      <w:r w:rsidRPr="009807EB">
        <w:rPr>
          <w:rFonts w:ascii="Times New Roman" w:eastAsia="Calibri" w:hAnsi="Times New Roman" w:cs="Times New Roman"/>
        </w:rPr>
        <w:t>LSGD</w:t>
      </w:r>
      <w:r w:rsidRPr="009807EB">
        <w:rPr>
          <w:rFonts w:ascii="Times New Roman" w:eastAsia="Calibri" w:hAnsi="Times New Roman" w:cs="Times New Roman"/>
          <w:color w:val="000000"/>
        </w:rPr>
        <w:t>—people who can be called upon for logistics, rescue, and specialized support.</w:t>
      </w:r>
    </w:p>
    <w:tbl>
      <w:tblPr>
        <w:tblStyle w:val="Style260"/>
        <w:tblpPr w:leftFromText="180" w:rightFromText="180" w:vertAnchor="text" w:horzAnchor="margin" w:tblpY="1096"/>
        <w:tblW w:w="8790" w:type="dxa"/>
        <w:tblLayout w:type="fixed"/>
        <w:tblLook w:val="04A0" w:firstRow="1" w:lastRow="0" w:firstColumn="1" w:lastColumn="0" w:noHBand="0" w:noVBand="1"/>
      </w:tblPr>
      <w:tblGrid>
        <w:gridCol w:w="4755"/>
        <w:gridCol w:w="4035"/>
      </w:tblGrid>
      <w:tr w:rsidR="006463CD" w:rsidRPr="009807EB" w14:paraId="72A87D39"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354B87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Cad</w:t>
            </w:r>
          </w:p>
        </w:tc>
        <w:tc>
          <w:tcPr>
            <w:tcW w:w="40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4350FB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Number</w:t>
            </w:r>
          </w:p>
        </w:tc>
      </w:tr>
      <w:tr w:rsidR="006463CD" w:rsidRPr="009807EB" w14:paraId="5E00E2B5"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D8F82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ASHA Workers</w:t>
            </w:r>
          </w:p>
        </w:tc>
        <w:tc>
          <w:tcPr>
            <w:tcW w:w="403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52B5DBF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142</w:t>
            </w:r>
          </w:p>
          <w:p w14:paraId="25C3A796" w14:textId="77777777" w:rsidR="006463CD" w:rsidRPr="009807EB" w:rsidRDefault="006463CD">
            <w:pPr>
              <w:spacing w:before="240" w:after="240"/>
              <w:rPr>
                <w:rFonts w:ascii="Times New Roman" w:eastAsia="Calibri" w:hAnsi="Times New Roman" w:cs="Times New Roman"/>
              </w:rPr>
            </w:pPr>
          </w:p>
        </w:tc>
      </w:tr>
      <w:tr w:rsidR="006463CD" w:rsidRPr="009807EB" w14:paraId="76DBF2CD"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0622F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AWW (Anganwadi Workers)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D77C560"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191</w:t>
            </w:r>
          </w:p>
        </w:tc>
      </w:tr>
      <w:tr w:rsidR="006463CD" w:rsidRPr="009807EB" w14:paraId="40230045"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FE974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Emergency Medical Volunteers (Trained)</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7FEAC41"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76</w:t>
            </w:r>
          </w:p>
        </w:tc>
      </w:tr>
      <w:tr w:rsidR="006463CD" w:rsidRPr="009807EB" w14:paraId="2A5B08F6"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CE3BEC" w14:textId="77777777" w:rsidR="006463CD" w:rsidRPr="009807EB" w:rsidRDefault="00E84D3F">
            <w:pPr>
              <w:spacing w:line="240" w:lineRule="auto"/>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Kudumbashree</w:t>
            </w:r>
            <w:proofErr w:type="spellEnd"/>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7DD92F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1341</w:t>
            </w:r>
          </w:p>
        </w:tc>
      </w:tr>
      <w:tr w:rsidR="006463CD" w:rsidRPr="009807EB" w14:paraId="65920708"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737DF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MNREGS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6B33F59"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6666</w:t>
            </w:r>
          </w:p>
        </w:tc>
      </w:tr>
      <w:tr w:rsidR="006463CD" w:rsidRPr="009807EB" w14:paraId="201083E3"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24B11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Purusha Swayam Sahaya Sangham</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0A9E059"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47</w:t>
            </w:r>
          </w:p>
        </w:tc>
      </w:tr>
      <w:tr w:rsidR="006463CD" w:rsidRPr="009807EB" w14:paraId="2E830B35"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A04ED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Ex-Servicemen</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4FE655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1988</w:t>
            </w:r>
          </w:p>
        </w:tc>
      </w:tr>
      <w:tr w:rsidR="006463CD" w:rsidRPr="009807EB" w14:paraId="6025C35C"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51BE1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Retired Police Officers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EF6E114"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218</w:t>
            </w:r>
          </w:p>
        </w:tc>
      </w:tr>
      <w:tr w:rsidR="006463CD" w:rsidRPr="009807EB" w14:paraId="46C2E67D"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3C48D7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NCC/NSS Volunteers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6730CE7"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481</w:t>
            </w:r>
          </w:p>
        </w:tc>
      </w:tr>
      <w:tr w:rsidR="006463CD" w:rsidRPr="009807EB" w14:paraId="46D74115"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112AD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Red Cross volunteers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3A472DC"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25</w:t>
            </w:r>
          </w:p>
        </w:tc>
      </w:tr>
      <w:tr w:rsidR="006463CD" w:rsidRPr="009807EB" w14:paraId="2EF4FCCE"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E8905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One Health Community Volunteers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6F5CE37"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4853</w:t>
            </w:r>
          </w:p>
        </w:tc>
      </w:tr>
      <w:tr w:rsidR="006463CD" w:rsidRPr="009807EB" w14:paraId="0A769942" w14:textId="77777777">
        <w:trPr>
          <w:cantSplit/>
          <w:trHeight w:val="144"/>
          <w:tblHeader/>
        </w:trPr>
        <w:tc>
          <w:tcPr>
            <w:tcW w:w="47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93491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One Health Community Mentors</w:t>
            </w:r>
          </w:p>
        </w:tc>
        <w:tc>
          <w:tcPr>
            <w:tcW w:w="403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8680AE4"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665</w:t>
            </w:r>
          </w:p>
        </w:tc>
      </w:tr>
    </w:tbl>
    <w:p w14:paraId="02E236F2" w14:textId="77777777" w:rsidR="006463CD" w:rsidRPr="009807EB" w:rsidRDefault="006463CD">
      <w:pPr>
        <w:rPr>
          <w:rFonts w:ascii="Times New Roman" w:eastAsia="Calibri" w:hAnsi="Times New Roman" w:cs="Times New Roman"/>
          <w:color w:val="000000"/>
          <w:sz w:val="16"/>
          <w:szCs w:val="16"/>
        </w:rPr>
      </w:pPr>
    </w:p>
    <w:p w14:paraId="3B629DB5" w14:textId="77777777" w:rsidR="006463CD" w:rsidRPr="009807EB" w:rsidRDefault="006463CD">
      <w:pPr>
        <w:rPr>
          <w:rFonts w:ascii="Times New Roman" w:eastAsia="Calibri" w:hAnsi="Times New Roman" w:cs="Times New Roman"/>
          <w:color w:val="000000"/>
          <w:sz w:val="16"/>
          <w:szCs w:val="16"/>
        </w:rPr>
      </w:pPr>
    </w:p>
    <w:p w14:paraId="514900A5" w14:textId="77777777" w:rsidR="006463CD" w:rsidRPr="009807EB" w:rsidRDefault="00E84D3F">
      <w:pPr>
        <w:pStyle w:val="Heading2"/>
        <w:rPr>
          <w:rFonts w:ascii="Times New Roman" w:eastAsia="Calibri" w:hAnsi="Times New Roman" w:cs="Times New Roman"/>
          <w:color w:val="000000"/>
          <w:sz w:val="24"/>
          <w:szCs w:val="24"/>
        </w:rPr>
      </w:pPr>
      <w:bookmarkStart w:id="27" w:name="_heading=h.11v29iaxu3g9" w:colFirst="0" w:colLast="0"/>
      <w:bookmarkEnd w:id="27"/>
      <w:r w:rsidRPr="009807EB">
        <w:rPr>
          <w:rFonts w:ascii="Times New Roman" w:eastAsia="Calibri" w:hAnsi="Times New Roman" w:cs="Times New Roman"/>
          <w:color w:val="000000"/>
          <w:sz w:val="24"/>
          <w:szCs w:val="24"/>
        </w:rPr>
        <w:t>Community Organizations</w:t>
      </w:r>
    </w:p>
    <w:p w14:paraId="78AAAD4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This section details the presence of community-based organisations (CBOs), non-governmental organisations (NGOs), faith-based organisations (FBOs), </w:t>
      </w:r>
      <w:proofErr w:type="spellStart"/>
      <w:r w:rsidRPr="009807EB">
        <w:rPr>
          <w:rFonts w:ascii="Times New Roman" w:eastAsia="Calibri" w:hAnsi="Times New Roman" w:cs="Times New Roman"/>
          <w:color w:val="000000"/>
        </w:rPr>
        <w:t>Kudumbashree</w:t>
      </w:r>
      <w:proofErr w:type="spellEnd"/>
      <w:r w:rsidRPr="009807EB">
        <w:rPr>
          <w:rFonts w:ascii="Times New Roman" w:eastAsia="Calibri" w:hAnsi="Times New Roman" w:cs="Times New Roman"/>
          <w:color w:val="000000"/>
        </w:rPr>
        <w:t xml:space="preserve"> Self-Help Groups (SHGs), and </w:t>
      </w:r>
      <w:proofErr w:type="spellStart"/>
      <w:r w:rsidRPr="009807EB">
        <w:rPr>
          <w:rFonts w:ascii="Times New Roman" w:eastAsia="Calibri" w:hAnsi="Times New Roman" w:cs="Times New Roman"/>
          <w:color w:val="000000"/>
        </w:rPr>
        <w:t>Ayalkootams</w:t>
      </w:r>
      <w:proofErr w:type="spellEnd"/>
      <w:r w:rsidRPr="009807EB">
        <w:rPr>
          <w:rFonts w:ascii="Times New Roman" w:eastAsia="Calibri" w:hAnsi="Times New Roman" w:cs="Times New Roman"/>
          <w:color w:val="000000"/>
        </w:rPr>
        <w:t xml:space="preserve"> within the Local Self-Government Institution (</w:t>
      </w:r>
      <w:r w:rsidRPr="009807EB">
        <w:rPr>
          <w:rFonts w:ascii="Times New Roman" w:eastAsia="Calibri" w:hAnsi="Times New Roman" w:cs="Times New Roman"/>
        </w:rPr>
        <w:t>LSGD</w:t>
      </w:r>
      <w:r w:rsidRPr="009807EB">
        <w:rPr>
          <w:rFonts w:ascii="Times New Roman" w:eastAsia="Calibri" w:hAnsi="Times New Roman" w:cs="Times New Roman"/>
          <w:color w:val="000000"/>
        </w:rPr>
        <w:t>). These groups enhance grassroots mobilization, resource distribution, and support networks crucial for pandemic response and community resilience.</w:t>
      </w:r>
    </w:p>
    <w:p w14:paraId="46C5855B" w14:textId="77777777" w:rsidR="006463CD" w:rsidRPr="009807EB" w:rsidRDefault="006463CD">
      <w:pPr>
        <w:rPr>
          <w:rFonts w:ascii="Times New Roman" w:eastAsia="Calibri" w:hAnsi="Times New Roman" w:cs="Times New Roman"/>
          <w:color w:val="000000"/>
          <w:sz w:val="16"/>
          <w:szCs w:val="16"/>
        </w:rPr>
      </w:pPr>
    </w:p>
    <w:tbl>
      <w:tblPr>
        <w:tblStyle w:val="Style261"/>
        <w:tblW w:w="7170" w:type="dxa"/>
        <w:tblInd w:w="-100" w:type="dxa"/>
        <w:tblLayout w:type="fixed"/>
        <w:tblLook w:val="04A0" w:firstRow="1" w:lastRow="0" w:firstColumn="1" w:lastColumn="0" w:noHBand="0" w:noVBand="1"/>
      </w:tblPr>
      <w:tblGrid>
        <w:gridCol w:w="4200"/>
        <w:gridCol w:w="2970"/>
      </w:tblGrid>
      <w:tr w:rsidR="006463CD" w:rsidRPr="009807EB" w14:paraId="0C374A39"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299DFE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b/>
                <w:bCs/>
                <w:color w:val="000000"/>
              </w:rPr>
              <w:t>Category</w:t>
            </w:r>
          </w:p>
        </w:tc>
        <w:tc>
          <w:tcPr>
            <w:tcW w:w="29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42EA33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b/>
                <w:bCs/>
                <w:color w:val="000000"/>
              </w:rPr>
              <w:t>Total Count</w:t>
            </w:r>
          </w:p>
        </w:tc>
      </w:tr>
      <w:tr w:rsidR="006463CD" w:rsidRPr="009807EB" w14:paraId="1127347C"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2721C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NGOs</w:t>
            </w:r>
          </w:p>
        </w:tc>
        <w:tc>
          <w:tcPr>
            <w:tcW w:w="297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846DA08"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23</w:t>
            </w:r>
          </w:p>
        </w:tc>
      </w:tr>
      <w:tr w:rsidR="006463CD" w:rsidRPr="009807EB" w14:paraId="7EEA2013"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1528C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Religious based organizations</w:t>
            </w:r>
          </w:p>
        </w:tc>
        <w:tc>
          <w:tcPr>
            <w:tcW w:w="29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ECA28D1" w14:textId="77777777" w:rsidR="006463CD" w:rsidRPr="009807EB" w:rsidRDefault="00E84D3F">
            <w:pPr>
              <w:spacing w:before="240" w:after="240" w:line="240" w:lineRule="auto"/>
              <w:rPr>
                <w:rFonts w:ascii="Times New Roman" w:eastAsia="Calibri" w:hAnsi="Times New Roman" w:cs="Times New Roman"/>
              </w:rPr>
            </w:pPr>
            <w:r w:rsidRPr="009807EB">
              <w:rPr>
                <w:rFonts w:ascii="Times New Roman" w:eastAsia="Calibri" w:hAnsi="Times New Roman" w:cs="Times New Roman"/>
              </w:rPr>
              <w:t>50</w:t>
            </w:r>
          </w:p>
          <w:p w14:paraId="3C8CC18D" w14:textId="77777777" w:rsidR="006463CD" w:rsidRPr="009807EB" w:rsidRDefault="006463CD">
            <w:pPr>
              <w:spacing w:before="240" w:after="240" w:line="240" w:lineRule="auto"/>
              <w:rPr>
                <w:rFonts w:ascii="Times New Roman" w:eastAsia="Calibri" w:hAnsi="Times New Roman" w:cs="Times New Roman"/>
              </w:rPr>
            </w:pPr>
          </w:p>
        </w:tc>
      </w:tr>
      <w:tr w:rsidR="006463CD" w:rsidRPr="009807EB" w14:paraId="29A4998E"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6DD81A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Foreign based organizations</w:t>
            </w:r>
          </w:p>
        </w:tc>
        <w:tc>
          <w:tcPr>
            <w:tcW w:w="29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AC383D0"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25</w:t>
            </w:r>
          </w:p>
        </w:tc>
      </w:tr>
      <w:tr w:rsidR="006463CD" w:rsidRPr="009807EB" w14:paraId="0025D9E9"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AA3B20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Sports Club/youth clubs</w:t>
            </w:r>
          </w:p>
        </w:tc>
        <w:tc>
          <w:tcPr>
            <w:tcW w:w="29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64F0ACE6"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23</w:t>
            </w:r>
          </w:p>
        </w:tc>
      </w:tr>
      <w:tr w:rsidR="006463CD" w:rsidRPr="009807EB" w14:paraId="0C6886D3"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2577C4" w14:textId="77777777" w:rsidR="006463CD" w:rsidRPr="009807EB" w:rsidRDefault="00E84D3F">
            <w:pPr>
              <w:spacing w:line="240" w:lineRule="auto"/>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Kudumbashree</w:t>
            </w:r>
            <w:proofErr w:type="spellEnd"/>
            <w:r w:rsidRPr="009807EB">
              <w:rPr>
                <w:rFonts w:ascii="Times New Roman" w:eastAsia="Calibri" w:hAnsi="Times New Roman" w:cs="Times New Roman"/>
                <w:color w:val="000000"/>
              </w:rPr>
              <w:t xml:space="preserve"> SHGs</w:t>
            </w:r>
          </w:p>
        </w:tc>
        <w:tc>
          <w:tcPr>
            <w:tcW w:w="29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37075EC" w14:textId="77777777" w:rsidR="006463CD" w:rsidRPr="009807EB" w:rsidRDefault="00E84D3F">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1332</w:t>
            </w:r>
          </w:p>
        </w:tc>
      </w:tr>
      <w:tr w:rsidR="006463CD" w:rsidRPr="009807EB" w14:paraId="5BA4A7D5"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0906F3" w14:textId="77777777" w:rsidR="006463CD" w:rsidRPr="009807EB" w:rsidRDefault="00E84D3F">
            <w:pPr>
              <w:spacing w:line="240" w:lineRule="auto"/>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Ayalkootams</w:t>
            </w:r>
            <w:proofErr w:type="spellEnd"/>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5C57E4"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1201</w:t>
            </w:r>
          </w:p>
        </w:tc>
      </w:tr>
      <w:tr w:rsidR="006463CD" w:rsidRPr="009807EB" w14:paraId="4291180B"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C786B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Political organizations</w:t>
            </w:r>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873F3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17</w:t>
            </w:r>
          </w:p>
        </w:tc>
      </w:tr>
      <w:tr w:rsidR="006463CD" w:rsidRPr="009807EB" w14:paraId="004E60C9" w14:textId="77777777">
        <w:trPr>
          <w:cantSplit/>
          <w:trHeight w:val="20"/>
          <w:tblHeader/>
        </w:trPr>
        <w:tc>
          <w:tcPr>
            <w:tcW w:w="4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542986"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Residential organizations</w:t>
            </w:r>
          </w:p>
        </w:tc>
        <w:tc>
          <w:tcPr>
            <w:tcW w:w="29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C9D71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9</w:t>
            </w:r>
          </w:p>
        </w:tc>
      </w:tr>
    </w:tbl>
    <w:p w14:paraId="59E3AC0D" w14:textId="77777777" w:rsidR="006463CD" w:rsidRPr="009807EB" w:rsidRDefault="00E84D3F">
      <w:pPr>
        <w:rPr>
          <w:rFonts w:ascii="Times New Roman" w:eastAsia="Calibri" w:hAnsi="Times New Roman" w:cs="Times New Roman"/>
          <w:color w:val="000000"/>
          <w:sz w:val="16"/>
          <w:szCs w:val="16"/>
        </w:rPr>
      </w:pPr>
      <w:r w:rsidRPr="009807EB">
        <w:rPr>
          <w:rFonts w:ascii="Times New Roman" w:eastAsia="Calibri" w:hAnsi="Times New Roman" w:cs="Times New Roman"/>
          <w:color w:val="000000"/>
          <w:sz w:val="16"/>
          <w:szCs w:val="16"/>
        </w:rPr>
        <w:tab/>
      </w:r>
    </w:p>
    <w:p w14:paraId="0E4C4EEF" w14:textId="77777777" w:rsidR="006463CD" w:rsidRPr="009807EB" w:rsidRDefault="00E84D3F">
      <w:pPr>
        <w:pStyle w:val="Heading2"/>
        <w:rPr>
          <w:rFonts w:ascii="Times New Roman" w:eastAsia="Calibri" w:hAnsi="Times New Roman" w:cs="Times New Roman"/>
          <w:color w:val="000000"/>
          <w:sz w:val="24"/>
          <w:szCs w:val="24"/>
        </w:rPr>
      </w:pPr>
      <w:bookmarkStart w:id="28" w:name="_heading=h.xegk1eu0af1j" w:colFirst="0" w:colLast="0"/>
      <w:bookmarkEnd w:id="28"/>
      <w:r w:rsidRPr="009807EB">
        <w:rPr>
          <w:rFonts w:ascii="Times New Roman" w:eastAsia="Calibri" w:hAnsi="Times New Roman" w:cs="Times New Roman"/>
          <w:color w:val="000000"/>
          <w:sz w:val="24"/>
          <w:szCs w:val="24"/>
        </w:rPr>
        <w:lastRenderedPageBreak/>
        <w:t>Administrative &amp; Emergency Services</w:t>
      </w:r>
    </w:p>
    <w:p w14:paraId="207CF16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This section outlines the availability of key non-health emergency support services and infrastructure within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which are essential for effective pandemic preparedness and response. These facilities support law enforcement, disaster response, water supply, logistics, mobility, and community-level interventions during public health emergencies. </w:t>
      </w:r>
    </w:p>
    <w:p w14:paraId="7444E5CF" w14:textId="77777777" w:rsidR="006463CD" w:rsidRPr="009807EB" w:rsidRDefault="006463CD">
      <w:pPr>
        <w:rPr>
          <w:rFonts w:ascii="Times New Roman" w:eastAsia="Calibri" w:hAnsi="Times New Roman" w:cs="Times New Roman"/>
          <w:color w:val="000000"/>
          <w:sz w:val="16"/>
          <w:szCs w:val="16"/>
        </w:rPr>
      </w:pPr>
    </w:p>
    <w:tbl>
      <w:tblPr>
        <w:tblStyle w:val="Style262"/>
        <w:tblW w:w="9208" w:type="dxa"/>
        <w:tblInd w:w="-100" w:type="dxa"/>
        <w:tblLayout w:type="fixed"/>
        <w:tblLook w:val="04A0" w:firstRow="1" w:lastRow="0" w:firstColumn="1" w:lastColumn="0" w:noHBand="0" w:noVBand="1"/>
      </w:tblPr>
      <w:tblGrid>
        <w:gridCol w:w="3540"/>
        <w:gridCol w:w="2834"/>
        <w:gridCol w:w="2834"/>
      </w:tblGrid>
      <w:tr w:rsidR="006463CD" w:rsidRPr="009807EB" w14:paraId="17E7835E"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23132A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Category</w:t>
            </w:r>
          </w:p>
        </w:tc>
        <w:tc>
          <w:tcPr>
            <w:tcW w:w="283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47125A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Total Count</w:t>
            </w:r>
          </w:p>
        </w:tc>
        <w:tc>
          <w:tcPr>
            <w:tcW w:w="2834"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3BD801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Contact details </w:t>
            </w:r>
          </w:p>
        </w:tc>
      </w:tr>
      <w:tr w:rsidR="006463CD" w:rsidRPr="009807EB" w14:paraId="0C4866DC"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7A7698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Police Stations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88BC6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3</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B0C37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w:t>
            </w:r>
          </w:p>
        </w:tc>
      </w:tr>
      <w:tr w:rsidR="006463CD" w:rsidRPr="009807EB" w14:paraId="15C5DC62"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9EAE3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Fire &amp; Rescue Stations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8F02F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2</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372CA4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w:t>
            </w:r>
          </w:p>
        </w:tc>
      </w:tr>
      <w:tr w:rsidR="006463CD" w:rsidRPr="009807EB" w14:paraId="4E58876F"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A45B1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Water Pumping Points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466F3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42</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26961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w:t>
            </w:r>
          </w:p>
        </w:tc>
      </w:tr>
      <w:tr w:rsidR="006463CD" w:rsidRPr="009807EB" w14:paraId="4D9DE9D1" w14:textId="77777777">
        <w:trPr>
          <w:cantSplit/>
          <w:trHeight w:val="20"/>
          <w:tblHeader/>
        </w:trPr>
        <w:tc>
          <w:tcPr>
            <w:tcW w:w="35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50851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Public Distribution System (PDS)</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0DAB8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31</w:t>
            </w:r>
          </w:p>
        </w:tc>
        <w:tc>
          <w:tcPr>
            <w:tcW w:w="2834"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7B19E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w:t>
            </w:r>
          </w:p>
        </w:tc>
      </w:tr>
    </w:tbl>
    <w:p w14:paraId="3E1FDF87" w14:textId="77777777" w:rsidR="006463CD" w:rsidRPr="009807EB" w:rsidRDefault="00E84D3F">
      <w:pPr>
        <w:pStyle w:val="Heading2"/>
        <w:rPr>
          <w:rFonts w:ascii="Times New Roman" w:eastAsia="Calibri" w:hAnsi="Times New Roman" w:cs="Times New Roman"/>
          <w:color w:val="000000"/>
          <w:sz w:val="24"/>
          <w:szCs w:val="24"/>
        </w:rPr>
      </w:pPr>
      <w:bookmarkStart w:id="29" w:name="_heading=h.ekaglzgf9oqj" w:colFirst="0" w:colLast="0"/>
      <w:bookmarkEnd w:id="29"/>
      <w:r w:rsidRPr="009807EB">
        <w:rPr>
          <w:rFonts w:ascii="Times New Roman" w:eastAsia="Calibri" w:hAnsi="Times New Roman" w:cs="Times New Roman"/>
          <w:color w:val="000000"/>
          <w:sz w:val="24"/>
          <w:szCs w:val="24"/>
        </w:rPr>
        <w:t xml:space="preserve">Information regarding resources </w:t>
      </w:r>
    </w:p>
    <w:p w14:paraId="67CF076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availability of essential transport and support resources plays a quiet but critical role in saving lives. Equipment such as ambulances, mobile mortuaries, amphibian ambulances, and motorized boats ensures that patients, samples, and healthcare teams can move swiftly—even in flooded, remote, or difficult terrains. Heavy vehicles like JCBs, cranes, tractors, and torus lorries support logistics, waste management, emergency infrastructure, and rapid conversion of spaces into care or isolation facilities. Taxis, four-wheel-drive vehicles, and trucks help maintain continuity of essential services, reach vulnerable populations, and support home-based care and supply delivery. </w:t>
      </w:r>
    </w:p>
    <w:p w14:paraId="0C5BA73B" w14:textId="77777777" w:rsidR="006463CD" w:rsidRPr="009807EB" w:rsidRDefault="006463CD">
      <w:pPr>
        <w:rPr>
          <w:rFonts w:ascii="Times New Roman" w:eastAsia="Calibri" w:hAnsi="Times New Roman" w:cs="Times New Roman"/>
          <w:color w:val="000000"/>
          <w:sz w:val="16"/>
          <w:szCs w:val="16"/>
        </w:rPr>
      </w:pPr>
    </w:p>
    <w:tbl>
      <w:tblPr>
        <w:tblStyle w:val="Style263"/>
        <w:tblW w:w="9150" w:type="dxa"/>
        <w:tblInd w:w="-108"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5985"/>
        <w:gridCol w:w="3165"/>
      </w:tblGrid>
      <w:tr w:rsidR="006463CD" w:rsidRPr="009807EB" w14:paraId="1E09A707" w14:textId="77777777">
        <w:trPr>
          <w:cantSplit/>
          <w:trHeight w:val="20"/>
          <w:tblHeader/>
        </w:trPr>
        <w:tc>
          <w:tcPr>
            <w:tcW w:w="5985" w:type="dxa"/>
            <w:shd w:val="clear" w:color="auto" w:fill="DDDDDD"/>
            <w:tcMar>
              <w:top w:w="100" w:type="dxa"/>
              <w:left w:w="100" w:type="dxa"/>
              <w:bottom w:w="100" w:type="dxa"/>
              <w:right w:w="100" w:type="dxa"/>
            </w:tcMar>
          </w:tcPr>
          <w:p w14:paraId="332B2760"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Means of transportation</w:t>
            </w:r>
          </w:p>
        </w:tc>
        <w:tc>
          <w:tcPr>
            <w:tcW w:w="3165" w:type="dxa"/>
            <w:shd w:val="clear" w:color="auto" w:fill="DDDDDD"/>
            <w:tcMar>
              <w:top w:w="100" w:type="dxa"/>
              <w:left w:w="100" w:type="dxa"/>
              <w:bottom w:w="100" w:type="dxa"/>
              <w:right w:w="100" w:type="dxa"/>
            </w:tcMar>
          </w:tcPr>
          <w:p w14:paraId="19925669"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Total Count</w:t>
            </w:r>
          </w:p>
        </w:tc>
      </w:tr>
      <w:tr w:rsidR="006463CD" w:rsidRPr="009807EB" w14:paraId="67D345EF" w14:textId="77777777">
        <w:trPr>
          <w:cantSplit/>
          <w:trHeight w:val="20"/>
          <w:tblHeader/>
        </w:trPr>
        <w:tc>
          <w:tcPr>
            <w:tcW w:w="5985" w:type="dxa"/>
            <w:tcMar>
              <w:top w:w="100" w:type="dxa"/>
              <w:left w:w="100" w:type="dxa"/>
              <w:bottom w:w="100" w:type="dxa"/>
              <w:right w:w="100" w:type="dxa"/>
            </w:tcMar>
          </w:tcPr>
          <w:p w14:paraId="735989D0"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JCB</w:t>
            </w:r>
          </w:p>
        </w:tc>
        <w:tc>
          <w:tcPr>
            <w:tcW w:w="3165" w:type="dxa"/>
            <w:tcBorders>
              <w:top w:val="single" w:sz="4" w:space="0" w:color="BFBFBF"/>
              <w:left w:val="single" w:sz="4" w:space="0" w:color="BFBFBF"/>
              <w:bottom w:val="single" w:sz="4" w:space="0" w:color="BFBFBF"/>
              <w:right w:val="single" w:sz="4" w:space="0" w:color="BFBFBF"/>
            </w:tcBorders>
            <w:tcMar>
              <w:top w:w="100" w:type="dxa"/>
              <w:left w:w="100" w:type="dxa"/>
              <w:bottom w:w="100" w:type="dxa"/>
              <w:right w:w="100" w:type="dxa"/>
            </w:tcMar>
          </w:tcPr>
          <w:p w14:paraId="4D08DB56"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3</w:t>
            </w:r>
          </w:p>
        </w:tc>
      </w:tr>
      <w:tr w:rsidR="006463CD" w:rsidRPr="009807EB" w14:paraId="139B6F63" w14:textId="77777777">
        <w:trPr>
          <w:cantSplit/>
          <w:trHeight w:val="20"/>
          <w:tblHeader/>
        </w:trPr>
        <w:tc>
          <w:tcPr>
            <w:tcW w:w="5985" w:type="dxa"/>
            <w:tcMar>
              <w:top w:w="100" w:type="dxa"/>
              <w:left w:w="100" w:type="dxa"/>
              <w:bottom w:w="100" w:type="dxa"/>
              <w:right w:w="100" w:type="dxa"/>
            </w:tcMar>
          </w:tcPr>
          <w:p w14:paraId="2F2EDDE8"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Crane</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3403DF54"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389F9A1" w14:textId="77777777">
        <w:trPr>
          <w:cantSplit/>
          <w:trHeight w:val="20"/>
          <w:tblHeader/>
        </w:trPr>
        <w:tc>
          <w:tcPr>
            <w:tcW w:w="5985" w:type="dxa"/>
            <w:tcMar>
              <w:top w:w="100" w:type="dxa"/>
              <w:left w:w="100" w:type="dxa"/>
              <w:bottom w:w="100" w:type="dxa"/>
              <w:right w:w="100" w:type="dxa"/>
            </w:tcMar>
          </w:tcPr>
          <w:p w14:paraId="4D0CE296"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Heavy Trucks</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025D621F"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E28EC3E" w14:textId="77777777">
        <w:trPr>
          <w:cantSplit/>
          <w:trHeight w:val="20"/>
          <w:tblHeader/>
        </w:trPr>
        <w:tc>
          <w:tcPr>
            <w:tcW w:w="5985" w:type="dxa"/>
            <w:tcMar>
              <w:top w:w="100" w:type="dxa"/>
              <w:left w:w="100" w:type="dxa"/>
              <w:bottom w:w="100" w:type="dxa"/>
              <w:right w:w="100" w:type="dxa"/>
            </w:tcMar>
          </w:tcPr>
          <w:p w14:paraId="6F3A826F"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Tractor</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32AAD137"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00DA132" w14:textId="77777777">
        <w:trPr>
          <w:cantSplit/>
          <w:trHeight w:val="20"/>
          <w:tblHeader/>
        </w:trPr>
        <w:tc>
          <w:tcPr>
            <w:tcW w:w="5985" w:type="dxa"/>
            <w:tcMar>
              <w:top w:w="100" w:type="dxa"/>
              <w:left w:w="100" w:type="dxa"/>
              <w:bottom w:w="100" w:type="dxa"/>
              <w:right w:w="100" w:type="dxa"/>
            </w:tcMar>
          </w:tcPr>
          <w:p w14:paraId="62FBE861"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Ambulances</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750EB39E"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1</w:t>
            </w:r>
          </w:p>
        </w:tc>
      </w:tr>
      <w:tr w:rsidR="006463CD" w:rsidRPr="009807EB" w14:paraId="5842EE17" w14:textId="77777777">
        <w:trPr>
          <w:cantSplit/>
          <w:trHeight w:val="20"/>
          <w:tblHeader/>
        </w:trPr>
        <w:tc>
          <w:tcPr>
            <w:tcW w:w="5985" w:type="dxa"/>
            <w:tcMar>
              <w:top w:w="100" w:type="dxa"/>
              <w:left w:w="100" w:type="dxa"/>
              <w:bottom w:w="100" w:type="dxa"/>
              <w:right w:w="100" w:type="dxa"/>
            </w:tcMar>
          </w:tcPr>
          <w:p w14:paraId="35EDCB1D"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Mobile mortuaries</w:t>
            </w:r>
          </w:p>
        </w:tc>
        <w:tc>
          <w:tcPr>
            <w:tcW w:w="3165" w:type="dxa"/>
            <w:tcBorders>
              <w:top w:val="nil"/>
              <w:left w:val="single" w:sz="4" w:space="0" w:color="BFBFBF"/>
              <w:bottom w:val="single" w:sz="4" w:space="0" w:color="BFBFBF"/>
              <w:right w:val="single" w:sz="4" w:space="0" w:color="BFBFBF"/>
            </w:tcBorders>
            <w:tcMar>
              <w:top w:w="100" w:type="dxa"/>
              <w:left w:w="100" w:type="dxa"/>
              <w:bottom w:w="100" w:type="dxa"/>
              <w:right w:w="100" w:type="dxa"/>
            </w:tcMar>
          </w:tcPr>
          <w:p w14:paraId="7E95EA1A"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2</w:t>
            </w:r>
          </w:p>
        </w:tc>
      </w:tr>
      <w:tr w:rsidR="006463CD" w:rsidRPr="009807EB" w14:paraId="1430CD2D" w14:textId="77777777">
        <w:trPr>
          <w:cantSplit/>
          <w:trHeight w:val="20"/>
          <w:tblHeader/>
        </w:trPr>
        <w:tc>
          <w:tcPr>
            <w:tcW w:w="5985" w:type="dxa"/>
            <w:tcMar>
              <w:top w:w="100" w:type="dxa"/>
              <w:left w:w="100" w:type="dxa"/>
              <w:bottom w:w="100" w:type="dxa"/>
              <w:right w:w="100" w:type="dxa"/>
            </w:tcMar>
          </w:tcPr>
          <w:p w14:paraId="1AB4D1EF"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Boats</w:t>
            </w:r>
          </w:p>
        </w:tc>
        <w:tc>
          <w:tcPr>
            <w:tcW w:w="3165" w:type="dxa"/>
            <w:tcMar>
              <w:top w:w="100" w:type="dxa"/>
              <w:left w:w="100" w:type="dxa"/>
              <w:bottom w:w="100" w:type="dxa"/>
              <w:right w:w="100" w:type="dxa"/>
            </w:tcMar>
          </w:tcPr>
          <w:p w14:paraId="25E66EAE"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92F57A5" w14:textId="77777777">
        <w:trPr>
          <w:cantSplit/>
          <w:trHeight w:val="20"/>
          <w:tblHeader/>
        </w:trPr>
        <w:tc>
          <w:tcPr>
            <w:tcW w:w="5985" w:type="dxa"/>
            <w:tcMar>
              <w:top w:w="100" w:type="dxa"/>
              <w:left w:w="100" w:type="dxa"/>
              <w:bottom w:w="100" w:type="dxa"/>
              <w:right w:w="100" w:type="dxa"/>
            </w:tcMar>
          </w:tcPr>
          <w:p w14:paraId="2F3BE129"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Taxi service</w:t>
            </w:r>
          </w:p>
        </w:tc>
        <w:tc>
          <w:tcPr>
            <w:tcW w:w="3165" w:type="dxa"/>
            <w:tcMar>
              <w:top w:w="100" w:type="dxa"/>
              <w:left w:w="100" w:type="dxa"/>
              <w:bottom w:w="100" w:type="dxa"/>
              <w:right w:w="100" w:type="dxa"/>
            </w:tcMar>
          </w:tcPr>
          <w:p w14:paraId="2739A302"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rPr>
              <w:t>25</w:t>
            </w:r>
          </w:p>
        </w:tc>
      </w:tr>
    </w:tbl>
    <w:p w14:paraId="58423F90" w14:textId="77777777" w:rsidR="006463CD" w:rsidRPr="009807EB" w:rsidRDefault="00E84D3F">
      <w:pPr>
        <w:spacing w:before="240" w:after="240"/>
        <w:ind w:right="600"/>
        <w:rPr>
          <w:rFonts w:ascii="Times New Roman" w:eastAsia="Calibri" w:hAnsi="Times New Roman" w:cs="Times New Roman"/>
          <w:color w:val="000000"/>
        </w:rPr>
      </w:pPr>
      <w:r w:rsidRPr="009807EB">
        <w:rPr>
          <w:rFonts w:ascii="Times New Roman" w:eastAsia="Calibri" w:hAnsi="Times New Roman" w:cs="Times New Roman"/>
          <w:b/>
          <w:bCs/>
          <w:color w:val="000000"/>
        </w:rPr>
        <w:t>Note:</w:t>
      </w:r>
      <w:r w:rsidRPr="009807EB">
        <w:rPr>
          <w:rFonts w:ascii="Times New Roman" w:eastAsia="Calibri" w:hAnsi="Times New Roman" w:cs="Times New Roman"/>
          <w:color w:val="000000"/>
        </w:rPr>
        <w:t xml:space="preserve"> For specific details regarding vehicle owners </w:t>
      </w:r>
      <w:proofErr w:type="gramStart"/>
      <w:r w:rsidRPr="009807EB">
        <w:rPr>
          <w:rFonts w:ascii="Times New Roman" w:eastAsia="Calibri" w:hAnsi="Times New Roman" w:cs="Times New Roman"/>
          <w:color w:val="000000"/>
        </w:rPr>
        <w:t>and  contact</w:t>
      </w:r>
      <w:proofErr w:type="gramEnd"/>
      <w:r w:rsidRPr="009807EB">
        <w:rPr>
          <w:rFonts w:ascii="Times New Roman" w:eastAsia="Calibri" w:hAnsi="Times New Roman" w:cs="Times New Roman"/>
          <w:color w:val="000000"/>
        </w:rPr>
        <w:t xml:space="preserve"> information, please refer to </w:t>
      </w:r>
      <w:r w:rsidRPr="009807EB">
        <w:rPr>
          <w:rFonts w:ascii="Times New Roman" w:eastAsia="Calibri" w:hAnsi="Times New Roman" w:cs="Times New Roman"/>
          <w:b/>
          <w:bCs/>
          <w:color w:val="000000"/>
        </w:rPr>
        <w:t>Annexure [X]</w:t>
      </w:r>
      <w:r w:rsidRPr="009807EB">
        <w:rPr>
          <w:rFonts w:ascii="Times New Roman" w:eastAsia="Calibri" w:hAnsi="Times New Roman" w:cs="Times New Roman"/>
          <w:color w:val="000000"/>
        </w:rPr>
        <w:t>.</w:t>
      </w:r>
    </w:p>
    <w:p w14:paraId="008D635D" w14:textId="77777777" w:rsidR="006463CD" w:rsidRPr="009807EB" w:rsidRDefault="00E84D3F">
      <w:pPr>
        <w:pStyle w:val="Heading1"/>
        <w:spacing w:before="240" w:after="240" w:line="360" w:lineRule="auto"/>
        <w:ind w:left="360"/>
        <w:jc w:val="center"/>
        <w:rPr>
          <w:rFonts w:ascii="Times New Roman" w:eastAsia="Calibri" w:hAnsi="Times New Roman" w:cs="Times New Roman"/>
          <w:color w:val="000000"/>
          <w:sz w:val="20"/>
          <w:szCs w:val="20"/>
        </w:rPr>
      </w:pPr>
      <w:bookmarkStart w:id="30" w:name="_heading=h.ry7u8oq52d1m" w:colFirst="0" w:colLast="0"/>
      <w:bookmarkEnd w:id="30"/>
      <w:r w:rsidRPr="009807EB">
        <w:rPr>
          <w:rFonts w:ascii="Times New Roman" w:eastAsia="Calibri" w:hAnsi="Times New Roman" w:cs="Times New Roman"/>
          <w:color w:val="000000"/>
          <w:sz w:val="6"/>
          <w:szCs w:val="6"/>
        </w:rPr>
        <w:t xml:space="preserve"> </w:t>
      </w:r>
      <w:r w:rsidRPr="009807EB">
        <w:rPr>
          <w:rFonts w:ascii="Times New Roman" w:eastAsia="Calibri" w:hAnsi="Times New Roman" w:cs="Times New Roman"/>
          <w:color w:val="000000"/>
          <w:sz w:val="20"/>
          <w:szCs w:val="20"/>
        </w:rPr>
        <w:t>ONE HEALTH &amp; ENVIRONMENTAL SURVEILLANCE</w:t>
      </w:r>
    </w:p>
    <w:p w14:paraId="4B29976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One Health method integrates environmental, animal, and human health to enable proactive pandemic preparedness. Panchayat-level surveillance needs to be improved </w:t>
      </w:r>
      <w:proofErr w:type="gramStart"/>
      <w:r w:rsidRPr="009807EB">
        <w:rPr>
          <w:rFonts w:ascii="Times New Roman" w:eastAsia="Calibri" w:hAnsi="Times New Roman" w:cs="Times New Roman"/>
          <w:color w:val="000000"/>
        </w:rPr>
        <w:t>in order to</w:t>
      </w:r>
      <w:proofErr w:type="gramEnd"/>
      <w:r w:rsidRPr="009807EB">
        <w:rPr>
          <w:rFonts w:ascii="Times New Roman" w:eastAsia="Calibri" w:hAnsi="Times New Roman" w:cs="Times New Roman"/>
          <w:color w:val="000000"/>
        </w:rPr>
        <w:t xml:space="preserve"> detect and treat zoonotic and environmentally generated diseases early. Surveillance is strengthened through systematic assessment of animal populations, veterinary infrastructure, poultry and slaughter facilities, inter-sectoral coordination, and specialised tools like avian influenza seasonality mapping using GIS in previous outbreaks to enable predictive alerts and ward-specific sampling to support effective pandemic preparedness in high-risk areas like </w:t>
      </w:r>
    </w:p>
    <w:p w14:paraId="15A292EE" w14:textId="77777777" w:rsidR="006463CD" w:rsidRPr="009807EB" w:rsidRDefault="00E84D3F">
      <w:pPr>
        <w:pStyle w:val="Heading2"/>
        <w:rPr>
          <w:rFonts w:ascii="Times New Roman" w:eastAsia="Calibri" w:hAnsi="Times New Roman" w:cs="Times New Roman"/>
          <w:color w:val="000000"/>
          <w:sz w:val="24"/>
          <w:szCs w:val="24"/>
        </w:rPr>
      </w:pPr>
      <w:bookmarkStart w:id="31" w:name="_heading=h.nro4zw7t2gz6" w:colFirst="0" w:colLast="0"/>
      <w:bookmarkEnd w:id="31"/>
      <w:r w:rsidRPr="009807EB">
        <w:rPr>
          <w:rFonts w:ascii="Times New Roman" w:eastAsia="Calibri" w:hAnsi="Times New Roman" w:cs="Times New Roman"/>
          <w:color w:val="000000"/>
          <w:sz w:val="24"/>
          <w:szCs w:val="24"/>
        </w:rPr>
        <w:t>Animal &amp; Bird Population</w:t>
      </w:r>
    </w:p>
    <w:p w14:paraId="18EB761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Mapping animal and bird populations at the Panchayat level is essential for identifying and prioritising zoonotic disease hazards like rabies, avian influenza (H5N1), leptospirosis, anthrax, </w:t>
      </w:r>
      <w:r w:rsidRPr="009807EB">
        <w:rPr>
          <w:rFonts w:ascii="Times New Roman" w:eastAsia="Calibri" w:hAnsi="Times New Roman" w:cs="Times New Roman"/>
          <w:color w:val="000000"/>
        </w:rPr>
        <w:lastRenderedPageBreak/>
        <w:t>and Nipah-like spillover occurrences. Risk classification, targeted surveillance, vaccination planning, and early epidemic detection made feasible by comprehensive population mapping all enhance One Health-based pandemic preparedness.</w:t>
      </w:r>
    </w:p>
    <w:p w14:paraId="1C1E7B6B" w14:textId="77777777" w:rsidR="006463CD" w:rsidRPr="009807EB" w:rsidRDefault="006463CD">
      <w:pPr>
        <w:rPr>
          <w:rFonts w:ascii="Times New Roman" w:eastAsia="Calibri" w:hAnsi="Times New Roman" w:cs="Times New Roman"/>
          <w:color w:val="000000"/>
          <w:sz w:val="16"/>
          <w:szCs w:val="16"/>
        </w:rPr>
      </w:pPr>
    </w:p>
    <w:tbl>
      <w:tblPr>
        <w:tblStyle w:val="Style264"/>
        <w:tblW w:w="9405" w:type="dxa"/>
        <w:tblInd w:w="-100" w:type="dxa"/>
        <w:tblLayout w:type="fixed"/>
        <w:tblLook w:val="04A0" w:firstRow="1" w:lastRow="0" w:firstColumn="1" w:lastColumn="0" w:noHBand="0" w:noVBand="1"/>
      </w:tblPr>
      <w:tblGrid>
        <w:gridCol w:w="2055"/>
        <w:gridCol w:w="2745"/>
        <w:gridCol w:w="2145"/>
        <w:gridCol w:w="2460"/>
      </w:tblGrid>
      <w:tr w:rsidR="006463CD" w:rsidRPr="009807EB" w14:paraId="7D450BDF" w14:textId="77777777">
        <w:trPr>
          <w:cantSplit/>
          <w:trHeight w:val="20"/>
          <w:tblHeader/>
        </w:trPr>
        <w:tc>
          <w:tcPr>
            <w:tcW w:w="20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87185A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Category</w:t>
            </w:r>
          </w:p>
        </w:tc>
        <w:tc>
          <w:tcPr>
            <w:tcW w:w="27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620F99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Item</w:t>
            </w:r>
          </w:p>
        </w:tc>
        <w:tc>
          <w:tcPr>
            <w:tcW w:w="21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A14BA61"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b/>
                <w:bCs/>
                <w:color w:val="000000"/>
              </w:rPr>
              <w:t>Estimated Population</w:t>
            </w:r>
          </w:p>
        </w:tc>
        <w:tc>
          <w:tcPr>
            <w:tcW w:w="246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83ED382"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b/>
                <w:bCs/>
                <w:color w:val="000000"/>
              </w:rPr>
              <w:t>Wards</w:t>
            </w:r>
          </w:p>
        </w:tc>
      </w:tr>
      <w:tr w:rsidR="006463CD" w:rsidRPr="009807EB" w14:paraId="53794247" w14:textId="77777777">
        <w:trPr>
          <w:cantSplit/>
          <w:trHeight w:val="20"/>
          <w:tblHeader/>
        </w:trPr>
        <w:tc>
          <w:tcPr>
            <w:tcW w:w="2055" w:type="dxa"/>
            <w:vMerge w:val="restart"/>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E56E8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Animal Population</w:t>
            </w: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CF4A39"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Livestock (Cattle/Goats/Buffalo)</w:t>
            </w:r>
          </w:p>
        </w:tc>
        <w:tc>
          <w:tcPr>
            <w:tcW w:w="214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735F6A9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8808</w:t>
            </w:r>
          </w:p>
        </w:tc>
        <w:tc>
          <w:tcPr>
            <w:tcW w:w="246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E88DC54"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ALL</w:t>
            </w:r>
          </w:p>
        </w:tc>
      </w:tr>
      <w:tr w:rsidR="006463CD" w:rsidRPr="009807EB" w14:paraId="28A6BFB4"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F08DBC" w14:textId="77777777" w:rsidR="006463CD" w:rsidRPr="009807EB" w:rsidRDefault="006463CD">
            <w:pPr>
              <w:widowControl w:val="0"/>
              <w:jc w:val="left"/>
              <w:rPr>
                <w:rFonts w:ascii="Times New Roman" w:eastAsia="Calibri"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7A4D5F"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Pet Animals (Dogs/Cats)</w:t>
            </w:r>
          </w:p>
        </w:tc>
        <w:tc>
          <w:tcPr>
            <w:tcW w:w="214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EF71AE4"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6836</w:t>
            </w:r>
          </w:p>
        </w:tc>
        <w:tc>
          <w:tcPr>
            <w:tcW w:w="2460" w:type="dxa"/>
            <w:tcBorders>
              <w:top w:val="nil"/>
              <w:left w:val="nil"/>
              <w:bottom w:val="single" w:sz="4" w:space="0" w:color="DDDDDD"/>
              <w:right w:val="single" w:sz="4" w:space="0" w:color="DDDDDD"/>
            </w:tcBorders>
            <w:tcMar>
              <w:top w:w="120" w:type="dxa"/>
              <w:left w:w="120" w:type="dxa"/>
              <w:bottom w:w="120" w:type="dxa"/>
              <w:right w:w="120" w:type="dxa"/>
            </w:tcMar>
          </w:tcPr>
          <w:p w14:paraId="58CF6D7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ALL</w:t>
            </w:r>
          </w:p>
        </w:tc>
      </w:tr>
      <w:tr w:rsidR="006463CD" w:rsidRPr="009807EB" w14:paraId="305F3BF3"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151796" w14:textId="77777777" w:rsidR="006463CD" w:rsidRPr="009807EB" w:rsidRDefault="006463CD">
            <w:pPr>
              <w:widowControl w:val="0"/>
              <w:jc w:val="left"/>
              <w:rPr>
                <w:rFonts w:ascii="Times New Roman" w:eastAsia="Calibri"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369BFF"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Stray Dog Population</w:t>
            </w:r>
          </w:p>
        </w:tc>
        <w:tc>
          <w:tcPr>
            <w:tcW w:w="2145"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E0B82E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4243</w:t>
            </w:r>
          </w:p>
        </w:tc>
        <w:tc>
          <w:tcPr>
            <w:tcW w:w="2460" w:type="dxa"/>
            <w:tcBorders>
              <w:top w:val="nil"/>
              <w:left w:val="nil"/>
              <w:bottom w:val="single" w:sz="4" w:space="0" w:color="DDDDDD"/>
              <w:right w:val="single" w:sz="4" w:space="0" w:color="DDDDDD"/>
            </w:tcBorders>
            <w:tcMar>
              <w:top w:w="120" w:type="dxa"/>
              <w:left w:w="120" w:type="dxa"/>
              <w:bottom w:w="120" w:type="dxa"/>
              <w:right w:w="120" w:type="dxa"/>
            </w:tcMar>
          </w:tcPr>
          <w:p w14:paraId="3AAA3FD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ALL</w:t>
            </w:r>
          </w:p>
        </w:tc>
      </w:tr>
      <w:tr w:rsidR="006463CD" w:rsidRPr="009807EB" w14:paraId="4A4C290B"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8B98E4" w14:textId="77777777" w:rsidR="006463CD" w:rsidRPr="009807EB" w:rsidRDefault="006463CD">
            <w:pPr>
              <w:widowControl w:val="0"/>
              <w:jc w:val="left"/>
              <w:rPr>
                <w:rFonts w:ascii="Times New Roman" w:eastAsia="Calibri"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7544D6"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Pig Farms (Number of heads)</w:t>
            </w:r>
          </w:p>
        </w:tc>
        <w:tc>
          <w:tcPr>
            <w:tcW w:w="2145"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2BDE8FB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500</w:t>
            </w:r>
          </w:p>
        </w:tc>
        <w:tc>
          <w:tcPr>
            <w:tcW w:w="246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43B8439" w14:textId="77777777" w:rsidR="006463CD" w:rsidRPr="009807EB" w:rsidRDefault="006463CD">
            <w:pPr>
              <w:spacing w:before="240" w:after="240"/>
              <w:rPr>
                <w:rFonts w:ascii="Times New Roman" w:eastAsia="Calibri" w:hAnsi="Times New Roman" w:cs="Times New Roman"/>
                <w:color w:val="000000"/>
              </w:rPr>
            </w:pPr>
          </w:p>
        </w:tc>
      </w:tr>
      <w:tr w:rsidR="006463CD" w:rsidRPr="009807EB" w14:paraId="24F70BEF" w14:textId="77777777">
        <w:trPr>
          <w:cantSplit/>
          <w:trHeight w:val="20"/>
          <w:tblHeader/>
        </w:trPr>
        <w:tc>
          <w:tcPr>
            <w:tcW w:w="20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CF5686" w14:textId="77777777" w:rsidR="006463CD" w:rsidRPr="009807EB" w:rsidRDefault="006463CD">
            <w:pPr>
              <w:rPr>
                <w:rFonts w:ascii="Times New Roman" w:eastAsia="Calibri"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37301E"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Small Units (Sheep / Goats – clustered)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3DB5C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1444</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D738D0E" w14:textId="77777777" w:rsidR="006463CD" w:rsidRPr="009807EB" w:rsidRDefault="006463CD">
            <w:pPr>
              <w:rPr>
                <w:rFonts w:ascii="Times New Roman" w:eastAsia="Calibri" w:hAnsi="Times New Roman" w:cs="Times New Roman"/>
                <w:color w:val="000000"/>
              </w:rPr>
            </w:pPr>
          </w:p>
        </w:tc>
      </w:tr>
      <w:tr w:rsidR="006463CD" w:rsidRPr="009807EB" w14:paraId="5FF6125D" w14:textId="77777777">
        <w:trPr>
          <w:cantSplit/>
          <w:trHeight w:val="20"/>
          <w:tblHeader/>
        </w:trPr>
        <w:tc>
          <w:tcPr>
            <w:tcW w:w="2055" w:type="dxa"/>
            <w:vMerge w:val="restart"/>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918BF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Bird Population</w:t>
            </w: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B463A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Poultry Units (Birds)</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5F78A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16302</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A44BA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ALL</w:t>
            </w:r>
          </w:p>
        </w:tc>
      </w:tr>
      <w:tr w:rsidR="006463CD" w:rsidRPr="009807EB" w14:paraId="300F3A50"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2B606F" w14:textId="77777777" w:rsidR="006463CD" w:rsidRPr="009807EB" w:rsidRDefault="006463CD">
            <w:pPr>
              <w:widowControl w:val="0"/>
              <w:jc w:val="left"/>
              <w:rPr>
                <w:rFonts w:ascii="Times New Roman" w:eastAsia="Calibri"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1F7CA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Poultry- (FOWL)</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FFF10E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2745</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37504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 to 16</w:t>
            </w:r>
          </w:p>
        </w:tc>
      </w:tr>
      <w:tr w:rsidR="006463CD" w:rsidRPr="009807EB" w14:paraId="31AE6C18"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3CE155" w14:textId="77777777" w:rsidR="006463CD" w:rsidRPr="009807EB" w:rsidRDefault="006463CD">
            <w:pPr>
              <w:widowControl w:val="0"/>
              <w:jc w:val="left"/>
              <w:rPr>
                <w:rFonts w:ascii="Times New Roman" w:eastAsia="Calibri"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9D64A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Wild/Migratory Birds (Observed)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2B2E4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9B9BA3" w14:textId="77777777" w:rsidR="006463CD" w:rsidRPr="009807EB" w:rsidRDefault="006463CD">
            <w:pPr>
              <w:rPr>
                <w:rFonts w:ascii="Times New Roman" w:eastAsia="Calibri" w:hAnsi="Times New Roman" w:cs="Times New Roman"/>
                <w:color w:val="000000"/>
              </w:rPr>
            </w:pPr>
          </w:p>
        </w:tc>
      </w:tr>
      <w:tr w:rsidR="006463CD" w:rsidRPr="009807EB" w14:paraId="3E00CC5C" w14:textId="77777777">
        <w:trPr>
          <w:cantSplit/>
          <w:trHeight w:val="20"/>
          <w:tblHeader/>
        </w:trPr>
        <w:tc>
          <w:tcPr>
            <w:tcW w:w="2055" w:type="dxa"/>
            <w:vMerge/>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75B12F" w14:textId="77777777" w:rsidR="006463CD" w:rsidRPr="009807EB" w:rsidRDefault="006463CD">
            <w:pPr>
              <w:widowControl w:val="0"/>
              <w:jc w:val="left"/>
              <w:rPr>
                <w:rFonts w:ascii="Times New Roman" w:eastAsia="Calibri" w:hAnsi="Times New Roman" w:cs="Times New Roman"/>
                <w:color w:val="000000"/>
              </w:rPr>
            </w:pPr>
          </w:p>
        </w:tc>
        <w:tc>
          <w:tcPr>
            <w:tcW w:w="27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1B111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Crow Mortality Events (Reported)</w:t>
            </w:r>
          </w:p>
        </w:tc>
        <w:tc>
          <w:tcPr>
            <w:tcW w:w="21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6BA85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24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25537E" w14:textId="77777777" w:rsidR="006463CD" w:rsidRPr="009807EB" w:rsidRDefault="006463CD">
            <w:pPr>
              <w:rPr>
                <w:rFonts w:ascii="Times New Roman" w:eastAsia="Calibri" w:hAnsi="Times New Roman" w:cs="Times New Roman"/>
                <w:color w:val="000000"/>
              </w:rPr>
            </w:pPr>
          </w:p>
        </w:tc>
      </w:tr>
    </w:tbl>
    <w:p w14:paraId="3FACB91E" w14:textId="77777777" w:rsidR="006463CD" w:rsidRPr="009807EB" w:rsidRDefault="006463CD">
      <w:pPr>
        <w:rPr>
          <w:rFonts w:ascii="Times New Roman" w:eastAsia="Calibri" w:hAnsi="Times New Roman" w:cs="Times New Roman"/>
          <w:color w:val="000000"/>
          <w:sz w:val="16"/>
          <w:szCs w:val="16"/>
        </w:rPr>
      </w:pPr>
    </w:p>
    <w:p w14:paraId="6046899D" w14:textId="77777777" w:rsidR="006463CD" w:rsidRPr="009807EB" w:rsidRDefault="006463CD">
      <w:pPr>
        <w:rPr>
          <w:rFonts w:ascii="Times New Roman" w:eastAsia="Calibri" w:hAnsi="Times New Roman" w:cs="Times New Roman"/>
          <w:color w:val="000000"/>
          <w:sz w:val="16"/>
          <w:szCs w:val="16"/>
        </w:rPr>
      </w:pPr>
    </w:p>
    <w:p w14:paraId="0D1A4473" w14:textId="77777777" w:rsidR="006463CD" w:rsidRPr="009807EB" w:rsidRDefault="00E84D3F">
      <w:pPr>
        <w:spacing w:before="240" w:after="240"/>
        <w:rPr>
          <w:rFonts w:ascii="Times New Roman" w:eastAsia="Calibri" w:hAnsi="Times New Roman" w:cs="Times New Roman"/>
          <w:color w:val="000000"/>
          <w:highlight w:val="white"/>
        </w:rPr>
      </w:pPr>
      <w:r w:rsidRPr="009807EB">
        <w:rPr>
          <w:rFonts w:ascii="Times New Roman" w:eastAsia="Calibri" w:hAnsi="Times New Roman" w:cs="Times New Roman"/>
          <w:color w:val="000000"/>
          <w:highlight w:val="white"/>
        </w:rPr>
        <w:t xml:space="preserve">The main risk of zoonotic diseases </w:t>
      </w:r>
      <w:proofErr w:type="gramStart"/>
      <w:r w:rsidRPr="009807EB">
        <w:rPr>
          <w:rFonts w:ascii="Times New Roman" w:eastAsia="Calibri" w:hAnsi="Times New Roman" w:cs="Times New Roman"/>
          <w:color w:val="000000"/>
          <w:highlight w:val="white"/>
        </w:rPr>
        <w:t xml:space="preserve">in </w:t>
      </w:r>
      <w:r w:rsidRPr="009807EB">
        <w:rPr>
          <w:rFonts w:ascii="Times New Roman" w:eastAsia="Calibri" w:hAnsi="Times New Roman" w:cs="Times New Roman"/>
          <w:b/>
          <w:bCs/>
          <w:highlight w:val="white"/>
        </w:rPr>
        <w:t xml:space="preserve"> MUTHUKULAM</w:t>
      </w:r>
      <w:proofErr w:type="gramEnd"/>
      <w:r w:rsidRPr="009807EB">
        <w:rPr>
          <w:rFonts w:ascii="Times New Roman" w:eastAsia="Calibri" w:hAnsi="Times New Roman" w:cs="Times New Roman"/>
          <w:b/>
          <w:bCs/>
          <w:highlight w:val="white"/>
        </w:rPr>
        <w:t xml:space="preserve"> </w:t>
      </w:r>
      <w:r w:rsidRPr="009807EB">
        <w:rPr>
          <w:rFonts w:ascii="Times New Roman" w:eastAsia="Calibri" w:hAnsi="Times New Roman" w:cs="Times New Roman"/>
          <w:color w:val="000000"/>
          <w:highlight w:val="white"/>
        </w:rPr>
        <w:t xml:space="preserve"> is concentrated in </w:t>
      </w:r>
      <w:r w:rsidRPr="009807EB">
        <w:rPr>
          <w:rFonts w:ascii="Times New Roman" w:eastAsia="Calibri" w:hAnsi="Times New Roman" w:cs="Times New Roman"/>
          <w:b/>
          <w:bCs/>
          <w:color w:val="000000"/>
          <w:highlight w:val="white"/>
        </w:rPr>
        <w:t>Wards</w:t>
      </w:r>
      <w:r w:rsidRPr="009807EB">
        <w:rPr>
          <w:rFonts w:ascii="Times New Roman" w:eastAsia="Calibri" w:hAnsi="Times New Roman" w:cs="Times New Roman"/>
          <w:color w:val="000000"/>
          <w:highlight w:val="white"/>
        </w:rPr>
        <w:t xml:space="preserve"> which is explained by the high density of pig farms, cattle congregation areas, and poultry units. The stray dog population in </w:t>
      </w:r>
      <w:r w:rsidRPr="009807EB">
        <w:rPr>
          <w:rFonts w:ascii="Times New Roman" w:eastAsia="Calibri" w:hAnsi="Times New Roman" w:cs="Times New Roman"/>
          <w:b/>
          <w:bCs/>
          <w:color w:val="000000"/>
          <w:highlight w:val="white"/>
        </w:rPr>
        <w:t xml:space="preserve">market areas, fish landing sites, bus stations </w:t>
      </w:r>
      <w:proofErr w:type="gramStart"/>
      <w:r w:rsidRPr="009807EB">
        <w:rPr>
          <w:rFonts w:ascii="Times New Roman" w:eastAsia="Calibri" w:hAnsi="Times New Roman" w:cs="Times New Roman"/>
          <w:color w:val="000000"/>
          <w:highlight w:val="white"/>
        </w:rPr>
        <w:t>continues</w:t>
      </w:r>
      <w:proofErr w:type="gramEnd"/>
      <w:r w:rsidRPr="009807EB">
        <w:rPr>
          <w:rFonts w:ascii="Times New Roman" w:eastAsia="Calibri" w:hAnsi="Times New Roman" w:cs="Times New Roman"/>
          <w:color w:val="000000"/>
          <w:highlight w:val="white"/>
        </w:rPr>
        <w:t xml:space="preserve"> to be a substantial problem for rabies surveillance and bite prevention. There is a considerable risk of avian influenza introduction and amplification during </w:t>
      </w:r>
      <w:r w:rsidRPr="009807EB">
        <w:rPr>
          <w:rFonts w:ascii="Times New Roman" w:eastAsia="Calibri" w:hAnsi="Times New Roman" w:cs="Times New Roman"/>
          <w:b/>
          <w:bCs/>
          <w:color w:val="000000"/>
          <w:highlight w:val="white"/>
        </w:rPr>
        <w:t xml:space="preserve">November - December </w:t>
      </w:r>
      <w:r w:rsidRPr="009807EB">
        <w:rPr>
          <w:rFonts w:ascii="Times New Roman" w:eastAsia="Calibri" w:hAnsi="Times New Roman" w:cs="Times New Roman"/>
          <w:color w:val="000000"/>
          <w:highlight w:val="white"/>
        </w:rPr>
        <w:t>due to the seasonal presence of migratory and resident water birds near</w:t>
      </w:r>
      <w:r w:rsidRPr="009807EB">
        <w:rPr>
          <w:rFonts w:ascii="Times New Roman" w:eastAsia="Calibri" w:hAnsi="Times New Roman" w:cs="Times New Roman"/>
          <w:b/>
          <w:bCs/>
          <w:color w:val="000000"/>
          <w:highlight w:val="white"/>
        </w:rPr>
        <w:t xml:space="preserve"> ponds/ canal / river / backwater / paddy </w:t>
      </w:r>
      <w:r w:rsidRPr="009807EB">
        <w:rPr>
          <w:rFonts w:ascii="Times New Roman" w:eastAsia="Calibri" w:hAnsi="Times New Roman" w:cs="Times New Roman"/>
          <w:b/>
          <w:bCs/>
          <w:color w:val="000000"/>
          <w:highlight w:val="white"/>
        </w:rPr>
        <w:lastRenderedPageBreak/>
        <w:t>field</w:t>
      </w:r>
      <w:r w:rsidRPr="009807EB">
        <w:rPr>
          <w:rFonts w:ascii="Times New Roman" w:eastAsia="Calibri" w:hAnsi="Times New Roman" w:cs="Times New Roman"/>
          <w:color w:val="000000"/>
          <w:highlight w:val="white"/>
        </w:rPr>
        <w:t>. Clusters of pig farms and animal shelters vulnerable to flooding further raise the risk of leptospirosis and other zoonoses mediated by the environment, especially during monsoon floods.</w:t>
      </w:r>
    </w:p>
    <w:p w14:paraId="43C09F48" w14:textId="77777777" w:rsidR="006463CD" w:rsidRPr="009807EB" w:rsidRDefault="00E84D3F">
      <w:pPr>
        <w:pStyle w:val="Heading2"/>
        <w:rPr>
          <w:rFonts w:ascii="Times New Roman" w:eastAsia="Calibri" w:hAnsi="Times New Roman" w:cs="Times New Roman"/>
          <w:color w:val="000000"/>
          <w:sz w:val="24"/>
          <w:szCs w:val="24"/>
        </w:rPr>
      </w:pPr>
      <w:bookmarkStart w:id="32" w:name="_heading=h.wsl66i5rgz9" w:colFirst="0" w:colLast="0"/>
      <w:bookmarkEnd w:id="32"/>
      <w:r w:rsidRPr="009807EB">
        <w:rPr>
          <w:rFonts w:ascii="Times New Roman" w:eastAsia="Calibri" w:hAnsi="Times New Roman" w:cs="Times New Roman"/>
          <w:color w:val="000000"/>
          <w:sz w:val="24"/>
          <w:szCs w:val="24"/>
        </w:rPr>
        <w:t xml:space="preserve">Veterinary Infrastructure </w:t>
      </w:r>
    </w:p>
    <w:p w14:paraId="4FAB6D24"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Veterinary institutions are a core pillar of One Health surveillance, enabling early zoonotic disease detection through vaccination, investigation of unusual animal illness or deaths, sample collection, and timely outbreak reporting. A well-mapped and responsive veterinary network strengthens coordination with human health and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systems, ensuring rapid response during zoonotic events and pandemics.</w:t>
      </w:r>
    </w:p>
    <w:tbl>
      <w:tblPr>
        <w:tblStyle w:val="Style265"/>
        <w:tblW w:w="9825" w:type="dxa"/>
        <w:tblInd w:w="-100" w:type="dxa"/>
        <w:tblLayout w:type="fixed"/>
        <w:tblLook w:val="04A0" w:firstRow="1" w:lastRow="0" w:firstColumn="1" w:lastColumn="0" w:noHBand="0" w:noVBand="1"/>
      </w:tblPr>
      <w:tblGrid>
        <w:gridCol w:w="2490"/>
        <w:gridCol w:w="2040"/>
        <w:gridCol w:w="2085"/>
        <w:gridCol w:w="1410"/>
        <w:gridCol w:w="1800"/>
      </w:tblGrid>
      <w:tr w:rsidR="006463CD" w:rsidRPr="009807EB" w14:paraId="5DAC2404"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7E86CBB3"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Facility Type</w:t>
            </w:r>
          </w:p>
        </w:tc>
        <w:tc>
          <w:tcPr>
            <w:tcW w:w="20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14419920"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Name of Facility</w:t>
            </w:r>
          </w:p>
        </w:tc>
        <w:tc>
          <w:tcPr>
            <w:tcW w:w="20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339C2749"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Ownership Govt / Pvt</w:t>
            </w:r>
          </w:p>
        </w:tc>
        <w:tc>
          <w:tcPr>
            <w:tcW w:w="14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089BDA03" w14:textId="77777777" w:rsidR="006463CD" w:rsidRPr="009807EB" w:rsidRDefault="00E84D3F">
            <w:pPr>
              <w:jc w:val="center"/>
              <w:rPr>
                <w:rFonts w:ascii="Times New Roman" w:eastAsia="Calibri" w:hAnsi="Times New Roman" w:cs="Times New Roman"/>
                <w:b/>
                <w:bCs/>
                <w:color w:val="000000"/>
              </w:rPr>
            </w:pPr>
            <w:proofErr w:type="gramStart"/>
            <w:r w:rsidRPr="009807EB">
              <w:rPr>
                <w:rFonts w:ascii="Times New Roman" w:eastAsia="Calibri" w:hAnsi="Times New Roman" w:cs="Times New Roman"/>
                <w:b/>
                <w:bCs/>
                <w:color w:val="000000"/>
              </w:rPr>
              <w:t>Location(</w:t>
            </w:r>
            <w:proofErr w:type="gramEnd"/>
            <w:r w:rsidRPr="009807EB">
              <w:rPr>
                <w:rFonts w:ascii="Times New Roman" w:eastAsia="Calibri" w:hAnsi="Times New Roman" w:cs="Times New Roman"/>
                <w:b/>
                <w:bCs/>
                <w:color w:val="000000"/>
              </w:rPr>
              <w:t>Ward No)</w:t>
            </w:r>
          </w:p>
        </w:tc>
        <w:tc>
          <w:tcPr>
            <w:tcW w:w="18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vAlign w:val="center"/>
          </w:tcPr>
          <w:p w14:paraId="5E076B4C"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Contact number</w:t>
            </w:r>
          </w:p>
        </w:tc>
      </w:tr>
      <w:tr w:rsidR="006463CD" w:rsidRPr="009807EB" w14:paraId="11F478F8"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EE8C63"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Veterinary Dispensary</w:t>
            </w:r>
          </w:p>
        </w:tc>
        <w:tc>
          <w:tcPr>
            <w:tcW w:w="204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6D8C911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4</w:t>
            </w:r>
          </w:p>
        </w:tc>
        <w:tc>
          <w:tcPr>
            <w:tcW w:w="208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4A8465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gov</w:t>
            </w:r>
          </w:p>
        </w:tc>
        <w:tc>
          <w:tcPr>
            <w:tcW w:w="141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69EC5E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15,3,6</w:t>
            </w:r>
          </w:p>
        </w:tc>
        <w:tc>
          <w:tcPr>
            <w:tcW w:w="180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141C04E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9447075699</w:t>
            </w:r>
          </w:p>
        </w:tc>
      </w:tr>
      <w:tr w:rsidR="006463CD" w:rsidRPr="009807EB" w14:paraId="733411C3"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D18946"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Veterinary Hospital / Polyclinic</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8C31B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2</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5B6FD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GOV</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DDDCA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3</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66B4D5" w14:textId="77777777" w:rsidR="006463CD" w:rsidRPr="009807EB" w:rsidRDefault="006463CD">
            <w:pPr>
              <w:rPr>
                <w:rFonts w:ascii="Times New Roman" w:eastAsia="Calibri" w:hAnsi="Times New Roman" w:cs="Times New Roman"/>
                <w:color w:val="000000"/>
              </w:rPr>
            </w:pPr>
          </w:p>
        </w:tc>
      </w:tr>
      <w:tr w:rsidR="006463CD" w:rsidRPr="009807EB" w14:paraId="61C275BD"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F9A637F"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Private Veterinary Clinics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E7CA2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7429A1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1E94D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D3FC057" w14:textId="77777777" w:rsidR="006463CD" w:rsidRPr="009807EB" w:rsidRDefault="006463CD">
            <w:pPr>
              <w:rPr>
                <w:rFonts w:ascii="Times New Roman" w:eastAsia="Calibri" w:hAnsi="Times New Roman" w:cs="Times New Roman"/>
                <w:color w:val="000000"/>
              </w:rPr>
            </w:pPr>
          </w:p>
        </w:tc>
      </w:tr>
      <w:tr w:rsidR="006463CD" w:rsidRPr="009807EB" w14:paraId="44031305"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2BB879"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Mobile / Emergency Vet Service (incl. night services)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50F63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016F9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220F9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BD5F6F" w14:textId="77777777" w:rsidR="006463CD" w:rsidRPr="009807EB" w:rsidRDefault="006463CD">
            <w:pPr>
              <w:rPr>
                <w:rFonts w:ascii="Times New Roman" w:eastAsia="Calibri" w:hAnsi="Times New Roman" w:cs="Times New Roman"/>
                <w:color w:val="000000"/>
              </w:rPr>
            </w:pPr>
          </w:p>
        </w:tc>
      </w:tr>
      <w:tr w:rsidR="006463CD" w:rsidRPr="009807EB" w14:paraId="30BCFC48"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FD7DA9"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Pet Homes / Animal Shelters</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BCA83E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320D2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2F76C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EC4919" w14:textId="77777777" w:rsidR="006463CD" w:rsidRPr="009807EB" w:rsidRDefault="006463CD">
            <w:pPr>
              <w:rPr>
                <w:rFonts w:ascii="Times New Roman" w:eastAsia="Calibri" w:hAnsi="Times New Roman" w:cs="Times New Roman"/>
                <w:color w:val="000000"/>
              </w:rPr>
            </w:pPr>
          </w:p>
        </w:tc>
      </w:tr>
      <w:tr w:rsidR="006463CD" w:rsidRPr="009807EB" w14:paraId="52D76EAF" w14:textId="77777777">
        <w:trPr>
          <w:cantSplit/>
          <w:trHeight w:val="20"/>
          <w:tblHeader/>
        </w:trPr>
        <w:tc>
          <w:tcPr>
            <w:tcW w:w="24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271279"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Slaughterhouse-linked Veterinary Inspection Unit</w:t>
            </w:r>
          </w:p>
        </w:tc>
        <w:tc>
          <w:tcPr>
            <w:tcW w:w="204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FC8E4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20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EA862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29F3B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0</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5769FA6" w14:textId="77777777" w:rsidR="006463CD" w:rsidRPr="009807EB" w:rsidRDefault="006463CD">
            <w:pPr>
              <w:rPr>
                <w:rFonts w:ascii="Times New Roman" w:eastAsia="Calibri" w:hAnsi="Times New Roman" w:cs="Times New Roman"/>
                <w:color w:val="000000"/>
              </w:rPr>
            </w:pPr>
          </w:p>
        </w:tc>
      </w:tr>
    </w:tbl>
    <w:p w14:paraId="2DBDFF13" w14:textId="77777777" w:rsidR="006463CD" w:rsidRPr="009807EB" w:rsidRDefault="006463CD">
      <w:pPr>
        <w:rPr>
          <w:rFonts w:ascii="Times New Roman" w:eastAsia="Calibri" w:hAnsi="Times New Roman" w:cs="Times New Roman"/>
          <w:color w:val="000000"/>
          <w:sz w:val="16"/>
          <w:szCs w:val="16"/>
        </w:rPr>
      </w:pPr>
    </w:p>
    <w:p w14:paraId="6CEF4B06" w14:textId="77777777" w:rsidR="006463CD" w:rsidRPr="009807EB" w:rsidRDefault="00E84D3F">
      <w:pPr>
        <w:pStyle w:val="Heading2"/>
        <w:rPr>
          <w:rFonts w:ascii="Times New Roman" w:eastAsia="Calibri" w:hAnsi="Times New Roman" w:cs="Times New Roman"/>
          <w:color w:val="000000"/>
          <w:sz w:val="24"/>
          <w:szCs w:val="24"/>
        </w:rPr>
      </w:pPr>
      <w:bookmarkStart w:id="33" w:name="_heading=h.s1qiooh2p30q" w:colFirst="0" w:colLast="0"/>
      <w:bookmarkEnd w:id="33"/>
      <w:r w:rsidRPr="009807EB">
        <w:rPr>
          <w:rFonts w:ascii="Times New Roman" w:eastAsia="Calibri" w:hAnsi="Times New Roman" w:cs="Times New Roman"/>
          <w:color w:val="000000"/>
          <w:sz w:val="24"/>
          <w:szCs w:val="24"/>
        </w:rPr>
        <w:t>Veterinary Doctors &amp; Workforce</w:t>
      </w:r>
    </w:p>
    <w:p w14:paraId="331E1E31"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Early detection, diagnosis, reporting, and reaction to animal illness epidemics depend on the availability and accessibility of qualified veterinary specialists. By identifying unusual animal morbidity or mortality promptly, collecting samples promptly, and coordinating efficiently with human health and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systems—especially during zoonotic outbreaks and pandemic-prone situations—a clearly defined veterinary workforce enhances One Health surveillance.</w:t>
      </w:r>
    </w:p>
    <w:p w14:paraId="2578FEC4" w14:textId="77777777" w:rsidR="006463CD" w:rsidRPr="009807EB" w:rsidRDefault="006463CD">
      <w:pPr>
        <w:rPr>
          <w:rFonts w:ascii="Times New Roman" w:eastAsia="Calibri" w:hAnsi="Times New Roman" w:cs="Times New Roman"/>
          <w:color w:val="000000"/>
          <w:sz w:val="16"/>
          <w:szCs w:val="16"/>
        </w:rPr>
      </w:pPr>
    </w:p>
    <w:tbl>
      <w:tblPr>
        <w:tblStyle w:val="Style266"/>
        <w:tblW w:w="8985" w:type="dxa"/>
        <w:tblInd w:w="-100" w:type="dxa"/>
        <w:tblLayout w:type="fixed"/>
        <w:tblLook w:val="04A0" w:firstRow="1" w:lastRow="0" w:firstColumn="1" w:lastColumn="0" w:noHBand="0" w:noVBand="1"/>
      </w:tblPr>
      <w:tblGrid>
        <w:gridCol w:w="3410"/>
        <w:gridCol w:w="2160"/>
        <w:gridCol w:w="1440"/>
        <w:gridCol w:w="1975"/>
      </w:tblGrid>
      <w:tr w:rsidR="006463CD" w:rsidRPr="009807EB" w14:paraId="4CAC82E5"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DD26B3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Category</w:t>
            </w:r>
          </w:p>
        </w:tc>
        <w:tc>
          <w:tcPr>
            <w:tcW w:w="216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C66DCF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Number Available</w:t>
            </w:r>
          </w:p>
        </w:tc>
        <w:tc>
          <w:tcPr>
            <w:tcW w:w="144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136CE7D"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Type (Govt/Pvt)</w:t>
            </w:r>
          </w:p>
        </w:tc>
        <w:tc>
          <w:tcPr>
            <w:tcW w:w="19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E9C4914"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Contact number</w:t>
            </w:r>
          </w:p>
        </w:tc>
      </w:tr>
      <w:tr w:rsidR="006463CD" w:rsidRPr="009807EB" w14:paraId="28C8E9CE"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26642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Government Veterinary Doctors</w:t>
            </w:r>
          </w:p>
        </w:tc>
        <w:tc>
          <w:tcPr>
            <w:tcW w:w="216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08DC372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7</w:t>
            </w:r>
          </w:p>
        </w:tc>
        <w:tc>
          <w:tcPr>
            <w:tcW w:w="144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33BD179"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gov</w:t>
            </w:r>
          </w:p>
        </w:tc>
        <w:tc>
          <w:tcPr>
            <w:tcW w:w="197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8DFB25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9447075699</w:t>
            </w:r>
          </w:p>
        </w:tc>
      </w:tr>
      <w:tr w:rsidR="006463CD" w:rsidRPr="009807EB" w14:paraId="03C71A2A"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BE518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Private Veterinary Doctors</w:t>
            </w:r>
          </w:p>
        </w:tc>
        <w:tc>
          <w:tcPr>
            <w:tcW w:w="216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64ADC79"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8</w:t>
            </w:r>
          </w:p>
        </w:tc>
        <w:tc>
          <w:tcPr>
            <w:tcW w:w="1440" w:type="dxa"/>
            <w:tcBorders>
              <w:top w:val="nil"/>
              <w:left w:val="nil"/>
              <w:bottom w:val="single" w:sz="4" w:space="0" w:color="DDDDDD"/>
              <w:right w:val="single" w:sz="4" w:space="0" w:color="DDDDDD"/>
            </w:tcBorders>
            <w:tcMar>
              <w:top w:w="120" w:type="dxa"/>
              <w:left w:w="120" w:type="dxa"/>
              <w:bottom w:w="120" w:type="dxa"/>
              <w:right w:w="120" w:type="dxa"/>
            </w:tcMar>
          </w:tcPr>
          <w:p w14:paraId="20F8D06C" w14:textId="77777777" w:rsidR="006463CD" w:rsidRPr="009807EB" w:rsidRDefault="00E84D3F">
            <w:pPr>
              <w:spacing w:before="240" w:after="240"/>
              <w:rPr>
                <w:rFonts w:ascii="Times New Roman" w:eastAsia="Calibri" w:hAnsi="Times New Roman" w:cs="Times New Roman"/>
                <w:color w:val="000000"/>
              </w:rPr>
            </w:pPr>
            <w:proofErr w:type="spellStart"/>
            <w:r w:rsidRPr="009807EB">
              <w:rPr>
                <w:rFonts w:ascii="Times New Roman" w:eastAsia="Calibri" w:hAnsi="Times New Roman" w:cs="Times New Roman"/>
              </w:rPr>
              <w:t>pv</w:t>
            </w:r>
            <w:proofErr w:type="spellEnd"/>
          </w:p>
        </w:tc>
        <w:tc>
          <w:tcPr>
            <w:tcW w:w="1975" w:type="dxa"/>
            <w:tcBorders>
              <w:top w:val="nil"/>
              <w:left w:val="nil"/>
              <w:bottom w:val="single" w:sz="4" w:space="0" w:color="DDDDDD"/>
              <w:right w:val="single" w:sz="4" w:space="0" w:color="DDDDDD"/>
            </w:tcBorders>
            <w:tcMar>
              <w:top w:w="120" w:type="dxa"/>
              <w:left w:w="120" w:type="dxa"/>
              <w:bottom w:w="120" w:type="dxa"/>
              <w:right w:w="120" w:type="dxa"/>
            </w:tcMar>
          </w:tcPr>
          <w:p w14:paraId="0460772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74C86521"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43635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Livestock Inspectors</w:t>
            </w:r>
          </w:p>
        </w:tc>
        <w:tc>
          <w:tcPr>
            <w:tcW w:w="216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C46251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7</w:t>
            </w:r>
          </w:p>
        </w:tc>
        <w:tc>
          <w:tcPr>
            <w:tcW w:w="1440" w:type="dxa"/>
            <w:tcBorders>
              <w:top w:val="nil"/>
              <w:left w:val="nil"/>
              <w:bottom w:val="single" w:sz="4" w:space="0" w:color="DDDDDD"/>
              <w:right w:val="single" w:sz="4" w:space="0" w:color="DDDDDD"/>
            </w:tcBorders>
            <w:tcMar>
              <w:top w:w="120" w:type="dxa"/>
              <w:left w:w="120" w:type="dxa"/>
              <w:bottom w:w="120" w:type="dxa"/>
              <w:right w:w="120" w:type="dxa"/>
            </w:tcMar>
          </w:tcPr>
          <w:p w14:paraId="4A0AD20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gov</w:t>
            </w:r>
          </w:p>
        </w:tc>
        <w:tc>
          <w:tcPr>
            <w:tcW w:w="1975" w:type="dxa"/>
            <w:tcBorders>
              <w:top w:val="nil"/>
              <w:left w:val="nil"/>
              <w:bottom w:val="single" w:sz="4" w:space="0" w:color="DDDDDD"/>
              <w:right w:val="single" w:sz="4" w:space="0" w:color="DDDDDD"/>
            </w:tcBorders>
            <w:tcMar>
              <w:top w:w="120" w:type="dxa"/>
              <w:left w:w="120" w:type="dxa"/>
              <w:bottom w:w="120" w:type="dxa"/>
              <w:right w:w="120" w:type="dxa"/>
            </w:tcMar>
          </w:tcPr>
          <w:p w14:paraId="1C293AF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9447075699</w:t>
            </w:r>
          </w:p>
        </w:tc>
      </w:tr>
      <w:tr w:rsidR="006463CD" w:rsidRPr="009807EB" w14:paraId="73AC5793"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DC9AC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Para-veterinary Staff / Attenders</w:t>
            </w:r>
          </w:p>
        </w:tc>
        <w:tc>
          <w:tcPr>
            <w:tcW w:w="216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82B6F09"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4</w:t>
            </w:r>
          </w:p>
        </w:tc>
        <w:tc>
          <w:tcPr>
            <w:tcW w:w="1440" w:type="dxa"/>
            <w:tcBorders>
              <w:top w:val="nil"/>
              <w:left w:val="nil"/>
              <w:bottom w:val="single" w:sz="4" w:space="0" w:color="DDDDDD"/>
              <w:right w:val="single" w:sz="4" w:space="0" w:color="DDDDDD"/>
            </w:tcBorders>
            <w:tcMar>
              <w:top w:w="120" w:type="dxa"/>
              <w:left w:w="120" w:type="dxa"/>
              <w:bottom w:w="120" w:type="dxa"/>
              <w:right w:w="120" w:type="dxa"/>
            </w:tcMar>
          </w:tcPr>
          <w:p w14:paraId="554F677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gov</w:t>
            </w:r>
          </w:p>
        </w:tc>
        <w:tc>
          <w:tcPr>
            <w:tcW w:w="1975" w:type="dxa"/>
            <w:tcBorders>
              <w:top w:val="nil"/>
              <w:left w:val="nil"/>
              <w:bottom w:val="single" w:sz="4" w:space="0" w:color="DDDDDD"/>
              <w:right w:val="single" w:sz="4" w:space="0" w:color="DDDDDD"/>
            </w:tcBorders>
            <w:tcMar>
              <w:top w:w="120" w:type="dxa"/>
              <w:left w:w="120" w:type="dxa"/>
              <w:bottom w:w="120" w:type="dxa"/>
              <w:right w:w="120" w:type="dxa"/>
            </w:tcMar>
          </w:tcPr>
          <w:p w14:paraId="624106BC"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9447075699</w:t>
            </w:r>
          </w:p>
        </w:tc>
      </w:tr>
      <w:tr w:rsidR="006463CD" w:rsidRPr="009807EB" w14:paraId="0519DC5C" w14:textId="77777777">
        <w:trPr>
          <w:cantSplit/>
          <w:trHeight w:val="20"/>
          <w:tblHeader/>
        </w:trPr>
        <w:tc>
          <w:tcPr>
            <w:tcW w:w="3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A8973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Contract / On-call Veterinary Support (if any)</w:t>
            </w:r>
          </w:p>
        </w:tc>
        <w:tc>
          <w:tcPr>
            <w:tcW w:w="216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FBDF9B7"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2</w:t>
            </w:r>
          </w:p>
        </w:tc>
        <w:tc>
          <w:tcPr>
            <w:tcW w:w="1440" w:type="dxa"/>
            <w:tcBorders>
              <w:top w:val="nil"/>
              <w:left w:val="nil"/>
              <w:bottom w:val="single" w:sz="4" w:space="0" w:color="DDDDDD"/>
              <w:right w:val="single" w:sz="4" w:space="0" w:color="DDDDDD"/>
            </w:tcBorders>
            <w:tcMar>
              <w:top w:w="120" w:type="dxa"/>
              <w:left w:w="120" w:type="dxa"/>
              <w:bottom w:w="120" w:type="dxa"/>
              <w:right w:w="120" w:type="dxa"/>
            </w:tcMar>
          </w:tcPr>
          <w:p w14:paraId="5621A810" w14:textId="0B9F30D5" w:rsidR="006463CD" w:rsidRPr="009807EB" w:rsidRDefault="007C05AB">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Gov </w:t>
            </w:r>
          </w:p>
        </w:tc>
        <w:tc>
          <w:tcPr>
            <w:tcW w:w="1975" w:type="dxa"/>
            <w:tcBorders>
              <w:top w:val="nil"/>
              <w:left w:val="nil"/>
              <w:bottom w:val="single" w:sz="4" w:space="0" w:color="DDDDDD"/>
              <w:right w:val="single" w:sz="4" w:space="0" w:color="DDDDDD"/>
            </w:tcBorders>
            <w:tcMar>
              <w:top w:w="120" w:type="dxa"/>
              <w:left w:w="120" w:type="dxa"/>
              <w:bottom w:w="120" w:type="dxa"/>
              <w:right w:w="120" w:type="dxa"/>
            </w:tcMar>
          </w:tcPr>
          <w:p w14:paraId="64394BB2" w14:textId="34260414" w:rsidR="006463CD" w:rsidRPr="009807EB" w:rsidRDefault="007C05AB">
            <w:pPr>
              <w:spacing w:before="240" w:after="240"/>
              <w:rPr>
                <w:rFonts w:ascii="Times New Roman" w:eastAsia="Calibri" w:hAnsi="Times New Roman" w:cs="Times New Roman"/>
                <w:color w:val="000000"/>
              </w:rPr>
            </w:pPr>
            <w:r w:rsidRPr="009807EB">
              <w:rPr>
                <w:rFonts w:ascii="Times New Roman" w:eastAsia="Calibri" w:hAnsi="Times New Roman" w:cs="Times New Roman"/>
              </w:rPr>
              <w:t>9447075699</w:t>
            </w:r>
          </w:p>
        </w:tc>
      </w:tr>
    </w:tbl>
    <w:p w14:paraId="4C277017" w14:textId="77777777" w:rsidR="006463CD" w:rsidRPr="009807EB" w:rsidRDefault="006463CD">
      <w:pPr>
        <w:pStyle w:val="Heading2"/>
        <w:rPr>
          <w:rFonts w:ascii="Times New Roman" w:eastAsia="Calibri" w:hAnsi="Times New Roman" w:cs="Times New Roman"/>
          <w:color w:val="000000"/>
          <w:sz w:val="24"/>
          <w:szCs w:val="24"/>
        </w:rPr>
      </w:pPr>
      <w:bookmarkStart w:id="34" w:name="_heading=h.j1d3mbwile3p" w:colFirst="0" w:colLast="0"/>
      <w:bookmarkEnd w:id="34"/>
    </w:p>
    <w:p w14:paraId="200404D0" w14:textId="77777777" w:rsidR="006463CD" w:rsidRPr="009807EB" w:rsidRDefault="00E84D3F">
      <w:pPr>
        <w:pStyle w:val="Heading2"/>
        <w:rPr>
          <w:rFonts w:ascii="Times New Roman" w:eastAsia="Calibri" w:hAnsi="Times New Roman" w:cs="Times New Roman"/>
          <w:color w:val="000000"/>
          <w:sz w:val="24"/>
          <w:szCs w:val="24"/>
        </w:rPr>
      </w:pPr>
      <w:bookmarkStart w:id="35" w:name="_heading=h.15smfkqm4z8y" w:colFirst="0" w:colLast="0"/>
      <w:bookmarkEnd w:id="35"/>
      <w:r w:rsidRPr="009807EB">
        <w:rPr>
          <w:rFonts w:ascii="Times New Roman" w:eastAsia="Calibri" w:hAnsi="Times New Roman" w:cs="Times New Roman"/>
          <w:color w:val="000000"/>
          <w:sz w:val="24"/>
          <w:szCs w:val="24"/>
        </w:rPr>
        <w:t>High-Risk Interface Points (Surveillance Sites)</w:t>
      </w:r>
    </w:p>
    <w:p w14:paraId="55396CF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High-risk interface points for zoonotic disease surveillance in </w:t>
      </w:r>
      <w:proofErr w:type="spellStart"/>
      <w:proofErr w:type="gramStart"/>
      <w:r w:rsidRPr="009807EB">
        <w:rPr>
          <w:rFonts w:ascii="Times New Roman" w:eastAsia="Calibri" w:hAnsi="Times New Roman" w:cs="Times New Roman"/>
        </w:rPr>
        <w:t>muthukulam</w:t>
      </w:r>
      <w:proofErr w:type="spellEnd"/>
      <w:r w:rsidRPr="009807EB">
        <w:rPr>
          <w:rFonts w:ascii="Times New Roman" w:eastAsia="Calibri" w:hAnsi="Times New Roman" w:cs="Times New Roman"/>
        </w:rPr>
        <w:t xml:space="preserve"> </w:t>
      </w:r>
      <w:r w:rsidRPr="009807EB">
        <w:rPr>
          <w:rFonts w:ascii="Times New Roman" w:eastAsia="Calibri" w:hAnsi="Times New Roman" w:cs="Times New Roman"/>
          <w:color w:val="000000"/>
        </w:rPr>
        <w:t xml:space="preserve"> Grama</w:t>
      </w:r>
      <w:proofErr w:type="gramEnd"/>
      <w:r w:rsidRPr="009807EB">
        <w:rPr>
          <w:rFonts w:ascii="Times New Roman" w:eastAsia="Calibri" w:hAnsi="Times New Roman" w:cs="Times New Roman"/>
          <w:color w:val="000000"/>
        </w:rPr>
        <w:t xml:space="preserve"> Panchayath include </w:t>
      </w:r>
      <w:r w:rsidRPr="009807EB">
        <w:rPr>
          <w:rFonts w:ascii="Times New Roman" w:eastAsia="Calibri" w:hAnsi="Times New Roman" w:cs="Times New Roman"/>
          <w:iCs/>
          <w:color w:val="000000"/>
        </w:rPr>
        <w:t>wetland–livestock–human contact zones, backyard poultry farms, cattle sheds near water bodies, fish markets, and areas of high human–animal interaction such as community slaughter points and migratory bird congregation sites</w:t>
      </w:r>
      <w:r w:rsidRPr="009807EB">
        <w:rPr>
          <w:rFonts w:ascii="Times New Roman" w:eastAsia="Calibri" w:hAnsi="Times New Roman" w:cs="Times New Roman"/>
          <w:color w:val="000000"/>
        </w:rPr>
        <w:t>. These are the primary surveillance sites where zoonotic spillover risks are elevated.</w:t>
      </w:r>
    </w:p>
    <w:p w14:paraId="17160B90" w14:textId="77777777" w:rsidR="006463CD" w:rsidRPr="009807EB" w:rsidRDefault="006463CD">
      <w:pPr>
        <w:rPr>
          <w:rFonts w:ascii="Times New Roman" w:eastAsia="Calibri" w:hAnsi="Times New Roman" w:cs="Times New Roman"/>
          <w:i/>
          <w:color w:val="000000"/>
          <w:sz w:val="16"/>
          <w:szCs w:val="16"/>
        </w:rPr>
      </w:pPr>
    </w:p>
    <w:tbl>
      <w:tblPr>
        <w:tblStyle w:val="Style267"/>
        <w:tblW w:w="6152" w:type="dxa"/>
        <w:tblInd w:w="-108" w:type="dxa"/>
        <w:tblLayout w:type="fixed"/>
        <w:tblLook w:val="04A0" w:firstRow="1" w:lastRow="0" w:firstColumn="1" w:lastColumn="0" w:noHBand="0" w:noVBand="1"/>
      </w:tblPr>
      <w:tblGrid>
        <w:gridCol w:w="3084"/>
        <w:gridCol w:w="3068"/>
      </w:tblGrid>
      <w:tr w:rsidR="009807EB" w:rsidRPr="009807EB" w14:paraId="316B9AE4" w14:textId="77777777" w:rsidTr="009807EB">
        <w:trPr>
          <w:cantSplit/>
          <w:trHeight w:val="20"/>
          <w:tblHeader/>
        </w:trPr>
        <w:tc>
          <w:tcPr>
            <w:tcW w:w="30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3C63FE5"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Type of Habitat</w:t>
            </w:r>
          </w:p>
        </w:tc>
        <w:tc>
          <w:tcPr>
            <w:tcW w:w="3068"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78E10F4"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Type of </w:t>
            </w:r>
            <w:proofErr w:type="gramStart"/>
            <w:r w:rsidRPr="009807EB">
              <w:rPr>
                <w:rFonts w:ascii="Times New Roman" w:eastAsia="Calibri" w:hAnsi="Times New Roman" w:cs="Times New Roman"/>
                <w:color w:val="000000"/>
              </w:rPr>
              <w:t>High risk</w:t>
            </w:r>
            <w:proofErr w:type="gramEnd"/>
            <w:r w:rsidRPr="009807EB">
              <w:rPr>
                <w:rFonts w:ascii="Times New Roman" w:eastAsia="Calibri" w:hAnsi="Times New Roman" w:cs="Times New Roman"/>
                <w:color w:val="000000"/>
              </w:rPr>
              <w:t xml:space="preserve"> interface</w:t>
            </w:r>
          </w:p>
        </w:tc>
      </w:tr>
      <w:tr w:rsidR="009807EB" w:rsidRPr="009807EB" w14:paraId="5E6A2D0D" w14:textId="77777777" w:rsidTr="009807EB">
        <w:trPr>
          <w:cantSplit/>
          <w:trHeight w:val="20"/>
          <w:tblHeader/>
        </w:trPr>
        <w:tc>
          <w:tcPr>
            <w:tcW w:w="308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821F9AB" w14:textId="77777777" w:rsidR="009807EB" w:rsidRPr="009807EB" w:rsidRDefault="009807EB">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Wetlands &amp; Backwaters</w:t>
            </w:r>
          </w:p>
        </w:tc>
        <w:tc>
          <w:tcPr>
            <w:tcW w:w="3068"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A73CA9F" w14:textId="77777777" w:rsidR="009807EB" w:rsidRPr="009807EB" w:rsidRDefault="009807EB">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1</w:t>
            </w:r>
          </w:p>
        </w:tc>
      </w:tr>
      <w:tr w:rsidR="009807EB" w:rsidRPr="009807EB" w14:paraId="72CB335B" w14:textId="77777777" w:rsidTr="009807EB">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A4F2411" w14:textId="77777777" w:rsidR="009807EB" w:rsidRPr="009807EB" w:rsidRDefault="009807EB">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Backyard Poultry Farms</w:t>
            </w:r>
          </w:p>
        </w:tc>
        <w:tc>
          <w:tcPr>
            <w:tcW w:w="3068" w:type="dxa"/>
            <w:tcBorders>
              <w:top w:val="nil"/>
              <w:left w:val="nil"/>
              <w:bottom w:val="single" w:sz="4" w:space="0" w:color="000000"/>
              <w:right w:val="single" w:sz="4" w:space="0" w:color="000000"/>
            </w:tcBorders>
            <w:tcMar>
              <w:top w:w="0" w:type="dxa"/>
              <w:left w:w="100" w:type="dxa"/>
              <w:bottom w:w="0" w:type="dxa"/>
              <w:right w:w="100" w:type="dxa"/>
            </w:tcMar>
          </w:tcPr>
          <w:p w14:paraId="39275992" w14:textId="77777777" w:rsidR="009807EB" w:rsidRPr="009807EB" w:rsidRDefault="009807EB">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550</w:t>
            </w:r>
          </w:p>
        </w:tc>
      </w:tr>
      <w:tr w:rsidR="009807EB" w:rsidRPr="009807EB" w14:paraId="28157985" w14:textId="77777777" w:rsidTr="009807EB">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7E15E1" w14:textId="77777777" w:rsidR="009807EB" w:rsidRPr="009807EB" w:rsidRDefault="009807EB">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Cattle Sheds near Water Bodies</w:t>
            </w:r>
          </w:p>
        </w:tc>
        <w:tc>
          <w:tcPr>
            <w:tcW w:w="3068" w:type="dxa"/>
            <w:tcBorders>
              <w:top w:val="nil"/>
              <w:left w:val="nil"/>
              <w:bottom w:val="single" w:sz="4" w:space="0" w:color="000000"/>
              <w:right w:val="single" w:sz="4" w:space="0" w:color="000000"/>
            </w:tcBorders>
            <w:tcMar>
              <w:top w:w="0" w:type="dxa"/>
              <w:left w:w="100" w:type="dxa"/>
              <w:bottom w:w="0" w:type="dxa"/>
              <w:right w:w="100" w:type="dxa"/>
            </w:tcMar>
          </w:tcPr>
          <w:p w14:paraId="181A4144" w14:textId="77777777" w:rsidR="009807EB" w:rsidRPr="009807EB" w:rsidRDefault="009807EB">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5</w:t>
            </w:r>
          </w:p>
        </w:tc>
      </w:tr>
      <w:tr w:rsidR="009807EB" w:rsidRPr="009807EB" w14:paraId="0AA799F5" w14:textId="77777777" w:rsidTr="009807EB">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E3AA1F" w14:textId="77777777" w:rsidR="009807EB" w:rsidRPr="009807EB" w:rsidRDefault="009807EB">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Fish &amp; Meat Markets</w:t>
            </w:r>
          </w:p>
        </w:tc>
        <w:tc>
          <w:tcPr>
            <w:tcW w:w="3068" w:type="dxa"/>
            <w:tcBorders>
              <w:top w:val="nil"/>
              <w:left w:val="nil"/>
              <w:bottom w:val="single" w:sz="4" w:space="0" w:color="000000"/>
              <w:right w:val="single" w:sz="4" w:space="0" w:color="000000"/>
            </w:tcBorders>
            <w:tcMar>
              <w:top w:w="0" w:type="dxa"/>
              <w:left w:w="100" w:type="dxa"/>
              <w:bottom w:w="0" w:type="dxa"/>
              <w:right w:w="100" w:type="dxa"/>
            </w:tcMar>
          </w:tcPr>
          <w:p w14:paraId="6B025A0D" w14:textId="77777777" w:rsidR="009807EB" w:rsidRPr="009807EB" w:rsidRDefault="009807EB">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9807EB" w:rsidRPr="009807EB" w14:paraId="1F114E97" w14:textId="77777777" w:rsidTr="009807EB">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CA0480" w14:textId="77777777" w:rsidR="009807EB" w:rsidRPr="009807EB" w:rsidRDefault="009807EB">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Community Slaughter Sites0</w:t>
            </w:r>
          </w:p>
        </w:tc>
        <w:tc>
          <w:tcPr>
            <w:tcW w:w="3068" w:type="dxa"/>
            <w:tcBorders>
              <w:top w:val="nil"/>
              <w:left w:val="nil"/>
              <w:bottom w:val="single" w:sz="4" w:space="0" w:color="000000"/>
              <w:right w:val="single" w:sz="4" w:space="0" w:color="000000"/>
            </w:tcBorders>
            <w:tcMar>
              <w:top w:w="0" w:type="dxa"/>
              <w:left w:w="100" w:type="dxa"/>
              <w:bottom w:w="0" w:type="dxa"/>
              <w:right w:w="100" w:type="dxa"/>
            </w:tcMar>
          </w:tcPr>
          <w:p w14:paraId="131B7AB2" w14:textId="77777777" w:rsidR="009807EB" w:rsidRPr="009807EB" w:rsidRDefault="009807EB">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9807EB" w:rsidRPr="009807EB" w14:paraId="37F63937" w14:textId="77777777" w:rsidTr="009807EB">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600BCD6" w14:textId="77777777" w:rsidR="009807EB" w:rsidRPr="009807EB" w:rsidRDefault="009807EB">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Migratory Bird Congregation Areas</w:t>
            </w:r>
          </w:p>
        </w:tc>
        <w:tc>
          <w:tcPr>
            <w:tcW w:w="3068" w:type="dxa"/>
            <w:tcBorders>
              <w:top w:val="nil"/>
              <w:left w:val="nil"/>
              <w:bottom w:val="single" w:sz="4" w:space="0" w:color="000000"/>
              <w:right w:val="single" w:sz="4" w:space="0" w:color="000000"/>
            </w:tcBorders>
            <w:tcMar>
              <w:top w:w="0" w:type="dxa"/>
              <w:left w:w="100" w:type="dxa"/>
              <w:bottom w:w="0" w:type="dxa"/>
              <w:right w:w="100" w:type="dxa"/>
            </w:tcMar>
          </w:tcPr>
          <w:p w14:paraId="1559509C" w14:textId="77777777" w:rsidR="009807EB" w:rsidRPr="009807EB" w:rsidRDefault="009807EB">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9807EB" w:rsidRPr="009807EB" w14:paraId="389A3C09" w14:textId="77777777" w:rsidTr="009807EB">
        <w:trPr>
          <w:cantSplit/>
          <w:trHeight w:val="20"/>
          <w:tblHeader/>
        </w:trPr>
        <w:tc>
          <w:tcPr>
            <w:tcW w:w="3084"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BFDC71F" w14:textId="77777777" w:rsidR="009807EB" w:rsidRPr="009807EB" w:rsidRDefault="009807EB">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Rodent-Infested Grain Storage</w:t>
            </w:r>
          </w:p>
        </w:tc>
        <w:tc>
          <w:tcPr>
            <w:tcW w:w="3068" w:type="dxa"/>
            <w:tcBorders>
              <w:top w:val="nil"/>
              <w:left w:val="nil"/>
              <w:bottom w:val="single" w:sz="4" w:space="0" w:color="000000"/>
              <w:right w:val="single" w:sz="4" w:space="0" w:color="000000"/>
            </w:tcBorders>
            <w:tcMar>
              <w:top w:w="0" w:type="dxa"/>
              <w:left w:w="100" w:type="dxa"/>
              <w:bottom w:w="0" w:type="dxa"/>
              <w:right w:w="100" w:type="dxa"/>
            </w:tcMar>
          </w:tcPr>
          <w:p w14:paraId="51CCEFCA" w14:textId="77777777" w:rsidR="009807EB" w:rsidRPr="009807EB" w:rsidRDefault="009807EB">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bl>
    <w:p w14:paraId="0FFDE7E2" w14:textId="77777777" w:rsidR="006463CD" w:rsidRPr="009807EB" w:rsidRDefault="006463CD">
      <w:pPr>
        <w:rPr>
          <w:rFonts w:ascii="Times New Roman" w:eastAsia="Calibri" w:hAnsi="Times New Roman" w:cs="Times New Roman"/>
          <w:color w:val="000000"/>
          <w:sz w:val="16"/>
          <w:szCs w:val="16"/>
        </w:rPr>
      </w:pPr>
    </w:p>
    <w:p w14:paraId="1AB58EF0" w14:textId="77777777" w:rsidR="006463CD" w:rsidRPr="009807EB" w:rsidRDefault="006463CD">
      <w:pPr>
        <w:rPr>
          <w:rFonts w:ascii="Times New Roman" w:eastAsia="Calibri" w:hAnsi="Times New Roman" w:cs="Times New Roman"/>
          <w:color w:val="000000"/>
          <w:sz w:val="16"/>
          <w:szCs w:val="16"/>
        </w:rPr>
      </w:pPr>
    </w:p>
    <w:tbl>
      <w:tblPr>
        <w:tblStyle w:val="Style268"/>
        <w:tblW w:w="6610" w:type="dxa"/>
        <w:tblInd w:w="-100" w:type="dxa"/>
        <w:tblLayout w:type="fixed"/>
        <w:tblLook w:val="04A0" w:firstRow="1" w:lastRow="0" w:firstColumn="1" w:lastColumn="0" w:noHBand="0" w:noVBand="1"/>
      </w:tblPr>
      <w:tblGrid>
        <w:gridCol w:w="4130"/>
        <w:gridCol w:w="2480"/>
      </w:tblGrid>
      <w:tr w:rsidR="009807EB" w:rsidRPr="009807EB" w14:paraId="080CACEF"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2394BC1"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Category</w:t>
            </w:r>
          </w:p>
        </w:tc>
        <w:tc>
          <w:tcPr>
            <w:tcW w:w="24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B1BF84B"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b/>
                <w:bCs/>
                <w:color w:val="000000"/>
              </w:rPr>
              <w:t>Total Count</w:t>
            </w:r>
          </w:p>
        </w:tc>
      </w:tr>
      <w:tr w:rsidR="009807EB" w:rsidRPr="009807EB" w14:paraId="67A6E9F8"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9530219"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Poultry Farms </w:t>
            </w:r>
          </w:p>
        </w:tc>
        <w:tc>
          <w:tcPr>
            <w:tcW w:w="248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3084588B"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7</w:t>
            </w:r>
          </w:p>
        </w:tc>
      </w:tr>
      <w:tr w:rsidR="009807EB" w:rsidRPr="009807EB" w14:paraId="1FCF2CE1"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96AB96C"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Backyard / Clustered Poultry Units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E580E0B"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1</w:t>
            </w:r>
          </w:p>
        </w:tc>
      </w:tr>
      <w:tr w:rsidR="009807EB" w:rsidRPr="009807EB" w14:paraId="49CA6518"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9F977FF"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Duck Rearing Units (open water access)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227D5DAF"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1</w:t>
            </w:r>
          </w:p>
        </w:tc>
      </w:tr>
      <w:tr w:rsidR="009807EB" w:rsidRPr="009807EB" w14:paraId="1A7CAC70"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952641"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Slaughterhouses/ Slaughter Points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8E971F8"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6</w:t>
            </w:r>
          </w:p>
        </w:tc>
      </w:tr>
      <w:tr w:rsidR="009807EB" w:rsidRPr="009807EB" w14:paraId="3DA6102F"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EFFC82"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Meat/Fish Markets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0B6ED6F"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5</w:t>
            </w:r>
          </w:p>
        </w:tc>
      </w:tr>
      <w:tr w:rsidR="009807EB" w:rsidRPr="009807EB" w14:paraId="1744FF99"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6C7A5E3"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Live Bird Sale Points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433C2A4"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r w:rsidR="009807EB" w:rsidRPr="009807EB" w14:paraId="1824CCC3"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0E45DB"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Cattle Markets / Weekly Animal Fairs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379AC205"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3</w:t>
            </w:r>
          </w:p>
        </w:tc>
      </w:tr>
      <w:tr w:rsidR="009807EB" w:rsidRPr="009807EB" w14:paraId="0B1499CB"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D018CC"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Pet Shops / Breeders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085440A6"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1</w:t>
            </w:r>
          </w:p>
        </w:tc>
      </w:tr>
      <w:tr w:rsidR="009807EB" w:rsidRPr="009807EB" w14:paraId="4E8A7635"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5CC502"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Animal Shelters / Pet Homes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1FEA368"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1</w:t>
            </w:r>
          </w:p>
        </w:tc>
      </w:tr>
      <w:tr w:rsidR="009807EB" w:rsidRPr="009807EB" w14:paraId="5F00B360" w14:textId="77777777" w:rsidTr="009807EB">
        <w:trPr>
          <w:cantSplit/>
          <w:trHeight w:val="20"/>
          <w:tblHeader/>
        </w:trPr>
        <w:tc>
          <w:tcPr>
            <w:tcW w:w="41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E5B2C3" w14:textId="77777777" w:rsidR="009807EB" w:rsidRPr="009807EB" w:rsidRDefault="009807EB">
            <w:pPr>
              <w:rPr>
                <w:rFonts w:ascii="Times New Roman" w:eastAsia="Calibri" w:hAnsi="Times New Roman" w:cs="Times New Roman"/>
                <w:color w:val="000000"/>
              </w:rPr>
            </w:pPr>
            <w:r w:rsidRPr="009807EB">
              <w:rPr>
                <w:rFonts w:ascii="Times New Roman" w:eastAsia="Calibri" w:hAnsi="Times New Roman" w:cs="Times New Roman"/>
                <w:color w:val="000000"/>
              </w:rPr>
              <w:t>Waste Disposal Sites near Animal Units</w:t>
            </w:r>
          </w:p>
        </w:tc>
        <w:tc>
          <w:tcPr>
            <w:tcW w:w="248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77079EB4" w14:textId="77777777" w:rsidR="009807EB" w:rsidRPr="009807EB" w:rsidRDefault="009807EB">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r>
    </w:tbl>
    <w:p w14:paraId="38EE49B6" w14:textId="77777777" w:rsidR="006463CD" w:rsidRPr="009807EB" w:rsidRDefault="006463CD">
      <w:pPr>
        <w:pStyle w:val="Heading2"/>
        <w:rPr>
          <w:rFonts w:ascii="Times New Roman" w:eastAsia="Calibri" w:hAnsi="Times New Roman" w:cs="Times New Roman"/>
          <w:color w:val="000000"/>
          <w:sz w:val="24"/>
          <w:szCs w:val="24"/>
        </w:rPr>
      </w:pPr>
      <w:bookmarkStart w:id="36" w:name="_heading=h.fwlqj03onmi9" w:colFirst="0" w:colLast="0"/>
      <w:bookmarkEnd w:id="36"/>
    </w:p>
    <w:p w14:paraId="288E8ACF" w14:textId="77777777" w:rsidR="006463CD" w:rsidRPr="009807EB" w:rsidRDefault="00E84D3F">
      <w:pPr>
        <w:pStyle w:val="Heading2"/>
        <w:rPr>
          <w:rFonts w:ascii="Times New Roman" w:eastAsia="Calibri" w:hAnsi="Times New Roman" w:cs="Times New Roman"/>
          <w:color w:val="000000"/>
          <w:sz w:val="24"/>
          <w:szCs w:val="24"/>
        </w:rPr>
      </w:pPr>
      <w:bookmarkStart w:id="37" w:name="_heading=h.gyc6urr4xnqf" w:colFirst="0" w:colLast="0"/>
      <w:bookmarkEnd w:id="37"/>
      <w:r w:rsidRPr="009807EB">
        <w:rPr>
          <w:rFonts w:ascii="Times New Roman" w:eastAsia="Calibri" w:hAnsi="Times New Roman" w:cs="Times New Roman"/>
          <w:color w:val="000000"/>
          <w:sz w:val="24"/>
          <w:szCs w:val="24"/>
        </w:rPr>
        <w:t>Environmental Risk Mapping</w:t>
      </w:r>
    </w:p>
    <w:p w14:paraId="7F6FE9CF" w14:textId="77777777" w:rsidR="006463CD" w:rsidRPr="009807EB" w:rsidRDefault="00E84D3F">
      <w:pPr>
        <w:spacing w:before="240" w:after="240"/>
        <w:rPr>
          <w:rFonts w:ascii="Times New Roman" w:eastAsia="Calibri" w:hAnsi="Times New Roman" w:cs="Times New Roman"/>
          <w:color w:val="000000"/>
          <w:sz w:val="16"/>
          <w:szCs w:val="16"/>
        </w:rPr>
      </w:pPr>
      <w:r w:rsidRPr="009807EB">
        <w:rPr>
          <w:rFonts w:ascii="Times New Roman" w:eastAsia="Calibri" w:hAnsi="Times New Roman" w:cs="Times New Roman"/>
          <w:color w:val="000000"/>
          <w:sz w:val="16"/>
          <w:szCs w:val="16"/>
        </w:rPr>
        <w:t>Environmental risk mapping identifies monsoon/flood hotspots for vector-borne (dengue, chikungunya), water-borne (leptospirosis, diarrhoea), and zoonotic diseases in Kerala's wetlands. Systematic surveillance supports early warnings, targeted interventions, and Panchayat pandemic preparedness.</w:t>
      </w:r>
    </w:p>
    <w:p w14:paraId="03699666" w14:textId="77777777" w:rsidR="006463CD" w:rsidRPr="009807EB" w:rsidRDefault="00E84D3F">
      <w:pPr>
        <w:rPr>
          <w:rFonts w:ascii="Times New Roman" w:eastAsia="Calibri" w:hAnsi="Times New Roman" w:cs="Times New Roman"/>
          <w:color w:val="000000"/>
          <w:sz w:val="16"/>
          <w:szCs w:val="16"/>
        </w:rPr>
      </w:pPr>
      <w:r w:rsidRPr="009807EB">
        <w:rPr>
          <w:rFonts w:ascii="Times New Roman" w:eastAsia="Calibri" w:hAnsi="Times New Roman" w:cs="Times New Roman"/>
          <w:b/>
          <w:bCs/>
          <w:color w:val="000000"/>
          <w:sz w:val="16"/>
          <w:szCs w:val="16"/>
        </w:rPr>
        <w:lastRenderedPageBreak/>
        <w:t>Waterborne exposure</w:t>
      </w:r>
      <w:r w:rsidRPr="009807EB">
        <w:rPr>
          <w:rFonts w:ascii="Times New Roman" w:eastAsia="Calibri" w:hAnsi="Times New Roman" w:cs="Times New Roman"/>
          <w:color w:val="000000"/>
          <w:sz w:val="16"/>
          <w:szCs w:val="16"/>
        </w:rPr>
        <w:t xml:space="preserve">: Flood-prone areas and stagnant water bodies facilitate </w:t>
      </w:r>
      <w:proofErr w:type="spellStart"/>
      <w:r w:rsidRPr="009807EB">
        <w:rPr>
          <w:rFonts w:ascii="Times New Roman" w:eastAsia="Calibri" w:hAnsi="Times New Roman" w:cs="Times New Roman"/>
          <w:i/>
          <w:iCs/>
          <w:color w:val="000000"/>
          <w:sz w:val="16"/>
          <w:szCs w:val="16"/>
        </w:rPr>
        <w:t>leptospira</w:t>
      </w:r>
      <w:proofErr w:type="spellEnd"/>
      <w:r w:rsidRPr="009807EB">
        <w:rPr>
          <w:rFonts w:ascii="Times New Roman" w:eastAsia="Calibri" w:hAnsi="Times New Roman" w:cs="Times New Roman"/>
          <w:i/>
          <w:iCs/>
          <w:color w:val="000000"/>
          <w:sz w:val="16"/>
          <w:szCs w:val="16"/>
        </w:rPr>
        <w:t xml:space="preserve"> survival</w:t>
      </w:r>
      <w:r w:rsidRPr="009807EB">
        <w:rPr>
          <w:rFonts w:ascii="Times New Roman" w:eastAsia="Calibri" w:hAnsi="Times New Roman" w:cs="Times New Roman"/>
          <w:color w:val="000000"/>
          <w:sz w:val="16"/>
          <w:szCs w:val="16"/>
        </w:rPr>
        <w:t>, raising leptospirosis risk.</w:t>
      </w:r>
    </w:p>
    <w:p w14:paraId="04BB85A0" w14:textId="77777777" w:rsidR="006463CD" w:rsidRPr="009807EB" w:rsidRDefault="006463CD">
      <w:pPr>
        <w:rPr>
          <w:rFonts w:ascii="Times New Roman" w:eastAsia="Calibri" w:hAnsi="Times New Roman" w:cs="Times New Roman"/>
          <w:color w:val="000000"/>
          <w:sz w:val="16"/>
          <w:szCs w:val="16"/>
        </w:rPr>
      </w:pPr>
    </w:p>
    <w:p w14:paraId="2901F1F1" w14:textId="77777777" w:rsidR="006463CD" w:rsidRPr="009807EB" w:rsidRDefault="00E84D3F">
      <w:pPr>
        <w:rPr>
          <w:rFonts w:ascii="Times New Roman" w:eastAsia="Calibri" w:hAnsi="Times New Roman" w:cs="Times New Roman"/>
          <w:color w:val="000000"/>
          <w:sz w:val="16"/>
          <w:szCs w:val="16"/>
        </w:rPr>
      </w:pPr>
      <w:r w:rsidRPr="009807EB">
        <w:rPr>
          <w:rFonts w:ascii="Times New Roman" w:eastAsia="Calibri" w:hAnsi="Times New Roman" w:cs="Times New Roman"/>
          <w:b/>
          <w:bCs/>
          <w:color w:val="000000"/>
          <w:sz w:val="16"/>
          <w:szCs w:val="16"/>
        </w:rPr>
        <w:t>Traditional practices</w:t>
      </w:r>
      <w:r w:rsidRPr="009807EB">
        <w:rPr>
          <w:rFonts w:ascii="Times New Roman" w:eastAsia="Calibri" w:hAnsi="Times New Roman" w:cs="Times New Roman"/>
          <w:color w:val="000000"/>
          <w:sz w:val="16"/>
          <w:szCs w:val="16"/>
        </w:rPr>
        <w:t xml:space="preserve">: Informal slaughter and fish markets lack standardized hygiene, creating </w:t>
      </w:r>
      <w:r w:rsidRPr="009807EB">
        <w:rPr>
          <w:rFonts w:ascii="Times New Roman" w:eastAsia="Calibri" w:hAnsi="Times New Roman" w:cs="Times New Roman"/>
          <w:i/>
          <w:iCs/>
          <w:color w:val="000000"/>
          <w:sz w:val="16"/>
          <w:szCs w:val="16"/>
        </w:rPr>
        <w:t>spillover opportunities</w:t>
      </w:r>
      <w:r w:rsidRPr="009807EB">
        <w:rPr>
          <w:rFonts w:ascii="Times New Roman" w:eastAsia="Calibri" w:hAnsi="Times New Roman" w:cs="Times New Roman"/>
          <w:color w:val="000000"/>
          <w:sz w:val="16"/>
          <w:szCs w:val="16"/>
        </w:rPr>
        <w:t>.</w:t>
      </w:r>
    </w:p>
    <w:p w14:paraId="4AAB6179" w14:textId="77777777" w:rsidR="006463CD" w:rsidRPr="009807EB" w:rsidRDefault="006463CD">
      <w:pPr>
        <w:spacing w:before="240" w:after="240"/>
        <w:rPr>
          <w:rFonts w:ascii="Times New Roman" w:eastAsia="Calibri" w:hAnsi="Times New Roman" w:cs="Times New Roman"/>
          <w:color w:val="000000"/>
          <w:sz w:val="16"/>
          <w:szCs w:val="16"/>
        </w:rPr>
      </w:pPr>
    </w:p>
    <w:tbl>
      <w:tblPr>
        <w:tblStyle w:val="Style269"/>
        <w:tblW w:w="8820" w:type="dxa"/>
        <w:tblInd w:w="-100" w:type="dxa"/>
        <w:tblLayout w:type="fixed"/>
        <w:tblLook w:val="04A0" w:firstRow="1" w:lastRow="0" w:firstColumn="1" w:lastColumn="0" w:noHBand="0" w:noVBand="1"/>
      </w:tblPr>
      <w:tblGrid>
        <w:gridCol w:w="2655"/>
        <w:gridCol w:w="1635"/>
        <w:gridCol w:w="1845"/>
        <w:gridCol w:w="2685"/>
      </w:tblGrid>
      <w:tr w:rsidR="006463CD" w:rsidRPr="009807EB" w14:paraId="09312B2F"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BC73E4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Risk Factor</w:t>
            </w:r>
          </w:p>
        </w:tc>
        <w:tc>
          <w:tcPr>
            <w:tcW w:w="16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5AC9258"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High-Risk Wards</w:t>
            </w:r>
          </w:p>
        </w:tc>
        <w:tc>
          <w:tcPr>
            <w:tcW w:w="18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876F311"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Key Locations</w:t>
            </w:r>
          </w:p>
        </w:tc>
        <w:tc>
          <w:tcPr>
            <w:tcW w:w="26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6579663"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Risk Level (High/Med/Low)</w:t>
            </w:r>
          </w:p>
        </w:tc>
      </w:tr>
      <w:tr w:rsidR="006463CD" w:rsidRPr="009807EB" w14:paraId="7007509A"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526E09"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Flood-prone areas </w:t>
            </w:r>
          </w:p>
        </w:tc>
        <w:tc>
          <w:tcPr>
            <w:tcW w:w="163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B541F71" w14:textId="77777777" w:rsidR="006463CD" w:rsidRPr="009807EB" w:rsidRDefault="00E84D3F">
            <w:pPr>
              <w:spacing w:before="240" w:after="240"/>
              <w:rPr>
                <w:rFonts w:ascii="Times New Roman" w:eastAsia="Calibri" w:hAnsi="Times New Roman" w:cs="Times New Roman"/>
              </w:rPr>
            </w:pPr>
            <w:proofErr w:type="gramStart"/>
            <w:r w:rsidRPr="009807EB">
              <w:rPr>
                <w:rFonts w:ascii="Times New Roman" w:eastAsia="Calibri" w:hAnsi="Times New Roman" w:cs="Times New Roman"/>
              </w:rPr>
              <w:t>1,   9 ,</w:t>
            </w:r>
            <w:proofErr w:type="gramEnd"/>
            <w:r w:rsidRPr="009807EB">
              <w:rPr>
                <w:rFonts w:ascii="Times New Roman" w:eastAsia="Calibri" w:hAnsi="Times New Roman" w:cs="Times New Roman"/>
              </w:rPr>
              <w:t xml:space="preserve"> 10, 12(</w:t>
            </w:r>
            <w:proofErr w:type="spellStart"/>
            <w:r w:rsidRPr="009807EB">
              <w:rPr>
                <w:rFonts w:ascii="Times New Roman" w:eastAsia="Calibri" w:hAnsi="Times New Roman" w:cs="Times New Roman"/>
              </w:rPr>
              <w:t>muthukulam</w:t>
            </w:r>
            <w:proofErr w:type="spellEnd"/>
            <w:r w:rsidRPr="009807EB">
              <w:rPr>
                <w:rFonts w:ascii="Times New Roman" w:eastAsia="Calibri" w:hAnsi="Times New Roman" w:cs="Times New Roman"/>
              </w:rPr>
              <w:t>),1,2,3 (</w:t>
            </w:r>
            <w:proofErr w:type="spellStart"/>
            <w:r w:rsidRPr="009807EB">
              <w:rPr>
                <w:rFonts w:ascii="Times New Roman" w:eastAsia="Calibri" w:hAnsi="Times New Roman" w:cs="Times New Roman"/>
              </w:rPr>
              <w:t>kandalloor</w:t>
            </w:r>
            <w:proofErr w:type="spellEnd"/>
            <w:r w:rsidRPr="009807EB">
              <w:rPr>
                <w:rFonts w:ascii="Times New Roman" w:eastAsia="Calibri" w:hAnsi="Times New Roman" w:cs="Times New Roman"/>
              </w:rPr>
              <w:t>),</w:t>
            </w:r>
            <w:r w:rsidRPr="009807EB">
              <w:rPr>
                <w:rFonts w:ascii="Times New Roman" w:eastAsia="Garamond" w:hAnsi="Times New Roman" w:cs="Times New Roman"/>
              </w:rPr>
              <w:t>3,5,12,13,14 (</w:t>
            </w:r>
            <w:proofErr w:type="spellStart"/>
            <w:r w:rsidRPr="009807EB">
              <w:rPr>
                <w:rFonts w:ascii="Times New Roman" w:eastAsia="Garamond" w:hAnsi="Times New Roman" w:cs="Times New Roman"/>
              </w:rPr>
              <w:t>krishnapuram</w:t>
            </w:r>
            <w:proofErr w:type="spellEnd"/>
            <w:r w:rsidRPr="009807EB">
              <w:rPr>
                <w:rFonts w:ascii="Times New Roman" w:eastAsia="Garamond" w:hAnsi="Times New Roman" w:cs="Times New Roman"/>
              </w:rPr>
              <w:t>)</w:t>
            </w:r>
            <w:r w:rsidRPr="009807EB">
              <w:rPr>
                <w:rFonts w:ascii="Times New Roman" w:eastAsia="Arial" w:hAnsi="Times New Roman" w:cs="Times New Roman"/>
              </w:rPr>
              <w:t>2,3,4,5,6,7,8,9,10,11,12,13,14(</w:t>
            </w:r>
            <w:proofErr w:type="spellStart"/>
            <w:r w:rsidRPr="009807EB">
              <w:rPr>
                <w:rFonts w:ascii="Times New Roman" w:eastAsia="Arial" w:hAnsi="Times New Roman" w:cs="Times New Roman"/>
              </w:rPr>
              <w:t>devikulangara</w:t>
            </w:r>
            <w:proofErr w:type="spellEnd"/>
            <w:r w:rsidRPr="009807EB">
              <w:rPr>
                <w:rFonts w:ascii="Times New Roman" w:eastAsia="Arial" w:hAnsi="Times New Roman" w:cs="Times New Roman"/>
              </w:rPr>
              <w:t>)</w:t>
            </w:r>
          </w:p>
          <w:p w14:paraId="65471986" w14:textId="77777777" w:rsidR="006463CD" w:rsidRPr="009807EB" w:rsidRDefault="006463CD">
            <w:pPr>
              <w:spacing w:before="240" w:after="240"/>
              <w:rPr>
                <w:rFonts w:ascii="Times New Roman" w:eastAsia="Calibri" w:hAnsi="Times New Roman" w:cs="Times New Roman"/>
              </w:rPr>
            </w:pPr>
          </w:p>
        </w:tc>
        <w:tc>
          <w:tcPr>
            <w:tcW w:w="184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3AB2409" w14:textId="77777777" w:rsidR="006463CD" w:rsidRPr="009807EB" w:rsidRDefault="00E84D3F">
            <w:pPr>
              <w:spacing w:before="240" w:after="240"/>
              <w:rPr>
                <w:rFonts w:ascii="Times New Roman" w:eastAsia="Calibri" w:hAnsi="Times New Roman" w:cs="Times New Roman"/>
              </w:rPr>
            </w:pPr>
            <w:proofErr w:type="spellStart"/>
            <w:proofErr w:type="gramStart"/>
            <w:r w:rsidRPr="009807EB">
              <w:rPr>
                <w:rFonts w:ascii="Times New Roman" w:eastAsia="Calibri" w:hAnsi="Times New Roman" w:cs="Times New Roman"/>
              </w:rPr>
              <w:t>choolatheruv</w:t>
            </w:r>
            <w:proofErr w:type="spellEnd"/>
            <w:r w:rsidRPr="009807EB">
              <w:rPr>
                <w:rFonts w:ascii="Times New Roman" w:eastAsia="Calibri" w:hAnsi="Times New Roman" w:cs="Times New Roman"/>
              </w:rPr>
              <w:t xml:space="preserve"> ,</w:t>
            </w:r>
            <w:proofErr w:type="gram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varanapally</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pandavar</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kav</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kurumbakara</w:t>
            </w:r>
            <w:proofErr w:type="spellEnd"/>
            <w:r w:rsidRPr="009807EB">
              <w:rPr>
                <w:rFonts w:ascii="Times New Roman" w:eastAsia="Calibri" w:hAnsi="Times New Roman" w:cs="Times New Roman"/>
              </w:rPr>
              <w:t xml:space="preserve"> in </w:t>
            </w:r>
            <w:proofErr w:type="spellStart"/>
            <w:r w:rsidRPr="009807EB">
              <w:rPr>
                <w:rFonts w:ascii="Times New Roman" w:eastAsia="Calibri" w:hAnsi="Times New Roman" w:cs="Times New Roman"/>
              </w:rPr>
              <w:t>muthukulam</w:t>
            </w:r>
            <w:proofErr w:type="spellEnd"/>
            <w:r w:rsidRPr="009807EB">
              <w:rPr>
                <w:rFonts w:ascii="Times New Roman" w:eastAsia="Calibri" w:hAnsi="Times New Roman" w:cs="Times New Roman"/>
              </w:rPr>
              <w:t>,</w:t>
            </w:r>
          </w:p>
          <w:p w14:paraId="07925EDD" w14:textId="77777777" w:rsidR="006463CD" w:rsidRPr="009807EB" w:rsidRDefault="00E84D3F">
            <w:pPr>
              <w:spacing w:before="240" w:after="240"/>
              <w:rPr>
                <w:rFonts w:ascii="Times New Roman" w:eastAsia="Garamond" w:hAnsi="Times New Roman" w:cs="Times New Roman"/>
              </w:rPr>
            </w:pPr>
            <w:proofErr w:type="spellStart"/>
            <w:r w:rsidRPr="009807EB">
              <w:rPr>
                <w:rFonts w:ascii="Times New Roman" w:eastAsia="Garamond" w:hAnsi="Times New Roman" w:cs="Times New Roman"/>
              </w:rPr>
              <w:t>Muttoom</w:t>
            </w:r>
            <w:proofErr w:type="spellEnd"/>
            <w:r w:rsidRPr="009807EB">
              <w:rPr>
                <w:rFonts w:ascii="Times New Roman" w:eastAsia="Garamond" w:hAnsi="Times New Roman" w:cs="Times New Roman"/>
              </w:rPr>
              <w:t xml:space="preserve"> north</w:t>
            </w:r>
          </w:p>
          <w:p w14:paraId="154E05DA" w14:textId="77777777" w:rsidR="006463CD" w:rsidRPr="009807EB" w:rsidRDefault="00E84D3F">
            <w:pPr>
              <w:spacing w:before="240" w:after="240"/>
              <w:rPr>
                <w:rFonts w:ascii="Times New Roman" w:eastAsia="Garamond" w:hAnsi="Times New Roman" w:cs="Times New Roman"/>
              </w:rPr>
            </w:pPr>
            <w:proofErr w:type="spellStart"/>
            <w:r w:rsidRPr="009807EB">
              <w:rPr>
                <w:rFonts w:ascii="Times New Roman" w:eastAsia="Garamond" w:hAnsi="Times New Roman" w:cs="Times New Roman"/>
              </w:rPr>
              <w:t>Karippuzha</w:t>
            </w:r>
            <w:proofErr w:type="spellEnd"/>
          </w:p>
          <w:p w14:paraId="6D432D32" w14:textId="77777777" w:rsidR="006463CD" w:rsidRPr="009807EB" w:rsidRDefault="00E84D3F">
            <w:pPr>
              <w:spacing w:before="240" w:after="240"/>
              <w:rPr>
                <w:rFonts w:ascii="Times New Roman" w:eastAsia="Calibri" w:hAnsi="Times New Roman" w:cs="Times New Roman"/>
              </w:rPr>
            </w:pPr>
            <w:proofErr w:type="spellStart"/>
            <w:proofErr w:type="gramStart"/>
            <w:r w:rsidRPr="009807EB">
              <w:rPr>
                <w:rFonts w:ascii="Times New Roman" w:eastAsia="Garamond" w:hAnsi="Times New Roman" w:cs="Times New Roman"/>
              </w:rPr>
              <w:t>kanichanalloor,palamoode</w:t>
            </w:r>
            <w:proofErr w:type="spellEnd"/>
            <w:proofErr w:type="gramEnd"/>
            <w:r w:rsidRPr="009807EB">
              <w:rPr>
                <w:rFonts w:ascii="Times New Roman" w:eastAsia="Garamond" w:hAnsi="Times New Roman" w:cs="Times New Roman"/>
              </w:rPr>
              <w:t xml:space="preserve"> in </w:t>
            </w:r>
            <w:proofErr w:type="spellStart"/>
            <w:r w:rsidRPr="009807EB">
              <w:rPr>
                <w:rFonts w:ascii="Times New Roman" w:eastAsia="Garamond" w:hAnsi="Times New Roman" w:cs="Times New Roman"/>
              </w:rPr>
              <w:t>cheppad</w:t>
            </w:r>
            <w:proofErr w:type="spellEnd"/>
            <w:r w:rsidRPr="009807EB">
              <w:rPr>
                <w:rFonts w:ascii="Times New Roman" w:eastAsia="Garamond" w:hAnsi="Times New Roman" w:cs="Times New Roman"/>
              </w:rPr>
              <w:t>,</w:t>
            </w:r>
          </w:p>
        </w:tc>
        <w:tc>
          <w:tcPr>
            <w:tcW w:w="268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4529CF6D"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med</w:t>
            </w:r>
          </w:p>
        </w:tc>
      </w:tr>
      <w:tr w:rsidR="006463CD" w:rsidRPr="009807EB" w14:paraId="098A22F6"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AC1323"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Water bodies/wetlands </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5B6714D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Arial" w:hAnsi="Times New Roman" w:cs="Times New Roman"/>
              </w:rPr>
              <w:t>1,14,15,12,10(</w:t>
            </w:r>
            <w:proofErr w:type="spellStart"/>
            <w:r w:rsidRPr="009807EB">
              <w:rPr>
                <w:rFonts w:ascii="Times New Roman" w:eastAsia="Arial" w:hAnsi="Times New Roman" w:cs="Times New Roman"/>
              </w:rPr>
              <w:t>devikulangara</w:t>
            </w:r>
            <w:proofErr w:type="spellEnd"/>
            <w:r w:rsidRPr="009807EB">
              <w:rPr>
                <w:rFonts w:ascii="Times New Roman" w:eastAsia="Arial" w:hAnsi="Times New Roman" w:cs="Times New Roman"/>
              </w:rPr>
              <w:t>)</w:t>
            </w:r>
            <w:r w:rsidRPr="009807EB">
              <w:rPr>
                <w:rFonts w:ascii="Times New Roman" w:eastAsia="Garamond" w:hAnsi="Times New Roman" w:cs="Times New Roman"/>
              </w:rPr>
              <w:t>10,8,7(</w:t>
            </w:r>
            <w:proofErr w:type="spellStart"/>
            <w:r w:rsidRPr="009807EB">
              <w:rPr>
                <w:rFonts w:ascii="Times New Roman" w:eastAsia="Garamond" w:hAnsi="Times New Roman" w:cs="Times New Roman"/>
              </w:rPr>
              <w:t>cheppad</w:t>
            </w:r>
            <w:proofErr w:type="spellEnd"/>
            <w:r w:rsidRPr="009807EB">
              <w:rPr>
                <w:rFonts w:ascii="Times New Roman" w:eastAsia="Garamond" w:hAnsi="Times New Roman" w:cs="Times New Roman"/>
              </w:rPr>
              <w:t>)1,2,3,7(</w:t>
            </w:r>
            <w:proofErr w:type="spellStart"/>
            <w:r w:rsidRPr="009807EB">
              <w:rPr>
                <w:rFonts w:ascii="Times New Roman" w:eastAsia="Garamond" w:hAnsi="Times New Roman" w:cs="Times New Roman"/>
              </w:rPr>
              <w:t>kandalloor</w:t>
            </w:r>
            <w:proofErr w:type="spellEnd"/>
            <w:r w:rsidRPr="009807EB">
              <w:rPr>
                <w:rFonts w:ascii="Times New Roman" w:eastAsia="Garamond" w:hAnsi="Times New Roman" w:cs="Times New Roman"/>
              </w:rPr>
              <w:t>)</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1C971788" w14:textId="77777777" w:rsidR="006463CD" w:rsidRPr="009807EB" w:rsidRDefault="006463CD">
            <w:pPr>
              <w:spacing w:before="240" w:after="240"/>
              <w:rPr>
                <w:rFonts w:ascii="Times New Roman" w:eastAsia="Calibri" w:hAnsi="Times New Roman" w:cs="Times New Roman"/>
                <w:color w:val="000000"/>
              </w:rPr>
            </w:pP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6B6E8250"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Medium</w:t>
            </w:r>
          </w:p>
        </w:tc>
      </w:tr>
      <w:tr w:rsidR="006463CD" w:rsidRPr="009807EB" w14:paraId="62DE3B4F"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6C006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Solid waste accumulation</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31590CE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405088F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6CA3CC37"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6FE198BA"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96441B"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Animal waste disposal issues</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59BF83B1"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232C0CE0"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6BF6A33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5601E16B"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CAD06B1"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Rodent infestation zones</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54E67629"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284FF623"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1EA25E21"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2D5D49C3"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31A003"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Industrial effluent discharge</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07D45A47"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7897F85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791ECAF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781C3DBE"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E3843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Construction sites / abandoned buildings</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2953618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7ED08F11"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220D6D0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2AD7F2FD"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79958F"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Poor drainage/blocked canals</w:t>
            </w:r>
          </w:p>
        </w:tc>
        <w:tc>
          <w:tcPr>
            <w:tcW w:w="1635" w:type="dxa"/>
            <w:tcBorders>
              <w:top w:val="nil"/>
              <w:left w:val="nil"/>
              <w:bottom w:val="single" w:sz="4" w:space="0" w:color="DDDDDD"/>
              <w:right w:val="single" w:sz="4" w:space="0" w:color="DDDDDD"/>
            </w:tcBorders>
            <w:tcMar>
              <w:top w:w="120" w:type="dxa"/>
              <w:left w:w="120" w:type="dxa"/>
              <w:bottom w:w="120" w:type="dxa"/>
              <w:right w:w="120" w:type="dxa"/>
            </w:tcMar>
          </w:tcPr>
          <w:p w14:paraId="496B92B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Garamond" w:hAnsi="Times New Roman" w:cs="Times New Roman"/>
              </w:rPr>
              <w:t>14, I2(</w:t>
            </w:r>
            <w:proofErr w:type="spellStart"/>
            <w:r w:rsidRPr="009807EB">
              <w:rPr>
                <w:rFonts w:ascii="Times New Roman" w:eastAsia="Garamond" w:hAnsi="Times New Roman" w:cs="Times New Roman"/>
              </w:rPr>
              <w:t>kandaloor</w:t>
            </w:r>
            <w:proofErr w:type="spellEnd"/>
            <w:r w:rsidRPr="009807EB">
              <w:rPr>
                <w:rFonts w:ascii="Times New Roman" w:eastAsia="Garamond" w:hAnsi="Times New Roman" w:cs="Times New Roman"/>
              </w:rPr>
              <w:t>)</w:t>
            </w:r>
          </w:p>
        </w:tc>
        <w:tc>
          <w:tcPr>
            <w:tcW w:w="1845" w:type="dxa"/>
            <w:tcBorders>
              <w:top w:val="nil"/>
              <w:left w:val="nil"/>
              <w:bottom w:val="single" w:sz="4" w:space="0" w:color="DDDDDD"/>
              <w:right w:val="single" w:sz="4" w:space="0" w:color="DDDDDD"/>
            </w:tcBorders>
            <w:tcMar>
              <w:top w:w="120" w:type="dxa"/>
              <w:left w:w="120" w:type="dxa"/>
              <w:bottom w:w="120" w:type="dxa"/>
              <w:right w:w="120" w:type="dxa"/>
            </w:tcMar>
          </w:tcPr>
          <w:p w14:paraId="3EE996B5"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685" w:type="dxa"/>
            <w:tcBorders>
              <w:top w:val="nil"/>
              <w:left w:val="nil"/>
              <w:bottom w:val="single" w:sz="4" w:space="0" w:color="DDDDDD"/>
              <w:right w:val="single" w:sz="4" w:space="0" w:color="DDDDDD"/>
            </w:tcBorders>
            <w:tcMar>
              <w:top w:w="120" w:type="dxa"/>
              <w:left w:w="120" w:type="dxa"/>
              <w:bottom w:w="120" w:type="dxa"/>
              <w:right w:w="120" w:type="dxa"/>
            </w:tcMar>
          </w:tcPr>
          <w:p w14:paraId="2247781F"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MED</w:t>
            </w:r>
          </w:p>
        </w:tc>
      </w:tr>
      <w:tr w:rsidR="006463CD" w:rsidRPr="009807EB" w14:paraId="3582772C"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919074"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Drinking water source contamination risk</w:t>
            </w:r>
          </w:p>
        </w:tc>
        <w:tc>
          <w:tcPr>
            <w:tcW w:w="163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205F82F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84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B30FD61" w14:textId="77777777" w:rsidR="006463CD" w:rsidRPr="009807EB" w:rsidRDefault="006463CD">
            <w:pPr>
              <w:spacing w:before="240" w:after="240"/>
              <w:rPr>
                <w:rFonts w:ascii="Times New Roman" w:eastAsia="Calibri" w:hAnsi="Times New Roman" w:cs="Times New Roman"/>
                <w:color w:val="000000"/>
              </w:rPr>
            </w:pPr>
          </w:p>
        </w:tc>
        <w:tc>
          <w:tcPr>
            <w:tcW w:w="2685"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1752111" w14:textId="77777777" w:rsidR="006463CD" w:rsidRPr="009807EB" w:rsidRDefault="006463CD">
            <w:pPr>
              <w:spacing w:before="240" w:after="240"/>
              <w:rPr>
                <w:rFonts w:ascii="Times New Roman" w:eastAsia="Calibri" w:hAnsi="Times New Roman" w:cs="Times New Roman"/>
                <w:color w:val="000000"/>
              </w:rPr>
            </w:pPr>
          </w:p>
        </w:tc>
      </w:tr>
    </w:tbl>
    <w:p w14:paraId="69229F56" w14:textId="77777777" w:rsidR="006463CD" w:rsidRPr="009807EB" w:rsidRDefault="006463CD">
      <w:pPr>
        <w:spacing w:before="240" w:after="240"/>
        <w:rPr>
          <w:rFonts w:ascii="Times New Roman" w:eastAsia="Calibri" w:hAnsi="Times New Roman" w:cs="Times New Roman"/>
          <w:color w:val="000000"/>
          <w:sz w:val="16"/>
          <w:szCs w:val="16"/>
        </w:rPr>
      </w:pPr>
    </w:p>
    <w:p w14:paraId="7047839A" w14:textId="77777777" w:rsidR="006463CD" w:rsidRPr="009807EB" w:rsidRDefault="00E84D3F">
      <w:pPr>
        <w:pStyle w:val="Heading2"/>
        <w:spacing w:before="240" w:after="240"/>
        <w:rPr>
          <w:rFonts w:ascii="Times New Roman" w:eastAsia="Calibri" w:hAnsi="Times New Roman" w:cs="Times New Roman"/>
          <w:color w:val="000000"/>
          <w:sz w:val="24"/>
          <w:szCs w:val="24"/>
        </w:rPr>
      </w:pPr>
      <w:bookmarkStart w:id="38" w:name="_heading=h.fsnj1zsfzvq4" w:colFirst="0" w:colLast="0"/>
      <w:bookmarkEnd w:id="38"/>
      <w:r w:rsidRPr="009807EB">
        <w:rPr>
          <w:rFonts w:ascii="Times New Roman" w:eastAsia="Calibri" w:hAnsi="Times New Roman" w:cs="Times New Roman"/>
          <w:color w:val="000000"/>
          <w:sz w:val="24"/>
          <w:szCs w:val="24"/>
        </w:rPr>
        <w:t>Disease Seasonality Mapping</w:t>
      </w:r>
    </w:p>
    <w:p w14:paraId="0290913A" w14:textId="77777777" w:rsidR="006463CD" w:rsidRPr="009807EB" w:rsidRDefault="00E84D3F">
      <w:pPr>
        <w:spacing w:before="240" w:after="240"/>
        <w:rPr>
          <w:rFonts w:ascii="Times New Roman" w:eastAsia="Calibri" w:hAnsi="Times New Roman" w:cs="Times New Roman"/>
          <w:color w:val="000000"/>
        </w:rPr>
      </w:pPr>
      <w:proofErr w:type="gramStart"/>
      <w:r w:rsidRPr="009807EB">
        <w:rPr>
          <w:rFonts w:ascii="Times New Roman" w:eastAsia="Calibri" w:hAnsi="Times New Roman" w:cs="Times New Roman"/>
          <w:color w:val="000000"/>
        </w:rPr>
        <w:t xml:space="preserve">1,  </w:t>
      </w:r>
      <w:r w:rsidRPr="009807EB">
        <w:rPr>
          <w:rFonts w:ascii="Times New Roman" w:eastAsia="Calibri" w:hAnsi="Times New Roman" w:cs="Times New Roman"/>
          <w:b/>
          <w:bCs/>
          <w:color w:val="000000"/>
        </w:rPr>
        <w:t>Flooding</w:t>
      </w:r>
      <w:proofErr w:type="gramEnd"/>
      <w:r w:rsidRPr="009807EB">
        <w:rPr>
          <w:rFonts w:ascii="Times New Roman" w:eastAsia="Calibri" w:hAnsi="Times New Roman" w:cs="Times New Roman"/>
          <w:b/>
          <w:bCs/>
          <w:color w:val="000000"/>
        </w:rPr>
        <w:t xml:space="preserve"> &amp; waterlogging</w:t>
      </w:r>
      <w:r w:rsidRPr="009807EB">
        <w:rPr>
          <w:rFonts w:ascii="Times New Roman" w:eastAsia="Calibri" w:hAnsi="Times New Roman" w:cs="Times New Roman"/>
          <w:color w:val="000000"/>
        </w:rPr>
        <w:t xml:space="preserve"> → amplifies leptospirosis, malaria, diarrheal diseases.</w:t>
      </w:r>
    </w:p>
    <w:p w14:paraId="7F200F4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0BF7BD6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b/>
          <w:bCs/>
          <w:color w:val="000000"/>
        </w:rPr>
        <w:t>2, Migratory bird influx (Nov–Feb)</w:t>
      </w:r>
      <w:r w:rsidRPr="009807EB">
        <w:rPr>
          <w:rFonts w:ascii="Times New Roman" w:eastAsia="Calibri" w:hAnsi="Times New Roman" w:cs="Times New Roman"/>
          <w:color w:val="000000"/>
        </w:rPr>
        <w:t xml:space="preserve"> → avian influenza risk.</w:t>
      </w:r>
    </w:p>
    <w:p w14:paraId="3A2A5E28"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066AE56C"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b/>
          <w:bCs/>
          <w:color w:val="000000"/>
        </w:rPr>
        <w:t>3, Mosquito breeding cycles</w:t>
      </w:r>
      <w:r w:rsidRPr="009807EB">
        <w:rPr>
          <w:rFonts w:ascii="Times New Roman" w:eastAsia="Calibri" w:hAnsi="Times New Roman" w:cs="Times New Roman"/>
          <w:color w:val="000000"/>
        </w:rPr>
        <w:t xml:space="preserve"> → vector-borne disease peaks in monsoon.</w:t>
      </w:r>
    </w:p>
    <w:p w14:paraId="4DF01F40"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0FEBAAE0"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b/>
          <w:bCs/>
          <w:color w:val="000000"/>
        </w:rPr>
        <w:t>4, Agricultural practices</w:t>
      </w:r>
      <w:r w:rsidRPr="009807EB">
        <w:rPr>
          <w:rFonts w:ascii="Times New Roman" w:eastAsia="Calibri" w:hAnsi="Times New Roman" w:cs="Times New Roman"/>
          <w:color w:val="000000"/>
        </w:rPr>
        <w:t xml:space="preserve"> → close human–animal contact in paddy fields.</w:t>
      </w:r>
    </w:p>
    <w:p w14:paraId="5F0717EF" w14:textId="77777777" w:rsidR="006463CD" w:rsidRPr="009807EB" w:rsidRDefault="006463CD">
      <w:pPr>
        <w:spacing w:before="240" w:after="240"/>
        <w:rPr>
          <w:rFonts w:ascii="Times New Roman" w:eastAsia="Calibri" w:hAnsi="Times New Roman" w:cs="Times New Roman"/>
          <w:color w:val="000000"/>
          <w:sz w:val="16"/>
          <w:szCs w:val="16"/>
        </w:rPr>
      </w:pPr>
    </w:p>
    <w:tbl>
      <w:tblPr>
        <w:tblStyle w:val="Style270"/>
        <w:tblW w:w="9735" w:type="dxa"/>
        <w:tblInd w:w="-100" w:type="dxa"/>
        <w:tblLayout w:type="fixed"/>
        <w:tblLook w:val="04A0" w:firstRow="1" w:lastRow="0" w:firstColumn="1" w:lastColumn="0" w:noHBand="0" w:noVBand="1"/>
      </w:tblPr>
      <w:tblGrid>
        <w:gridCol w:w="2655"/>
        <w:gridCol w:w="1770"/>
        <w:gridCol w:w="1770"/>
        <w:gridCol w:w="1770"/>
        <w:gridCol w:w="1770"/>
      </w:tblGrid>
      <w:tr w:rsidR="006463CD" w:rsidRPr="009807EB" w14:paraId="0ED3D6A0"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E2E0D62"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lastRenderedPageBreak/>
              <w:t>Disease</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7C42F1C"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Peak Risk Season</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C501C16"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Key Drivers</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8526CCF"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High-Risk Locations</w:t>
            </w:r>
          </w:p>
        </w:tc>
        <w:tc>
          <w:tcPr>
            <w:tcW w:w="177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D24FB91"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Surveillance Focus</w:t>
            </w:r>
          </w:p>
        </w:tc>
      </w:tr>
      <w:tr w:rsidR="006463CD" w:rsidRPr="009807EB" w14:paraId="2200EDBE"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FDD6FCB"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Avian Influenza</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16BD61"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6BE4D1"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35F0B5"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600DE0"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8019155"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8AD61A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Leptospirosis</w:t>
            </w:r>
          </w:p>
        </w:tc>
        <w:tc>
          <w:tcPr>
            <w:tcW w:w="177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4E88E08B"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741B2543"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50716357"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28FCDEF1"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0C3CE25"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310BD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Dengue/Chikungunya</w:t>
            </w:r>
          </w:p>
        </w:tc>
        <w:tc>
          <w:tcPr>
            <w:tcW w:w="17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79F5BFE"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monsoon</w:t>
            </w:r>
          </w:p>
        </w:tc>
        <w:tc>
          <w:tcPr>
            <w:tcW w:w="1770" w:type="dxa"/>
            <w:tcBorders>
              <w:top w:val="nil"/>
              <w:left w:val="nil"/>
              <w:bottom w:val="single" w:sz="4" w:space="0" w:color="DDDDDD"/>
              <w:right w:val="single" w:sz="4" w:space="0" w:color="DDDDDD"/>
            </w:tcBorders>
            <w:tcMar>
              <w:top w:w="120" w:type="dxa"/>
              <w:left w:w="120" w:type="dxa"/>
              <w:bottom w:w="120" w:type="dxa"/>
              <w:right w:w="120" w:type="dxa"/>
            </w:tcMar>
          </w:tcPr>
          <w:p w14:paraId="1798FDE9"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nil"/>
              <w:left w:val="nil"/>
              <w:bottom w:val="single" w:sz="4" w:space="0" w:color="DDDDDD"/>
              <w:right w:val="single" w:sz="4" w:space="0" w:color="DDDDDD"/>
            </w:tcBorders>
            <w:tcMar>
              <w:top w:w="120" w:type="dxa"/>
              <w:left w:w="120" w:type="dxa"/>
              <w:bottom w:w="120" w:type="dxa"/>
              <w:right w:w="120" w:type="dxa"/>
            </w:tcMar>
          </w:tcPr>
          <w:p w14:paraId="635196EE"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4C1806A5"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3C1C4AD9"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C831FE"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Acute Diarrheal Diseases</w:t>
            </w:r>
          </w:p>
        </w:tc>
        <w:tc>
          <w:tcPr>
            <w:tcW w:w="17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55329ADD"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monsoon</w:t>
            </w:r>
          </w:p>
        </w:tc>
        <w:tc>
          <w:tcPr>
            <w:tcW w:w="1770" w:type="dxa"/>
            <w:tcBorders>
              <w:top w:val="nil"/>
              <w:left w:val="nil"/>
              <w:bottom w:val="single" w:sz="4" w:space="0" w:color="DDDDDD"/>
              <w:right w:val="single" w:sz="4" w:space="0" w:color="DDDDDD"/>
            </w:tcBorders>
            <w:tcMar>
              <w:top w:w="120" w:type="dxa"/>
              <w:left w:w="120" w:type="dxa"/>
              <w:bottom w:w="120" w:type="dxa"/>
              <w:right w:w="120" w:type="dxa"/>
            </w:tcMar>
          </w:tcPr>
          <w:p w14:paraId="116BF5F8"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nil"/>
              <w:left w:val="nil"/>
              <w:bottom w:val="single" w:sz="4" w:space="0" w:color="DDDDDD"/>
              <w:right w:val="single" w:sz="4" w:space="0" w:color="DDDDDD"/>
            </w:tcBorders>
            <w:tcMar>
              <w:top w:w="120" w:type="dxa"/>
              <w:left w:w="120" w:type="dxa"/>
              <w:bottom w:w="120" w:type="dxa"/>
              <w:right w:w="120" w:type="dxa"/>
            </w:tcMar>
          </w:tcPr>
          <w:p w14:paraId="75C7E1DD"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nil"/>
              <w:left w:val="single" w:sz="4" w:space="0" w:color="DDDDDD"/>
              <w:bottom w:val="single" w:sz="4" w:space="0" w:color="DDDDDD"/>
              <w:right w:val="single" w:sz="4" w:space="0" w:color="DDDDDD"/>
            </w:tcBorders>
            <w:tcMar>
              <w:top w:w="120" w:type="dxa"/>
              <w:left w:w="120" w:type="dxa"/>
              <w:bottom w:w="120" w:type="dxa"/>
              <w:right w:w="120" w:type="dxa"/>
            </w:tcMar>
          </w:tcPr>
          <w:p w14:paraId="1030D306"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96BFC0B"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4702D1E"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Rabies</w:t>
            </w:r>
          </w:p>
        </w:tc>
        <w:tc>
          <w:tcPr>
            <w:tcW w:w="177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7E7F99E8"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00405A76"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4" w:space="0" w:color="DDDDDD"/>
              <w:left w:val="nil"/>
              <w:bottom w:val="single" w:sz="4" w:space="0" w:color="DDDDDD"/>
              <w:right w:val="single" w:sz="4" w:space="0" w:color="DDDDDD"/>
            </w:tcBorders>
            <w:tcMar>
              <w:top w:w="120" w:type="dxa"/>
              <w:left w:w="120" w:type="dxa"/>
              <w:bottom w:w="120" w:type="dxa"/>
              <w:right w:w="120" w:type="dxa"/>
            </w:tcMar>
          </w:tcPr>
          <w:p w14:paraId="3FDB1A0A"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4" w:space="0" w:color="DDDDDD"/>
              <w:left w:val="single" w:sz="4" w:space="0" w:color="DDDDDD"/>
              <w:bottom w:val="single" w:sz="4" w:space="0" w:color="DDDDDD"/>
              <w:right w:val="single" w:sz="4" w:space="0" w:color="DDDDDD"/>
            </w:tcBorders>
            <w:tcMar>
              <w:top w:w="120" w:type="dxa"/>
              <w:left w:w="120" w:type="dxa"/>
              <w:bottom w:w="120" w:type="dxa"/>
              <w:right w:w="120" w:type="dxa"/>
            </w:tcMar>
          </w:tcPr>
          <w:p w14:paraId="5382BBD0"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35B93190" w14:textId="77777777">
        <w:trPr>
          <w:cantSplit/>
          <w:trHeight w:val="20"/>
          <w:tblHeader/>
        </w:trPr>
        <w:tc>
          <w:tcPr>
            <w:tcW w:w="26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EB117E7"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Anthrax (rare)</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EEAD99"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866E4C"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42176D"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rPr>
              <w:t>0</w:t>
            </w:r>
          </w:p>
        </w:tc>
        <w:tc>
          <w:tcPr>
            <w:tcW w:w="177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8984D2" w14:textId="77777777" w:rsidR="006463CD" w:rsidRPr="009807EB" w:rsidRDefault="006463CD">
            <w:pPr>
              <w:jc w:val="center"/>
              <w:rPr>
                <w:rFonts w:ascii="Times New Roman" w:eastAsia="Calibri" w:hAnsi="Times New Roman" w:cs="Times New Roman"/>
                <w:color w:val="000000"/>
              </w:rPr>
            </w:pPr>
          </w:p>
        </w:tc>
      </w:tr>
    </w:tbl>
    <w:p w14:paraId="1CAF252A" w14:textId="77777777" w:rsidR="006463CD" w:rsidRPr="009807EB" w:rsidRDefault="00E84D3F">
      <w:pPr>
        <w:pStyle w:val="Heading2"/>
        <w:spacing w:before="240" w:after="240"/>
        <w:rPr>
          <w:rFonts w:ascii="Times New Roman" w:eastAsia="Calibri" w:hAnsi="Times New Roman" w:cs="Times New Roman"/>
          <w:color w:val="000000"/>
          <w:sz w:val="24"/>
          <w:szCs w:val="24"/>
        </w:rPr>
      </w:pPr>
      <w:bookmarkStart w:id="39" w:name="_heading=h.lvkk27tezf8m" w:colFirst="0" w:colLast="0"/>
      <w:bookmarkEnd w:id="39"/>
      <w:r w:rsidRPr="009807EB">
        <w:rPr>
          <w:rFonts w:ascii="Times New Roman" w:eastAsia="Calibri" w:hAnsi="Times New Roman" w:cs="Times New Roman"/>
          <w:color w:val="000000"/>
          <w:sz w:val="24"/>
          <w:szCs w:val="24"/>
        </w:rPr>
        <w:t>Vulnerability Mapping</w:t>
      </w:r>
    </w:p>
    <w:p w14:paraId="06316EC3" w14:textId="77777777" w:rsidR="006463CD" w:rsidRPr="009807EB" w:rsidRDefault="00E84D3F">
      <w:pPr>
        <w:spacing w:before="240" w:after="240"/>
        <w:rPr>
          <w:rFonts w:ascii="Times New Roman" w:eastAsia="Calibri" w:hAnsi="Times New Roman" w:cs="Times New Roman"/>
          <w:color w:val="000000"/>
          <w:sz w:val="16"/>
          <w:szCs w:val="16"/>
        </w:rPr>
      </w:pPr>
      <w:r w:rsidRPr="009807EB">
        <w:rPr>
          <w:rFonts w:ascii="Times New Roman" w:eastAsia="Calibri" w:hAnsi="Times New Roman" w:cs="Times New Roman"/>
          <w:color w:val="000000"/>
        </w:rPr>
        <w:t xml:space="preserve">Vulnerability mapping pinpoints high-risk populations, occupations, and areas exposed via environment, livelihoods, </w:t>
      </w:r>
      <w:proofErr w:type="gramStart"/>
      <w:r w:rsidRPr="009807EB">
        <w:rPr>
          <w:rFonts w:ascii="Times New Roman" w:eastAsia="Calibri" w:hAnsi="Times New Roman" w:cs="Times New Roman"/>
          <w:color w:val="000000"/>
        </w:rPr>
        <w:t>socio-economics</w:t>
      </w:r>
      <w:proofErr w:type="gramEnd"/>
      <w:r w:rsidRPr="009807EB">
        <w:rPr>
          <w:rFonts w:ascii="Times New Roman" w:eastAsia="Calibri" w:hAnsi="Times New Roman" w:cs="Times New Roman"/>
          <w:color w:val="000000"/>
        </w:rPr>
        <w:t>, and poor service access. Paired with environmental/seasonality mapping, it enables risk-based surveillance, targeted actions, and optimal resource use in One Health and pandemic planning</w:t>
      </w:r>
      <w:r w:rsidRPr="009807EB">
        <w:rPr>
          <w:rFonts w:ascii="Times New Roman" w:eastAsia="Calibri" w:hAnsi="Times New Roman" w:cs="Times New Roman"/>
          <w:color w:val="000000"/>
          <w:sz w:val="16"/>
          <w:szCs w:val="16"/>
        </w:rPr>
        <w:t>.</w:t>
      </w:r>
    </w:p>
    <w:tbl>
      <w:tblPr>
        <w:tblStyle w:val="Style271"/>
        <w:tblW w:w="8789" w:type="dxa"/>
        <w:tblInd w:w="-100" w:type="dxa"/>
        <w:tblLayout w:type="fixed"/>
        <w:tblLook w:val="04A0" w:firstRow="1" w:lastRow="0" w:firstColumn="1" w:lastColumn="0" w:noHBand="0" w:noVBand="1"/>
      </w:tblPr>
      <w:tblGrid>
        <w:gridCol w:w="3319"/>
        <w:gridCol w:w="1823"/>
        <w:gridCol w:w="1823"/>
        <w:gridCol w:w="1824"/>
      </w:tblGrid>
      <w:tr w:rsidR="006463CD" w:rsidRPr="009807EB" w14:paraId="67C51044" w14:textId="77777777">
        <w:trPr>
          <w:cantSplit/>
          <w:trHeight w:val="20"/>
          <w:tblHeader/>
        </w:trPr>
        <w:tc>
          <w:tcPr>
            <w:tcW w:w="33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172F2A7" w14:textId="77777777" w:rsidR="006463CD" w:rsidRPr="009807EB" w:rsidRDefault="00E84D3F">
            <w:pPr>
              <w:spacing w:before="240"/>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lastRenderedPageBreak/>
              <w:t>Vulnerability Factor</w:t>
            </w:r>
          </w:p>
        </w:tc>
        <w:tc>
          <w:tcPr>
            <w:tcW w:w="18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21D3B2E8" w14:textId="77777777" w:rsidR="006463CD" w:rsidRPr="009807EB" w:rsidRDefault="00E84D3F">
            <w:pPr>
              <w:spacing w:before="240"/>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High-Risk Wards</w:t>
            </w:r>
          </w:p>
        </w:tc>
        <w:tc>
          <w:tcPr>
            <w:tcW w:w="1823"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18337A3" w14:textId="77777777" w:rsidR="006463CD" w:rsidRPr="009807EB" w:rsidRDefault="00E84D3F">
            <w:pPr>
              <w:spacing w:before="240"/>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Key Groups / Locations</w:t>
            </w:r>
          </w:p>
        </w:tc>
        <w:tc>
          <w:tcPr>
            <w:tcW w:w="1824"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1FA3B63" w14:textId="77777777" w:rsidR="006463CD" w:rsidRPr="009807EB" w:rsidRDefault="00E84D3F">
            <w:pPr>
              <w:spacing w:before="240"/>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Risk Level</w:t>
            </w:r>
          </w:p>
        </w:tc>
      </w:tr>
      <w:tr w:rsidR="006463CD" w:rsidRPr="009807EB" w14:paraId="11FE0DDF"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E0DEF9A"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Flood-prone households</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47AD93D4"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690CFE49" w14:textId="1860B9EB" w:rsidR="006463CD" w:rsidRPr="009807EB" w:rsidRDefault="009807EB">
            <w:pPr>
              <w:spacing w:before="240" w:after="240"/>
              <w:rPr>
                <w:rFonts w:ascii="Times New Roman" w:eastAsia="Calibri" w:hAnsi="Times New Roman" w:cs="Times New Roman"/>
                <w:color w:val="000000"/>
              </w:rPr>
            </w:pPr>
            <w:r>
              <w:rPr>
                <w:rFonts w:ascii="Times New Roman" w:eastAsia="Calibri" w:hAnsi="Times New Roman" w:cs="Times New Roman"/>
                <w:color w:val="000000"/>
              </w:rPr>
              <w:t>0</w:t>
            </w:r>
          </w:p>
        </w:tc>
        <w:tc>
          <w:tcPr>
            <w:tcW w:w="1824" w:type="dxa"/>
            <w:tcBorders>
              <w:top w:val="nil"/>
              <w:left w:val="nil"/>
              <w:bottom w:val="single" w:sz="4" w:space="0" w:color="000000"/>
              <w:right w:val="single" w:sz="4" w:space="0" w:color="000000"/>
            </w:tcBorders>
            <w:tcMar>
              <w:top w:w="0" w:type="dxa"/>
              <w:left w:w="100" w:type="dxa"/>
              <w:bottom w:w="0" w:type="dxa"/>
              <w:right w:w="100" w:type="dxa"/>
            </w:tcMar>
          </w:tcPr>
          <w:p w14:paraId="3284214B" w14:textId="77777777" w:rsidR="006463CD" w:rsidRPr="009807EB" w:rsidRDefault="006463CD">
            <w:pPr>
              <w:spacing w:before="240" w:after="240"/>
              <w:rPr>
                <w:rFonts w:ascii="Times New Roman" w:eastAsia="Calibri" w:hAnsi="Times New Roman" w:cs="Times New Roman"/>
                <w:color w:val="000000"/>
              </w:rPr>
            </w:pPr>
          </w:p>
        </w:tc>
      </w:tr>
      <w:tr w:rsidR="009807EB" w:rsidRPr="009807EB" w14:paraId="60210423"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66CC66" w14:textId="77777777" w:rsidR="009807EB" w:rsidRPr="009807EB" w:rsidRDefault="009807EB" w:rsidP="009807EB">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Wetland-adjacent communities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34BC3B39" w14:textId="77777777" w:rsidR="009807EB" w:rsidRPr="009807EB" w:rsidRDefault="009807EB" w:rsidP="009807EB">
            <w:pPr>
              <w:spacing w:before="240"/>
              <w:rPr>
                <w:rFonts w:ascii="Times New Roman" w:eastAsia="Calibri" w:hAnsi="Times New Roman" w:cs="Times New Roman"/>
                <w:color w:val="000000"/>
              </w:rPr>
            </w:pPr>
            <w:r w:rsidRPr="009807EB">
              <w:rPr>
                <w:rFonts w:ascii="Times New Roman" w:eastAsia="Calibri" w:hAnsi="Times New Roman" w:cs="Times New Roman"/>
              </w:rPr>
              <w:t>0</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3438CF34" w14:textId="5A174F23"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0271BB09" w14:textId="1F3C4F3E"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r>
      <w:tr w:rsidR="009807EB" w:rsidRPr="009807EB" w14:paraId="50DB9C78"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A89193" w14:textId="77777777" w:rsidR="009807EB" w:rsidRPr="009807EB" w:rsidRDefault="009807EB" w:rsidP="009807EB">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Backyard poultry / duck rearing households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76E5A398" w14:textId="77777777" w:rsidR="009807EB" w:rsidRPr="009807EB" w:rsidRDefault="009807EB" w:rsidP="009807EB">
            <w:pPr>
              <w:spacing w:before="240"/>
              <w:rPr>
                <w:rFonts w:ascii="Times New Roman" w:eastAsia="Calibri" w:hAnsi="Times New Roman" w:cs="Times New Roman"/>
                <w:color w:val="000000"/>
              </w:rPr>
            </w:pPr>
            <w:r w:rsidRPr="009807EB">
              <w:rPr>
                <w:rFonts w:ascii="Times New Roman" w:eastAsia="Calibri" w:hAnsi="Times New Roman" w:cs="Times New Roman"/>
              </w:rPr>
              <w:t>2</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62C1ED56" w14:textId="4B43D8BE"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44BAE478" w14:textId="67B8C441"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r>
      <w:tr w:rsidR="009807EB" w:rsidRPr="009807EB" w14:paraId="747C1DF3"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0E8F5F" w14:textId="77777777" w:rsidR="009807EB" w:rsidRPr="009807EB" w:rsidRDefault="009807EB" w:rsidP="009807EB">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Livestock-rearing households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0D9EF8F2" w14:textId="77777777" w:rsidR="009807EB" w:rsidRPr="009807EB" w:rsidRDefault="009807EB" w:rsidP="009807EB">
            <w:pPr>
              <w:spacing w:before="240"/>
              <w:rPr>
                <w:rFonts w:ascii="Times New Roman" w:eastAsia="Calibri" w:hAnsi="Times New Roman" w:cs="Times New Roman"/>
                <w:color w:val="000000"/>
              </w:rPr>
            </w:pPr>
            <w:r w:rsidRPr="009807EB">
              <w:rPr>
                <w:rFonts w:ascii="Times New Roman" w:eastAsia="Calibri" w:hAnsi="Times New Roman" w:cs="Times New Roman"/>
              </w:rPr>
              <w:t>0</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26C10FB1" w14:textId="04DEC180"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5783C07B" w14:textId="364DEBD2"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r>
      <w:tr w:rsidR="009807EB" w:rsidRPr="009807EB" w14:paraId="7DC5004D"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95E95D" w14:textId="77777777" w:rsidR="009807EB" w:rsidRPr="009807EB" w:rsidRDefault="009807EB" w:rsidP="009807EB">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Slaughterhouse &amp; meat market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0A2678D1" w14:textId="77777777" w:rsidR="009807EB" w:rsidRPr="009807EB" w:rsidRDefault="009807EB" w:rsidP="009807EB">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00F5B036" w14:textId="7808490F"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6C75C9A0" w14:textId="0E7C9FB9"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r>
      <w:tr w:rsidR="009807EB" w:rsidRPr="009807EB" w14:paraId="04954A96"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9A9750D" w14:textId="77777777" w:rsidR="009807EB" w:rsidRPr="009807EB" w:rsidRDefault="009807EB" w:rsidP="009807EB">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Fisherfolk &amp; fish market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44FC1690" w14:textId="77777777" w:rsidR="009807EB" w:rsidRPr="009807EB" w:rsidRDefault="009807EB" w:rsidP="009807EB">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15FA7DEA" w14:textId="036DAF14"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45BD2731" w14:textId="7A9E83CE"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r>
      <w:tr w:rsidR="009807EB" w:rsidRPr="009807EB" w14:paraId="3EDE2C62"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5B106A" w14:textId="77777777" w:rsidR="009807EB" w:rsidRPr="009807EB" w:rsidRDefault="009807EB" w:rsidP="009807EB">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Sanitation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3691ADFE" w14:textId="77777777" w:rsidR="009807EB" w:rsidRPr="009807EB" w:rsidRDefault="009807EB" w:rsidP="009807EB">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0DCCA9F1" w14:textId="0060DE49"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7FA02CA8" w14:textId="05026974" w:rsidR="009807EB" w:rsidRPr="009807EB" w:rsidRDefault="009807EB" w:rsidP="009807EB">
            <w:pPr>
              <w:spacing w:before="240"/>
              <w:rPr>
                <w:rFonts w:ascii="Times New Roman" w:eastAsia="Calibri" w:hAnsi="Times New Roman" w:cs="Times New Roman"/>
                <w:color w:val="000000"/>
              </w:rPr>
            </w:pPr>
            <w:r w:rsidRPr="007800E4">
              <w:rPr>
                <w:rFonts w:ascii="Times New Roman" w:eastAsia="Calibri" w:hAnsi="Times New Roman" w:cs="Times New Roman"/>
                <w:color w:val="000000"/>
              </w:rPr>
              <w:t>0</w:t>
            </w:r>
          </w:p>
        </w:tc>
      </w:tr>
      <w:tr w:rsidR="006463CD" w:rsidRPr="009807EB" w14:paraId="618002FD"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C596F1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Daily wage / migrant workers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3E087843" w14:textId="77777777"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rPr>
              <w:t>1 to 16</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65FA7C2D" w14:textId="768053DF"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009807EB">
              <w:rPr>
                <w:rFonts w:ascii="Times New Roman" w:eastAsia="Calibri" w:hAnsi="Times New Roman" w:cs="Times New Roman"/>
                <w:color w:val="000000"/>
              </w:rPr>
              <w:t xml:space="preserve">All </w:t>
            </w:r>
            <w:r w:rsidR="00E72A3B">
              <w:rPr>
                <w:rFonts w:ascii="Times New Roman" w:eastAsia="Calibri" w:hAnsi="Times New Roman" w:cs="Times New Roman"/>
                <w:color w:val="000000"/>
              </w:rPr>
              <w:t>wards</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557AC262" w14:textId="6C868B8E"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00B15162">
              <w:rPr>
                <w:rFonts w:ascii="Times New Roman" w:eastAsia="Calibri" w:hAnsi="Times New Roman" w:cs="Times New Roman"/>
                <w:color w:val="000000"/>
              </w:rPr>
              <w:t>-</w:t>
            </w:r>
          </w:p>
        </w:tc>
      </w:tr>
      <w:tr w:rsidR="006463CD" w:rsidRPr="009807EB" w14:paraId="78CE8F2D"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6FF9881"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Elderly &amp; chronically ill populations</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168A3241" w14:textId="77777777"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rPr>
              <w:t>1 to 16</w:t>
            </w:r>
          </w:p>
        </w:tc>
        <w:tc>
          <w:tcPr>
            <w:tcW w:w="1823" w:type="dxa"/>
            <w:tcBorders>
              <w:top w:val="nil"/>
              <w:left w:val="nil"/>
              <w:bottom w:val="single" w:sz="8" w:space="0" w:color="000000"/>
              <w:right w:val="single" w:sz="8" w:space="0" w:color="000000"/>
            </w:tcBorders>
            <w:tcMar>
              <w:top w:w="0" w:type="dxa"/>
              <w:left w:w="100" w:type="dxa"/>
              <w:bottom w:w="0" w:type="dxa"/>
              <w:right w:w="100" w:type="dxa"/>
            </w:tcMar>
          </w:tcPr>
          <w:p w14:paraId="4EB6B397" w14:textId="011A336A"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00E72A3B">
              <w:rPr>
                <w:rFonts w:ascii="Times New Roman" w:eastAsia="Calibri" w:hAnsi="Times New Roman" w:cs="Times New Roman"/>
                <w:color w:val="000000"/>
              </w:rPr>
              <w:t>All wards</w:t>
            </w:r>
          </w:p>
        </w:tc>
        <w:tc>
          <w:tcPr>
            <w:tcW w:w="1824" w:type="dxa"/>
            <w:tcBorders>
              <w:top w:val="nil"/>
              <w:left w:val="nil"/>
              <w:bottom w:val="single" w:sz="8" w:space="0" w:color="000000"/>
              <w:right w:val="single" w:sz="8" w:space="0" w:color="000000"/>
            </w:tcBorders>
            <w:tcMar>
              <w:top w:w="0" w:type="dxa"/>
              <w:left w:w="100" w:type="dxa"/>
              <w:bottom w:w="0" w:type="dxa"/>
              <w:right w:w="100" w:type="dxa"/>
            </w:tcMar>
          </w:tcPr>
          <w:p w14:paraId="521488BD" w14:textId="00A4AE5E"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00B15162">
              <w:rPr>
                <w:rFonts w:ascii="Times New Roman" w:eastAsia="Calibri" w:hAnsi="Times New Roman" w:cs="Times New Roman"/>
                <w:color w:val="000000"/>
              </w:rPr>
              <w:t>-</w:t>
            </w:r>
          </w:p>
        </w:tc>
      </w:tr>
      <w:tr w:rsidR="006463CD" w:rsidRPr="009807EB" w14:paraId="4799315A"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57AD5B"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Pregnant Women</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69A2473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 to 16</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1192C394" w14:textId="1E3C8FBD" w:rsidR="006463CD" w:rsidRPr="009807EB" w:rsidRDefault="00B15162">
            <w:pPr>
              <w:spacing w:before="240" w:after="240"/>
              <w:rPr>
                <w:rFonts w:ascii="Times New Roman" w:eastAsia="Calibri" w:hAnsi="Times New Roman" w:cs="Times New Roman"/>
                <w:color w:val="000000"/>
              </w:rPr>
            </w:pPr>
            <w:r>
              <w:rPr>
                <w:rFonts w:ascii="Times New Roman" w:eastAsia="Calibri" w:hAnsi="Times New Roman" w:cs="Times New Roman"/>
                <w:color w:val="000000"/>
              </w:rPr>
              <w:t xml:space="preserve">All </w:t>
            </w:r>
            <w:r w:rsidR="00BE37B7">
              <w:rPr>
                <w:rFonts w:ascii="Times New Roman" w:eastAsia="Calibri" w:hAnsi="Times New Roman" w:cs="Times New Roman"/>
                <w:color w:val="000000"/>
              </w:rPr>
              <w:t>wards</w:t>
            </w:r>
          </w:p>
        </w:tc>
        <w:tc>
          <w:tcPr>
            <w:tcW w:w="1824" w:type="dxa"/>
            <w:tcBorders>
              <w:top w:val="nil"/>
              <w:left w:val="nil"/>
              <w:bottom w:val="single" w:sz="4" w:space="0" w:color="000000"/>
              <w:right w:val="single" w:sz="4" w:space="0" w:color="000000"/>
            </w:tcBorders>
            <w:tcMar>
              <w:top w:w="0" w:type="dxa"/>
              <w:left w:w="100" w:type="dxa"/>
              <w:bottom w:w="0" w:type="dxa"/>
              <w:right w:w="100" w:type="dxa"/>
            </w:tcMar>
          </w:tcPr>
          <w:p w14:paraId="4665B9E4" w14:textId="5B0C14A7" w:rsidR="006463CD" w:rsidRPr="009807EB" w:rsidRDefault="00B15162">
            <w:pPr>
              <w:spacing w:before="240" w:after="240"/>
              <w:rPr>
                <w:rFonts w:ascii="Times New Roman" w:eastAsia="Calibri" w:hAnsi="Times New Roman" w:cs="Times New Roman"/>
                <w:color w:val="000000"/>
              </w:rPr>
            </w:pPr>
            <w:r>
              <w:rPr>
                <w:rFonts w:ascii="Times New Roman" w:eastAsia="Calibri" w:hAnsi="Times New Roman" w:cs="Times New Roman"/>
                <w:color w:val="000000"/>
              </w:rPr>
              <w:t>-</w:t>
            </w:r>
          </w:p>
        </w:tc>
      </w:tr>
      <w:tr w:rsidR="006463CD" w:rsidRPr="009807EB" w14:paraId="6572E9B2"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071526"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Children (schools, Anganwadi’s)</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39C32946"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1 to 16</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0F132D70" w14:textId="70E3C196" w:rsidR="006463CD" w:rsidRPr="009807EB" w:rsidRDefault="00B15162">
            <w:pPr>
              <w:spacing w:before="240" w:after="240"/>
              <w:rPr>
                <w:rFonts w:ascii="Times New Roman" w:eastAsia="Calibri" w:hAnsi="Times New Roman" w:cs="Times New Roman"/>
                <w:color w:val="000000"/>
              </w:rPr>
            </w:pPr>
            <w:r>
              <w:rPr>
                <w:rFonts w:ascii="Times New Roman" w:eastAsia="Calibri" w:hAnsi="Times New Roman" w:cs="Times New Roman"/>
                <w:color w:val="000000"/>
              </w:rPr>
              <w:t>All wards</w:t>
            </w:r>
          </w:p>
        </w:tc>
        <w:tc>
          <w:tcPr>
            <w:tcW w:w="1824" w:type="dxa"/>
            <w:tcBorders>
              <w:top w:val="nil"/>
              <w:left w:val="nil"/>
              <w:bottom w:val="single" w:sz="4" w:space="0" w:color="000000"/>
              <w:right w:val="single" w:sz="4" w:space="0" w:color="000000"/>
            </w:tcBorders>
            <w:tcMar>
              <w:top w:w="0" w:type="dxa"/>
              <w:left w:w="100" w:type="dxa"/>
              <w:bottom w:w="0" w:type="dxa"/>
              <w:right w:w="100" w:type="dxa"/>
            </w:tcMar>
          </w:tcPr>
          <w:p w14:paraId="6DC2CE58" w14:textId="798140FA" w:rsidR="006463CD" w:rsidRPr="009807EB" w:rsidRDefault="00B15162">
            <w:pPr>
              <w:spacing w:before="240" w:after="240"/>
              <w:rPr>
                <w:rFonts w:ascii="Times New Roman" w:eastAsia="Calibri" w:hAnsi="Times New Roman" w:cs="Times New Roman"/>
                <w:color w:val="000000"/>
              </w:rPr>
            </w:pPr>
            <w:r>
              <w:rPr>
                <w:rFonts w:ascii="Times New Roman" w:eastAsia="Calibri" w:hAnsi="Times New Roman" w:cs="Times New Roman"/>
                <w:color w:val="000000"/>
              </w:rPr>
              <w:t>-</w:t>
            </w:r>
          </w:p>
        </w:tc>
      </w:tr>
      <w:tr w:rsidR="006463CD" w:rsidRPr="009807EB" w14:paraId="2E1E82A9" w14:textId="77777777">
        <w:trPr>
          <w:cantSplit/>
          <w:trHeight w:val="20"/>
          <w:tblHeader/>
        </w:trPr>
        <w:tc>
          <w:tcPr>
            <w:tcW w:w="3319"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47C48E1"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Limited access to safe water &amp; sanitation</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2F0492D7"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rPr>
              <w:t>0</w:t>
            </w:r>
          </w:p>
        </w:tc>
        <w:tc>
          <w:tcPr>
            <w:tcW w:w="1823" w:type="dxa"/>
            <w:tcBorders>
              <w:top w:val="nil"/>
              <w:left w:val="nil"/>
              <w:bottom w:val="single" w:sz="4" w:space="0" w:color="000000"/>
              <w:right w:val="single" w:sz="4" w:space="0" w:color="000000"/>
            </w:tcBorders>
            <w:tcMar>
              <w:top w:w="0" w:type="dxa"/>
              <w:left w:w="100" w:type="dxa"/>
              <w:bottom w:w="0" w:type="dxa"/>
              <w:right w:w="100" w:type="dxa"/>
            </w:tcMar>
          </w:tcPr>
          <w:p w14:paraId="5D82174C" w14:textId="14631443" w:rsidR="006463CD" w:rsidRPr="009807EB" w:rsidRDefault="00BE37B7">
            <w:pPr>
              <w:spacing w:before="240" w:after="240"/>
              <w:rPr>
                <w:rFonts w:ascii="Times New Roman" w:eastAsia="Calibri" w:hAnsi="Times New Roman" w:cs="Times New Roman"/>
                <w:color w:val="000000"/>
              </w:rPr>
            </w:pPr>
            <w:r>
              <w:rPr>
                <w:rFonts w:ascii="Times New Roman" w:eastAsia="Calibri" w:hAnsi="Times New Roman" w:cs="Times New Roman"/>
                <w:color w:val="000000"/>
              </w:rPr>
              <w:t>0</w:t>
            </w:r>
          </w:p>
        </w:tc>
        <w:tc>
          <w:tcPr>
            <w:tcW w:w="1824" w:type="dxa"/>
            <w:tcBorders>
              <w:top w:val="nil"/>
              <w:left w:val="nil"/>
              <w:bottom w:val="single" w:sz="4" w:space="0" w:color="000000"/>
              <w:right w:val="single" w:sz="4" w:space="0" w:color="000000"/>
            </w:tcBorders>
            <w:tcMar>
              <w:top w:w="0" w:type="dxa"/>
              <w:left w:w="100" w:type="dxa"/>
              <w:bottom w:w="0" w:type="dxa"/>
              <w:right w:w="100" w:type="dxa"/>
            </w:tcMar>
          </w:tcPr>
          <w:p w14:paraId="62C4AC9A" w14:textId="380D1692" w:rsidR="006463CD" w:rsidRPr="009807EB" w:rsidRDefault="00BE37B7">
            <w:pPr>
              <w:spacing w:before="240" w:after="240"/>
              <w:rPr>
                <w:rFonts w:ascii="Times New Roman" w:eastAsia="Calibri" w:hAnsi="Times New Roman" w:cs="Times New Roman"/>
                <w:color w:val="000000"/>
              </w:rPr>
            </w:pPr>
            <w:r>
              <w:rPr>
                <w:rFonts w:ascii="Times New Roman" w:eastAsia="Calibri" w:hAnsi="Times New Roman" w:cs="Times New Roman"/>
                <w:color w:val="000000"/>
              </w:rPr>
              <w:t>0</w:t>
            </w:r>
          </w:p>
        </w:tc>
      </w:tr>
    </w:tbl>
    <w:p w14:paraId="63876AC1" w14:textId="77777777" w:rsidR="006463CD" w:rsidRPr="009807EB" w:rsidRDefault="006463CD">
      <w:pPr>
        <w:pStyle w:val="Heading1"/>
        <w:jc w:val="center"/>
        <w:rPr>
          <w:rFonts w:ascii="Times New Roman" w:eastAsia="Calibri" w:hAnsi="Times New Roman" w:cs="Times New Roman"/>
          <w:color w:val="000000"/>
          <w:sz w:val="24"/>
          <w:szCs w:val="24"/>
        </w:rPr>
      </w:pPr>
    </w:p>
    <w:p w14:paraId="5D175464" w14:textId="77777777" w:rsidR="006463CD" w:rsidRPr="009807EB" w:rsidRDefault="006463CD">
      <w:pPr>
        <w:rPr>
          <w:rFonts w:ascii="Times New Roman" w:eastAsia="Calibri" w:hAnsi="Times New Roman" w:cs="Times New Roman"/>
          <w:color w:val="000000"/>
          <w:sz w:val="16"/>
          <w:szCs w:val="16"/>
        </w:rPr>
      </w:pPr>
    </w:p>
    <w:p w14:paraId="630D57D8" w14:textId="77777777" w:rsidR="006463CD" w:rsidRPr="009807EB" w:rsidRDefault="00E84D3F">
      <w:pPr>
        <w:pStyle w:val="Heading1"/>
        <w:spacing w:before="120" w:line="240" w:lineRule="auto"/>
        <w:jc w:val="center"/>
        <w:rPr>
          <w:rFonts w:ascii="Times New Roman" w:eastAsia="Calibri" w:hAnsi="Times New Roman" w:cs="Times New Roman"/>
          <w:color w:val="000000"/>
          <w:sz w:val="24"/>
          <w:szCs w:val="24"/>
        </w:rPr>
      </w:pPr>
      <w:bookmarkStart w:id="40" w:name="_heading=h.9b2mp9e8jbke" w:colFirst="0" w:colLast="0"/>
      <w:bookmarkEnd w:id="40"/>
      <w:r w:rsidRPr="009807EB">
        <w:rPr>
          <w:rFonts w:ascii="Times New Roman" w:eastAsia="Calibri" w:hAnsi="Times New Roman" w:cs="Times New Roman"/>
          <w:color w:val="000000"/>
          <w:sz w:val="24"/>
          <w:szCs w:val="24"/>
        </w:rPr>
        <w:t xml:space="preserve">  EPIDEMIOLOGICAL TRENDS (2021–2025)</w:t>
      </w:r>
    </w:p>
    <w:p w14:paraId="11EFD94E" w14:textId="77777777" w:rsidR="006463CD" w:rsidRPr="009807EB" w:rsidRDefault="006463CD">
      <w:pPr>
        <w:rPr>
          <w:rFonts w:ascii="Times New Roman" w:eastAsia="Calibri" w:hAnsi="Times New Roman" w:cs="Times New Roman"/>
          <w:color w:val="000000"/>
          <w:sz w:val="16"/>
          <w:szCs w:val="16"/>
        </w:rPr>
      </w:pPr>
    </w:p>
    <w:p w14:paraId="3970450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Disease surveillance is the systematic collection, analysis, and interpretation of health data for planning, implementation, and evaluation of public health practice. This section presents the disease surveillance profile of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based on routine reporting systems and outbreak investigations to identify priority diseases, seasonal patterns, and emerging public health threats.</w:t>
      </w:r>
    </w:p>
    <w:p w14:paraId="2314E028" w14:textId="77777777" w:rsidR="006463CD" w:rsidRPr="009807EB" w:rsidRDefault="00E84D3F">
      <w:pPr>
        <w:pStyle w:val="Heading2"/>
        <w:rPr>
          <w:rFonts w:ascii="Times New Roman" w:eastAsia="Calibri" w:hAnsi="Times New Roman" w:cs="Times New Roman"/>
          <w:color w:val="000000"/>
          <w:sz w:val="24"/>
          <w:szCs w:val="24"/>
        </w:rPr>
      </w:pPr>
      <w:bookmarkStart w:id="41" w:name="_heading=h.whcbegrywloq" w:colFirst="0" w:colLast="0"/>
      <w:bookmarkEnd w:id="41"/>
      <w:r w:rsidRPr="009807EB">
        <w:rPr>
          <w:rFonts w:ascii="Times New Roman" w:eastAsia="Calibri" w:hAnsi="Times New Roman" w:cs="Times New Roman"/>
          <w:color w:val="000000"/>
          <w:sz w:val="24"/>
          <w:szCs w:val="24"/>
        </w:rPr>
        <w:lastRenderedPageBreak/>
        <w:t xml:space="preserve">Disease Burden among human </w:t>
      </w:r>
      <w:proofErr w:type="gramStart"/>
      <w:r w:rsidRPr="009807EB">
        <w:rPr>
          <w:rFonts w:ascii="Times New Roman" w:eastAsia="Calibri" w:hAnsi="Times New Roman" w:cs="Times New Roman"/>
          <w:color w:val="000000"/>
          <w:sz w:val="24"/>
          <w:szCs w:val="24"/>
        </w:rPr>
        <w:t>beings(</w:t>
      </w:r>
      <w:proofErr w:type="gramEnd"/>
      <w:r w:rsidRPr="009807EB">
        <w:rPr>
          <w:rFonts w:ascii="Times New Roman" w:eastAsia="Calibri" w:hAnsi="Times New Roman" w:cs="Times New Roman"/>
          <w:color w:val="000000"/>
          <w:sz w:val="24"/>
          <w:szCs w:val="24"/>
        </w:rPr>
        <w:t>Last 5 Years)</w:t>
      </w:r>
    </w:p>
    <w:p w14:paraId="72E8245D" w14:textId="77777777" w:rsidR="006463CD" w:rsidRPr="009807EB" w:rsidRDefault="00E84D3F">
      <w:pPr>
        <w:rPr>
          <w:rFonts w:ascii="Times New Roman" w:eastAsia="Calibri" w:hAnsi="Times New Roman" w:cs="Times New Roman"/>
          <w:color w:val="000000"/>
          <w:sz w:val="16"/>
          <w:szCs w:val="16"/>
        </w:rPr>
      </w:pPr>
      <w:r w:rsidRPr="009807EB">
        <w:rPr>
          <w:rFonts w:ascii="Times New Roman" w:eastAsia="Calibri" w:hAnsi="Times New Roman" w:cs="Times New Roman"/>
          <w:color w:val="000000"/>
        </w:rPr>
        <w:t>Analysis of disease-wise data for the last five years helps identify persistent public health problems, emerging diseases, and changes in disease burden. This information supports prioritisation of prevention, preparedness, and response activities at the Panchayat</w:t>
      </w:r>
      <w:r w:rsidRPr="009807EB">
        <w:rPr>
          <w:rFonts w:ascii="Times New Roman" w:eastAsia="Calibri" w:hAnsi="Times New Roman" w:cs="Times New Roman"/>
          <w:color w:val="000000"/>
          <w:sz w:val="16"/>
          <w:szCs w:val="16"/>
        </w:rPr>
        <w:t xml:space="preserve"> level.</w:t>
      </w:r>
    </w:p>
    <w:p w14:paraId="4EC7E8B7" w14:textId="77777777" w:rsidR="006463CD" w:rsidRPr="009807EB" w:rsidRDefault="006463CD">
      <w:pPr>
        <w:rPr>
          <w:rFonts w:ascii="Times New Roman" w:eastAsia="Calibri" w:hAnsi="Times New Roman" w:cs="Times New Roman"/>
          <w:sz w:val="16"/>
          <w:szCs w:val="16"/>
        </w:rPr>
      </w:pPr>
    </w:p>
    <w:p w14:paraId="663781BB" w14:textId="77777777" w:rsidR="006463CD" w:rsidRPr="009807EB" w:rsidRDefault="006463CD">
      <w:pPr>
        <w:rPr>
          <w:rFonts w:ascii="Times New Roman" w:eastAsia="Calibri" w:hAnsi="Times New Roman" w:cs="Times New Roman"/>
          <w:sz w:val="16"/>
          <w:szCs w:val="16"/>
        </w:rPr>
      </w:pPr>
    </w:p>
    <w:tbl>
      <w:tblPr>
        <w:tblStyle w:val="Style272"/>
        <w:tblW w:w="9180" w:type="dxa"/>
        <w:tblLayout w:type="fixed"/>
        <w:tblLook w:val="04A0" w:firstRow="1" w:lastRow="0" w:firstColumn="1" w:lastColumn="0" w:noHBand="0" w:noVBand="1"/>
      </w:tblPr>
      <w:tblGrid>
        <w:gridCol w:w="1515"/>
        <w:gridCol w:w="690"/>
        <w:gridCol w:w="705"/>
        <w:gridCol w:w="705"/>
        <w:gridCol w:w="705"/>
        <w:gridCol w:w="705"/>
        <w:gridCol w:w="4155"/>
      </w:tblGrid>
      <w:tr w:rsidR="006463CD" w:rsidRPr="009807EB" w14:paraId="4B01EADE" w14:textId="77777777">
        <w:trPr>
          <w:trHeight w:val="525"/>
        </w:trPr>
        <w:tc>
          <w:tcPr>
            <w:tcW w:w="151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cPr>
          <w:p w14:paraId="7A78C72F" w14:textId="77777777" w:rsidR="006463CD" w:rsidRPr="009807EB" w:rsidRDefault="00E84D3F">
            <w:pPr>
              <w:spacing w:before="240" w:after="240"/>
              <w:rPr>
                <w:rFonts w:ascii="Times New Roman" w:eastAsia="Calibri" w:hAnsi="Times New Roman" w:cs="Times New Roman"/>
                <w:b/>
                <w:bCs/>
              </w:rPr>
            </w:pPr>
            <w:r w:rsidRPr="009807EB">
              <w:rPr>
                <w:rFonts w:ascii="Times New Roman" w:eastAsia="Calibri" w:hAnsi="Times New Roman" w:cs="Times New Roman"/>
                <w:b/>
                <w:bCs/>
              </w:rPr>
              <w:t>Disease</w:t>
            </w:r>
          </w:p>
        </w:tc>
        <w:tc>
          <w:tcPr>
            <w:tcW w:w="690" w:type="dxa"/>
            <w:tcBorders>
              <w:top w:val="single" w:sz="6" w:space="0" w:color="DDDDDD"/>
              <w:left w:val="nil"/>
              <w:bottom w:val="single" w:sz="6" w:space="0" w:color="DDDDDD"/>
              <w:right w:val="single" w:sz="6" w:space="0" w:color="DDDDDD"/>
            </w:tcBorders>
            <w:shd w:val="clear" w:color="auto" w:fill="F2F2F2"/>
            <w:tcMar>
              <w:top w:w="120" w:type="dxa"/>
              <w:left w:w="120" w:type="dxa"/>
              <w:bottom w:w="120" w:type="dxa"/>
              <w:right w:w="120" w:type="dxa"/>
            </w:tcMar>
          </w:tcPr>
          <w:p w14:paraId="067E57A1" w14:textId="77777777" w:rsidR="006463CD" w:rsidRPr="009807EB" w:rsidRDefault="00E84D3F">
            <w:pPr>
              <w:spacing w:before="240" w:after="240"/>
              <w:rPr>
                <w:rFonts w:ascii="Times New Roman" w:eastAsia="Calibri" w:hAnsi="Times New Roman" w:cs="Times New Roman"/>
                <w:b/>
                <w:bCs/>
              </w:rPr>
            </w:pPr>
            <w:r w:rsidRPr="009807EB">
              <w:rPr>
                <w:rFonts w:ascii="Times New Roman" w:eastAsia="Calibri" w:hAnsi="Times New Roman" w:cs="Times New Roman"/>
                <w:b/>
                <w:bCs/>
              </w:rPr>
              <w:t>2021</w:t>
            </w:r>
          </w:p>
        </w:tc>
        <w:tc>
          <w:tcPr>
            <w:tcW w:w="705" w:type="dxa"/>
            <w:tcBorders>
              <w:top w:val="single" w:sz="6" w:space="0" w:color="DDDDDD"/>
              <w:left w:val="nil"/>
              <w:bottom w:val="single" w:sz="6" w:space="0" w:color="DDDDDD"/>
              <w:right w:val="single" w:sz="6" w:space="0" w:color="DDDDDD"/>
            </w:tcBorders>
            <w:shd w:val="clear" w:color="auto" w:fill="F2F2F2"/>
            <w:tcMar>
              <w:top w:w="120" w:type="dxa"/>
              <w:left w:w="120" w:type="dxa"/>
              <w:bottom w:w="120" w:type="dxa"/>
              <w:right w:w="120" w:type="dxa"/>
            </w:tcMar>
          </w:tcPr>
          <w:p w14:paraId="37F47136" w14:textId="77777777" w:rsidR="006463CD" w:rsidRPr="009807EB" w:rsidRDefault="00E84D3F">
            <w:pPr>
              <w:spacing w:before="240" w:after="240"/>
              <w:rPr>
                <w:rFonts w:ascii="Times New Roman" w:eastAsia="Calibri" w:hAnsi="Times New Roman" w:cs="Times New Roman"/>
                <w:b/>
                <w:bCs/>
              </w:rPr>
            </w:pPr>
            <w:r w:rsidRPr="009807EB">
              <w:rPr>
                <w:rFonts w:ascii="Times New Roman" w:eastAsia="Calibri" w:hAnsi="Times New Roman" w:cs="Times New Roman"/>
                <w:b/>
                <w:bCs/>
              </w:rPr>
              <w:t>2022</w:t>
            </w:r>
          </w:p>
        </w:tc>
        <w:tc>
          <w:tcPr>
            <w:tcW w:w="705" w:type="dxa"/>
            <w:tcBorders>
              <w:top w:val="single" w:sz="6" w:space="0" w:color="DDDDDD"/>
              <w:left w:val="nil"/>
              <w:bottom w:val="single" w:sz="6" w:space="0" w:color="DDDDDD"/>
              <w:right w:val="single" w:sz="6" w:space="0" w:color="DDDDDD"/>
            </w:tcBorders>
            <w:shd w:val="clear" w:color="auto" w:fill="F2F2F2"/>
            <w:tcMar>
              <w:top w:w="120" w:type="dxa"/>
              <w:left w:w="120" w:type="dxa"/>
              <w:bottom w:w="120" w:type="dxa"/>
              <w:right w:w="120" w:type="dxa"/>
            </w:tcMar>
          </w:tcPr>
          <w:p w14:paraId="37A80786" w14:textId="77777777" w:rsidR="006463CD" w:rsidRPr="009807EB" w:rsidRDefault="00E84D3F">
            <w:pPr>
              <w:spacing w:before="240" w:after="240"/>
              <w:rPr>
                <w:rFonts w:ascii="Times New Roman" w:eastAsia="Calibri" w:hAnsi="Times New Roman" w:cs="Times New Roman"/>
                <w:b/>
                <w:bCs/>
              </w:rPr>
            </w:pPr>
            <w:r w:rsidRPr="009807EB">
              <w:rPr>
                <w:rFonts w:ascii="Times New Roman" w:eastAsia="Calibri" w:hAnsi="Times New Roman" w:cs="Times New Roman"/>
                <w:b/>
                <w:bCs/>
              </w:rPr>
              <w:t>2023</w:t>
            </w:r>
          </w:p>
        </w:tc>
        <w:tc>
          <w:tcPr>
            <w:tcW w:w="705" w:type="dxa"/>
            <w:tcBorders>
              <w:top w:val="single" w:sz="6" w:space="0" w:color="DDDDDD"/>
              <w:left w:val="nil"/>
              <w:bottom w:val="single" w:sz="6" w:space="0" w:color="DDDDDD"/>
              <w:right w:val="single" w:sz="6" w:space="0" w:color="DDDDDD"/>
            </w:tcBorders>
            <w:shd w:val="clear" w:color="auto" w:fill="F2F2F2"/>
            <w:tcMar>
              <w:top w:w="120" w:type="dxa"/>
              <w:left w:w="120" w:type="dxa"/>
              <w:bottom w:w="120" w:type="dxa"/>
              <w:right w:w="120" w:type="dxa"/>
            </w:tcMar>
          </w:tcPr>
          <w:p w14:paraId="44357087" w14:textId="77777777" w:rsidR="006463CD" w:rsidRPr="009807EB" w:rsidRDefault="00E84D3F">
            <w:pPr>
              <w:spacing w:before="240" w:after="240"/>
              <w:rPr>
                <w:rFonts w:ascii="Times New Roman" w:eastAsia="Calibri" w:hAnsi="Times New Roman" w:cs="Times New Roman"/>
                <w:b/>
                <w:bCs/>
              </w:rPr>
            </w:pPr>
            <w:r w:rsidRPr="009807EB">
              <w:rPr>
                <w:rFonts w:ascii="Times New Roman" w:eastAsia="Calibri" w:hAnsi="Times New Roman" w:cs="Times New Roman"/>
                <w:b/>
                <w:bCs/>
              </w:rPr>
              <w:t>2024</w:t>
            </w:r>
          </w:p>
        </w:tc>
        <w:tc>
          <w:tcPr>
            <w:tcW w:w="705" w:type="dxa"/>
            <w:tcBorders>
              <w:top w:val="single" w:sz="6" w:space="0" w:color="DDDDDD"/>
              <w:left w:val="nil"/>
              <w:bottom w:val="single" w:sz="6" w:space="0" w:color="DDDDDD"/>
              <w:right w:val="single" w:sz="6" w:space="0" w:color="DDDDDD"/>
            </w:tcBorders>
            <w:shd w:val="clear" w:color="auto" w:fill="F2F2F2"/>
            <w:tcMar>
              <w:top w:w="120" w:type="dxa"/>
              <w:left w:w="120" w:type="dxa"/>
              <w:bottom w:w="120" w:type="dxa"/>
              <w:right w:w="120" w:type="dxa"/>
            </w:tcMar>
          </w:tcPr>
          <w:p w14:paraId="512AC482" w14:textId="77777777" w:rsidR="006463CD" w:rsidRPr="009807EB" w:rsidRDefault="00E84D3F">
            <w:pPr>
              <w:spacing w:before="240" w:after="240"/>
              <w:rPr>
                <w:rFonts w:ascii="Times New Roman" w:eastAsia="Calibri" w:hAnsi="Times New Roman" w:cs="Times New Roman"/>
                <w:b/>
                <w:bCs/>
              </w:rPr>
            </w:pPr>
            <w:r w:rsidRPr="009807EB">
              <w:rPr>
                <w:rFonts w:ascii="Times New Roman" w:eastAsia="Calibri" w:hAnsi="Times New Roman" w:cs="Times New Roman"/>
                <w:b/>
                <w:bCs/>
              </w:rPr>
              <w:t>2025</w:t>
            </w:r>
          </w:p>
        </w:tc>
        <w:tc>
          <w:tcPr>
            <w:tcW w:w="4155" w:type="dxa"/>
            <w:tcBorders>
              <w:top w:val="single" w:sz="6" w:space="0" w:color="DDDDDD"/>
              <w:left w:val="nil"/>
              <w:bottom w:val="single" w:sz="6" w:space="0" w:color="DDDDDD"/>
              <w:right w:val="single" w:sz="6" w:space="0" w:color="DDDDDD"/>
            </w:tcBorders>
            <w:shd w:val="clear" w:color="auto" w:fill="F2F2F2"/>
            <w:tcMar>
              <w:top w:w="120" w:type="dxa"/>
              <w:left w:w="120" w:type="dxa"/>
              <w:bottom w:w="120" w:type="dxa"/>
              <w:right w:w="120" w:type="dxa"/>
            </w:tcMar>
          </w:tcPr>
          <w:p w14:paraId="70C1846B" w14:textId="77777777" w:rsidR="006463CD" w:rsidRPr="009807EB" w:rsidRDefault="00E84D3F">
            <w:pPr>
              <w:spacing w:before="240" w:after="240"/>
              <w:rPr>
                <w:rFonts w:ascii="Times New Roman" w:eastAsia="Calibri" w:hAnsi="Times New Roman" w:cs="Times New Roman"/>
                <w:b/>
                <w:bCs/>
              </w:rPr>
            </w:pPr>
            <w:proofErr w:type="gramStart"/>
            <w:r w:rsidRPr="009807EB">
              <w:rPr>
                <w:rFonts w:ascii="Times New Roman" w:eastAsia="Calibri" w:hAnsi="Times New Roman" w:cs="Times New Roman"/>
                <w:b/>
                <w:bCs/>
              </w:rPr>
              <w:t>Trend(</w:t>
            </w:r>
            <w:proofErr w:type="gramEnd"/>
            <w:r w:rsidRPr="009807EB">
              <w:rPr>
                <w:rFonts w:ascii="Times New Roman" w:eastAsia="Calibri" w:hAnsi="Times New Roman" w:cs="Times New Roman"/>
                <w:b/>
                <w:bCs/>
              </w:rPr>
              <w:t>Increasing/Stable/Decreasing)</w:t>
            </w:r>
          </w:p>
        </w:tc>
      </w:tr>
      <w:tr w:rsidR="006463CD" w:rsidRPr="009807EB" w14:paraId="703FD480"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39C1301"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Dengue</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3591C45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18</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3426E3B3"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30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52FA218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73</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0E5B15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159</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6D0C991" w14:textId="77777777" w:rsidR="006463CD" w:rsidRPr="009807EB" w:rsidRDefault="006463CD">
            <w:pPr>
              <w:spacing w:before="240" w:after="240"/>
              <w:rPr>
                <w:rFonts w:ascii="Times New Roman" w:eastAsia="Calibri" w:hAnsi="Times New Roman" w:cs="Times New Roman"/>
              </w:rPr>
            </w:pP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72D1A8A6"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Stable</w:t>
            </w:r>
          </w:p>
        </w:tc>
      </w:tr>
      <w:tr w:rsidR="006463CD" w:rsidRPr="009807EB" w14:paraId="19848E88"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BC8176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Leptospirosis</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2637A437"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3FA38FD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2</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0D3393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4246358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3</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1A80CB13"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59FB51F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Stable</w:t>
            </w:r>
          </w:p>
        </w:tc>
      </w:tr>
      <w:tr w:rsidR="006463CD" w:rsidRPr="009807EB" w14:paraId="73536EC3"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D5CBF6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Hepatitis A</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3A280E57"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2DBAE85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7670F99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723424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2</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4EB3BCA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6059E28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291A8DF9"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2CD315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Malaria</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74EBA6C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F6B2DD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1DCB490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1ABD984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2</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768732C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3BB4FB5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64B79DD5"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AC555B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Scrub Typhus</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7F76E3B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F09C16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44DB75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347EF7B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5F21E6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3484C64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0B5655A8"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32EE0D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Typhoid</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6875CBD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A18CDB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7497E50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23B1731"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2FF562D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73DD496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35D49275"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A20C21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H1N1</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25C368D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549AC51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508714C3"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93452C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1758A99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3F6F8F2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0D09F702"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7035591"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lastRenderedPageBreak/>
              <w:t>H3N2</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15F664F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288BD73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17CBDBA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2B76A5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51786EE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1443EDE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14A3854A"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255BD86"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ADD</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3E54A78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50ACBF5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25</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E3439E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84</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49E249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38</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41EE8E3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31</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77D3D51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612459D8"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03D33E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Mumps</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26FE3FA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2DDA04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B5966E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7FCD99D6"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D93A97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9</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74D9C34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09AF40FA"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4A97AD6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Measles</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37E32A0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20CFDC1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13BCCE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4E31872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5D19A71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3C2C471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22432AE1"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235C7C9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Hepatitis B</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2E2417B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39AF0BD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B672090"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E58F0C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519F28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4F7A4F5B"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4B618F5C"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5D0C4E5"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Hepatitis C</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351E3FC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481DD81"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51B95B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E4CB233"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0F5D4B5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0920D394"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11FB6A5C"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8C597E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Tuberculosis</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4F61972A"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6DF1181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6</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5535675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10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7CCB72A9"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4</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23FAC4B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4</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66597C1E"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r w:rsidR="006463CD" w:rsidRPr="009807EB" w14:paraId="6CA98A87" w14:textId="77777777">
        <w:trPr>
          <w:trHeight w:val="1005"/>
        </w:trPr>
        <w:tc>
          <w:tcPr>
            <w:tcW w:w="151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52C0EA1"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Leprosy</w:t>
            </w:r>
          </w:p>
        </w:tc>
        <w:tc>
          <w:tcPr>
            <w:tcW w:w="690" w:type="dxa"/>
            <w:tcBorders>
              <w:top w:val="nil"/>
              <w:left w:val="nil"/>
              <w:bottom w:val="single" w:sz="6" w:space="0" w:color="DDDDDD"/>
              <w:right w:val="single" w:sz="6" w:space="0" w:color="DDDDDD"/>
            </w:tcBorders>
            <w:tcMar>
              <w:top w:w="120" w:type="dxa"/>
              <w:left w:w="120" w:type="dxa"/>
              <w:bottom w:w="120" w:type="dxa"/>
              <w:right w:w="120" w:type="dxa"/>
            </w:tcMar>
          </w:tcPr>
          <w:p w14:paraId="363A3412"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71EC5A7F"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1358B0AD"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4C7E9E1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705" w:type="dxa"/>
            <w:tcBorders>
              <w:top w:val="nil"/>
              <w:left w:val="nil"/>
              <w:bottom w:val="single" w:sz="6" w:space="0" w:color="DDDDDD"/>
              <w:right w:val="single" w:sz="6" w:space="0" w:color="DDDDDD"/>
            </w:tcBorders>
            <w:tcMar>
              <w:top w:w="120" w:type="dxa"/>
              <w:left w:w="120" w:type="dxa"/>
              <w:bottom w:w="120" w:type="dxa"/>
              <w:right w:w="120" w:type="dxa"/>
            </w:tcMar>
          </w:tcPr>
          <w:p w14:paraId="30847A08"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0</w:t>
            </w:r>
          </w:p>
        </w:tc>
        <w:tc>
          <w:tcPr>
            <w:tcW w:w="4155" w:type="dxa"/>
            <w:tcBorders>
              <w:top w:val="nil"/>
              <w:left w:val="nil"/>
              <w:bottom w:val="single" w:sz="6" w:space="0" w:color="DDDDDD"/>
              <w:right w:val="single" w:sz="6" w:space="0" w:color="DDDDDD"/>
            </w:tcBorders>
            <w:tcMar>
              <w:top w:w="120" w:type="dxa"/>
              <w:left w:w="120" w:type="dxa"/>
              <w:bottom w:w="120" w:type="dxa"/>
              <w:right w:w="120" w:type="dxa"/>
            </w:tcMar>
          </w:tcPr>
          <w:p w14:paraId="654A40EC" w14:textId="77777777" w:rsidR="006463CD" w:rsidRPr="009807EB" w:rsidRDefault="00E84D3F">
            <w:pPr>
              <w:spacing w:before="240" w:after="240"/>
              <w:rPr>
                <w:rFonts w:ascii="Times New Roman" w:eastAsia="Calibri" w:hAnsi="Times New Roman" w:cs="Times New Roman"/>
              </w:rPr>
            </w:pPr>
            <w:r w:rsidRPr="009807EB">
              <w:rPr>
                <w:rFonts w:ascii="Times New Roman" w:eastAsia="Calibri" w:hAnsi="Times New Roman" w:cs="Times New Roman"/>
              </w:rPr>
              <w:t>Decreasing</w:t>
            </w:r>
          </w:p>
        </w:tc>
      </w:tr>
    </w:tbl>
    <w:p w14:paraId="23B6C0A8" w14:textId="77777777" w:rsidR="006463CD" w:rsidRPr="009807EB" w:rsidRDefault="006463CD">
      <w:pPr>
        <w:rPr>
          <w:rFonts w:ascii="Times New Roman" w:eastAsia="Calibri" w:hAnsi="Times New Roman" w:cs="Times New Roman"/>
          <w:sz w:val="16"/>
          <w:szCs w:val="16"/>
        </w:rPr>
      </w:pPr>
    </w:p>
    <w:p w14:paraId="3509BB7B" w14:textId="77777777" w:rsidR="006463CD" w:rsidRPr="009807EB" w:rsidRDefault="006463CD">
      <w:pPr>
        <w:rPr>
          <w:rFonts w:ascii="Times New Roman" w:eastAsia="Calibri" w:hAnsi="Times New Roman" w:cs="Times New Roman"/>
          <w:color w:val="000000"/>
          <w:sz w:val="16"/>
          <w:szCs w:val="16"/>
        </w:rPr>
      </w:pPr>
    </w:p>
    <w:p w14:paraId="516A3E57" w14:textId="77777777" w:rsidR="006463CD" w:rsidRPr="009807EB" w:rsidRDefault="006463CD">
      <w:pPr>
        <w:rPr>
          <w:rFonts w:ascii="Times New Roman" w:eastAsia="Calibri" w:hAnsi="Times New Roman" w:cs="Times New Roman"/>
          <w:color w:val="000000"/>
          <w:sz w:val="16"/>
          <w:szCs w:val="16"/>
        </w:rPr>
      </w:pPr>
      <w:bookmarkStart w:id="42" w:name="_heading=h.dtdpma8ut9iw" w:colFirst="0" w:colLast="0"/>
      <w:bookmarkEnd w:id="42"/>
    </w:p>
    <w:p w14:paraId="73E67594" w14:textId="04C7BA9C" w:rsidR="006463CD" w:rsidRPr="009807EB" w:rsidRDefault="00E84D3F">
      <w:pPr>
        <w:pStyle w:val="Heading2"/>
        <w:rPr>
          <w:rFonts w:ascii="Times New Roman" w:eastAsia="Calibri" w:hAnsi="Times New Roman" w:cs="Times New Roman"/>
          <w:color w:val="000000"/>
          <w:sz w:val="24"/>
          <w:szCs w:val="24"/>
        </w:rPr>
      </w:pPr>
      <w:bookmarkStart w:id="43" w:name="_heading=h.f72e50b76zz6" w:colFirst="0" w:colLast="0"/>
      <w:bookmarkEnd w:id="43"/>
      <w:r w:rsidRPr="009807EB">
        <w:rPr>
          <w:rFonts w:ascii="Times New Roman" w:hAnsi="Times New Roman" w:cs="Times New Roman"/>
        </w:rPr>
        <w:br w:type="page"/>
      </w:r>
      <w:r w:rsidR="007A18D1" w:rsidRPr="007A18D1">
        <w:rPr>
          <w:rFonts w:ascii="Times New Roman" w:hAnsi="Times New Roman" w:cs="Times New Roman"/>
        </w:rPr>
        <w:lastRenderedPageBreak/>
        <w:drawing>
          <wp:inline distT="0" distB="0" distL="0" distR="0" wp14:anchorId="7D4E9343" wp14:editId="76F831E8">
            <wp:extent cx="5847715" cy="2018030"/>
            <wp:effectExtent l="0" t="0" r="635" b="1270"/>
            <wp:docPr id="157037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72583" name=""/>
                    <pic:cNvPicPr/>
                  </pic:nvPicPr>
                  <pic:blipFill>
                    <a:blip r:embed="rId27"/>
                    <a:stretch>
                      <a:fillRect/>
                    </a:stretch>
                  </pic:blipFill>
                  <pic:spPr>
                    <a:xfrm>
                      <a:off x="0" y="0"/>
                      <a:ext cx="5847715" cy="2018030"/>
                    </a:xfrm>
                    <a:prstGeom prst="rect">
                      <a:avLst/>
                    </a:prstGeom>
                  </pic:spPr>
                </pic:pic>
              </a:graphicData>
            </a:graphic>
          </wp:inline>
        </w:drawing>
      </w:r>
    </w:p>
    <w:p w14:paraId="6B39B722" w14:textId="77777777" w:rsidR="006463CD" w:rsidRPr="009807EB" w:rsidRDefault="006463CD">
      <w:pPr>
        <w:jc w:val="left"/>
        <w:rPr>
          <w:rFonts w:ascii="Times New Roman" w:eastAsia="Calibri" w:hAnsi="Times New Roman" w:cs="Times New Roman"/>
          <w:color w:val="000000"/>
          <w:sz w:val="16"/>
          <w:szCs w:val="16"/>
        </w:rPr>
      </w:pPr>
    </w:p>
    <w:p w14:paraId="203383AC" w14:textId="77777777" w:rsidR="006463CD" w:rsidRPr="009807EB" w:rsidRDefault="006463CD">
      <w:pPr>
        <w:pStyle w:val="Heading2"/>
        <w:rPr>
          <w:rFonts w:ascii="Times New Roman" w:eastAsia="Calibri" w:hAnsi="Times New Roman" w:cs="Times New Roman"/>
          <w:color w:val="000000"/>
          <w:sz w:val="24"/>
          <w:szCs w:val="24"/>
        </w:rPr>
      </w:pPr>
      <w:bookmarkStart w:id="44" w:name="_heading=h.go7t6vj4dzmj" w:colFirst="0" w:colLast="0"/>
      <w:bookmarkEnd w:id="44"/>
    </w:p>
    <w:p w14:paraId="734F1BBF" w14:textId="77777777" w:rsidR="006463CD" w:rsidRPr="009807EB" w:rsidRDefault="00E84D3F">
      <w:pPr>
        <w:rPr>
          <w:rFonts w:ascii="Times New Roman" w:eastAsia="Calibri" w:hAnsi="Times New Roman" w:cs="Times New Roman"/>
          <w:color w:val="000000"/>
          <w:sz w:val="16"/>
          <w:szCs w:val="16"/>
        </w:rPr>
        <w:sectPr w:rsidR="006463CD" w:rsidRPr="009807EB">
          <w:pgSz w:w="11906" w:h="16838"/>
          <w:pgMar w:top="1440" w:right="1257" w:bottom="1440" w:left="1440" w:header="708" w:footer="708" w:gutter="0"/>
          <w:cols w:space="720"/>
        </w:sectPr>
      </w:pPr>
      <w:r w:rsidRPr="009807EB">
        <w:rPr>
          <w:rFonts w:ascii="Times New Roman" w:eastAsia="Calibri" w:hAnsi="Times New Roman" w:cs="Times New Roman"/>
          <w:color w:val="000000"/>
          <w:sz w:val="16"/>
          <w:szCs w:val="16"/>
        </w:rPr>
        <w:t xml:space="preserve"> </w:t>
      </w:r>
    </w:p>
    <w:p w14:paraId="3CE86C6B" w14:textId="77777777" w:rsidR="006463CD" w:rsidRPr="009807EB" w:rsidRDefault="00E84D3F">
      <w:pPr>
        <w:pStyle w:val="Heading2"/>
        <w:rPr>
          <w:rFonts w:ascii="Times New Roman" w:eastAsia="Calibri" w:hAnsi="Times New Roman" w:cs="Times New Roman"/>
          <w:color w:val="000000"/>
          <w:sz w:val="24"/>
          <w:szCs w:val="24"/>
        </w:rPr>
      </w:pPr>
      <w:bookmarkStart w:id="45" w:name="_heading=h.dz7nebnv8m0n" w:colFirst="0" w:colLast="0"/>
      <w:bookmarkEnd w:id="45"/>
      <w:r w:rsidRPr="009807EB">
        <w:rPr>
          <w:rFonts w:ascii="Times New Roman" w:eastAsia="Calibri" w:hAnsi="Times New Roman" w:cs="Times New Roman"/>
          <w:color w:val="000000"/>
          <w:sz w:val="24"/>
          <w:szCs w:val="24"/>
        </w:rPr>
        <w:lastRenderedPageBreak/>
        <w:t>Transmission Trend- 2025</w:t>
      </w:r>
    </w:p>
    <w:p w14:paraId="3B940C6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For effective management of public health issues, it is important to track the trend of disease transmission mode. It helps identify the population or place at high risk that can be used to predict outbreaks and implement targeted interventions as quickly as possible. Understanding these kinds of trends enables authorities to allocate resources efficiently and change the strategies adequately based on the trend that follows.</w:t>
      </w:r>
    </w:p>
    <w:p w14:paraId="39AD9D58" w14:textId="77777777" w:rsidR="006463CD" w:rsidRPr="009807EB" w:rsidRDefault="006463CD">
      <w:pPr>
        <w:rPr>
          <w:rFonts w:ascii="Times New Roman" w:eastAsia="Calibri" w:hAnsi="Times New Roman" w:cs="Times New Roman"/>
          <w:color w:val="000000"/>
          <w:sz w:val="16"/>
          <w:szCs w:val="16"/>
        </w:rPr>
      </w:pPr>
    </w:p>
    <w:tbl>
      <w:tblPr>
        <w:tblStyle w:val="Style273"/>
        <w:tblW w:w="901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40"/>
        <w:gridCol w:w="2680"/>
        <w:gridCol w:w="2295"/>
      </w:tblGrid>
      <w:tr w:rsidR="006463CD" w:rsidRPr="009807EB" w14:paraId="60464666" w14:textId="77777777">
        <w:trPr>
          <w:cantSplit/>
          <w:trHeight w:val="144"/>
          <w:tblHeader/>
        </w:trPr>
        <w:tc>
          <w:tcPr>
            <w:tcW w:w="4040" w:type="dxa"/>
            <w:tcMar>
              <w:top w:w="100" w:type="dxa"/>
              <w:left w:w="100" w:type="dxa"/>
              <w:bottom w:w="100" w:type="dxa"/>
              <w:right w:w="100" w:type="dxa"/>
            </w:tcMar>
          </w:tcPr>
          <w:p w14:paraId="547A1A73"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Mode of Transmission</w:t>
            </w:r>
          </w:p>
        </w:tc>
        <w:tc>
          <w:tcPr>
            <w:tcW w:w="2680" w:type="dxa"/>
            <w:tcMar>
              <w:top w:w="100" w:type="dxa"/>
              <w:left w:w="100" w:type="dxa"/>
              <w:bottom w:w="100" w:type="dxa"/>
              <w:right w:w="100" w:type="dxa"/>
            </w:tcMar>
          </w:tcPr>
          <w:p w14:paraId="6B5593AD"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cases</w:t>
            </w:r>
          </w:p>
        </w:tc>
        <w:tc>
          <w:tcPr>
            <w:tcW w:w="2295" w:type="dxa"/>
            <w:tcMar>
              <w:top w:w="100" w:type="dxa"/>
              <w:left w:w="100" w:type="dxa"/>
              <w:bottom w:w="100" w:type="dxa"/>
              <w:right w:w="100" w:type="dxa"/>
            </w:tcMar>
          </w:tcPr>
          <w:p w14:paraId="4D0F5540"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Deaths</w:t>
            </w:r>
          </w:p>
        </w:tc>
      </w:tr>
      <w:tr w:rsidR="006463CD" w:rsidRPr="009807EB" w14:paraId="71216DEA" w14:textId="77777777">
        <w:trPr>
          <w:cantSplit/>
          <w:trHeight w:val="144"/>
          <w:tblHeader/>
        </w:trPr>
        <w:tc>
          <w:tcPr>
            <w:tcW w:w="4040" w:type="dxa"/>
            <w:tcMar>
              <w:top w:w="100" w:type="dxa"/>
              <w:left w:w="100" w:type="dxa"/>
              <w:bottom w:w="100" w:type="dxa"/>
              <w:right w:w="100" w:type="dxa"/>
            </w:tcMar>
          </w:tcPr>
          <w:p w14:paraId="0307A235"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Vector Borne Diseases</w:t>
            </w:r>
          </w:p>
        </w:tc>
        <w:tc>
          <w:tcPr>
            <w:tcW w:w="2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674FD"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69</w:t>
            </w:r>
          </w:p>
        </w:tc>
        <w:tc>
          <w:tcPr>
            <w:tcW w:w="229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222EE6B"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2B13749A" w14:textId="77777777">
        <w:trPr>
          <w:cantSplit/>
          <w:trHeight w:val="144"/>
          <w:tblHeader/>
        </w:trPr>
        <w:tc>
          <w:tcPr>
            <w:tcW w:w="4040" w:type="dxa"/>
            <w:tcMar>
              <w:top w:w="100" w:type="dxa"/>
              <w:left w:w="100" w:type="dxa"/>
              <w:bottom w:w="100" w:type="dxa"/>
              <w:right w:w="100" w:type="dxa"/>
            </w:tcMar>
          </w:tcPr>
          <w:p w14:paraId="2A828B31"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Water Borne Diseases</w:t>
            </w:r>
          </w:p>
        </w:tc>
        <w:tc>
          <w:tcPr>
            <w:tcW w:w="26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D22A0E7"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14</w:t>
            </w:r>
          </w:p>
        </w:tc>
        <w:tc>
          <w:tcPr>
            <w:tcW w:w="2295" w:type="dxa"/>
            <w:tcBorders>
              <w:top w:val="nil"/>
              <w:left w:val="nil"/>
              <w:bottom w:val="single" w:sz="4" w:space="0" w:color="000000"/>
              <w:right w:val="single" w:sz="4" w:space="0" w:color="000000"/>
            </w:tcBorders>
            <w:tcMar>
              <w:top w:w="100" w:type="dxa"/>
              <w:left w:w="100" w:type="dxa"/>
              <w:bottom w:w="100" w:type="dxa"/>
              <w:right w:w="100" w:type="dxa"/>
            </w:tcMar>
          </w:tcPr>
          <w:p w14:paraId="6483B068"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1E9E7D4" w14:textId="77777777">
        <w:trPr>
          <w:cantSplit/>
          <w:trHeight w:val="144"/>
          <w:tblHeader/>
        </w:trPr>
        <w:tc>
          <w:tcPr>
            <w:tcW w:w="4040" w:type="dxa"/>
            <w:tcMar>
              <w:top w:w="100" w:type="dxa"/>
              <w:left w:w="100" w:type="dxa"/>
              <w:bottom w:w="100" w:type="dxa"/>
              <w:right w:w="100" w:type="dxa"/>
            </w:tcMar>
          </w:tcPr>
          <w:p w14:paraId="246D0439"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Air Borne Diseases</w:t>
            </w:r>
          </w:p>
        </w:tc>
        <w:tc>
          <w:tcPr>
            <w:tcW w:w="26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547D51A"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328</w:t>
            </w:r>
          </w:p>
        </w:tc>
        <w:tc>
          <w:tcPr>
            <w:tcW w:w="2295" w:type="dxa"/>
            <w:tcBorders>
              <w:top w:val="nil"/>
              <w:left w:val="nil"/>
              <w:bottom w:val="single" w:sz="4" w:space="0" w:color="000000"/>
              <w:right w:val="single" w:sz="4" w:space="0" w:color="000000"/>
            </w:tcBorders>
            <w:tcMar>
              <w:top w:w="100" w:type="dxa"/>
              <w:left w:w="100" w:type="dxa"/>
              <w:bottom w:w="100" w:type="dxa"/>
              <w:right w:w="100" w:type="dxa"/>
            </w:tcMar>
          </w:tcPr>
          <w:p w14:paraId="2FC70A7B"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3</w:t>
            </w:r>
          </w:p>
        </w:tc>
      </w:tr>
      <w:tr w:rsidR="006463CD" w:rsidRPr="009807EB" w14:paraId="063C8324" w14:textId="77777777">
        <w:trPr>
          <w:cantSplit/>
          <w:trHeight w:val="144"/>
          <w:tblHeader/>
        </w:trPr>
        <w:tc>
          <w:tcPr>
            <w:tcW w:w="4040" w:type="dxa"/>
            <w:tcMar>
              <w:top w:w="100" w:type="dxa"/>
              <w:left w:w="100" w:type="dxa"/>
              <w:bottom w:w="100" w:type="dxa"/>
              <w:right w:w="100" w:type="dxa"/>
            </w:tcMar>
          </w:tcPr>
          <w:p w14:paraId="056F6D03"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Blood Borne Diseases</w:t>
            </w:r>
          </w:p>
        </w:tc>
        <w:tc>
          <w:tcPr>
            <w:tcW w:w="26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EB5BA07"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1</w:t>
            </w:r>
          </w:p>
        </w:tc>
        <w:tc>
          <w:tcPr>
            <w:tcW w:w="2295" w:type="dxa"/>
            <w:tcBorders>
              <w:top w:val="nil"/>
              <w:left w:val="nil"/>
              <w:bottom w:val="single" w:sz="4" w:space="0" w:color="000000"/>
              <w:right w:val="single" w:sz="4" w:space="0" w:color="000000"/>
            </w:tcBorders>
            <w:tcMar>
              <w:top w:w="100" w:type="dxa"/>
              <w:left w:w="100" w:type="dxa"/>
              <w:bottom w:w="100" w:type="dxa"/>
              <w:right w:w="100" w:type="dxa"/>
            </w:tcMar>
          </w:tcPr>
          <w:p w14:paraId="3CAE4FE9"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219DB910" w14:textId="77777777">
        <w:trPr>
          <w:cantSplit/>
          <w:trHeight w:val="144"/>
          <w:tblHeader/>
        </w:trPr>
        <w:tc>
          <w:tcPr>
            <w:tcW w:w="4040" w:type="dxa"/>
            <w:tcMar>
              <w:top w:w="100" w:type="dxa"/>
              <w:left w:w="100" w:type="dxa"/>
              <w:bottom w:w="100" w:type="dxa"/>
              <w:right w:w="100" w:type="dxa"/>
            </w:tcMar>
          </w:tcPr>
          <w:p w14:paraId="5A7F9DA5"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color w:val="000000"/>
              </w:rPr>
              <w:t>Food Borne Diseases</w:t>
            </w:r>
          </w:p>
        </w:tc>
        <w:tc>
          <w:tcPr>
            <w:tcW w:w="268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CCFAB2A"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295" w:type="dxa"/>
            <w:tcBorders>
              <w:top w:val="nil"/>
              <w:left w:val="nil"/>
              <w:bottom w:val="single" w:sz="4" w:space="0" w:color="000000"/>
              <w:right w:val="single" w:sz="4" w:space="0" w:color="000000"/>
            </w:tcBorders>
            <w:tcMar>
              <w:top w:w="100" w:type="dxa"/>
              <w:left w:w="100" w:type="dxa"/>
              <w:bottom w:w="100" w:type="dxa"/>
              <w:right w:w="100" w:type="dxa"/>
            </w:tcMar>
          </w:tcPr>
          <w:p w14:paraId="75E65D7F"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bl>
    <w:p w14:paraId="3AD17241" w14:textId="77777777" w:rsidR="006463CD" w:rsidRPr="009807EB" w:rsidRDefault="006463CD">
      <w:pPr>
        <w:rPr>
          <w:rFonts w:ascii="Times New Roman" w:eastAsia="Calibri" w:hAnsi="Times New Roman" w:cs="Times New Roman"/>
          <w:color w:val="000000"/>
          <w:sz w:val="16"/>
          <w:szCs w:val="16"/>
        </w:rPr>
      </w:pPr>
    </w:p>
    <w:p w14:paraId="1019007B" w14:textId="77777777" w:rsidR="006463CD" w:rsidRPr="009807EB" w:rsidRDefault="00E84D3F">
      <w:pPr>
        <w:rPr>
          <w:rFonts w:ascii="Times New Roman" w:eastAsia="Calibri" w:hAnsi="Times New Roman" w:cs="Times New Roman"/>
          <w:b/>
          <w:bCs/>
          <w:color w:val="000000"/>
          <w:sz w:val="20"/>
          <w:szCs w:val="20"/>
        </w:rPr>
      </w:pPr>
      <w:r w:rsidRPr="009807EB">
        <w:rPr>
          <w:rFonts w:ascii="Times New Roman" w:eastAsia="Calibri" w:hAnsi="Times New Roman" w:cs="Times New Roman"/>
          <w:b/>
          <w:bCs/>
          <w:color w:val="000000"/>
          <w:sz w:val="20"/>
          <w:szCs w:val="20"/>
        </w:rPr>
        <w:t>Vector-Borne Disease</w:t>
      </w:r>
    </w:p>
    <w:p w14:paraId="2A34327F" w14:textId="77777777" w:rsidR="006463CD" w:rsidRPr="009807EB" w:rsidRDefault="006463CD">
      <w:pPr>
        <w:rPr>
          <w:rFonts w:ascii="Times New Roman" w:eastAsia="Calibri" w:hAnsi="Times New Roman" w:cs="Times New Roman"/>
          <w:color w:val="000000"/>
          <w:sz w:val="16"/>
          <w:szCs w:val="16"/>
        </w:rPr>
      </w:pPr>
    </w:p>
    <w:tbl>
      <w:tblPr>
        <w:tblStyle w:val="Style274"/>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6463CD" w:rsidRPr="009807EB" w14:paraId="653A179C" w14:textId="77777777">
        <w:trPr>
          <w:cantSplit/>
          <w:trHeight w:val="144"/>
          <w:tblHeader/>
        </w:trPr>
        <w:tc>
          <w:tcPr>
            <w:tcW w:w="4005" w:type="dxa"/>
            <w:tcMar>
              <w:top w:w="100" w:type="dxa"/>
              <w:left w:w="100" w:type="dxa"/>
              <w:bottom w:w="100" w:type="dxa"/>
              <w:right w:w="100" w:type="dxa"/>
            </w:tcMar>
          </w:tcPr>
          <w:p w14:paraId="2F81F460"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Disease</w:t>
            </w:r>
          </w:p>
        </w:tc>
        <w:tc>
          <w:tcPr>
            <w:tcW w:w="2655" w:type="dxa"/>
            <w:tcMar>
              <w:top w:w="100" w:type="dxa"/>
              <w:left w:w="100" w:type="dxa"/>
              <w:bottom w:w="100" w:type="dxa"/>
              <w:right w:w="100" w:type="dxa"/>
            </w:tcMar>
          </w:tcPr>
          <w:p w14:paraId="2788D03B"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Cases</w:t>
            </w:r>
          </w:p>
        </w:tc>
        <w:tc>
          <w:tcPr>
            <w:tcW w:w="2520" w:type="dxa"/>
            <w:tcMar>
              <w:top w:w="100" w:type="dxa"/>
              <w:left w:w="100" w:type="dxa"/>
              <w:bottom w:w="100" w:type="dxa"/>
              <w:right w:w="100" w:type="dxa"/>
            </w:tcMar>
          </w:tcPr>
          <w:p w14:paraId="46A93A9B"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Deaths</w:t>
            </w:r>
          </w:p>
        </w:tc>
      </w:tr>
      <w:tr w:rsidR="006463CD" w:rsidRPr="009807EB" w14:paraId="0C03939B" w14:textId="77777777">
        <w:trPr>
          <w:cantSplit/>
          <w:trHeight w:val="144"/>
          <w:tblHeader/>
        </w:trPr>
        <w:tc>
          <w:tcPr>
            <w:tcW w:w="4005" w:type="dxa"/>
            <w:tcMar>
              <w:top w:w="100" w:type="dxa"/>
              <w:left w:w="100" w:type="dxa"/>
              <w:bottom w:w="100" w:type="dxa"/>
              <w:right w:w="100" w:type="dxa"/>
            </w:tcMar>
          </w:tcPr>
          <w:p w14:paraId="00A8AA92"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Dengue</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A44FEB"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66</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79AE301"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B5613C9" w14:textId="77777777">
        <w:trPr>
          <w:cantSplit/>
          <w:trHeight w:val="144"/>
          <w:tblHeader/>
        </w:trPr>
        <w:tc>
          <w:tcPr>
            <w:tcW w:w="4005" w:type="dxa"/>
            <w:tcMar>
              <w:top w:w="100" w:type="dxa"/>
              <w:left w:w="100" w:type="dxa"/>
              <w:bottom w:w="100" w:type="dxa"/>
              <w:right w:w="100" w:type="dxa"/>
            </w:tcMar>
          </w:tcPr>
          <w:p w14:paraId="004246B4"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Malaria</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99F0D02"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3</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5C2C03F"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741907A9" w14:textId="77777777">
        <w:trPr>
          <w:cantSplit/>
          <w:trHeight w:val="144"/>
          <w:tblHeader/>
        </w:trPr>
        <w:tc>
          <w:tcPr>
            <w:tcW w:w="4005" w:type="dxa"/>
            <w:tcMar>
              <w:top w:w="100" w:type="dxa"/>
              <w:left w:w="100" w:type="dxa"/>
              <w:bottom w:w="100" w:type="dxa"/>
              <w:right w:w="100" w:type="dxa"/>
            </w:tcMar>
          </w:tcPr>
          <w:p w14:paraId="0041C796"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Chikungunya</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692767E"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6BD8B808"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bl>
    <w:p w14:paraId="7F47C8DD" w14:textId="77777777" w:rsidR="006463CD" w:rsidRPr="009807EB" w:rsidRDefault="006463CD">
      <w:pPr>
        <w:rPr>
          <w:rFonts w:ascii="Times New Roman" w:eastAsia="Calibri" w:hAnsi="Times New Roman" w:cs="Times New Roman"/>
          <w:b/>
          <w:bCs/>
          <w:color w:val="000000"/>
          <w:sz w:val="20"/>
          <w:szCs w:val="20"/>
        </w:rPr>
      </w:pPr>
    </w:p>
    <w:p w14:paraId="7FF1CAD4" w14:textId="77777777" w:rsidR="006463CD" w:rsidRPr="009807EB" w:rsidRDefault="006463CD">
      <w:pPr>
        <w:rPr>
          <w:rFonts w:ascii="Times New Roman" w:eastAsia="Calibri" w:hAnsi="Times New Roman" w:cs="Times New Roman"/>
          <w:b/>
          <w:bCs/>
          <w:color w:val="000000"/>
          <w:sz w:val="20"/>
          <w:szCs w:val="20"/>
        </w:rPr>
      </w:pPr>
    </w:p>
    <w:p w14:paraId="79FF33A7" w14:textId="77777777" w:rsidR="006463CD" w:rsidRPr="009807EB" w:rsidRDefault="00E84D3F">
      <w:pPr>
        <w:rPr>
          <w:rFonts w:ascii="Times New Roman" w:eastAsia="Calibri" w:hAnsi="Times New Roman" w:cs="Times New Roman"/>
          <w:b/>
          <w:bCs/>
          <w:color w:val="000000"/>
          <w:sz w:val="20"/>
          <w:szCs w:val="20"/>
        </w:rPr>
      </w:pPr>
      <w:r w:rsidRPr="009807EB">
        <w:rPr>
          <w:rFonts w:ascii="Times New Roman" w:eastAsia="Calibri" w:hAnsi="Times New Roman" w:cs="Times New Roman"/>
          <w:b/>
          <w:bCs/>
          <w:color w:val="000000"/>
          <w:sz w:val="20"/>
          <w:szCs w:val="20"/>
        </w:rPr>
        <w:t>Water Borne Disease</w:t>
      </w:r>
    </w:p>
    <w:p w14:paraId="4E6D8B9F" w14:textId="77777777" w:rsidR="006463CD" w:rsidRPr="009807EB" w:rsidRDefault="006463CD">
      <w:pPr>
        <w:rPr>
          <w:rFonts w:ascii="Times New Roman" w:eastAsia="Calibri" w:hAnsi="Times New Roman" w:cs="Times New Roman"/>
          <w:color w:val="000000"/>
          <w:sz w:val="16"/>
          <w:szCs w:val="16"/>
        </w:rPr>
      </w:pPr>
    </w:p>
    <w:tbl>
      <w:tblPr>
        <w:tblStyle w:val="Style275"/>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6463CD" w:rsidRPr="009807EB" w14:paraId="0BACEDE5" w14:textId="77777777">
        <w:trPr>
          <w:cantSplit/>
          <w:trHeight w:val="144"/>
          <w:tblHeader/>
        </w:trPr>
        <w:tc>
          <w:tcPr>
            <w:tcW w:w="4005" w:type="dxa"/>
            <w:tcMar>
              <w:top w:w="100" w:type="dxa"/>
              <w:left w:w="100" w:type="dxa"/>
              <w:bottom w:w="100" w:type="dxa"/>
              <w:right w:w="100" w:type="dxa"/>
            </w:tcMar>
          </w:tcPr>
          <w:p w14:paraId="5B9239A3"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Disease</w:t>
            </w:r>
          </w:p>
        </w:tc>
        <w:tc>
          <w:tcPr>
            <w:tcW w:w="2655" w:type="dxa"/>
            <w:tcMar>
              <w:top w:w="100" w:type="dxa"/>
              <w:left w:w="100" w:type="dxa"/>
              <w:bottom w:w="100" w:type="dxa"/>
              <w:right w:w="100" w:type="dxa"/>
            </w:tcMar>
          </w:tcPr>
          <w:p w14:paraId="13BA0B1E"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Cases</w:t>
            </w:r>
          </w:p>
        </w:tc>
        <w:tc>
          <w:tcPr>
            <w:tcW w:w="2520" w:type="dxa"/>
            <w:tcMar>
              <w:top w:w="100" w:type="dxa"/>
              <w:left w:w="100" w:type="dxa"/>
              <w:bottom w:w="100" w:type="dxa"/>
              <w:right w:w="100" w:type="dxa"/>
            </w:tcMar>
          </w:tcPr>
          <w:p w14:paraId="63493CC3"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Deaths</w:t>
            </w:r>
          </w:p>
        </w:tc>
      </w:tr>
      <w:tr w:rsidR="006463CD" w:rsidRPr="009807EB" w14:paraId="7458E4A8" w14:textId="77777777">
        <w:trPr>
          <w:cantSplit/>
          <w:trHeight w:val="144"/>
          <w:tblHeader/>
        </w:trPr>
        <w:tc>
          <w:tcPr>
            <w:tcW w:w="4005" w:type="dxa"/>
            <w:tcMar>
              <w:top w:w="100" w:type="dxa"/>
              <w:left w:w="100" w:type="dxa"/>
              <w:bottom w:w="100" w:type="dxa"/>
              <w:right w:w="100" w:type="dxa"/>
            </w:tcMar>
          </w:tcPr>
          <w:p w14:paraId="042F10A2"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Cholera</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DD14C"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D731E28"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4ACE31C" w14:textId="77777777">
        <w:trPr>
          <w:cantSplit/>
          <w:trHeight w:val="144"/>
          <w:tblHeader/>
        </w:trPr>
        <w:tc>
          <w:tcPr>
            <w:tcW w:w="4005" w:type="dxa"/>
            <w:tcMar>
              <w:top w:w="100" w:type="dxa"/>
              <w:left w:w="100" w:type="dxa"/>
              <w:bottom w:w="100" w:type="dxa"/>
              <w:right w:w="100" w:type="dxa"/>
            </w:tcMar>
          </w:tcPr>
          <w:p w14:paraId="1148F240"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Typhoid</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6824669"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3</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ED3F6B9"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D2472DC" w14:textId="77777777">
        <w:trPr>
          <w:cantSplit/>
          <w:trHeight w:val="144"/>
          <w:tblHeader/>
        </w:trPr>
        <w:tc>
          <w:tcPr>
            <w:tcW w:w="4005" w:type="dxa"/>
            <w:tcMar>
              <w:top w:w="100" w:type="dxa"/>
              <w:left w:w="100" w:type="dxa"/>
              <w:bottom w:w="100" w:type="dxa"/>
              <w:right w:w="100" w:type="dxa"/>
            </w:tcMar>
          </w:tcPr>
          <w:p w14:paraId="57918316"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Hep- A</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45EBBA3"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11</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41510B1F"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37DD8693" w14:textId="77777777">
        <w:trPr>
          <w:cantSplit/>
          <w:trHeight w:val="144"/>
          <w:tblHeader/>
        </w:trPr>
        <w:tc>
          <w:tcPr>
            <w:tcW w:w="4005" w:type="dxa"/>
            <w:tcMar>
              <w:top w:w="100" w:type="dxa"/>
              <w:left w:w="100" w:type="dxa"/>
              <w:bottom w:w="100" w:type="dxa"/>
              <w:right w:w="100" w:type="dxa"/>
            </w:tcMar>
          </w:tcPr>
          <w:p w14:paraId="5A575084"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Dysentery</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2B8B5B0"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631F03B1"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2FF5D1B" w14:textId="77777777">
        <w:trPr>
          <w:cantSplit/>
          <w:trHeight w:val="144"/>
          <w:tblHeader/>
        </w:trPr>
        <w:tc>
          <w:tcPr>
            <w:tcW w:w="4005" w:type="dxa"/>
            <w:tcMar>
              <w:top w:w="100" w:type="dxa"/>
              <w:left w:w="100" w:type="dxa"/>
              <w:bottom w:w="100" w:type="dxa"/>
              <w:right w:w="100" w:type="dxa"/>
            </w:tcMar>
          </w:tcPr>
          <w:p w14:paraId="4880971C"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Amoebiasis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831E19F"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7CA93912"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5DCC4EB" w14:textId="77777777">
        <w:trPr>
          <w:cantSplit/>
          <w:trHeight w:val="144"/>
          <w:tblHeader/>
        </w:trPr>
        <w:tc>
          <w:tcPr>
            <w:tcW w:w="4005" w:type="dxa"/>
            <w:tcMar>
              <w:top w:w="100" w:type="dxa"/>
              <w:left w:w="100" w:type="dxa"/>
              <w:bottom w:w="100" w:type="dxa"/>
              <w:right w:w="100" w:type="dxa"/>
            </w:tcMar>
          </w:tcPr>
          <w:p w14:paraId="19A38823"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E- Coli infections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1AA6A74"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71C2B669"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bl>
    <w:p w14:paraId="117B3F12" w14:textId="77777777" w:rsidR="006463CD" w:rsidRPr="009807EB" w:rsidRDefault="006463CD">
      <w:pPr>
        <w:rPr>
          <w:rFonts w:ascii="Times New Roman" w:eastAsia="Calibri" w:hAnsi="Times New Roman" w:cs="Times New Roman"/>
          <w:b/>
          <w:bCs/>
          <w:color w:val="000000"/>
          <w:sz w:val="20"/>
          <w:szCs w:val="20"/>
        </w:rPr>
      </w:pPr>
    </w:p>
    <w:p w14:paraId="402F44E5" w14:textId="77777777" w:rsidR="006463CD" w:rsidRPr="009807EB" w:rsidRDefault="006463CD">
      <w:pPr>
        <w:rPr>
          <w:rFonts w:ascii="Times New Roman" w:eastAsia="Calibri" w:hAnsi="Times New Roman" w:cs="Times New Roman"/>
          <w:b/>
          <w:bCs/>
          <w:color w:val="000000"/>
          <w:sz w:val="20"/>
          <w:szCs w:val="20"/>
        </w:rPr>
      </w:pPr>
    </w:p>
    <w:p w14:paraId="7072D73C" w14:textId="77777777" w:rsidR="006463CD" w:rsidRPr="009807EB" w:rsidRDefault="006463CD">
      <w:pPr>
        <w:rPr>
          <w:rFonts w:ascii="Times New Roman" w:eastAsia="Calibri" w:hAnsi="Times New Roman" w:cs="Times New Roman"/>
          <w:b/>
          <w:bCs/>
          <w:color w:val="000000"/>
          <w:sz w:val="20"/>
          <w:szCs w:val="20"/>
        </w:rPr>
      </w:pPr>
    </w:p>
    <w:p w14:paraId="00B81508" w14:textId="77777777" w:rsidR="006463CD" w:rsidRPr="009807EB" w:rsidRDefault="006463CD">
      <w:pPr>
        <w:rPr>
          <w:rFonts w:ascii="Times New Roman" w:eastAsia="Calibri" w:hAnsi="Times New Roman" w:cs="Times New Roman"/>
          <w:b/>
          <w:bCs/>
          <w:color w:val="000000"/>
          <w:sz w:val="20"/>
          <w:szCs w:val="20"/>
        </w:rPr>
      </w:pPr>
    </w:p>
    <w:p w14:paraId="310B8DAD" w14:textId="77777777" w:rsidR="006463CD" w:rsidRPr="009807EB" w:rsidRDefault="006463CD">
      <w:pPr>
        <w:rPr>
          <w:rFonts w:ascii="Times New Roman" w:eastAsia="Calibri" w:hAnsi="Times New Roman" w:cs="Times New Roman"/>
          <w:b/>
          <w:bCs/>
          <w:color w:val="000000"/>
          <w:sz w:val="20"/>
          <w:szCs w:val="20"/>
        </w:rPr>
      </w:pPr>
    </w:p>
    <w:p w14:paraId="2347016A" w14:textId="77777777" w:rsidR="006463CD" w:rsidRPr="009807EB" w:rsidRDefault="006463CD">
      <w:pPr>
        <w:rPr>
          <w:rFonts w:ascii="Times New Roman" w:eastAsia="Calibri" w:hAnsi="Times New Roman" w:cs="Times New Roman"/>
          <w:b/>
          <w:bCs/>
          <w:color w:val="000000"/>
          <w:sz w:val="20"/>
          <w:szCs w:val="20"/>
        </w:rPr>
      </w:pPr>
    </w:p>
    <w:p w14:paraId="760DFD22" w14:textId="77777777" w:rsidR="006463CD" w:rsidRPr="009807EB" w:rsidRDefault="006463CD">
      <w:pPr>
        <w:rPr>
          <w:rFonts w:ascii="Times New Roman" w:eastAsia="Calibri" w:hAnsi="Times New Roman" w:cs="Times New Roman"/>
          <w:b/>
          <w:bCs/>
          <w:color w:val="000000"/>
          <w:sz w:val="20"/>
          <w:szCs w:val="20"/>
        </w:rPr>
      </w:pPr>
    </w:p>
    <w:p w14:paraId="11B4FDB3" w14:textId="77777777" w:rsidR="006463CD" w:rsidRPr="009807EB" w:rsidRDefault="006463CD">
      <w:pPr>
        <w:rPr>
          <w:rFonts w:ascii="Times New Roman" w:eastAsia="Calibri" w:hAnsi="Times New Roman" w:cs="Times New Roman"/>
          <w:b/>
          <w:bCs/>
          <w:color w:val="000000"/>
          <w:sz w:val="20"/>
          <w:szCs w:val="20"/>
        </w:rPr>
      </w:pPr>
    </w:p>
    <w:p w14:paraId="67756CF4" w14:textId="77777777" w:rsidR="006463CD" w:rsidRPr="009807EB" w:rsidRDefault="006463CD">
      <w:pPr>
        <w:rPr>
          <w:rFonts w:ascii="Times New Roman" w:eastAsia="Calibri" w:hAnsi="Times New Roman" w:cs="Times New Roman"/>
          <w:b/>
          <w:bCs/>
          <w:color w:val="000000"/>
          <w:sz w:val="20"/>
          <w:szCs w:val="20"/>
        </w:rPr>
      </w:pPr>
    </w:p>
    <w:p w14:paraId="1EE1BDEF" w14:textId="77777777" w:rsidR="006463CD" w:rsidRPr="009807EB" w:rsidRDefault="006463CD">
      <w:pPr>
        <w:rPr>
          <w:rFonts w:ascii="Times New Roman" w:eastAsia="Calibri" w:hAnsi="Times New Roman" w:cs="Times New Roman"/>
          <w:b/>
          <w:bCs/>
          <w:color w:val="000000"/>
          <w:sz w:val="20"/>
          <w:szCs w:val="20"/>
        </w:rPr>
      </w:pPr>
    </w:p>
    <w:p w14:paraId="554045E0" w14:textId="77777777" w:rsidR="006463CD" w:rsidRPr="009807EB" w:rsidRDefault="006463CD">
      <w:pPr>
        <w:rPr>
          <w:rFonts w:ascii="Times New Roman" w:eastAsia="Calibri" w:hAnsi="Times New Roman" w:cs="Times New Roman"/>
          <w:b/>
          <w:bCs/>
          <w:color w:val="000000"/>
          <w:sz w:val="20"/>
          <w:szCs w:val="20"/>
        </w:rPr>
      </w:pPr>
    </w:p>
    <w:p w14:paraId="1DC58A3A" w14:textId="77777777" w:rsidR="006463CD" w:rsidRPr="009807EB" w:rsidRDefault="006463CD">
      <w:pPr>
        <w:rPr>
          <w:rFonts w:ascii="Times New Roman" w:eastAsia="Calibri" w:hAnsi="Times New Roman" w:cs="Times New Roman"/>
          <w:b/>
          <w:bCs/>
          <w:color w:val="000000"/>
          <w:sz w:val="20"/>
          <w:szCs w:val="20"/>
        </w:rPr>
      </w:pPr>
    </w:p>
    <w:p w14:paraId="3E54A378" w14:textId="77777777" w:rsidR="006463CD" w:rsidRPr="009807EB" w:rsidRDefault="006463CD">
      <w:pPr>
        <w:rPr>
          <w:rFonts w:ascii="Times New Roman" w:eastAsia="Calibri" w:hAnsi="Times New Roman" w:cs="Times New Roman"/>
          <w:b/>
          <w:bCs/>
          <w:color w:val="000000"/>
          <w:sz w:val="20"/>
          <w:szCs w:val="20"/>
        </w:rPr>
      </w:pPr>
    </w:p>
    <w:p w14:paraId="5010089C" w14:textId="77777777" w:rsidR="006463CD" w:rsidRPr="009807EB" w:rsidRDefault="006463CD">
      <w:pPr>
        <w:rPr>
          <w:rFonts w:ascii="Times New Roman" w:eastAsia="Calibri" w:hAnsi="Times New Roman" w:cs="Times New Roman"/>
          <w:b/>
          <w:bCs/>
          <w:color w:val="000000"/>
          <w:sz w:val="20"/>
          <w:szCs w:val="20"/>
        </w:rPr>
      </w:pPr>
    </w:p>
    <w:p w14:paraId="12273698" w14:textId="77777777" w:rsidR="006463CD" w:rsidRPr="009807EB" w:rsidRDefault="006463CD">
      <w:pPr>
        <w:rPr>
          <w:rFonts w:ascii="Times New Roman" w:eastAsia="Calibri" w:hAnsi="Times New Roman" w:cs="Times New Roman"/>
          <w:b/>
          <w:bCs/>
          <w:color w:val="000000"/>
          <w:sz w:val="20"/>
          <w:szCs w:val="20"/>
        </w:rPr>
      </w:pPr>
    </w:p>
    <w:p w14:paraId="05662A9B" w14:textId="77777777" w:rsidR="006463CD" w:rsidRPr="009807EB" w:rsidRDefault="006463CD">
      <w:pPr>
        <w:rPr>
          <w:rFonts w:ascii="Times New Roman" w:eastAsia="Calibri" w:hAnsi="Times New Roman" w:cs="Times New Roman"/>
          <w:b/>
          <w:bCs/>
          <w:color w:val="000000"/>
          <w:sz w:val="20"/>
          <w:szCs w:val="20"/>
        </w:rPr>
      </w:pPr>
    </w:p>
    <w:p w14:paraId="3B7D376D" w14:textId="77777777" w:rsidR="006463CD" w:rsidRPr="009807EB" w:rsidRDefault="006463CD">
      <w:pPr>
        <w:rPr>
          <w:rFonts w:ascii="Times New Roman" w:eastAsia="Calibri" w:hAnsi="Times New Roman" w:cs="Times New Roman"/>
          <w:b/>
          <w:bCs/>
          <w:color w:val="000000"/>
          <w:sz w:val="20"/>
          <w:szCs w:val="20"/>
        </w:rPr>
      </w:pPr>
    </w:p>
    <w:p w14:paraId="4DC43680" w14:textId="77777777" w:rsidR="006463CD" w:rsidRPr="009807EB" w:rsidRDefault="006463CD">
      <w:pPr>
        <w:rPr>
          <w:rFonts w:ascii="Times New Roman" w:eastAsia="Calibri" w:hAnsi="Times New Roman" w:cs="Times New Roman"/>
          <w:b/>
          <w:bCs/>
          <w:color w:val="000000"/>
          <w:sz w:val="20"/>
          <w:szCs w:val="20"/>
        </w:rPr>
      </w:pPr>
    </w:p>
    <w:p w14:paraId="7B6BA789" w14:textId="77777777" w:rsidR="006463CD" w:rsidRPr="009807EB" w:rsidRDefault="006463CD">
      <w:pPr>
        <w:rPr>
          <w:rFonts w:ascii="Times New Roman" w:eastAsia="Calibri" w:hAnsi="Times New Roman" w:cs="Times New Roman"/>
          <w:b/>
          <w:bCs/>
          <w:color w:val="000000"/>
          <w:sz w:val="20"/>
          <w:szCs w:val="20"/>
        </w:rPr>
      </w:pPr>
    </w:p>
    <w:p w14:paraId="6C072735" w14:textId="77777777" w:rsidR="006463CD" w:rsidRPr="009807EB" w:rsidRDefault="006463CD">
      <w:pPr>
        <w:rPr>
          <w:rFonts w:ascii="Times New Roman" w:eastAsia="Calibri" w:hAnsi="Times New Roman" w:cs="Times New Roman"/>
          <w:b/>
          <w:bCs/>
          <w:color w:val="000000"/>
          <w:sz w:val="20"/>
          <w:szCs w:val="20"/>
        </w:rPr>
      </w:pPr>
    </w:p>
    <w:p w14:paraId="69780095" w14:textId="77777777" w:rsidR="006463CD" w:rsidRPr="009807EB" w:rsidRDefault="006463CD">
      <w:pPr>
        <w:rPr>
          <w:rFonts w:ascii="Times New Roman" w:eastAsia="Calibri" w:hAnsi="Times New Roman" w:cs="Times New Roman"/>
          <w:b/>
          <w:bCs/>
          <w:color w:val="000000"/>
          <w:sz w:val="20"/>
          <w:szCs w:val="20"/>
        </w:rPr>
      </w:pPr>
    </w:p>
    <w:p w14:paraId="023EB216" w14:textId="77777777" w:rsidR="00322F59" w:rsidRDefault="00322F59">
      <w:pPr>
        <w:rPr>
          <w:rFonts w:ascii="Times New Roman" w:eastAsia="Calibri" w:hAnsi="Times New Roman" w:cs="Times New Roman"/>
          <w:b/>
          <w:bCs/>
          <w:color w:val="000000"/>
          <w:sz w:val="20"/>
          <w:szCs w:val="20"/>
        </w:rPr>
      </w:pPr>
    </w:p>
    <w:p w14:paraId="2A32B4DB" w14:textId="77777777" w:rsidR="00322F59" w:rsidRDefault="00322F59">
      <w:pPr>
        <w:rPr>
          <w:rFonts w:ascii="Times New Roman" w:eastAsia="Calibri" w:hAnsi="Times New Roman" w:cs="Times New Roman"/>
          <w:b/>
          <w:bCs/>
          <w:color w:val="000000"/>
          <w:sz w:val="20"/>
          <w:szCs w:val="20"/>
        </w:rPr>
      </w:pPr>
    </w:p>
    <w:p w14:paraId="3BBB365C" w14:textId="3A42A7F8" w:rsidR="006463CD" w:rsidRPr="009807EB" w:rsidRDefault="00E84D3F">
      <w:pPr>
        <w:rPr>
          <w:rFonts w:ascii="Times New Roman" w:eastAsia="Calibri" w:hAnsi="Times New Roman" w:cs="Times New Roman"/>
          <w:b/>
          <w:bCs/>
          <w:color w:val="000000"/>
          <w:sz w:val="20"/>
          <w:szCs w:val="20"/>
        </w:rPr>
      </w:pPr>
      <w:r w:rsidRPr="009807EB">
        <w:rPr>
          <w:rFonts w:ascii="Times New Roman" w:eastAsia="Calibri" w:hAnsi="Times New Roman" w:cs="Times New Roman"/>
          <w:b/>
          <w:bCs/>
          <w:color w:val="000000"/>
          <w:sz w:val="20"/>
          <w:szCs w:val="20"/>
        </w:rPr>
        <w:lastRenderedPageBreak/>
        <w:t>Air Borne Disease</w:t>
      </w:r>
    </w:p>
    <w:p w14:paraId="18214649" w14:textId="77777777" w:rsidR="006463CD" w:rsidRPr="009807EB" w:rsidRDefault="006463CD">
      <w:pPr>
        <w:rPr>
          <w:rFonts w:ascii="Times New Roman" w:eastAsia="Calibri" w:hAnsi="Times New Roman" w:cs="Times New Roman"/>
          <w:color w:val="000000"/>
          <w:sz w:val="16"/>
          <w:szCs w:val="16"/>
        </w:rPr>
      </w:pPr>
    </w:p>
    <w:tbl>
      <w:tblPr>
        <w:tblStyle w:val="Style276"/>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6463CD" w:rsidRPr="009807EB" w14:paraId="02B4E920" w14:textId="77777777">
        <w:trPr>
          <w:cantSplit/>
          <w:trHeight w:val="144"/>
          <w:tblHeader/>
        </w:trPr>
        <w:tc>
          <w:tcPr>
            <w:tcW w:w="4005" w:type="dxa"/>
            <w:tcMar>
              <w:top w:w="100" w:type="dxa"/>
              <w:left w:w="100" w:type="dxa"/>
              <w:bottom w:w="100" w:type="dxa"/>
              <w:right w:w="100" w:type="dxa"/>
            </w:tcMar>
          </w:tcPr>
          <w:p w14:paraId="4F921059"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Disease</w:t>
            </w:r>
          </w:p>
        </w:tc>
        <w:tc>
          <w:tcPr>
            <w:tcW w:w="2655" w:type="dxa"/>
            <w:tcMar>
              <w:top w:w="100" w:type="dxa"/>
              <w:left w:w="100" w:type="dxa"/>
              <w:bottom w:w="100" w:type="dxa"/>
              <w:right w:w="100" w:type="dxa"/>
            </w:tcMar>
          </w:tcPr>
          <w:p w14:paraId="3189F828"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Cases</w:t>
            </w:r>
          </w:p>
        </w:tc>
        <w:tc>
          <w:tcPr>
            <w:tcW w:w="2520" w:type="dxa"/>
            <w:tcMar>
              <w:top w:w="100" w:type="dxa"/>
              <w:left w:w="100" w:type="dxa"/>
              <w:bottom w:w="100" w:type="dxa"/>
              <w:right w:w="100" w:type="dxa"/>
            </w:tcMar>
          </w:tcPr>
          <w:p w14:paraId="1501D77F"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Deaths</w:t>
            </w:r>
          </w:p>
        </w:tc>
      </w:tr>
      <w:tr w:rsidR="006463CD" w:rsidRPr="009807EB" w14:paraId="5B15D42F" w14:textId="77777777">
        <w:trPr>
          <w:cantSplit/>
          <w:trHeight w:val="144"/>
          <w:tblHeader/>
        </w:trPr>
        <w:tc>
          <w:tcPr>
            <w:tcW w:w="4005" w:type="dxa"/>
            <w:tcMar>
              <w:top w:w="100" w:type="dxa"/>
              <w:left w:w="100" w:type="dxa"/>
              <w:bottom w:w="100" w:type="dxa"/>
              <w:right w:w="100" w:type="dxa"/>
            </w:tcMar>
          </w:tcPr>
          <w:p w14:paraId="716016C3"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Influenza</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62225"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9688DD5"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73196C68" w14:textId="77777777">
        <w:trPr>
          <w:cantSplit/>
          <w:trHeight w:val="144"/>
          <w:tblHeader/>
        </w:trPr>
        <w:tc>
          <w:tcPr>
            <w:tcW w:w="4005" w:type="dxa"/>
            <w:tcMar>
              <w:top w:w="100" w:type="dxa"/>
              <w:left w:w="100" w:type="dxa"/>
              <w:bottom w:w="100" w:type="dxa"/>
              <w:right w:w="100" w:type="dxa"/>
            </w:tcMar>
          </w:tcPr>
          <w:p w14:paraId="6F79E491"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H1N1</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242722F"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3</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A2330F1"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7989BAF3" w14:textId="77777777">
        <w:trPr>
          <w:cantSplit/>
          <w:trHeight w:val="144"/>
          <w:tblHeader/>
        </w:trPr>
        <w:tc>
          <w:tcPr>
            <w:tcW w:w="4005" w:type="dxa"/>
            <w:tcMar>
              <w:top w:w="100" w:type="dxa"/>
              <w:left w:w="100" w:type="dxa"/>
              <w:bottom w:w="100" w:type="dxa"/>
              <w:right w:w="100" w:type="dxa"/>
            </w:tcMar>
          </w:tcPr>
          <w:p w14:paraId="3160D056"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TB</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A254523"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78</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2DA3E03"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3</w:t>
            </w:r>
          </w:p>
        </w:tc>
      </w:tr>
      <w:tr w:rsidR="006463CD" w:rsidRPr="009807EB" w14:paraId="05F6E2B6" w14:textId="77777777">
        <w:trPr>
          <w:cantSplit/>
          <w:trHeight w:val="144"/>
          <w:tblHeader/>
        </w:trPr>
        <w:tc>
          <w:tcPr>
            <w:tcW w:w="4005" w:type="dxa"/>
            <w:tcMar>
              <w:top w:w="100" w:type="dxa"/>
              <w:left w:w="100" w:type="dxa"/>
              <w:bottom w:w="100" w:type="dxa"/>
              <w:right w:w="100" w:type="dxa"/>
            </w:tcMar>
          </w:tcPr>
          <w:p w14:paraId="33D5EF85"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Chickenpox</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15282E1"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171</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4573C91B"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07C5D0D" w14:textId="77777777">
        <w:trPr>
          <w:cantSplit/>
          <w:trHeight w:val="144"/>
          <w:tblHeader/>
        </w:trPr>
        <w:tc>
          <w:tcPr>
            <w:tcW w:w="4005" w:type="dxa"/>
            <w:tcMar>
              <w:top w:w="100" w:type="dxa"/>
              <w:left w:w="100" w:type="dxa"/>
              <w:bottom w:w="100" w:type="dxa"/>
              <w:right w:w="100" w:type="dxa"/>
            </w:tcMar>
          </w:tcPr>
          <w:p w14:paraId="6B6401AF"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Measles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6A17ECC"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2C8A4B6D"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A965A87" w14:textId="77777777">
        <w:trPr>
          <w:cantSplit/>
          <w:trHeight w:val="144"/>
          <w:tblHeader/>
        </w:trPr>
        <w:tc>
          <w:tcPr>
            <w:tcW w:w="4005" w:type="dxa"/>
            <w:tcMar>
              <w:top w:w="100" w:type="dxa"/>
              <w:left w:w="100" w:type="dxa"/>
              <w:bottom w:w="100" w:type="dxa"/>
              <w:right w:w="100" w:type="dxa"/>
            </w:tcMar>
          </w:tcPr>
          <w:p w14:paraId="4E0AAE5D"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Covid-19</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ACFFC2E"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4</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680A34BE"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6A3A77C3" w14:textId="77777777">
        <w:trPr>
          <w:cantSplit/>
          <w:trHeight w:val="144"/>
          <w:tblHeader/>
        </w:trPr>
        <w:tc>
          <w:tcPr>
            <w:tcW w:w="4005" w:type="dxa"/>
            <w:tcMar>
              <w:top w:w="100" w:type="dxa"/>
              <w:left w:w="100" w:type="dxa"/>
              <w:bottom w:w="100" w:type="dxa"/>
              <w:right w:w="100" w:type="dxa"/>
            </w:tcMar>
          </w:tcPr>
          <w:p w14:paraId="251BD066"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Pertussis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716AD5A"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7C05166E"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AAA5561" w14:textId="77777777">
        <w:trPr>
          <w:cantSplit/>
          <w:trHeight w:val="144"/>
          <w:tblHeader/>
        </w:trPr>
        <w:tc>
          <w:tcPr>
            <w:tcW w:w="4005" w:type="dxa"/>
            <w:tcMar>
              <w:top w:w="100" w:type="dxa"/>
              <w:left w:w="100" w:type="dxa"/>
              <w:bottom w:w="100" w:type="dxa"/>
              <w:right w:w="100" w:type="dxa"/>
            </w:tcMar>
          </w:tcPr>
          <w:p w14:paraId="60117324"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Mumps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87B1D39"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72</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461CD1D3"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bl>
    <w:p w14:paraId="539A6040" w14:textId="77777777" w:rsidR="006463CD" w:rsidRPr="009807EB" w:rsidRDefault="006463CD">
      <w:pPr>
        <w:rPr>
          <w:rFonts w:ascii="Times New Roman" w:eastAsia="Calibri" w:hAnsi="Times New Roman" w:cs="Times New Roman"/>
          <w:color w:val="000000"/>
          <w:sz w:val="16"/>
          <w:szCs w:val="16"/>
        </w:rPr>
      </w:pPr>
    </w:p>
    <w:p w14:paraId="646B544F" w14:textId="77777777" w:rsidR="006463CD" w:rsidRPr="009807EB" w:rsidRDefault="006463CD">
      <w:pPr>
        <w:rPr>
          <w:rFonts w:ascii="Times New Roman" w:eastAsia="Calibri" w:hAnsi="Times New Roman" w:cs="Times New Roman"/>
          <w:b/>
          <w:bCs/>
          <w:color w:val="000000"/>
          <w:sz w:val="20"/>
          <w:szCs w:val="20"/>
        </w:rPr>
      </w:pPr>
    </w:p>
    <w:p w14:paraId="048E4B78" w14:textId="77777777" w:rsidR="006463CD" w:rsidRPr="009807EB" w:rsidRDefault="006463CD">
      <w:pPr>
        <w:rPr>
          <w:rFonts w:ascii="Times New Roman" w:eastAsia="Calibri" w:hAnsi="Times New Roman" w:cs="Times New Roman"/>
          <w:b/>
          <w:bCs/>
          <w:color w:val="000000"/>
          <w:sz w:val="20"/>
          <w:szCs w:val="20"/>
        </w:rPr>
      </w:pPr>
    </w:p>
    <w:p w14:paraId="61F1FC3B" w14:textId="77777777" w:rsidR="006463CD" w:rsidRPr="009807EB" w:rsidRDefault="006463CD">
      <w:pPr>
        <w:rPr>
          <w:rFonts w:ascii="Times New Roman" w:eastAsia="Calibri" w:hAnsi="Times New Roman" w:cs="Times New Roman"/>
          <w:b/>
          <w:bCs/>
          <w:color w:val="000000"/>
          <w:sz w:val="20"/>
          <w:szCs w:val="20"/>
        </w:rPr>
      </w:pPr>
    </w:p>
    <w:p w14:paraId="1B6641C5" w14:textId="77777777" w:rsidR="006463CD" w:rsidRPr="009807EB" w:rsidRDefault="006463CD">
      <w:pPr>
        <w:rPr>
          <w:rFonts w:ascii="Times New Roman" w:eastAsia="Calibri" w:hAnsi="Times New Roman" w:cs="Times New Roman"/>
          <w:b/>
          <w:bCs/>
          <w:color w:val="000000"/>
          <w:sz w:val="20"/>
          <w:szCs w:val="20"/>
        </w:rPr>
      </w:pPr>
    </w:p>
    <w:p w14:paraId="3CF5F058" w14:textId="77777777" w:rsidR="006463CD" w:rsidRPr="009807EB" w:rsidRDefault="006463CD">
      <w:pPr>
        <w:rPr>
          <w:rFonts w:ascii="Times New Roman" w:eastAsia="Calibri" w:hAnsi="Times New Roman" w:cs="Times New Roman"/>
          <w:b/>
          <w:bCs/>
          <w:color w:val="000000"/>
          <w:sz w:val="20"/>
          <w:szCs w:val="20"/>
        </w:rPr>
      </w:pPr>
    </w:p>
    <w:p w14:paraId="42122846" w14:textId="77777777" w:rsidR="006463CD" w:rsidRPr="009807EB" w:rsidRDefault="006463CD">
      <w:pPr>
        <w:rPr>
          <w:rFonts w:ascii="Times New Roman" w:eastAsia="Calibri" w:hAnsi="Times New Roman" w:cs="Times New Roman"/>
          <w:b/>
          <w:bCs/>
          <w:color w:val="000000"/>
          <w:sz w:val="20"/>
          <w:szCs w:val="20"/>
        </w:rPr>
      </w:pPr>
    </w:p>
    <w:p w14:paraId="4D9FEA22" w14:textId="77777777" w:rsidR="006463CD" w:rsidRPr="009807EB" w:rsidRDefault="006463CD">
      <w:pPr>
        <w:rPr>
          <w:rFonts w:ascii="Times New Roman" w:eastAsia="Calibri" w:hAnsi="Times New Roman" w:cs="Times New Roman"/>
          <w:b/>
          <w:bCs/>
          <w:color w:val="000000"/>
          <w:sz w:val="20"/>
          <w:szCs w:val="20"/>
        </w:rPr>
      </w:pPr>
    </w:p>
    <w:p w14:paraId="0AE5F8FD" w14:textId="77777777" w:rsidR="006463CD" w:rsidRPr="009807EB" w:rsidRDefault="006463CD">
      <w:pPr>
        <w:rPr>
          <w:rFonts w:ascii="Times New Roman" w:eastAsia="Calibri" w:hAnsi="Times New Roman" w:cs="Times New Roman"/>
          <w:b/>
          <w:bCs/>
          <w:color w:val="000000"/>
          <w:sz w:val="20"/>
          <w:szCs w:val="20"/>
        </w:rPr>
      </w:pPr>
    </w:p>
    <w:p w14:paraId="338DC532" w14:textId="77777777" w:rsidR="006463CD" w:rsidRPr="009807EB" w:rsidRDefault="006463CD">
      <w:pPr>
        <w:rPr>
          <w:rFonts w:ascii="Times New Roman" w:eastAsia="Calibri" w:hAnsi="Times New Roman" w:cs="Times New Roman"/>
          <w:b/>
          <w:bCs/>
          <w:color w:val="000000"/>
          <w:sz w:val="20"/>
          <w:szCs w:val="20"/>
        </w:rPr>
      </w:pPr>
    </w:p>
    <w:p w14:paraId="60D2ED59" w14:textId="77777777" w:rsidR="006463CD" w:rsidRPr="009807EB" w:rsidRDefault="006463CD">
      <w:pPr>
        <w:rPr>
          <w:rFonts w:ascii="Times New Roman" w:eastAsia="Calibri" w:hAnsi="Times New Roman" w:cs="Times New Roman"/>
          <w:b/>
          <w:bCs/>
          <w:color w:val="000000"/>
          <w:sz w:val="20"/>
          <w:szCs w:val="20"/>
        </w:rPr>
      </w:pPr>
    </w:p>
    <w:p w14:paraId="16E85589" w14:textId="77777777" w:rsidR="006463CD" w:rsidRPr="009807EB" w:rsidRDefault="006463CD">
      <w:pPr>
        <w:rPr>
          <w:rFonts w:ascii="Times New Roman" w:eastAsia="Calibri" w:hAnsi="Times New Roman" w:cs="Times New Roman"/>
          <w:b/>
          <w:bCs/>
          <w:color w:val="000000"/>
          <w:sz w:val="20"/>
          <w:szCs w:val="20"/>
        </w:rPr>
      </w:pPr>
    </w:p>
    <w:p w14:paraId="6A263951" w14:textId="77777777" w:rsidR="006463CD" w:rsidRPr="009807EB" w:rsidRDefault="006463CD">
      <w:pPr>
        <w:rPr>
          <w:rFonts w:ascii="Times New Roman" w:eastAsia="Calibri" w:hAnsi="Times New Roman" w:cs="Times New Roman"/>
          <w:b/>
          <w:bCs/>
          <w:color w:val="000000"/>
          <w:sz w:val="20"/>
          <w:szCs w:val="20"/>
        </w:rPr>
      </w:pPr>
    </w:p>
    <w:p w14:paraId="5771BC61" w14:textId="77777777" w:rsidR="006463CD" w:rsidRPr="009807EB" w:rsidRDefault="006463CD">
      <w:pPr>
        <w:rPr>
          <w:rFonts w:ascii="Times New Roman" w:eastAsia="Calibri" w:hAnsi="Times New Roman" w:cs="Times New Roman"/>
          <w:b/>
          <w:bCs/>
          <w:color w:val="000000"/>
          <w:sz w:val="20"/>
          <w:szCs w:val="20"/>
        </w:rPr>
      </w:pPr>
    </w:p>
    <w:p w14:paraId="4154BAEB" w14:textId="77777777" w:rsidR="006463CD" w:rsidRPr="009807EB" w:rsidRDefault="00E84D3F">
      <w:pPr>
        <w:rPr>
          <w:rFonts w:ascii="Times New Roman" w:eastAsia="Calibri" w:hAnsi="Times New Roman" w:cs="Times New Roman"/>
          <w:b/>
          <w:bCs/>
          <w:color w:val="000000"/>
          <w:sz w:val="20"/>
          <w:szCs w:val="20"/>
        </w:rPr>
      </w:pPr>
      <w:r w:rsidRPr="009807EB">
        <w:rPr>
          <w:rFonts w:ascii="Times New Roman" w:eastAsia="Calibri" w:hAnsi="Times New Roman" w:cs="Times New Roman"/>
          <w:b/>
          <w:bCs/>
          <w:color w:val="000000"/>
          <w:sz w:val="20"/>
          <w:szCs w:val="20"/>
        </w:rPr>
        <w:t>Blood-Borne Disease</w:t>
      </w:r>
    </w:p>
    <w:p w14:paraId="6A938F80" w14:textId="77777777" w:rsidR="006463CD" w:rsidRPr="009807EB" w:rsidRDefault="006463CD">
      <w:pPr>
        <w:rPr>
          <w:rFonts w:ascii="Times New Roman" w:eastAsia="Calibri" w:hAnsi="Times New Roman" w:cs="Times New Roman"/>
          <w:color w:val="000000"/>
          <w:sz w:val="16"/>
          <w:szCs w:val="16"/>
        </w:rPr>
      </w:pPr>
    </w:p>
    <w:tbl>
      <w:tblPr>
        <w:tblStyle w:val="Style277"/>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6463CD" w:rsidRPr="009807EB" w14:paraId="4C0A05BD" w14:textId="77777777">
        <w:trPr>
          <w:cantSplit/>
          <w:trHeight w:val="144"/>
          <w:tblHeader/>
        </w:trPr>
        <w:tc>
          <w:tcPr>
            <w:tcW w:w="4005" w:type="dxa"/>
            <w:tcMar>
              <w:top w:w="100" w:type="dxa"/>
              <w:left w:w="100" w:type="dxa"/>
              <w:bottom w:w="100" w:type="dxa"/>
              <w:right w:w="100" w:type="dxa"/>
            </w:tcMar>
          </w:tcPr>
          <w:p w14:paraId="39F5224D"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Disease</w:t>
            </w:r>
          </w:p>
        </w:tc>
        <w:tc>
          <w:tcPr>
            <w:tcW w:w="2655" w:type="dxa"/>
            <w:tcMar>
              <w:top w:w="100" w:type="dxa"/>
              <w:left w:w="100" w:type="dxa"/>
              <w:bottom w:w="100" w:type="dxa"/>
              <w:right w:w="100" w:type="dxa"/>
            </w:tcMar>
          </w:tcPr>
          <w:p w14:paraId="0C31C708"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Cases</w:t>
            </w:r>
          </w:p>
        </w:tc>
        <w:tc>
          <w:tcPr>
            <w:tcW w:w="2520" w:type="dxa"/>
            <w:tcMar>
              <w:top w:w="100" w:type="dxa"/>
              <w:left w:w="100" w:type="dxa"/>
              <w:bottom w:w="100" w:type="dxa"/>
              <w:right w:w="100" w:type="dxa"/>
            </w:tcMar>
          </w:tcPr>
          <w:p w14:paraId="6CAD3653"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Deaths</w:t>
            </w:r>
          </w:p>
        </w:tc>
      </w:tr>
      <w:tr w:rsidR="006463CD" w:rsidRPr="009807EB" w14:paraId="46EFE48E" w14:textId="77777777">
        <w:trPr>
          <w:cantSplit/>
          <w:trHeight w:val="144"/>
          <w:tblHeader/>
        </w:trPr>
        <w:tc>
          <w:tcPr>
            <w:tcW w:w="4005" w:type="dxa"/>
            <w:tcMar>
              <w:top w:w="100" w:type="dxa"/>
              <w:left w:w="100" w:type="dxa"/>
              <w:bottom w:w="100" w:type="dxa"/>
              <w:right w:w="100" w:type="dxa"/>
            </w:tcMar>
          </w:tcPr>
          <w:p w14:paraId="378AF99B"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AIDS</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66FE5"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4B4F940F"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4D6818B8" w14:textId="77777777">
        <w:trPr>
          <w:cantSplit/>
          <w:trHeight w:val="144"/>
          <w:tblHeader/>
        </w:trPr>
        <w:tc>
          <w:tcPr>
            <w:tcW w:w="4005" w:type="dxa"/>
            <w:tcMar>
              <w:top w:w="100" w:type="dxa"/>
              <w:left w:w="100" w:type="dxa"/>
              <w:bottom w:w="100" w:type="dxa"/>
              <w:right w:w="100" w:type="dxa"/>
            </w:tcMar>
          </w:tcPr>
          <w:p w14:paraId="7C200502"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Hep- B</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736D0D5E"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1</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9A6C1DD"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24F5CF89" w14:textId="77777777">
        <w:trPr>
          <w:cantSplit/>
          <w:trHeight w:val="144"/>
          <w:tblHeader/>
        </w:trPr>
        <w:tc>
          <w:tcPr>
            <w:tcW w:w="4005" w:type="dxa"/>
            <w:tcMar>
              <w:top w:w="100" w:type="dxa"/>
              <w:left w:w="100" w:type="dxa"/>
              <w:bottom w:w="100" w:type="dxa"/>
              <w:right w:w="100" w:type="dxa"/>
            </w:tcMar>
          </w:tcPr>
          <w:p w14:paraId="2D893817"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Hep- C</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4399DC1"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165AEF6"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bl>
    <w:p w14:paraId="05278F25" w14:textId="77777777" w:rsidR="006463CD" w:rsidRPr="009807EB" w:rsidRDefault="006463CD">
      <w:pPr>
        <w:rPr>
          <w:rFonts w:ascii="Times New Roman" w:eastAsia="Calibri" w:hAnsi="Times New Roman" w:cs="Times New Roman"/>
          <w:color w:val="000000"/>
          <w:sz w:val="16"/>
          <w:szCs w:val="16"/>
        </w:rPr>
      </w:pPr>
    </w:p>
    <w:p w14:paraId="59AB1FC9" w14:textId="77777777" w:rsidR="006463CD" w:rsidRPr="009807EB" w:rsidRDefault="006463CD">
      <w:pPr>
        <w:rPr>
          <w:rFonts w:ascii="Times New Roman" w:eastAsia="Calibri" w:hAnsi="Times New Roman" w:cs="Times New Roman"/>
          <w:color w:val="000000"/>
          <w:sz w:val="16"/>
          <w:szCs w:val="16"/>
        </w:rPr>
      </w:pPr>
    </w:p>
    <w:p w14:paraId="14EF3558" w14:textId="77777777" w:rsidR="006463CD" w:rsidRPr="009807EB" w:rsidRDefault="00E84D3F">
      <w:pPr>
        <w:rPr>
          <w:rFonts w:ascii="Times New Roman" w:eastAsia="Calibri" w:hAnsi="Times New Roman" w:cs="Times New Roman"/>
          <w:b/>
          <w:bCs/>
          <w:color w:val="000000"/>
          <w:sz w:val="20"/>
          <w:szCs w:val="20"/>
        </w:rPr>
      </w:pPr>
      <w:r w:rsidRPr="009807EB">
        <w:rPr>
          <w:rFonts w:ascii="Times New Roman" w:eastAsia="Calibri" w:hAnsi="Times New Roman" w:cs="Times New Roman"/>
          <w:b/>
          <w:bCs/>
          <w:color w:val="000000"/>
          <w:sz w:val="20"/>
          <w:szCs w:val="20"/>
        </w:rPr>
        <w:t>Zoonotic Disease</w:t>
      </w:r>
    </w:p>
    <w:p w14:paraId="37DE23D9" w14:textId="77777777" w:rsidR="006463CD" w:rsidRPr="009807EB" w:rsidRDefault="006463CD">
      <w:pPr>
        <w:rPr>
          <w:rFonts w:ascii="Times New Roman" w:eastAsia="Calibri" w:hAnsi="Times New Roman" w:cs="Times New Roman"/>
          <w:color w:val="000000"/>
          <w:sz w:val="16"/>
          <w:szCs w:val="16"/>
        </w:rPr>
      </w:pPr>
    </w:p>
    <w:tbl>
      <w:tblPr>
        <w:tblStyle w:val="Style278"/>
        <w:tblW w:w="918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4005"/>
        <w:gridCol w:w="2655"/>
        <w:gridCol w:w="2520"/>
      </w:tblGrid>
      <w:tr w:rsidR="006463CD" w:rsidRPr="009807EB" w14:paraId="5F9332D1" w14:textId="77777777">
        <w:trPr>
          <w:cantSplit/>
          <w:trHeight w:val="20"/>
          <w:tblHeader/>
        </w:trPr>
        <w:tc>
          <w:tcPr>
            <w:tcW w:w="4005" w:type="dxa"/>
            <w:tcMar>
              <w:top w:w="100" w:type="dxa"/>
              <w:left w:w="100" w:type="dxa"/>
              <w:bottom w:w="100" w:type="dxa"/>
              <w:right w:w="100" w:type="dxa"/>
            </w:tcMar>
          </w:tcPr>
          <w:p w14:paraId="6011FC1E"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Disease</w:t>
            </w:r>
          </w:p>
        </w:tc>
        <w:tc>
          <w:tcPr>
            <w:tcW w:w="2655" w:type="dxa"/>
            <w:tcMar>
              <w:top w:w="100" w:type="dxa"/>
              <w:left w:w="100" w:type="dxa"/>
              <w:bottom w:w="100" w:type="dxa"/>
              <w:right w:w="100" w:type="dxa"/>
            </w:tcMar>
          </w:tcPr>
          <w:p w14:paraId="2D020542"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Cases</w:t>
            </w:r>
          </w:p>
        </w:tc>
        <w:tc>
          <w:tcPr>
            <w:tcW w:w="2520" w:type="dxa"/>
            <w:tcMar>
              <w:top w:w="100" w:type="dxa"/>
              <w:left w:w="100" w:type="dxa"/>
              <w:bottom w:w="100" w:type="dxa"/>
              <w:right w:w="100" w:type="dxa"/>
            </w:tcMar>
          </w:tcPr>
          <w:p w14:paraId="41908034" w14:textId="77777777" w:rsidR="006463CD" w:rsidRPr="009807EB" w:rsidRDefault="00E84D3F">
            <w:pPr>
              <w:widowControl w:val="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No. of Deaths</w:t>
            </w:r>
          </w:p>
        </w:tc>
      </w:tr>
      <w:tr w:rsidR="006463CD" w:rsidRPr="009807EB" w14:paraId="363AB1BD" w14:textId="77777777">
        <w:trPr>
          <w:cantSplit/>
          <w:trHeight w:val="20"/>
          <w:tblHeader/>
        </w:trPr>
        <w:tc>
          <w:tcPr>
            <w:tcW w:w="4005" w:type="dxa"/>
            <w:tcMar>
              <w:top w:w="100" w:type="dxa"/>
              <w:left w:w="100" w:type="dxa"/>
              <w:bottom w:w="100" w:type="dxa"/>
              <w:right w:w="100" w:type="dxa"/>
            </w:tcMar>
          </w:tcPr>
          <w:p w14:paraId="2D11534B"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Rabies</w:t>
            </w:r>
          </w:p>
        </w:tc>
        <w:tc>
          <w:tcPr>
            <w:tcW w:w="26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53625"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EEAF160"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7ECE6805" w14:textId="77777777">
        <w:trPr>
          <w:cantSplit/>
          <w:trHeight w:val="20"/>
          <w:tblHeader/>
        </w:trPr>
        <w:tc>
          <w:tcPr>
            <w:tcW w:w="4005" w:type="dxa"/>
            <w:tcMar>
              <w:top w:w="100" w:type="dxa"/>
              <w:left w:w="100" w:type="dxa"/>
              <w:bottom w:w="100" w:type="dxa"/>
              <w:right w:w="100" w:type="dxa"/>
            </w:tcMar>
          </w:tcPr>
          <w:p w14:paraId="04C16C8A"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Leptospirosis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B6DAB8C"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7</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095AE34B"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5429CFE" w14:textId="77777777">
        <w:trPr>
          <w:cantSplit/>
          <w:trHeight w:val="20"/>
          <w:tblHeader/>
        </w:trPr>
        <w:tc>
          <w:tcPr>
            <w:tcW w:w="4005" w:type="dxa"/>
            <w:tcMar>
              <w:top w:w="100" w:type="dxa"/>
              <w:left w:w="100" w:type="dxa"/>
              <w:bottom w:w="100" w:type="dxa"/>
              <w:right w:w="100" w:type="dxa"/>
            </w:tcMar>
          </w:tcPr>
          <w:p w14:paraId="4F79755C"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Avian influenza</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19839D8"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47EFCAC4"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1BE81E4C" w14:textId="77777777">
        <w:trPr>
          <w:cantSplit/>
          <w:trHeight w:val="20"/>
          <w:tblHeader/>
        </w:trPr>
        <w:tc>
          <w:tcPr>
            <w:tcW w:w="4005" w:type="dxa"/>
            <w:tcMar>
              <w:top w:w="100" w:type="dxa"/>
              <w:left w:w="100" w:type="dxa"/>
              <w:bottom w:w="100" w:type="dxa"/>
              <w:right w:w="100" w:type="dxa"/>
            </w:tcMar>
          </w:tcPr>
          <w:p w14:paraId="778D8EC4"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West </w:t>
            </w:r>
            <w:proofErr w:type="spellStart"/>
            <w:r w:rsidRPr="009807EB">
              <w:rPr>
                <w:rFonts w:ascii="Times New Roman" w:eastAsia="Calibri" w:hAnsi="Times New Roman" w:cs="Times New Roman"/>
                <w:color w:val="000000"/>
              </w:rPr>
              <w:t>nile</w:t>
            </w:r>
            <w:proofErr w:type="spellEnd"/>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CAAF4E2"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1581495C"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1603E52" w14:textId="77777777">
        <w:trPr>
          <w:cantSplit/>
          <w:trHeight w:val="20"/>
          <w:tblHeader/>
        </w:trPr>
        <w:tc>
          <w:tcPr>
            <w:tcW w:w="4005" w:type="dxa"/>
            <w:tcMar>
              <w:top w:w="100" w:type="dxa"/>
              <w:left w:w="100" w:type="dxa"/>
              <w:bottom w:w="100" w:type="dxa"/>
              <w:right w:w="100" w:type="dxa"/>
            </w:tcMar>
          </w:tcPr>
          <w:p w14:paraId="32DF1537"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Anthrax</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33D9D06"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5DBDB1F0"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510C3B73" w14:textId="77777777">
        <w:trPr>
          <w:cantSplit/>
          <w:trHeight w:val="20"/>
          <w:tblHeader/>
        </w:trPr>
        <w:tc>
          <w:tcPr>
            <w:tcW w:w="4005" w:type="dxa"/>
            <w:tcMar>
              <w:top w:w="100" w:type="dxa"/>
              <w:left w:w="100" w:type="dxa"/>
              <w:bottom w:w="100" w:type="dxa"/>
              <w:right w:w="100" w:type="dxa"/>
            </w:tcMar>
          </w:tcPr>
          <w:p w14:paraId="7443AC79"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Nipah</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33C923E"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25C35122"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r w:rsidR="006463CD" w:rsidRPr="009807EB" w14:paraId="02A971B2" w14:textId="77777777">
        <w:trPr>
          <w:cantSplit/>
          <w:trHeight w:val="20"/>
          <w:tblHeader/>
        </w:trPr>
        <w:tc>
          <w:tcPr>
            <w:tcW w:w="4005" w:type="dxa"/>
            <w:tcMar>
              <w:top w:w="100" w:type="dxa"/>
              <w:left w:w="100" w:type="dxa"/>
              <w:bottom w:w="100" w:type="dxa"/>
              <w:right w:w="100" w:type="dxa"/>
            </w:tcMar>
          </w:tcPr>
          <w:p w14:paraId="5D518A29" w14:textId="77777777" w:rsidR="006463CD" w:rsidRPr="009807EB" w:rsidRDefault="00E84D3F">
            <w:pPr>
              <w:widowControl w:val="0"/>
              <w:jc w:val="left"/>
              <w:rPr>
                <w:rFonts w:ascii="Times New Roman" w:eastAsia="Calibri" w:hAnsi="Times New Roman" w:cs="Times New Roman"/>
                <w:color w:val="000000"/>
              </w:rPr>
            </w:pPr>
            <w:r w:rsidRPr="009807EB">
              <w:rPr>
                <w:rFonts w:ascii="Times New Roman" w:eastAsia="Calibri" w:hAnsi="Times New Roman" w:cs="Times New Roman"/>
                <w:color w:val="000000"/>
              </w:rPr>
              <w:t>Scrub Typhus</w:t>
            </w:r>
          </w:p>
        </w:tc>
        <w:tc>
          <w:tcPr>
            <w:tcW w:w="2655"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C2E2981"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2520" w:type="dxa"/>
            <w:tcBorders>
              <w:top w:val="nil"/>
              <w:left w:val="nil"/>
              <w:bottom w:val="single" w:sz="4" w:space="0" w:color="000000"/>
              <w:right w:val="single" w:sz="4" w:space="0" w:color="000000"/>
            </w:tcBorders>
            <w:tcMar>
              <w:top w:w="100" w:type="dxa"/>
              <w:left w:w="100" w:type="dxa"/>
              <w:bottom w:w="100" w:type="dxa"/>
              <w:right w:w="100" w:type="dxa"/>
            </w:tcMar>
          </w:tcPr>
          <w:p w14:paraId="31FAEED7" w14:textId="77777777" w:rsidR="006463CD" w:rsidRPr="009807EB" w:rsidRDefault="00E84D3F">
            <w:pPr>
              <w:widowControl w:val="0"/>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0</w:t>
            </w:r>
          </w:p>
        </w:tc>
      </w:tr>
    </w:tbl>
    <w:p w14:paraId="397B66FF" w14:textId="77777777" w:rsidR="006463CD" w:rsidRPr="009807EB" w:rsidRDefault="00E84D3F">
      <w:pPr>
        <w:rPr>
          <w:rFonts w:ascii="Times New Roman" w:eastAsia="Calibri" w:hAnsi="Times New Roman" w:cs="Times New Roman"/>
          <w:color w:val="000000"/>
          <w:sz w:val="16"/>
          <w:szCs w:val="16"/>
        </w:rPr>
      </w:pPr>
      <w:r w:rsidRPr="009807EB">
        <w:rPr>
          <w:rFonts w:ascii="Times New Roman" w:eastAsia="Calibri" w:hAnsi="Times New Roman" w:cs="Times New Roman"/>
          <w:color w:val="000000"/>
          <w:sz w:val="16"/>
          <w:szCs w:val="16"/>
        </w:rPr>
        <w:t xml:space="preserve"> </w:t>
      </w:r>
    </w:p>
    <w:p w14:paraId="4E2B1A5B" w14:textId="77777777" w:rsidR="006463CD" w:rsidRPr="009807EB" w:rsidRDefault="00E84D3F">
      <w:pPr>
        <w:pStyle w:val="Heading2"/>
        <w:rPr>
          <w:rFonts w:ascii="Times New Roman" w:eastAsia="Calibri" w:hAnsi="Times New Roman" w:cs="Times New Roman"/>
          <w:color w:val="000000"/>
          <w:sz w:val="24"/>
          <w:szCs w:val="24"/>
        </w:rPr>
      </w:pPr>
      <w:bookmarkStart w:id="46" w:name="_heading=h.x32x60vhg0r7" w:colFirst="0" w:colLast="0"/>
      <w:bookmarkEnd w:id="46"/>
      <w:r w:rsidRPr="009807EB">
        <w:rPr>
          <w:rFonts w:ascii="Times New Roman" w:eastAsia="Calibri" w:hAnsi="Times New Roman" w:cs="Times New Roman"/>
          <w:color w:val="000000"/>
          <w:sz w:val="24"/>
          <w:szCs w:val="24"/>
        </w:rPr>
        <w:lastRenderedPageBreak/>
        <w:t>Integrated Disease Hotspot Map (2021–2025)</w:t>
      </w:r>
    </w:p>
    <w:p w14:paraId="669EFE1B" w14:textId="77777777" w:rsidR="006463CD" w:rsidRPr="009807EB" w:rsidRDefault="006463CD">
      <w:pPr>
        <w:rPr>
          <w:rFonts w:ascii="Times New Roman" w:eastAsia="Calibri" w:hAnsi="Times New Roman" w:cs="Times New Roman"/>
          <w:sz w:val="16"/>
          <w:szCs w:val="16"/>
        </w:rPr>
      </w:pPr>
    </w:p>
    <w:p w14:paraId="7C8744F8" w14:textId="77777777" w:rsidR="006463CD" w:rsidRPr="009807EB" w:rsidRDefault="006463CD">
      <w:pPr>
        <w:rPr>
          <w:rFonts w:ascii="Times New Roman" w:eastAsia="Calibri" w:hAnsi="Times New Roman" w:cs="Times New Roman"/>
          <w:sz w:val="16"/>
          <w:szCs w:val="16"/>
        </w:rPr>
      </w:pPr>
    </w:p>
    <w:p w14:paraId="6C6DE543" w14:textId="77777777" w:rsidR="006463CD" w:rsidRPr="009807EB" w:rsidRDefault="006463CD">
      <w:pPr>
        <w:rPr>
          <w:rFonts w:ascii="Times New Roman" w:eastAsia="Calibri" w:hAnsi="Times New Roman" w:cs="Times New Roman"/>
          <w:sz w:val="16"/>
          <w:szCs w:val="16"/>
        </w:rPr>
      </w:pPr>
    </w:p>
    <w:p w14:paraId="4F012F41" w14:textId="77777777" w:rsidR="006463CD" w:rsidRPr="009807EB" w:rsidRDefault="006463CD">
      <w:pPr>
        <w:rPr>
          <w:rFonts w:ascii="Times New Roman" w:eastAsia="Calibri" w:hAnsi="Times New Roman" w:cs="Times New Roman"/>
          <w:sz w:val="16"/>
          <w:szCs w:val="16"/>
        </w:rPr>
      </w:pPr>
    </w:p>
    <w:p w14:paraId="7B7EAA73" w14:textId="77777777" w:rsidR="006463CD" w:rsidRPr="009807EB" w:rsidRDefault="006463CD">
      <w:pPr>
        <w:rPr>
          <w:rFonts w:ascii="Times New Roman" w:eastAsia="Calibri" w:hAnsi="Times New Roman" w:cs="Times New Roman"/>
          <w:sz w:val="16"/>
          <w:szCs w:val="16"/>
        </w:rPr>
      </w:pPr>
    </w:p>
    <w:p w14:paraId="455DF5D0" w14:textId="77777777" w:rsidR="006463CD" w:rsidRPr="009807EB" w:rsidRDefault="006463CD">
      <w:pPr>
        <w:rPr>
          <w:rFonts w:ascii="Times New Roman" w:eastAsia="Calibri" w:hAnsi="Times New Roman" w:cs="Times New Roman"/>
          <w:sz w:val="16"/>
          <w:szCs w:val="16"/>
        </w:rPr>
      </w:pPr>
    </w:p>
    <w:p w14:paraId="40AC061A" w14:textId="77777777" w:rsidR="006463CD" w:rsidRPr="009807EB" w:rsidRDefault="006463CD">
      <w:pPr>
        <w:rPr>
          <w:rFonts w:ascii="Times New Roman" w:eastAsia="Calibri" w:hAnsi="Times New Roman" w:cs="Times New Roman"/>
          <w:sz w:val="16"/>
          <w:szCs w:val="16"/>
        </w:rPr>
      </w:pPr>
    </w:p>
    <w:p w14:paraId="2272EF9C" w14:textId="77777777" w:rsidR="006463CD" w:rsidRPr="009807EB" w:rsidRDefault="00E84D3F">
      <w:pPr>
        <w:rPr>
          <w:rFonts w:ascii="Times New Roman" w:eastAsia="Calibri" w:hAnsi="Times New Roman" w:cs="Times New Roman"/>
          <w:sz w:val="16"/>
          <w:szCs w:val="16"/>
        </w:rPr>
      </w:pPr>
      <w:r w:rsidRPr="009807EB">
        <w:rPr>
          <w:rFonts w:ascii="Times New Roman" w:eastAsia="Calibri" w:hAnsi="Times New Roman" w:cs="Times New Roman"/>
          <w:noProof/>
          <w:sz w:val="16"/>
          <w:szCs w:val="16"/>
        </w:rPr>
        <w:drawing>
          <wp:inline distT="114300" distB="114300" distL="114300" distR="114300" wp14:anchorId="47D6F388" wp14:editId="1C498206">
            <wp:extent cx="2195195" cy="2516505"/>
            <wp:effectExtent l="0" t="0" r="0" b="0"/>
            <wp:docPr id="56" name="image8.png"/>
            <wp:cNvGraphicFramePr/>
            <a:graphic xmlns:a="http://schemas.openxmlformats.org/drawingml/2006/main">
              <a:graphicData uri="http://schemas.openxmlformats.org/drawingml/2006/picture">
                <pic:pic xmlns:pic="http://schemas.openxmlformats.org/drawingml/2006/picture">
                  <pic:nvPicPr>
                    <pic:cNvPr id="56" name="image8.png"/>
                    <pic:cNvPicPr preferRelativeResize="0"/>
                  </pic:nvPicPr>
                  <pic:blipFill>
                    <a:blip r:embed="rId28"/>
                    <a:srcRect/>
                    <a:stretch>
                      <a:fillRect/>
                    </a:stretch>
                  </pic:blipFill>
                  <pic:spPr>
                    <a:xfrm>
                      <a:off x="0" y="0"/>
                      <a:ext cx="2195513" cy="2516595"/>
                    </a:xfrm>
                    <a:prstGeom prst="rect">
                      <a:avLst/>
                    </a:prstGeom>
                  </pic:spPr>
                </pic:pic>
              </a:graphicData>
            </a:graphic>
          </wp:inline>
        </w:drawing>
      </w:r>
      <w:r w:rsidRPr="009807EB">
        <w:rPr>
          <w:rFonts w:ascii="Times New Roman" w:eastAsia="Calibri" w:hAnsi="Times New Roman" w:cs="Times New Roman"/>
          <w:noProof/>
          <w:sz w:val="16"/>
          <w:szCs w:val="16"/>
        </w:rPr>
        <w:drawing>
          <wp:inline distT="114300" distB="114300" distL="114300" distR="114300" wp14:anchorId="4B0DDCF2" wp14:editId="6DE215AA">
            <wp:extent cx="804545" cy="1176020"/>
            <wp:effectExtent l="0" t="0" r="0" b="0"/>
            <wp:docPr id="54" name="image5.png"/>
            <wp:cNvGraphicFramePr/>
            <a:graphic xmlns:a="http://schemas.openxmlformats.org/drawingml/2006/main">
              <a:graphicData uri="http://schemas.openxmlformats.org/drawingml/2006/picture">
                <pic:pic xmlns:pic="http://schemas.openxmlformats.org/drawingml/2006/picture">
                  <pic:nvPicPr>
                    <pic:cNvPr id="54" name="image5.png"/>
                    <pic:cNvPicPr preferRelativeResize="0"/>
                  </pic:nvPicPr>
                  <pic:blipFill>
                    <a:blip r:embed="rId29"/>
                    <a:srcRect/>
                    <a:stretch>
                      <a:fillRect/>
                    </a:stretch>
                  </pic:blipFill>
                  <pic:spPr>
                    <a:xfrm>
                      <a:off x="0" y="0"/>
                      <a:ext cx="804863" cy="1176338"/>
                    </a:xfrm>
                    <a:prstGeom prst="rect">
                      <a:avLst/>
                    </a:prstGeom>
                  </pic:spPr>
                </pic:pic>
              </a:graphicData>
            </a:graphic>
          </wp:inline>
        </w:drawing>
      </w:r>
      <w:r w:rsidRPr="009807EB">
        <w:rPr>
          <w:rFonts w:ascii="Times New Roman" w:eastAsia="Calibri" w:hAnsi="Times New Roman" w:cs="Times New Roman"/>
          <w:noProof/>
          <w:sz w:val="16"/>
          <w:szCs w:val="16"/>
        </w:rPr>
        <w:drawing>
          <wp:inline distT="114300" distB="114300" distL="114300" distR="114300" wp14:anchorId="15660E3A" wp14:editId="073C771A">
            <wp:extent cx="1871345" cy="1218565"/>
            <wp:effectExtent l="0" t="0" r="0" b="0"/>
            <wp:docPr id="55" name="image3.png"/>
            <wp:cNvGraphicFramePr/>
            <a:graphic xmlns:a="http://schemas.openxmlformats.org/drawingml/2006/main">
              <a:graphicData uri="http://schemas.openxmlformats.org/drawingml/2006/picture">
                <pic:pic xmlns:pic="http://schemas.openxmlformats.org/drawingml/2006/picture">
                  <pic:nvPicPr>
                    <pic:cNvPr id="55" name="image3.png"/>
                    <pic:cNvPicPr preferRelativeResize="0"/>
                  </pic:nvPicPr>
                  <pic:blipFill>
                    <a:blip r:embed="rId30"/>
                    <a:srcRect/>
                    <a:stretch>
                      <a:fillRect/>
                    </a:stretch>
                  </pic:blipFill>
                  <pic:spPr>
                    <a:xfrm>
                      <a:off x="0" y="0"/>
                      <a:ext cx="1871663" cy="1218757"/>
                    </a:xfrm>
                    <a:prstGeom prst="rect">
                      <a:avLst/>
                    </a:prstGeom>
                  </pic:spPr>
                </pic:pic>
              </a:graphicData>
            </a:graphic>
          </wp:inline>
        </w:drawing>
      </w:r>
    </w:p>
    <w:p w14:paraId="2E5EF72F" w14:textId="77777777" w:rsidR="006463CD" w:rsidRPr="009807EB" w:rsidRDefault="006463CD">
      <w:pPr>
        <w:rPr>
          <w:rFonts w:ascii="Times New Roman" w:eastAsia="Calibri" w:hAnsi="Times New Roman" w:cs="Times New Roman"/>
          <w:sz w:val="16"/>
          <w:szCs w:val="16"/>
        </w:rPr>
      </w:pPr>
    </w:p>
    <w:p w14:paraId="0C3D92CE" w14:textId="77777777" w:rsidR="006463CD" w:rsidRPr="009807EB" w:rsidRDefault="006463CD">
      <w:pPr>
        <w:rPr>
          <w:rFonts w:ascii="Times New Roman" w:eastAsia="Calibri" w:hAnsi="Times New Roman" w:cs="Times New Roman"/>
          <w:sz w:val="16"/>
          <w:szCs w:val="16"/>
        </w:rPr>
      </w:pPr>
    </w:p>
    <w:p w14:paraId="31359C50" w14:textId="77777777" w:rsidR="006463CD" w:rsidRPr="009807EB" w:rsidRDefault="006463CD">
      <w:pPr>
        <w:rPr>
          <w:rFonts w:ascii="Times New Roman" w:eastAsia="Calibri" w:hAnsi="Times New Roman" w:cs="Times New Roman"/>
          <w:sz w:val="16"/>
          <w:szCs w:val="16"/>
        </w:rPr>
      </w:pPr>
    </w:p>
    <w:p w14:paraId="70BA7ABB" w14:textId="77777777" w:rsidR="006463CD" w:rsidRPr="009807EB" w:rsidRDefault="006463CD">
      <w:pPr>
        <w:rPr>
          <w:rFonts w:ascii="Times New Roman" w:eastAsia="Calibri" w:hAnsi="Times New Roman" w:cs="Times New Roman"/>
          <w:sz w:val="16"/>
          <w:szCs w:val="16"/>
        </w:rPr>
      </w:pPr>
    </w:p>
    <w:p w14:paraId="3D0357B0" w14:textId="77777777" w:rsidR="006463CD" w:rsidRPr="009807EB" w:rsidRDefault="006463CD">
      <w:pPr>
        <w:rPr>
          <w:rFonts w:ascii="Times New Roman" w:eastAsia="Calibri" w:hAnsi="Times New Roman" w:cs="Times New Roman"/>
          <w:sz w:val="16"/>
          <w:szCs w:val="16"/>
        </w:rPr>
      </w:pPr>
    </w:p>
    <w:p w14:paraId="4447C93D" w14:textId="77777777" w:rsidR="006463CD" w:rsidRPr="009807EB" w:rsidRDefault="006463CD">
      <w:pPr>
        <w:rPr>
          <w:rFonts w:ascii="Times New Roman" w:eastAsia="Calibri" w:hAnsi="Times New Roman" w:cs="Times New Roman"/>
          <w:sz w:val="16"/>
          <w:szCs w:val="16"/>
        </w:rPr>
      </w:pPr>
    </w:p>
    <w:p w14:paraId="10FFFBE2" w14:textId="77777777" w:rsidR="006463CD" w:rsidRPr="009807EB" w:rsidRDefault="006463CD">
      <w:pPr>
        <w:rPr>
          <w:rFonts w:ascii="Times New Roman" w:eastAsia="Calibri" w:hAnsi="Times New Roman" w:cs="Times New Roman"/>
          <w:sz w:val="16"/>
          <w:szCs w:val="16"/>
        </w:rPr>
      </w:pPr>
    </w:p>
    <w:p w14:paraId="476ED4F5" w14:textId="77777777" w:rsidR="006463CD" w:rsidRPr="009807EB" w:rsidRDefault="006463CD">
      <w:pPr>
        <w:rPr>
          <w:rFonts w:ascii="Times New Roman" w:eastAsia="Calibri" w:hAnsi="Times New Roman" w:cs="Times New Roman"/>
          <w:sz w:val="16"/>
          <w:szCs w:val="16"/>
        </w:rPr>
      </w:pPr>
    </w:p>
    <w:p w14:paraId="01EC9C44" w14:textId="77777777" w:rsidR="006463CD" w:rsidRPr="009807EB" w:rsidRDefault="006463CD">
      <w:pPr>
        <w:rPr>
          <w:rFonts w:ascii="Times New Roman" w:eastAsia="Calibri" w:hAnsi="Times New Roman" w:cs="Times New Roman"/>
          <w:sz w:val="16"/>
          <w:szCs w:val="16"/>
        </w:rPr>
      </w:pPr>
    </w:p>
    <w:p w14:paraId="6D338756" w14:textId="77777777" w:rsidR="006463CD" w:rsidRPr="009807EB" w:rsidRDefault="006463CD">
      <w:pPr>
        <w:rPr>
          <w:rFonts w:ascii="Times New Roman" w:eastAsia="Calibri" w:hAnsi="Times New Roman" w:cs="Times New Roman"/>
          <w:sz w:val="16"/>
          <w:szCs w:val="16"/>
        </w:rPr>
      </w:pPr>
    </w:p>
    <w:p w14:paraId="6CDBD5A5" w14:textId="77777777" w:rsidR="006463CD" w:rsidRPr="009807EB" w:rsidRDefault="006463CD">
      <w:pPr>
        <w:rPr>
          <w:rFonts w:ascii="Times New Roman" w:eastAsia="Calibri" w:hAnsi="Times New Roman" w:cs="Times New Roman"/>
          <w:sz w:val="16"/>
          <w:szCs w:val="16"/>
        </w:rPr>
      </w:pPr>
    </w:p>
    <w:tbl>
      <w:tblPr>
        <w:tblStyle w:val="Style279"/>
        <w:tblW w:w="9191" w:type="dxa"/>
        <w:tblLayout w:type="fixed"/>
        <w:tblLook w:val="04A0" w:firstRow="1" w:lastRow="0" w:firstColumn="1" w:lastColumn="0" w:noHBand="0" w:noVBand="1"/>
      </w:tblPr>
      <w:tblGrid>
        <w:gridCol w:w="952"/>
        <w:gridCol w:w="1469"/>
        <w:gridCol w:w="1693"/>
        <w:gridCol w:w="1468"/>
        <w:gridCol w:w="1329"/>
        <w:gridCol w:w="1245"/>
        <w:gridCol w:w="1035"/>
      </w:tblGrid>
      <w:tr w:rsidR="006463CD" w:rsidRPr="009807EB" w14:paraId="73019781" w14:textId="77777777">
        <w:trPr>
          <w:trHeight w:val="825"/>
        </w:trPr>
        <w:tc>
          <w:tcPr>
            <w:tcW w:w="95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9FFEF8" w14:textId="77777777" w:rsidR="006463CD" w:rsidRPr="009807EB" w:rsidRDefault="00E84D3F">
            <w:pPr>
              <w:spacing w:before="380" w:after="380"/>
              <w:ind w:left="140" w:right="140"/>
              <w:jc w:val="center"/>
              <w:rPr>
                <w:rFonts w:ascii="Times New Roman" w:eastAsia="Garamond" w:hAnsi="Times New Roman" w:cs="Times New Roman"/>
                <w:b/>
                <w:bCs/>
              </w:rPr>
            </w:pPr>
            <w:r w:rsidRPr="009807EB">
              <w:rPr>
                <w:rFonts w:ascii="Times New Roman" w:eastAsia="Garamond" w:hAnsi="Times New Roman" w:cs="Times New Roman"/>
                <w:b/>
                <w:bCs/>
              </w:rPr>
              <w:t>Ward No</w:t>
            </w:r>
          </w:p>
        </w:tc>
        <w:tc>
          <w:tcPr>
            <w:tcW w:w="14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055CD1" w14:textId="77777777" w:rsidR="006463CD" w:rsidRPr="009807EB" w:rsidRDefault="00E84D3F">
            <w:pPr>
              <w:spacing w:before="380" w:after="380"/>
              <w:ind w:left="140" w:right="140"/>
              <w:jc w:val="center"/>
              <w:rPr>
                <w:rFonts w:ascii="Times New Roman" w:eastAsia="Garamond" w:hAnsi="Times New Roman" w:cs="Times New Roman"/>
                <w:b/>
                <w:bCs/>
              </w:rPr>
            </w:pPr>
            <w:proofErr w:type="gramStart"/>
            <w:r w:rsidRPr="009807EB">
              <w:rPr>
                <w:rFonts w:ascii="Times New Roman" w:eastAsia="Garamond" w:hAnsi="Times New Roman" w:cs="Times New Roman"/>
                <w:b/>
                <w:bCs/>
              </w:rPr>
              <w:t>Dengue  Total</w:t>
            </w:r>
            <w:proofErr w:type="gramEnd"/>
            <w:r w:rsidRPr="009807EB">
              <w:rPr>
                <w:rFonts w:ascii="Times New Roman" w:eastAsia="Garamond" w:hAnsi="Times New Roman" w:cs="Times New Roman"/>
                <w:b/>
                <w:bCs/>
              </w:rPr>
              <w:t xml:space="preserve"> (2021-25)</w:t>
            </w:r>
          </w:p>
        </w:tc>
        <w:tc>
          <w:tcPr>
            <w:tcW w:w="169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C686E9" w14:textId="77777777" w:rsidR="006463CD" w:rsidRPr="009807EB" w:rsidRDefault="00E84D3F">
            <w:pPr>
              <w:spacing w:before="380" w:after="380"/>
              <w:ind w:left="140" w:right="140"/>
              <w:jc w:val="center"/>
              <w:rPr>
                <w:rFonts w:ascii="Times New Roman" w:eastAsia="Garamond" w:hAnsi="Times New Roman" w:cs="Times New Roman"/>
                <w:b/>
                <w:bCs/>
              </w:rPr>
            </w:pPr>
            <w:r w:rsidRPr="009807EB">
              <w:rPr>
                <w:rFonts w:ascii="Times New Roman" w:eastAsia="Garamond" w:hAnsi="Times New Roman" w:cs="Times New Roman"/>
                <w:b/>
                <w:bCs/>
              </w:rPr>
              <w:t>Leptospirosis Total (2021-25)</w:t>
            </w:r>
          </w:p>
        </w:tc>
        <w:tc>
          <w:tcPr>
            <w:tcW w:w="1468"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3248FA" w14:textId="77777777" w:rsidR="006463CD" w:rsidRPr="009807EB" w:rsidRDefault="00E84D3F">
            <w:pPr>
              <w:spacing w:before="380" w:after="380"/>
              <w:ind w:left="140" w:right="140"/>
              <w:jc w:val="center"/>
              <w:rPr>
                <w:rFonts w:ascii="Times New Roman" w:eastAsia="Garamond" w:hAnsi="Times New Roman" w:cs="Times New Roman"/>
                <w:b/>
                <w:bCs/>
              </w:rPr>
            </w:pPr>
            <w:r w:rsidRPr="009807EB">
              <w:rPr>
                <w:rFonts w:ascii="Times New Roman" w:eastAsia="Garamond" w:hAnsi="Times New Roman" w:cs="Times New Roman"/>
                <w:b/>
                <w:bCs/>
              </w:rPr>
              <w:t>Hepatitis A Total (2021-25)</w:t>
            </w:r>
          </w:p>
        </w:tc>
        <w:tc>
          <w:tcPr>
            <w:tcW w:w="1329"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26585E" w14:textId="77777777" w:rsidR="006463CD" w:rsidRPr="009807EB" w:rsidRDefault="00E84D3F">
            <w:pPr>
              <w:spacing w:before="380" w:after="380"/>
              <w:ind w:left="140" w:right="140"/>
              <w:jc w:val="center"/>
              <w:rPr>
                <w:rFonts w:ascii="Times New Roman" w:eastAsia="Garamond" w:hAnsi="Times New Roman" w:cs="Times New Roman"/>
                <w:b/>
                <w:bCs/>
              </w:rPr>
            </w:pPr>
            <w:r w:rsidRPr="009807EB">
              <w:rPr>
                <w:rFonts w:ascii="Times New Roman" w:eastAsia="Garamond" w:hAnsi="Times New Roman" w:cs="Times New Roman"/>
                <w:b/>
                <w:bCs/>
              </w:rPr>
              <w:t>Mumps (2021-25)</w:t>
            </w:r>
          </w:p>
        </w:tc>
        <w:tc>
          <w:tcPr>
            <w:tcW w:w="12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618D4CF" w14:textId="77777777" w:rsidR="006463CD" w:rsidRPr="009807EB" w:rsidRDefault="00E84D3F">
            <w:pPr>
              <w:spacing w:before="380" w:after="380"/>
              <w:ind w:left="140" w:right="140"/>
              <w:jc w:val="center"/>
              <w:rPr>
                <w:rFonts w:ascii="Times New Roman" w:eastAsia="Garamond" w:hAnsi="Times New Roman" w:cs="Times New Roman"/>
                <w:b/>
                <w:bCs/>
              </w:rPr>
            </w:pPr>
            <w:r w:rsidRPr="009807EB">
              <w:rPr>
                <w:rFonts w:ascii="Times New Roman" w:eastAsia="Garamond" w:hAnsi="Times New Roman" w:cs="Times New Roman"/>
                <w:b/>
                <w:bCs/>
              </w:rPr>
              <w:t>ADD (2021-25)</w:t>
            </w:r>
          </w:p>
        </w:tc>
        <w:tc>
          <w:tcPr>
            <w:tcW w:w="103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A8C7B0" w14:textId="77777777" w:rsidR="006463CD" w:rsidRPr="009807EB" w:rsidRDefault="00E84D3F">
            <w:pPr>
              <w:spacing w:before="380" w:after="380"/>
              <w:ind w:left="140" w:right="140"/>
              <w:jc w:val="center"/>
              <w:rPr>
                <w:rFonts w:ascii="Times New Roman" w:eastAsia="Garamond" w:hAnsi="Times New Roman" w:cs="Times New Roman"/>
                <w:b/>
                <w:bCs/>
              </w:rPr>
            </w:pPr>
            <w:r w:rsidRPr="009807EB">
              <w:rPr>
                <w:rFonts w:ascii="Times New Roman" w:eastAsia="Garamond" w:hAnsi="Times New Roman" w:cs="Times New Roman"/>
                <w:b/>
                <w:bCs/>
              </w:rPr>
              <w:t>Total Cases</w:t>
            </w:r>
          </w:p>
        </w:tc>
      </w:tr>
      <w:tr w:rsidR="006463CD" w:rsidRPr="009807EB" w14:paraId="5D15E3FB" w14:textId="77777777">
        <w:trPr>
          <w:trHeight w:val="1245"/>
        </w:trPr>
        <w:tc>
          <w:tcPr>
            <w:tcW w:w="95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1E37B6" w14:textId="77777777" w:rsidR="006463CD" w:rsidRPr="009807EB" w:rsidRDefault="00E84D3F">
            <w:pPr>
              <w:spacing w:before="380" w:after="380"/>
              <w:ind w:left="140" w:right="140"/>
              <w:jc w:val="left"/>
              <w:rPr>
                <w:rFonts w:ascii="Times New Roman" w:eastAsia="Garamond" w:hAnsi="Times New Roman" w:cs="Times New Roman"/>
              </w:rPr>
            </w:pPr>
            <w:r w:rsidRPr="009807EB">
              <w:rPr>
                <w:rFonts w:ascii="Times New Roman" w:eastAsia="Garamond" w:hAnsi="Times New Roman" w:cs="Times New Roman"/>
              </w:rPr>
              <w:t>118</w:t>
            </w:r>
          </w:p>
        </w:tc>
        <w:tc>
          <w:tcPr>
            <w:tcW w:w="1468" w:type="dxa"/>
            <w:tcBorders>
              <w:top w:val="nil"/>
              <w:left w:val="nil"/>
              <w:bottom w:val="single" w:sz="6" w:space="0" w:color="000000"/>
              <w:right w:val="single" w:sz="6" w:space="0" w:color="000000"/>
            </w:tcBorders>
            <w:tcMar>
              <w:top w:w="100" w:type="dxa"/>
              <w:left w:w="100" w:type="dxa"/>
              <w:bottom w:w="100" w:type="dxa"/>
              <w:right w:w="100" w:type="dxa"/>
            </w:tcMar>
          </w:tcPr>
          <w:p w14:paraId="654C00BB" w14:textId="77777777" w:rsidR="006463CD" w:rsidRPr="009807EB" w:rsidRDefault="00E84D3F">
            <w:pPr>
              <w:spacing w:before="520" w:after="520"/>
              <w:ind w:left="280" w:right="280"/>
              <w:jc w:val="center"/>
              <w:rPr>
                <w:rFonts w:ascii="Times New Roman" w:eastAsia="Garamond" w:hAnsi="Times New Roman" w:cs="Times New Roman"/>
              </w:rPr>
            </w:pPr>
            <w:r w:rsidRPr="009807EB">
              <w:rPr>
                <w:rFonts w:ascii="Times New Roman" w:eastAsia="Garamond" w:hAnsi="Times New Roman" w:cs="Times New Roman"/>
              </w:rPr>
              <w:t>362</w:t>
            </w:r>
          </w:p>
        </w:tc>
        <w:tc>
          <w:tcPr>
            <w:tcW w:w="1692" w:type="dxa"/>
            <w:tcBorders>
              <w:top w:val="nil"/>
              <w:left w:val="nil"/>
              <w:bottom w:val="single" w:sz="6" w:space="0" w:color="000000"/>
              <w:right w:val="single" w:sz="6" w:space="0" w:color="000000"/>
            </w:tcBorders>
            <w:tcMar>
              <w:top w:w="100" w:type="dxa"/>
              <w:left w:w="100" w:type="dxa"/>
              <w:bottom w:w="100" w:type="dxa"/>
              <w:right w:w="100" w:type="dxa"/>
            </w:tcMar>
          </w:tcPr>
          <w:p w14:paraId="2FC4E7F1" w14:textId="77777777" w:rsidR="006463CD" w:rsidRPr="009807EB" w:rsidRDefault="00E84D3F">
            <w:pPr>
              <w:spacing w:before="520" w:after="520"/>
              <w:ind w:left="280" w:right="280"/>
              <w:jc w:val="center"/>
              <w:rPr>
                <w:rFonts w:ascii="Times New Roman" w:eastAsia="Garamond" w:hAnsi="Times New Roman" w:cs="Times New Roman"/>
              </w:rPr>
            </w:pPr>
            <w:r w:rsidRPr="009807EB">
              <w:rPr>
                <w:rFonts w:ascii="Times New Roman" w:eastAsia="Garamond" w:hAnsi="Times New Roman" w:cs="Times New Roman"/>
              </w:rPr>
              <w:t>56</w:t>
            </w:r>
          </w:p>
        </w:tc>
        <w:tc>
          <w:tcPr>
            <w:tcW w:w="1468" w:type="dxa"/>
            <w:tcBorders>
              <w:top w:val="nil"/>
              <w:left w:val="nil"/>
              <w:bottom w:val="single" w:sz="6" w:space="0" w:color="000000"/>
              <w:right w:val="single" w:sz="6" w:space="0" w:color="000000"/>
            </w:tcBorders>
            <w:tcMar>
              <w:top w:w="100" w:type="dxa"/>
              <w:left w:w="100" w:type="dxa"/>
              <w:bottom w:w="100" w:type="dxa"/>
              <w:right w:w="100" w:type="dxa"/>
            </w:tcMar>
          </w:tcPr>
          <w:p w14:paraId="3002D282" w14:textId="77777777" w:rsidR="006463CD" w:rsidRPr="009807EB" w:rsidRDefault="00E84D3F">
            <w:pPr>
              <w:spacing w:before="520" w:after="520"/>
              <w:ind w:left="280" w:right="280"/>
              <w:jc w:val="center"/>
              <w:rPr>
                <w:rFonts w:ascii="Times New Roman" w:eastAsia="Garamond" w:hAnsi="Times New Roman" w:cs="Times New Roman"/>
              </w:rPr>
            </w:pPr>
            <w:r w:rsidRPr="009807EB">
              <w:rPr>
                <w:rFonts w:ascii="Times New Roman" w:eastAsia="Garamond" w:hAnsi="Times New Roman" w:cs="Times New Roman"/>
              </w:rPr>
              <w:t>14</w:t>
            </w:r>
          </w:p>
        </w:tc>
        <w:tc>
          <w:tcPr>
            <w:tcW w:w="1329" w:type="dxa"/>
            <w:tcBorders>
              <w:top w:val="nil"/>
              <w:left w:val="nil"/>
              <w:bottom w:val="single" w:sz="6" w:space="0" w:color="000000"/>
              <w:right w:val="single" w:sz="6" w:space="0" w:color="000000"/>
            </w:tcBorders>
            <w:tcMar>
              <w:top w:w="0" w:type="dxa"/>
              <w:left w:w="100" w:type="dxa"/>
              <w:bottom w:w="0" w:type="dxa"/>
              <w:right w:w="100" w:type="dxa"/>
            </w:tcMar>
          </w:tcPr>
          <w:p w14:paraId="7752836A" w14:textId="77777777" w:rsidR="006463CD" w:rsidRPr="009807EB" w:rsidRDefault="00E84D3F">
            <w:pPr>
              <w:spacing w:before="520" w:after="520"/>
              <w:ind w:left="280" w:right="280"/>
              <w:jc w:val="left"/>
              <w:rPr>
                <w:rFonts w:ascii="Times New Roman" w:eastAsia="Garamond" w:hAnsi="Times New Roman" w:cs="Times New Roman"/>
              </w:rPr>
            </w:pPr>
            <w:r w:rsidRPr="009807EB">
              <w:rPr>
                <w:rFonts w:ascii="Times New Roman" w:eastAsia="Garamond" w:hAnsi="Times New Roman" w:cs="Times New Roman"/>
              </w:rPr>
              <w:t>93</w:t>
            </w:r>
          </w:p>
        </w:tc>
        <w:tc>
          <w:tcPr>
            <w:tcW w:w="1245" w:type="dxa"/>
            <w:tcBorders>
              <w:top w:val="nil"/>
              <w:left w:val="nil"/>
              <w:bottom w:val="single" w:sz="6" w:space="0" w:color="000000"/>
              <w:right w:val="single" w:sz="6" w:space="0" w:color="000000"/>
            </w:tcBorders>
            <w:tcMar>
              <w:top w:w="0" w:type="dxa"/>
              <w:left w:w="100" w:type="dxa"/>
              <w:bottom w:w="0" w:type="dxa"/>
              <w:right w:w="100" w:type="dxa"/>
            </w:tcMar>
          </w:tcPr>
          <w:p w14:paraId="33887092" w14:textId="77777777" w:rsidR="006463CD" w:rsidRPr="009807EB" w:rsidRDefault="00E84D3F">
            <w:pPr>
              <w:spacing w:before="520" w:after="520"/>
              <w:ind w:left="280" w:right="280"/>
              <w:jc w:val="left"/>
              <w:rPr>
                <w:rFonts w:ascii="Times New Roman" w:eastAsia="Garamond" w:hAnsi="Times New Roman" w:cs="Times New Roman"/>
              </w:rPr>
            </w:pPr>
            <w:r w:rsidRPr="009807EB">
              <w:rPr>
                <w:rFonts w:ascii="Times New Roman" w:eastAsia="Garamond" w:hAnsi="Times New Roman" w:cs="Times New Roman"/>
              </w:rPr>
              <w:t>1453</w:t>
            </w:r>
          </w:p>
        </w:tc>
        <w:tc>
          <w:tcPr>
            <w:tcW w:w="1035" w:type="dxa"/>
            <w:tcBorders>
              <w:top w:val="nil"/>
              <w:left w:val="nil"/>
              <w:bottom w:val="single" w:sz="6" w:space="0" w:color="000000"/>
              <w:right w:val="single" w:sz="6" w:space="0" w:color="000000"/>
            </w:tcBorders>
            <w:tcMar>
              <w:top w:w="0" w:type="dxa"/>
              <w:left w:w="100" w:type="dxa"/>
              <w:bottom w:w="0" w:type="dxa"/>
              <w:right w:w="100" w:type="dxa"/>
            </w:tcMar>
          </w:tcPr>
          <w:p w14:paraId="14535CA5" w14:textId="77777777" w:rsidR="006463CD" w:rsidRPr="009807EB" w:rsidRDefault="00E84D3F">
            <w:pPr>
              <w:spacing w:before="380" w:after="380"/>
              <w:ind w:left="140" w:right="140"/>
              <w:jc w:val="left"/>
              <w:rPr>
                <w:rFonts w:ascii="Times New Roman" w:eastAsia="Garamond" w:hAnsi="Times New Roman" w:cs="Times New Roman"/>
              </w:rPr>
            </w:pPr>
            <w:r w:rsidRPr="009807EB">
              <w:rPr>
                <w:rFonts w:ascii="Times New Roman" w:eastAsia="Garamond" w:hAnsi="Times New Roman" w:cs="Times New Roman"/>
              </w:rPr>
              <w:t xml:space="preserve">3726 </w:t>
            </w:r>
          </w:p>
        </w:tc>
      </w:tr>
    </w:tbl>
    <w:p w14:paraId="2BD7FD4F" w14:textId="77777777" w:rsidR="006463CD" w:rsidRPr="009807EB" w:rsidRDefault="006463CD">
      <w:pPr>
        <w:rPr>
          <w:rFonts w:ascii="Times New Roman" w:eastAsia="Calibri" w:hAnsi="Times New Roman" w:cs="Times New Roman"/>
          <w:sz w:val="16"/>
          <w:szCs w:val="16"/>
        </w:rPr>
      </w:pPr>
    </w:p>
    <w:p w14:paraId="181D9379" w14:textId="77777777" w:rsidR="006463CD" w:rsidRPr="009807EB" w:rsidRDefault="006463CD">
      <w:pPr>
        <w:rPr>
          <w:rFonts w:ascii="Times New Roman" w:eastAsia="Calibri" w:hAnsi="Times New Roman" w:cs="Times New Roman"/>
          <w:color w:val="000000"/>
          <w:sz w:val="16"/>
          <w:szCs w:val="16"/>
        </w:rPr>
      </w:pPr>
    </w:p>
    <w:p w14:paraId="41AF3F4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By overlaying five years of data, we have identified 'Red Zone' Wards. These are wards where at least two different categories of diseases (e.g., Dengue and </w:t>
      </w:r>
      <w:proofErr w:type="spellStart"/>
      <w:r w:rsidRPr="009807EB">
        <w:rPr>
          <w:rFonts w:ascii="Times New Roman" w:eastAsia="Calibri" w:hAnsi="Times New Roman" w:cs="Times New Roman"/>
          <w:color w:val="000000"/>
        </w:rPr>
        <w:t>Lepto</w:t>
      </w:r>
      <w:proofErr w:type="spellEnd"/>
      <w:r w:rsidRPr="009807EB">
        <w:rPr>
          <w:rFonts w:ascii="Times New Roman" w:eastAsia="Calibri" w:hAnsi="Times New Roman" w:cs="Times New Roman"/>
          <w:color w:val="000000"/>
        </w:rPr>
        <w:t xml:space="preserve">) recurred in consecutive years. Ward </w:t>
      </w:r>
      <w:r w:rsidRPr="009807EB">
        <w:rPr>
          <w:rFonts w:ascii="Times New Roman" w:eastAsia="Calibri" w:hAnsi="Times New Roman" w:cs="Times New Roman"/>
          <w:b/>
          <w:bCs/>
          <w:color w:val="000000"/>
        </w:rPr>
        <w:t>4</w:t>
      </w:r>
      <w:r w:rsidRPr="009807EB">
        <w:rPr>
          <w:rFonts w:ascii="Times New Roman" w:eastAsia="Calibri" w:hAnsi="Times New Roman" w:cs="Times New Roman"/>
          <w:color w:val="000000"/>
        </w:rPr>
        <w:t xml:space="preserve"> is categorized as the </w:t>
      </w:r>
      <w:r w:rsidRPr="009807EB">
        <w:rPr>
          <w:rFonts w:ascii="Times New Roman" w:eastAsia="Calibri" w:hAnsi="Times New Roman" w:cs="Times New Roman"/>
          <w:b/>
          <w:bCs/>
          <w:color w:val="000000"/>
        </w:rPr>
        <w:t>Highest Priority Hotspot</w:t>
      </w:r>
      <w:r w:rsidRPr="009807EB">
        <w:rPr>
          <w:rFonts w:ascii="Times New Roman" w:eastAsia="Calibri" w:hAnsi="Times New Roman" w:cs="Times New Roman"/>
          <w:color w:val="000000"/>
        </w:rPr>
        <w:t xml:space="preserve"> due to its combination of flood </w:t>
      </w:r>
    </w:p>
    <w:p w14:paraId="7B1B7B14" w14:textId="77777777" w:rsidR="006463CD" w:rsidRPr="009807EB" w:rsidRDefault="006463CD">
      <w:pPr>
        <w:rPr>
          <w:rFonts w:ascii="Times New Roman" w:eastAsia="Calibri" w:hAnsi="Times New Roman" w:cs="Times New Roman"/>
          <w:color w:val="000000"/>
        </w:rPr>
      </w:pPr>
    </w:p>
    <w:p w14:paraId="684DAAD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vulnerability and high vector density. Future health infrastructure, such as the proposed </w:t>
      </w:r>
      <w:r w:rsidRPr="009807EB">
        <w:rPr>
          <w:rFonts w:ascii="Times New Roman" w:eastAsia="Calibri" w:hAnsi="Times New Roman" w:cs="Times New Roman"/>
          <w:b/>
          <w:bCs/>
          <w:color w:val="000000"/>
        </w:rPr>
        <w:t xml:space="preserve">R.O plants at </w:t>
      </w:r>
      <w:r w:rsidRPr="009807EB">
        <w:rPr>
          <w:rFonts w:ascii="Times New Roman" w:eastAsia="Calibri" w:hAnsi="Times New Roman" w:cs="Times New Roman"/>
          <w:color w:val="000000"/>
        </w:rPr>
        <w:t>should be prioritized.</w:t>
      </w:r>
      <w:r w:rsidRPr="009807EB">
        <w:rPr>
          <w:rFonts w:ascii="Times New Roman" w:hAnsi="Times New Roman" w:cs="Times New Roman"/>
        </w:rPr>
        <w:br w:type="page"/>
      </w:r>
    </w:p>
    <w:p w14:paraId="06A1098D" w14:textId="77777777" w:rsidR="006463CD" w:rsidRPr="009807EB" w:rsidRDefault="00E84D3F">
      <w:pPr>
        <w:pStyle w:val="Heading1"/>
        <w:spacing w:line="360" w:lineRule="auto"/>
        <w:jc w:val="center"/>
        <w:rPr>
          <w:rFonts w:ascii="Times New Roman" w:eastAsia="Calibri" w:hAnsi="Times New Roman" w:cs="Times New Roman"/>
          <w:color w:val="000000"/>
          <w:sz w:val="24"/>
          <w:szCs w:val="24"/>
        </w:rPr>
      </w:pPr>
      <w:bookmarkStart w:id="47" w:name="_heading=h.d3ffdnlnp65c" w:colFirst="0" w:colLast="0"/>
      <w:bookmarkEnd w:id="47"/>
      <w:r w:rsidRPr="009807EB">
        <w:rPr>
          <w:rFonts w:ascii="Times New Roman" w:eastAsia="Calibri" w:hAnsi="Times New Roman" w:cs="Times New Roman"/>
          <w:color w:val="000000"/>
          <w:sz w:val="24"/>
          <w:szCs w:val="24"/>
        </w:rPr>
        <w:lastRenderedPageBreak/>
        <w:t>Preparedness and Response Protocol at LSGD Level</w:t>
      </w:r>
    </w:p>
    <w:p w14:paraId="6AF8263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This section describes the operational framework for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once a pandemic is declared. It explains how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and health system will move from routine data collection to active response, using a One Health approach.</w:t>
      </w:r>
    </w:p>
    <w:p w14:paraId="4CDEC41A" w14:textId="77777777" w:rsidR="006463CD" w:rsidRPr="009807EB" w:rsidRDefault="00E84D3F">
      <w:pPr>
        <w:pStyle w:val="Heading2"/>
        <w:rPr>
          <w:rFonts w:ascii="Times New Roman" w:eastAsia="Calibri" w:hAnsi="Times New Roman" w:cs="Times New Roman"/>
          <w:color w:val="000000"/>
          <w:sz w:val="24"/>
          <w:szCs w:val="24"/>
        </w:rPr>
      </w:pPr>
      <w:bookmarkStart w:id="48" w:name="_heading=h.x5g58q2t122o" w:colFirst="0" w:colLast="0"/>
      <w:bookmarkEnd w:id="48"/>
      <w:r w:rsidRPr="009807EB">
        <w:rPr>
          <w:rFonts w:ascii="Times New Roman" w:eastAsia="Calibri" w:hAnsi="Times New Roman" w:cs="Times New Roman"/>
          <w:color w:val="000000"/>
          <w:sz w:val="24"/>
          <w:szCs w:val="24"/>
        </w:rPr>
        <w:t>Constitution of One Health Committee</w:t>
      </w:r>
    </w:p>
    <w:p w14:paraId="1915F53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shall constitute a One Health Committee comprising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President, Medical Officers (Modern Medicine, AYUSH, and Veterinary), the Health Inspector, and the Veterinary Surgeon.</w:t>
      </w:r>
    </w:p>
    <w:p w14:paraId="7A6DC5D3" w14:textId="77777777" w:rsidR="006463CD" w:rsidRPr="009807EB" w:rsidRDefault="006463CD">
      <w:pPr>
        <w:rPr>
          <w:rFonts w:ascii="Times New Roman" w:eastAsia="Calibri" w:hAnsi="Times New Roman" w:cs="Times New Roman"/>
          <w:color w:val="000000"/>
        </w:rPr>
      </w:pPr>
    </w:p>
    <w:p w14:paraId="604B375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 xml:space="preserve">Objective: </w:t>
      </w:r>
      <w:r w:rsidRPr="009807EB">
        <w:rPr>
          <w:rFonts w:ascii="Times New Roman" w:eastAsia="Calibri" w:hAnsi="Times New Roman" w:cs="Times New Roman"/>
          <w:color w:val="000000"/>
        </w:rPr>
        <w:t>The One Health Committee coordinates human, animal, and environmental health to prevent and control pandemics.</w:t>
      </w:r>
    </w:p>
    <w:p w14:paraId="40972960" w14:textId="77777777" w:rsidR="006463CD" w:rsidRPr="009807EB" w:rsidRDefault="006463CD">
      <w:pPr>
        <w:rPr>
          <w:rFonts w:ascii="Times New Roman" w:eastAsia="Calibri" w:hAnsi="Times New Roman" w:cs="Times New Roman"/>
          <w:color w:val="000000"/>
          <w:sz w:val="16"/>
          <w:szCs w:val="16"/>
        </w:rPr>
      </w:pPr>
    </w:p>
    <w:tbl>
      <w:tblPr>
        <w:tblStyle w:val="Style280"/>
        <w:tblW w:w="10260" w:type="dxa"/>
        <w:tblInd w:w="-100" w:type="dxa"/>
        <w:tblLayout w:type="fixed"/>
        <w:tblLook w:val="04A0" w:firstRow="1" w:lastRow="0" w:firstColumn="1" w:lastColumn="0" w:noHBand="0" w:noVBand="1"/>
      </w:tblPr>
      <w:tblGrid>
        <w:gridCol w:w="630"/>
        <w:gridCol w:w="1590"/>
        <w:gridCol w:w="2730"/>
        <w:gridCol w:w="1815"/>
        <w:gridCol w:w="1620"/>
        <w:gridCol w:w="1875"/>
      </w:tblGrid>
      <w:tr w:rsidR="006463CD" w:rsidRPr="009807EB" w14:paraId="59B5441C"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21B0BC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Sl No</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29F010B"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Name</w:t>
            </w:r>
          </w:p>
        </w:tc>
        <w:tc>
          <w:tcPr>
            <w:tcW w:w="27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8F7EE9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Designation</w:t>
            </w:r>
          </w:p>
        </w:tc>
        <w:tc>
          <w:tcPr>
            <w:tcW w:w="18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A8927C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Department/Institution</w:t>
            </w:r>
          </w:p>
        </w:tc>
        <w:tc>
          <w:tcPr>
            <w:tcW w:w="162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AC76F4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Role in Committee</w:t>
            </w:r>
          </w:p>
        </w:tc>
        <w:tc>
          <w:tcPr>
            <w:tcW w:w="18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004F84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 xml:space="preserve">Contact Number </w:t>
            </w:r>
          </w:p>
        </w:tc>
      </w:tr>
      <w:tr w:rsidR="006463CD" w:rsidRPr="009807EB" w14:paraId="54962F40"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02C63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7BA7E3"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rPr>
              <w:t>Adv.Thaha</w:t>
            </w:r>
            <w:proofErr w:type="spell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E4A33A" w14:textId="77777777" w:rsidR="006463CD" w:rsidRPr="009807EB" w:rsidRDefault="00E84D3F">
            <w:pPr>
              <w:rPr>
                <w:rFonts w:ascii="Times New Roman" w:eastAsia="Calibri" w:hAnsi="Times New Roman" w:cs="Times New Roman"/>
                <w:color w:val="000000"/>
              </w:rPr>
            </w:pPr>
            <w:proofErr w:type="gramStart"/>
            <w:r w:rsidRPr="009807EB">
              <w:rPr>
                <w:rFonts w:ascii="Times New Roman" w:eastAsia="Calibri" w:hAnsi="Times New Roman" w:cs="Times New Roman"/>
              </w:rPr>
              <w:t>Block  Panchayat</w:t>
            </w:r>
            <w:proofErr w:type="gramEnd"/>
            <w:r w:rsidRPr="009807EB">
              <w:rPr>
                <w:rFonts w:ascii="Times New Roman" w:eastAsia="Calibri" w:hAnsi="Times New Roman" w:cs="Times New Roman"/>
              </w:rPr>
              <w:t xml:space="preserve"> President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756DA5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LSGD</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A02EF2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Chair</w:t>
            </w:r>
            <w:r w:rsidRPr="009807EB">
              <w:rPr>
                <w:rFonts w:ascii="Times New Roman" w:eastAsia="Calibri" w:hAnsi="Times New Roman" w:cs="Times New Roman"/>
              </w:rPr>
              <w:t>man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9DAA2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9447410599</w:t>
            </w:r>
          </w:p>
        </w:tc>
      </w:tr>
      <w:tr w:rsidR="006463CD" w:rsidRPr="009807EB" w14:paraId="6C2DD6B6"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9F9F5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6B188F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 xml:space="preserve">Dr </w:t>
            </w:r>
            <w:proofErr w:type="gramStart"/>
            <w:r w:rsidRPr="009807EB">
              <w:rPr>
                <w:rFonts w:ascii="Times New Roman" w:eastAsia="Calibri" w:hAnsi="Times New Roman" w:cs="Times New Roman"/>
              </w:rPr>
              <w:t>Sajeev .B</w:t>
            </w:r>
            <w:proofErr w:type="gram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DFCE2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Medical Officer (PHC/CHC) </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F3D1D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C6A0C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Member Secretary</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13443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9846014874</w:t>
            </w:r>
          </w:p>
        </w:tc>
      </w:tr>
      <w:tr w:rsidR="006463CD" w:rsidRPr="009807EB" w14:paraId="7F9EC3B9"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592FC4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E5FD4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 xml:space="preserve">Dr </w:t>
            </w:r>
            <w:proofErr w:type="spellStart"/>
            <w:r w:rsidRPr="009807EB">
              <w:rPr>
                <w:rFonts w:ascii="Times New Roman" w:eastAsia="Calibri" w:hAnsi="Times New Roman" w:cs="Times New Roman"/>
              </w:rPr>
              <w:t>sankara</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narayanan</w:t>
            </w:r>
            <w:proofErr w:type="spell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C3338F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Veterinary Officer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1CDB8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Animal Husbandry</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1DCF2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Member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A135E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9447075691</w:t>
            </w:r>
          </w:p>
        </w:tc>
      </w:tr>
      <w:tr w:rsidR="006463CD" w:rsidRPr="009807EB" w14:paraId="30F9C0D6"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C78F8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D95F7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DR Krishnapriya</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2F5D8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Epidemiologist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422BD4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C36AE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Member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EA4A7C" w14:textId="77777777" w:rsidR="006463CD" w:rsidRPr="009807EB" w:rsidRDefault="00E84D3F">
            <w:pPr>
              <w:rPr>
                <w:rFonts w:ascii="Times New Roman" w:eastAsia="Calibri" w:hAnsi="Times New Roman" w:cs="Times New Roman"/>
              </w:rPr>
            </w:pPr>
            <w:r w:rsidRPr="009807EB">
              <w:rPr>
                <w:rFonts w:ascii="Times New Roman" w:eastAsia="Calibri" w:hAnsi="Times New Roman" w:cs="Times New Roman"/>
              </w:rPr>
              <w:t>8281571060</w:t>
            </w:r>
          </w:p>
          <w:p w14:paraId="693853F5" w14:textId="77777777" w:rsidR="006463CD" w:rsidRPr="009807EB" w:rsidRDefault="006463CD">
            <w:pPr>
              <w:rPr>
                <w:rFonts w:ascii="Times New Roman" w:eastAsia="Calibri" w:hAnsi="Times New Roman" w:cs="Times New Roman"/>
              </w:rPr>
            </w:pPr>
          </w:p>
        </w:tc>
      </w:tr>
      <w:tr w:rsidR="006463CD" w:rsidRPr="009807EB" w14:paraId="2821D045"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679B9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CA005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Lekha</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57C2B3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Health Inspector/PHN</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93223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938EA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Surveillance</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D3DF1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9747777662</w:t>
            </w:r>
          </w:p>
        </w:tc>
      </w:tr>
      <w:tr w:rsidR="006463CD" w:rsidRPr="009807EB" w14:paraId="2476D6C6"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3F9DE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99F25A"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rPr>
              <w:t>geetha</w:t>
            </w:r>
            <w:proofErr w:type="spell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7F3201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ASHA Supervisor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522F17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Health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9542C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Community link</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2FDE7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9446192041</w:t>
            </w:r>
          </w:p>
        </w:tc>
      </w:tr>
      <w:tr w:rsidR="006463CD" w:rsidRPr="009807EB" w14:paraId="3E858199"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E1A255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C17AE3F"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rPr>
              <w:t>sreekala</w:t>
            </w:r>
            <w:proofErr w:type="spell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84802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ICDS Supervisor</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34324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Social Welfare</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79A1C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Vulnerable groups</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408D9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8281878458</w:t>
            </w:r>
          </w:p>
        </w:tc>
      </w:tr>
      <w:tr w:rsidR="006463CD" w:rsidRPr="009807EB" w14:paraId="058B11B3"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C9A1F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C56B92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Muhammed Shafi</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0ABB4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SHO</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4BF7B0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Police Dept</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DF3BB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Law &amp; order</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01DD1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9497980276</w:t>
            </w:r>
          </w:p>
        </w:tc>
      </w:tr>
      <w:tr w:rsidR="006463CD" w:rsidRPr="009807EB" w14:paraId="67F76075"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332B3C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28AD05"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rPr>
              <w:t>Adv.Thaha</w:t>
            </w:r>
            <w:proofErr w:type="spell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8261B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 xml:space="preserve">Block </w:t>
            </w:r>
            <w:proofErr w:type="gramStart"/>
            <w:r w:rsidRPr="009807EB">
              <w:rPr>
                <w:rFonts w:ascii="Times New Roman" w:eastAsia="Calibri" w:hAnsi="Times New Roman" w:cs="Times New Roman"/>
              </w:rPr>
              <w:t xml:space="preserve">Ward </w:t>
            </w:r>
            <w:r w:rsidRPr="009807EB">
              <w:rPr>
                <w:rFonts w:ascii="Times New Roman" w:eastAsia="Calibri" w:hAnsi="Times New Roman" w:cs="Times New Roman"/>
                <w:color w:val="000000"/>
              </w:rPr>
              <w:t xml:space="preserve"> Representative</w:t>
            </w:r>
            <w:proofErr w:type="gramEnd"/>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EBC5E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LSGD</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151F7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Community coordination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65EB0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9447410599</w:t>
            </w:r>
          </w:p>
        </w:tc>
      </w:tr>
      <w:tr w:rsidR="006463CD" w:rsidRPr="009807EB" w14:paraId="00E31402"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83C69A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10</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AF17B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 xml:space="preserve">veena </w:t>
            </w:r>
            <w:proofErr w:type="spellStart"/>
            <w:r w:rsidRPr="009807EB">
              <w:rPr>
                <w:rFonts w:ascii="Times New Roman" w:eastAsia="Calibri" w:hAnsi="Times New Roman" w:cs="Times New Roman"/>
              </w:rPr>
              <w:t>lekshmi</w:t>
            </w:r>
            <w:proofErr w:type="spellEnd"/>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2EC491"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Kudumbashree</w:t>
            </w:r>
            <w:proofErr w:type="spellEnd"/>
            <w:r w:rsidRPr="009807EB">
              <w:rPr>
                <w:rFonts w:ascii="Times New Roman" w:eastAsia="Calibri" w:hAnsi="Times New Roman" w:cs="Times New Roman"/>
                <w:color w:val="000000"/>
              </w:rPr>
              <w:t xml:space="preserve"> CDO</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37C1C5"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Kudumbashree</w:t>
            </w:r>
            <w:proofErr w:type="spellEnd"/>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118D4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Community mobilisation</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65365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92076255339</w:t>
            </w:r>
          </w:p>
        </w:tc>
      </w:tr>
      <w:tr w:rsidR="006463CD" w:rsidRPr="009807EB" w14:paraId="7CE54F96"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83473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11</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14F4B65" w14:textId="77777777" w:rsidR="006463CD" w:rsidRPr="009807EB" w:rsidRDefault="00E84D3F">
            <w:pPr>
              <w:rPr>
                <w:rFonts w:ascii="Times New Roman" w:eastAsia="Calibri" w:hAnsi="Times New Roman" w:cs="Times New Roman"/>
                <w:color w:val="000000"/>
              </w:rPr>
            </w:pPr>
            <w:proofErr w:type="gramStart"/>
            <w:r w:rsidRPr="009807EB">
              <w:rPr>
                <w:rFonts w:ascii="Times New Roman" w:eastAsia="Garamond" w:hAnsi="Times New Roman" w:cs="Times New Roman"/>
              </w:rPr>
              <w:t>Lekshmi  NSS</w:t>
            </w:r>
            <w:proofErr w:type="gramEnd"/>
            <w:r w:rsidRPr="009807EB">
              <w:rPr>
                <w:rFonts w:ascii="Times New Roman" w:eastAsia="Garamond" w:hAnsi="Times New Roman" w:cs="Times New Roman"/>
              </w:rPr>
              <w:t xml:space="preserve">  </w:t>
            </w: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0C14D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NGO/Volunteer rep </w:t>
            </w:r>
            <w:r w:rsidRPr="009807EB">
              <w:rPr>
                <w:rFonts w:ascii="Times New Roman" w:eastAsia="Garamond" w:hAnsi="Times New Roman" w:cs="Times New Roman"/>
              </w:rPr>
              <w:t>NSS</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C87F4E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Civil Society</w:t>
            </w: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CA0E2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Support services</w:t>
            </w: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08E4476" w14:textId="77777777" w:rsidR="006463CD" w:rsidRPr="009807EB" w:rsidRDefault="006463CD">
            <w:pPr>
              <w:rPr>
                <w:rFonts w:ascii="Times New Roman" w:eastAsia="Calibri" w:hAnsi="Times New Roman" w:cs="Times New Roman"/>
                <w:color w:val="000000"/>
              </w:rPr>
            </w:pPr>
          </w:p>
        </w:tc>
      </w:tr>
      <w:tr w:rsidR="006463CD" w:rsidRPr="009807EB" w14:paraId="2234C1B1" w14:textId="77777777">
        <w:trPr>
          <w:cantSplit/>
          <w:trHeight w:val="20"/>
          <w:tblHeader/>
        </w:trPr>
        <w:tc>
          <w:tcPr>
            <w:tcW w:w="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2B1CD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12</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FE1497" w14:textId="77777777" w:rsidR="006463CD" w:rsidRPr="009807EB" w:rsidRDefault="006463CD">
            <w:pPr>
              <w:rPr>
                <w:rFonts w:ascii="Times New Roman" w:eastAsia="Calibri" w:hAnsi="Times New Roman" w:cs="Times New Roman"/>
                <w:color w:val="000000"/>
              </w:rPr>
            </w:pPr>
          </w:p>
        </w:tc>
        <w:tc>
          <w:tcPr>
            <w:tcW w:w="27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6885FA" w14:textId="77777777" w:rsidR="006463CD" w:rsidRPr="009807EB" w:rsidRDefault="00E84D3F">
            <w:pPr>
              <w:rPr>
                <w:rFonts w:ascii="Times New Roman" w:eastAsia="Calibri" w:hAnsi="Times New Roman" w:cs="Times New Roman"/>
                <w:color w:val="FF0000"/>
              </w:rPr>
            </w:pPr>
            <w:r w:rsidRPr="009807EB">
              <w:rPr>
                <w:rFonts w:ascii="Times New Roman" w:eastAsia="Calibri" w:hAnsi="Times New Roman" w:cs="Times New Roman"/>
                <w:color w:val="FF0000"/>
              </w:rPr>
              <w:t>Line Department representations</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EE8863D" w14:textId="77777777" w:rsidR="006463CD" w:rsidRPr="009807EB" w:rsidRDefault="006463CD">
            <w:pPr>
              <w:rPr>
                <w:rFonts w:ascii="Times New Roman" w:eastAsia="Calibri" w:hAnsi="Times New Roman" w:cs="Times New Roman"/>
                <w:color w:val="000000"/>
              </w:rPr>
            </w:pPr>
          </w:p>
        </w:tc>
        <w:tc>
          <w:tcPr>
            <w:tcW w:w="16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9729166" w14:textId="77777777" w:rsidR="006463CD" w:rsidRPr="009807EB" w:rsidRDefault="006463CD">
            <w:pPr>
              <w:rPr>
                <w:rFonts w:ascii="Times New Roman" w:eastAsia="Calibri" w:hAnsi="Times New Roman" w:cs="Times New Roman"/>
                <w:color w:val="000000"/>
              </w:rPr>
            </w:pPr>
          </w:p>
        </w:tc>
        <w:tc>
          <w:tcPr>
            <w:tcW w:w="18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40DB96" w14:textId="77777777" w:rsidR="006463CD" w:rsidRPr="009807EB" w:rsidRDefault="006463CD">
            <w:pPr>
              <w:rPr>
                <w:rFonts w:ascii="Times New Roman" w:eastAsia="Calibri" w:hAnsi="Times New Roman" w:cs="Times New Roman"/>
                <w:color w:val="000000"/>
              </w:rPr>
            </w:pPr>
          </w:p>
        </w:tc>
      </w:tr>
    </w:tbl>
    <w:p w14:paraId="5CF75F9E" w14:textId="77777777" w:rsidR="006463CD" w:rsidRPr="009807EB" w:rsidRDefault="006463CD">
      <w:pPr>
        <w:rPr>
          <w:rFonts w:ascii="Times New Roman" w:eastAsia="Calibri" w:hAnsi="Times New Roman" w:cs="Times New Roman"/>
          <w:color w:val="000000"/>
          <w:sz w:val="16"/>
          <w:szCs w:val="16"/>
        </w:rPr>
      </w:pPr>
    </w:p>
    <w:p w14:paraId="191C12B5" w14:textId="77777777" w:rsidR="006463CD" w:rsidRPr="009807EB" w:rsidRDefault="00E84D3F">
      <w:pPr>
        <w:pStyle w:val="Heading3"/>
        <w:rPr>
          <w:rFonts w:ascii="Times New Roman" w:eastAsia="Calibri" w:hAnsi="Times New Roman" w:cs="Times New Roman"/>
          <w:color w:val="000000"/>
          <w:sz w:val="24"/>
          <w:szCs w:val="24"/>
        </w:rPr>
      </w:pPr>
      <w:bookmarkStart w:id="49" w:name="_heading=h.pt1ob5ec2uar" w:colFirst="0" w:colLast="0"/>
      <w:bookmarkEnd w:id="49"/>
      <w:r w:rsidRPr="009807EB">
        <w:rPr>
          <w:rFonts w:ascii="Times New Roman" w:eastAsia="Calibri" w:hAnsi="Times New Roman" w:cs="Times New Roman"/>
          <w:color w:val="000000"/>
          <w:sz w:val="24"/>
          <w:szCs w:val="24"/>
        </w:rPr>
        <w:t>Key Responsibilities:</w:t>
      </w:r>
    </w:p>
    <w:p w14:paraId="65066937"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t xml:space="preserve"> Review disease surveillance data (human + animal)</w:t>
      </w:r>
    </w:p>
    <w:p w14:paraId="41FF5D6A"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t>Conduct ward-wise risk assessment and vulnerability mapping</w:t>
      </w:r>
    </w:p>
    <w:p w14:paraId="7CAF7DB3"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lastRenderedPageBreak/>
        <w:t xml:space="preserve"> Approve quarantine/isolation centre locations</w:t>
      </w:r>
    </w:p>
    <w:p w14:paraId="73764631"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t xml:space="preserve"> Coordinate with district for resources (PPE, oxygen, ambulances)</w:t>
      </w:r>
    </w:p>
    <w:p w14:paraId="1B6FC3E8"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t>Periodically review health system surge capacity, including beds, oxygen, human resources, and ambulances.</w:t>
      </w:r>
    </w:p>
    <w:p w14:paraId="29BB69BC"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t>Approve and monitor risk communication and community engagement strategies, including rumour management.</w:t>
      </w:r>
    </w:p>
    <w:p w14:paraId="15D40B98"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t>Ensure protection and service continuity for vulnerable groups (elderly, persons with disabilities, dialysis patients, coastal populations).</w:t>
      </w:r>
    </w:p>
    <w:p w14:paraId="02CD85D6"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t xml:space="preserve"> Conduct quarterly mock drills</w:t>
      </w:r>
    </w:p>
    <w:p w14:paraId="21941E63" w14:textId="77777777" w:rsidR="006463CD" w:rsidRPr="009807EB" w:rsidRDefault="00E84D3F">
      <w:pPr>
        <w:numPr>
          <w:ilvl w:val="0"/>
          <w:numId w:val="2"/>
        </w:numPr>
        <w:spacing w:line="360" w:lineRule="auto"/>
        <w:rPr>
          <w:rFonts w:ascii="Times New Roman" w:eastAsia="Calibri" w:hAnsi="Times New Roman" w:cs="Times New Roman"/>
        </w:rPr>
      </w:pPr>
      <w:r w:rsidRPr="009807EB">
        <w:rPr>
          <w:rFonts w:ascii="Times New Roman" w:eastAsia="Calibri" w:hAnsi="Times New Roman" w:cs="Times New Roman"/>
          <w:color w:val="000000"/>
        </w:rPr>
        <w:t xml:space="preserve"> Monitor equity measures for vulnerable groups</w:t>
      </w:r>
    </w:p>
    <w:p w14:paraId="4A5E85EC" w14:textId="77777777" w:rsidR="006463CD" w:rsidRPr="009807EB" w:rsidRDefault="00E84D3F">
      <w:pPr>
        <w:pStyle w:val="Heading3"/>
        <w:rPr>
          <w:rFonts w:ascii="Times New Roman" w:eastAsia="Calibri" w:hAnsi="Times New Roman" w:cs="Times New Roman"/>
          <w:color w:val="000000"/>
          <w:sz w:val="24"/>
          <w:szCs w:val="24"/>
        </w:rPr>
      </w:pPr>
      <w:bookmarkStart w:id="50" w:name="_heading=h.b9bztake977h" w:colFirst="0" w:colLast="0"/>
      <w:bookmarkEnd w:id="50"/>
      <w:r w:rsidRPr="009807EB">
        <w:rPr>
          <w:rFonts w:ascii="Times New Roman" w:eastAsia="Calibri" w:hAnsi="Times New Roman" w:cs="Times New Roman"/>
          <w:color w:val="000000"/>
          <w:sz w:val="24"/>
          <w:szCs w:val="24"/>
        </w:rPr>
        <w:t xml:space="preserve">Meeting Schedule: </w:t>
      </w:r>
    </w:p>
    <w:p w14:paraId="274483EE" w14:textId="77777777" w:rsidR="006463CD" w:rsidRPr="009807EB" w:rsidRDefault="00E84D3F">
      <w:pPr>
        <w:rPr>
          <w:rFonts w:ascii="Times New Roman" w:eastAsia="Calibri" w:hAnsi="Times New Roman" w:cs="Times New Roman"/>
          <w:color w:val="000000"/>
        </w:rPr>
      </w:pPr>
      <w:bookmarkStart w:id="51" w:name="_heading=h.vad00wuje4wi" w:colFirst="0" w:colLast="0"/>
      <w:bookmarkEnd w:id="51"/>
      <w:r w:rsidRPr="009807EB">
        <w:rPr>
          <w:rFonts w:ascii="Times New Roman" w:eastAsia="Calibri" w:hAnsi="Times New Roman" w:cs="Times New Roman"/>
          <w:color w:val="000000"/>
        </w:rPr>
        <w:t>Quarterly (normal times) | Weekly (outbreak alert) | Daily (pandemic phase)</w:t>
      </w:r>
    </w:p>
    <w:p w14:paraId="0A860919" w14:textId="77777777" w:rsidR="006463CD" w:rsidRPr="009807EB" w:rsidRDefault="00E84D3F">
      <w:pPr>
        <w:pStyle w:val="Heading2"/>
        <w:rPr>
          <w:rFonts w:ascii="Times New Roman" w:eastAsia="Calibri" w:hAnsi="Times New Roman" w:cs="Times New Roman"/>
          <w:color w:val="000000"/>
          <w:sz w:val="24"/>
          <w:szCs w:val="24"/>
        </w:rPr>
      </w:pPr>
      <w:bookmarkStart w:id="52" w:name="_heading=h.mpuydcpnc3b6" w:colFirst="0" w:colLast="0"/>
      <w:bookmarkEnd w:id="52"/>
      <w:r w:rsidRPr="009807EB">
        <w:rPr>
          <w:rFonts w:ascii="Times New Roman" w:eastAsia="Calibri" w:hAnsi="Times New Roman" w:cs="Times New Roman"/>
          <w:color w:val="000000"/>
          <w:sz w:val="24"/>
          <w:szCs w:val="24"/>
        </w:rPr>
        <w:t>Pandemic Response Workforce</w:t>
      </w:r>
    </w:p>
    <w:p w14:paraId="5317AA1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To ensure a coordinated and timely response during a pandemic, a dedicated Pandemic Response Workforce shall be constituted at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level. The workforce will function under the overall supervision of the One Health Committee and in close coordination with the health authorities. Team-based deployment will enable efficient surveillance, case management, quarantine and isolation management, logistics support, and risk communication. Each team shall have a clearly designated team leader, defined roles, and an identified pool of personnel to allow rapid activation, rotation of duties, and continuity of services during prolonged emergencies.</w:t>
      </w:r>
    </w:p>
    <w:p w14:paraId="4DE451E6" w14:textId="77777777" w:rsidR="006463CD" w:rsidRPr="009807EB" w:rsidRDefault="006463CD">
      <w:pPr>
        <w:rPr>
          <w:rFonts w:ascii="Times New Roman" w:eastAsia="Calibri" w:hAnsi="Times New Roman" w:cs="Times New Roman"/>
          <w:color w:val="000000"/>
        </w:rPr>
      </w:pPr>
    </w:p>
    <w:p w14:paraId="4B26CAD5"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 xml:space="preserve">Total Response Workforce Available: </w:t>
      </w:r>
      <w:proofErr w:type="gramStart"/>
      <w:r w:rsidRPr="009807EB">
        <w:rPr>
          <w:rFonts w:ascii="Times New Roman" w:eastAsia="Calibri" w:hAnsi="Times New Roman" w:cs="Times New Roman"/>
          <w:b/>
          <w:bCs/>
          <w:color w:val="000000"/>
        </w:rPr>
        <w:t>300  persons</w:t>
      </w:r>
      <w:proofErr w:type="gramEnd"/>
    </w:p>
    <w:p w14:paraId="2A4024E6" w14:textId="77777777" w:rsidR="006463CD" w:rsidRPr="009807EB" w:rsidRDefault="006463CD">
      <w:pPr>
        <w:rPr>
          <w:rFonts w:ascii="Times New Roman" w:eastAsia="Calibri" w:hAnsi="Times New Roman" w:cs="Times New Roman"/>
          <w:color w:val="000000"/>
          <w:sz w:val="16"/>
          <w:szCs w:val="16"/>
        </w:rPr>
      </w:pPr>
    </w:p>
    <w:tbl>
      <w:tblPr>
        <w:tblStyle w:val="Style281"/>
        <w:tblW w:w="9660" w:type="dxa"/>
        <w:tblInd w:w="-450" w:type="dxa"/>
        <w:tblLayout w:type="fixed"/>
        <w:tblLook w:val="04A0" w:firstRow="1" w:lastRow="0" w:firstColumn="1" w:lastColumn="0" w:noHBand="0" w:noVBand="1"/>
      </w:tblPr>
      <w:tblGrid>
        <w:gridCol w:w="2355"/>
        <w:gridCol w:w="3315"/>
        <w:gridCol w:w="2300"/>
        <w:gridCol w:w="1690"/>
      </w:tblGrid>
      <w:tr w:rsidR="006463CD" w:rsidRPr="009807EB" w14:paraId="0FC81D89"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9D4450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Team Name</w:t>
            </w:r>
          </w:p>
        </w:tc>
        <w:tc>
          <w:tcPr>
            <w:tcW w:w="33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F68DD3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Composition</w:t>
            </w:r>
          </w:p>
        </w:tc>
        <w:tc>
          <w:tcPr>
            <w:tcW w:w="23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4FC098F"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Key Responsibilities</w:t>
            </w:r>
          </w:p>
        </w:tc>
        <w:tc>
          <w:tcPr>
            <w:tcW w:w="16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40786B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Team Leader</w:t>
            </w:r>
          </w:p>
        </w:tc>
      </w:tr>
      <w:tr w:rsidR="006463CD" w:rsidRPr="009807EB" w14:paraId="3E551B76"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B21B856"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Surveillance and Contact Tracing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7A96B20"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HI, JHI, JPHN, ASHAs and Volunteers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7F60BA"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Case detection, contact listing, home visits, reporting</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AE789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HI</w:t>
            </w:r>
          </w:p>
        </w:tc>
      </w:tr>
      <w:tr w:rsidR="006463CD" w:rsidRPr="009807EB" w14:paraId="09918FDA"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0B5934"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Case Management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6A09D6"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Doctors, Nurses, MLSP, Palliative Nurses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70850C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Patient care &amp; referral</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5109E3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DOCTOR</w:t>
            </w:r>
          </w:p>
        </w:tc>
      </w:tr>
      <w:tr w:rsidR="006463CD" w:rsidRPr="009807EB" w14:paraId="706E998F"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484DB3" w14:textId="77777777" w:rsidR="006463CD" w:rsidRPr="009807EB" w:rsidRDefault="00E84D3F">
            <w:pPr>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Quarantine &amp; Isolation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D9AC0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staff, Volunteers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A8BCB8"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Facility management</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5C993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JHI</w:t>
            </w:r>
          </w:p>
        </w:tc>
      </w:tr>
      <w:tr w:rsidR="006463CD" w:rsidRPr="009807EB" w14:paraId="655CFF67"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060759" w14:textId="77777777" w:rsidR="006463CD" w:rsidRPr="009807EB" w:rsidRDefault="00E84D3F">
            <w:pPr>
              <w:jc w:val="left"/>
              <w:rPr>
                <w:rFonts w:ascii="Times New Roman" w:eastAsia="Calibri" w:hAnsi="Times New Roman" w:cs="Times New Roman"/>
                <w:b/>
                <w:bCs/>
                <w:color w:val="980000"/>
              </w:rPr>
            </w:pPr>
            <w:r w:rsidRPr="009807EB">
              <w:rPr>
                <w:rFonts w:ascii="Times New Roman" w:eastAsia="Calibri" w:hAnsi="Times New Roman" w:cs="Times New Roman"/>
                <w:b/>
                <w:bCs/>
                <w:color w:val="980000"/>
              </w:rPr>
              <w:t>Psychosocial support</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54B9AD" w14:textId="77777777" w:rsidR="006463CD" w:rsidRPr="009807EB" w:rsidRDefault="006463CD">
            <w:pPr>
              <w:jc w:val="left"/>
              <w:rPr>
                <w:rFonts w:ascii="Times New Roman" w:eastAsia="Calibri" w:hAnsi="Times New Roman" w:cs="Times New Roman"/>
                <w:color w:val="000000"/>
              </w:rPr>
            </w:pP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63DB3E" w14:textId="77777777" w:rsidR="006463CD" w:rsidRPr="009807EB" w:rsidRDefault="006463CD">
            <w:pPr>
              <w:jc w:val="left"/>
              <w:rPr>
                <w:rFonts w:ascii="Times New Roman" w:eastAsia="Calibri" w:hAnsi="Times New Roman" w:cs="Times New Roman"/>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2DEB89B" w14:textId="77777777" w:rsidR="006463CD" w:rsidRPr="009807EB" w:rsidRDefault="006463CD">
            <w:pPr>
              <w:rPr>
                <w:rFonts w:ascii="Times New Roman" w:eastAsia="Calibri" w:hAnsi="Times New Roman" w:cs="Times New Roman"/>
                <w:color w:val="000000"/>
              </w:rPr>
            </w:pPr>
          </w:p>
        </w:tc>
      </w:tr>
      <w:tr w:rsidR="006463CD" w:rsidRPr="009807EB" w14:paraId="484BA724"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BEFE3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Logistics &amp; supply chain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92C529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staff, Storekeepers, Drivers 3</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46A0C75"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Supplies &amp; transport [PPE, medicines, oxygen, transport, waste management]</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36C998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Ward Member</w:t>
            </w:r>
          </w:p>
        </w:tc>
      </w:tr>
      <w:tr w:rsidR="006463CD" w:rsidRPr="009807EB" w14:paraId="4D884961"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957DFA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Communication Team</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B2BDFC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Ward members, </w:t>
            </w:r>
            <w:proofErr w:type="spellStart"/>
            <w:r w:rsidRPr="009807EB">
              <w:rPr>
                <w:rFonts w:ascii="Times New Roman" w:eastAsia="Calibri" w:hAnsi="Times New Roman" w:cs="Times New Roman"/>
                <w:color w:val="000000"/>
              </w:rPr>
              <w:t>Kudumbashree</w:t>
            </w:r>
            <w:proofErr w:type="spellEnd"/>
            <w:r w:rsidRPr="009807EB">
              <w:rPr>
                <w:rFonts w:ascii="Times New Roman" w:eastAsia="Calibri" w:hAnsi="Times New Roman" w:cs="Times New Roman"/>
                <w:color w:val="000000"/>
              </w:rPr>
              <w:t>, Youth clubs,</w:t>
            </w:r>
          </w:p>
          <w:p w14:paraId="3D340A5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AWW workers and other </w:t>
            </w:r>
            <w:proofErr w:type="gramStart"/>
            <w:r w:rsidRPr="009807EB">
              <w:rPr>
                <w:rFonts w:ascii="Times New Roman" w:eastAsia="Calibri" w:hAnsi="Times New Roman" w:cs="Times New Roman"/>
                <w:color w:val="000000"/>
              </w:rPr>
              <w:t>self help</w:t>
            </w:r>
            <w:proofErr w:type="gramEnd"/>
            <w:r w:rsidRPr="009807EB">
              <w:rPr>
                <w:rFonts w:ascii="Times New Roman" w:eastAsia="Calibri" w:hAnsi="Times New Roman" w:cs="Times New Roman"/>
                <w:color w:val="000000"/>
              </w:rPr>
              <w:t xml:space="preserve"> groups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07E796A"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IEC, community meetings, countering misinformation</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F04930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M.O in charge</w:t>
            </w:r>
          </w:p>
        </w:tc>
      </w:tr>
      <w:tr w:rsidR="006463CD" w:rsidRPr="009807EB" w14:paraId="1C845778"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73FB0A"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color w:val="000000"/>
              </w:rPr>
              <w:t xml:space="preserve">Transportation </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725837"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KSRTC, educational institutional buses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AF2EEA" w14:textId="77777777" w:rsidR="006463CD" w:rsidRPr="009807EB" w:rsidRDefault="006463CD">
            <w:pPr>
              <w:jc w:val="left"/>
              <w:rPr>
                <w:rFonts w:ascii="Times New Roman" w:eastAsia="Calibri" w:hAnsi="Times New Roman" w:cs="Times New Roman"/>
                <w:color w:val="000000"/>
              </w:rPr>
            </w:pP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A7B2D4" w14:textId="20692645" w:rsidR="006463CD" w:rsidRPr="009807EB" w:rsidRDefault="00322F59">
            <w:pPr>
              <w:rPr>
                <w:rFonts w:ascii="Times New Roman" w:eastAsia="Calibri" w:hAnsi="Times New Roman" w:cs="Times New Roman"/>
                <w:color w:val="000000"/>
              </w:rPr>
            </w:pPr>
            <w:r>
              <w:rPr>
                <w:rFonts w:ascii="Times New Roman" w:eastAsia="Calibri" w:hAnsi="Times New Roman" w:cs="Times New Roman"/>
                <w:color w:val="000000"/>
              </w:rPr>
              <w:t>HS</w:t>
            </w:r>
          </w:p>
        </w:tc>
      </w:tr>
      <w:tr w:rsidR="006463CD" w:rsidRPr="009807EB" w14:paraId="2F133282"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1C5204" w14:textId="77777777" w:rsidR="006463CD" w:rsidRPr="009807EB" w:rsidRDefault="00E84D3F">
            <w:pPr>
              <w:rPr>
                <w:rFonts w:ascii="Times New Roman" w:eastAsia="Calibri" w:hAnsi="Times New Roman" w:cs="Times New Roman"/>
                <w:b/>
                <w:bCs/>
                <w:color w:val="980000"/>
              </w:rPr>
            </w:pPr>
            <w:r w:rsidRPr="009807EB">
              <w:rPr>
                <w:rFonts w:ascii="Times New Roman" w:eastAsia="Calibri" w:hAnsi="Times New Roman" w:cs="Times New Roman"/>
                <w:b/>
                <w:bCs/>
                <w:color w:val="980000"/>
              </w:rPr>
              <w:t>Media Surveillance</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583188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HS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14FD76C" w14:textId="77777777" w:rsidR="006463CD" w:rsidRPr="009807EB" w:rsidRDefault="00E84D3F">
            <w:pPr>
              <w:jc w:val="left"/>
              <w:rPr>
                <w:rFonts w:ascii="Times New Roman" w:eastAsia="Calibri" w:hAnsi="Times New Roman" w:cs="Times New Roman"/>
                <w:color w:val="000000"/>
              </w:rPr>
            </w:pPr>
            <w:r w:rsidRPr="009807EB">
              <w:rPr>
                <w:rFonts w:ascii="Times New Roman" w:eastAsia="Garamond" w:hAnsi="Times New Roman" w:cs="Times New Roman"/>
              </w:rPr>
              <w:t>effective utilisation of media</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07F37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MO</w:t>
            </w:r>
          </w:p>
        </w:tc>
      </w:tr>
      <w:tr w:rsidR="006463CD" w:rsidRPr="009807EB" w14:paraId="4B31D9DC"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8573C1" w14:textId="77777777" w:rsidR="006463CD" w:rsidRPr="009807EB" w:rsidRDefault="00E84D3F">
            <w:pPr>
              <w:rPr>
                <w:rFonts w:ascii="Times New Roman" w:eastAsia="Calibri" w:hAnsi="Times New Roman" w:cs="Times New Roman"/>
                <w:b/>
                <w:bCs/>
                <w:color w:val="980000"/>
              </w:rPr>
            </w:pPr>
            <w:r w:rsidRPr="009807EB">
              <w:rPr>
                <w:rFonts w:ascii="Times New Roman" w:eastAsia="Calibri" w:hAnsi="Times New Roman" w:cs="Times New Roman"/>
                <w:b/>
                <w:bCs/>
                <w:color w:val="980000"/>
              </w:rPr>
              <w:t>Intersectoral coordination and convergence</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B67461"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HS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9B68BB" w14:textId="77777777" w:rsidR="006463CD" w:rsidRPr="009807EB" w:rsidRDefault="00E84D3F">
            <w:pPr>
              <w:jc w:val="left"/>
              <w:rPr>
                <w:rFonts w:ascii="Times New Roman" w:eastAsia="Calibri" w:hAnsi="Times New Roman" w:cs="Times New Roman"/>
                <w:color w:val="000000"/>
              </w:rPr>
            </w:pPr>
            <w:r w:rsidRPr="009807EB">
              <w:rPr>
                <w:rFonts w:ascii="Times New Roman" w:eastAsia="Garamond" w:hAnsi="Times New Roman" w:cs="Times New Roman"/>
              </w:rPr>
              <w:t>Meeting with line departments</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0DB05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MO</w:t>
            </w:r>
          </w:p>
        </w:tc>
      </w:tr>
      <w:tr w:rsidR="006463CD" w:rsidRPr="009807EB" w14:paraId="6D94DC30" w14:textId="77777777">
        <w:trPr>
          <w:cantSplit/>
          <w:trHeight w:val="20"/>
          <w:tblHeader/>
        </w:trPr>
        <w:tc>
          <w:tcPr>
            <w:tcW w:w="235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7F9CDF" w14:textId="77777777" w:rsidR="006463CD" w:rsidRPr="009807EB" w:rsidRDefault="00E84D3F">
            <w:pPr>
              <w:rPr>
                <w:rFonts w:ascii="Times New Roman" w:eastAsia="Calibri" w:hAnsi="Times New Roman" w:cs="Times New Roman"/>
                <w:b/>
                <w:bCs/>
                <w:color w:val="980000"/>
              </w:rPr>
            </w:pPr>
            <w:r w:rsidRPr="009807EB">
              <w:rPr>
                <w:rFonts w:ascii="Times New Roman" w:eastAsia="Calibri" w:hAnsi="Times New Roman" w:cs="Times New Roman"/>
                <w:b/>
                <w:bCs/>
                <w:color w:val="980000"/>
              </w:rPr>
              <w:t>Collaborative surveillance</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B1E996"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HS</w:t>
            </w:r>
          </w:p>
        </w:tc>
        <w:tc>
          <w:tcPr>
            <w:tcW w:w="23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5AD96A" w14:textId="77777777" w:rsidR="006463CD" w:rsidRPr="009807EB" w:rsidRDefault="00E84D3F">
            <w:pPr>
              <w:jc w:val="left"/>
              <w:rPr>
                <w:rFonts w:ascii="Times New Roman" w:eastAsia="Calibri" w:hAnsi="Times New Roman" w:cs="Times New Roman"/>
                <w:color w:val="000000"/>
              </w:rPr>
            </w:pPr>
            <w:r w:rsidRPr="009807EB">
              <w:rPr>
                <w:rFonts w:ascii="Times New Roman" w:eastAsia="Garamond" w:hAnsi="Times New Roman" w:cs="Times New Roman"/>
              </w:rPr>
              <w:t>check if the news is correct</w:t>
            </w:r>
          </w:p>
        </w:tc>
        <w:tc>
          <w:tcPr>
            <w:tcW w:w="16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0537AA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MO</w:t>
            </w:r>
          </w:p>
        </w:tc>
      </w:tr>
    </w:tbl>
    <w:p w14:paraId="02D00BE3" w14:textId="77777777" w:rsidR="006463CD" w:rsidRPr="009807EB" w:rsidRDefault="006463CD">
      <w:pPr>
        <w:rPr>
          <w:rFonts w:ascii="Times New Roman" w:eastAsia="Calibri" w:hAnsi="Times New Roman" w:cs="Times New Roman"/>
          <w:b/>
          <w:bCs/>
          <w:color w:val="000000"/>
          <w:sz w:val="16"/>
          <w:szCs w:val="16"/>
        </w:rPr>
      </w:pPr>
    </w:p>
    <w:p w14:paraId="0264AD0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All teams shall be activated immediately upon outbreak alert or pandemic declaration and shall report daily to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Incident Commander/Medical Officer, with consolidated reporting to the Block PHC. Duty rosters and alternate personnel shall be maintained to ensure uninterrupted </w:t>
      </w:r>
      <w:r w:rsidRPr="009807EB">
        <w:rPr>
          <w:rFonts w:ascii="Times New Roman" w:eastAsia="Calibri" w:hAnsi="Times New Roman" w:cs="Times New Roman"/>
          <w:color w:val="000000"/>
        </w:rPr>
        <w:lastRenderedPageBreak/>
        <w:t>services during staff shortages or prolonged response periods. Team composition and numbers may be revised based on the magnitude of the outbreak and availability of human resources.</w:t>
      </w:r>
    </w:p>
    <w:p w14:paraId="6B4F9E4B" w14:textId="77777777" w:rsidR="006463CD" w:rsidRPr="009807EB" w:rsidRDefault="006463CD">
      <w:pPr>
        <w:rPr>
          <w:rFonts w:ascii="Times New Roman" w:eastAsia="Calibri" w:hAnsi="Times New Roman" w:cs="Times New Roman"/>
          <w:color w:val="000000"/>
          <w:sz w:val="16"/>
          <w:szCs w:val="16"/>
        </w:rPr>
      </w:pPr>
    </w:p>
    <w:p w14:paraId="68789A86" w14:textId="77777777" w:rsidR="006463CD" w:rsidRPr="009807EB" w:rsidRDefault="00E84D3F">
      <w:pPr>
        <w:pStyle w:val="Heading2"/>
        <w:spacing w:line="360" w:lineRule="auto"/>
        <w:rPr>
          <w:rFonts w:ascii="Times New Roman" w:eastAsia="Calibri" w:hAnsi="Times New Roman" w:cs="Times New Roman"/>
          <w:color w:val="000000"/>
          <w:sz w:val="24"/>
          <w:szCs w:val="24"/>
        </w:rPr>
      </w:pPr>
      <w:bookmarkStart w:id="53" w:name="_heading=h.dbsyvlow21o7" w:colFirst="0" w:colLast="0"/>
      <w:bookmarkEnd w:id="53"/>
      <w:r w:rsidRPr="009807EB">
        <w:rPr>
          <w:rFonts w:ascii="Times New Roman" w:eastAsia="Calibri" w:hAnsi="Times New Roman" w:cs="Times New Roman"/>
          <w:color w:val="000000"/>
          <w:sz w:val="24"/>
          <w:szCs w:val="24"/>
        </w:rPr>
        <w:t>Activities and Measures before and during Pandemic</w:t>
      </w:r>
    </w:p>
    <w:p w14:paraId="75CD05FB" w14:textId="77777777" w:rsidR="006463CD" w:rsidRPr="009807EB" w:rsidRDefault="00E84D3F">
      <w:pPr>
        <w:pStyle w:val="Heading2"/>
        <w:spacing w:line="360" w:lineRule="auto"/>
        <w:rPr>
          <w:rFonts w:ascii="Times New Roman" w:eastAsia="Calibri" w:hAnsi="Times New Roman" w:cs="Times New Roman"/>
          <w:color w:val="000000"/>
          <w:sz w:val="24"/>
          <w:szCs w:val="24"/>
        </w:rPr>
      </w:pPr>
      <w:bookmarkStart w:id="54" w:name="_heading=h.dpq70t4kjymf" w:colFirst="0" w:colLast="0"/>
      <w:bookmarkEnd w:id="54"/>
      <w:r w:rsidRPr="009807EB">
        <w:rPr>
          <w:rFonts w:ascii="Times New Roman" w:eastAsia="Calibri" w:hAnsi="Times New Roman" w:cs="Times New Roman"/>
          <w:color w:val="000000"/>
          <w:sz w:val="24"/>
          <w:szCs w:val="24"/>
        </w:rPr>
        <w:t>PHASE 1 - Alert / Preparation</w:t>
      </w:r>
    </w:p>
    <w:p w14:paraId="556B5F53" w14:textId="77777777" w:rsidR="006463CD" w:rsidRPr="009807EB" w:rsidRDefault="00E84D3F">
      <w:pPr>
        <w:spacing w:before="360" w:line="360" w:lineRule="auto"/>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Surveillance and Reporting-Enhanced syndromic surveillance:</w:t>
      </w:r>
    </w:p>
    <w:p w14:paraId="1334D7C9" w14:textId="77777777" w:rsidR="006463CD" w:rsidRPr="009807EB" w:rsidRDefault="00E84D3F">
      <w:pPr>
        <w:numPr>
          <w:ilvl w:val="0"/>
          <w:numId w:val="3"/>
        </w:numPr>
        <w:spacing w:before="360" w:line="360" w:lineRule="auto"/>
        <w:ind w:left="36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Data sources for surveillance:</w:t>
      </w:r>
    </w:p>
    <w:p w14:paraId="6D46EB52" w14:textId="77777777" w:rsidR="006463CD" w:rsidRPr="009807EB" w:rsidRDefault="00E84D3F">
      <w:pPr>
        <w:numPr>
          <w:ilvl w:val="0"/>
          <w:numId w:val="3"/>
        </w:numPr>
        <w:spacing w:line="360" w:lineRule="auto"/>
        <w:ind w:left="36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Event-based triggers (to be monitored and reported):</w:t>
      </w:r>
    </w:p>
    <w:p w14:paraId="54BE968F" w14:textId="77777777" w:rsidR="006463CD" w:rsidRPr="009807EB" w:rsidRDefault="00E84D3F">
      <w:pPr>
        <w:numPr>
          <w:ilvl w:val="0"/>
          <w:numId w:val="3"/>
        </w:numPr>
        <w:spacing w:line="360" w:lineRule="auto"/>
        <w:ind w:left="360"/>
        <w:rPr>
          <w:rFonts w:ascii="Times New Roman" w:eastAsia="Calibri" w:hAnsi="Times New Roman" w:cs="Times New Roman"/>
          <w:color w:val="000000"/>
        </w:rPr>
      </w:pPr>
      <w:r w:rsidRPr="009807EB">
        <w:rPr>
          <w:rFonts w:ascii="Times New Roman" w:eastAsia="Calibri" w:hAnsi="Times New Roman" w:cs="Times New Roman"/>
          <w:b/>
          <w:bCs/>
          <w:color w:val="000000"/>
        </w:rPr>
        <w:t>Zoonotic and animal health surveillance</w:t>
      </w:r>
    </w:p>
    <w:p w14:paraId="2EA2C9D6" w14:textId="77777777" w:rsidR="006463CD" w:rsidRPr="009807EB" w:rsidRDefault="00E84D3F">
      <w:pPr>
        <w:numPr>
          <w:ilvl w:val="0"/>
          <w:numId w:val="3"/>
        </w:numPr>
        <w:spacing w:line="360" w:lineRule="auto"/>
        <w:ind w:left="360"/>
        <w:rPr>
          <w:rFonts w:ascii="Times New Roman" w:eastAsia="Calibri" w:hAnsi="Times New Roman" w:cs="Times New Roman"/>
          <w:color w:val="000000"/>
        </w:rPr>
      </w:pPr>
      <w:r w:rsidRPr="009807EB">
        <w:rPr>
          <w:rFonts w:ascii="Times New Roman" w:eastAsia="Calibri" w:hAnsi="Times New Roman" w:cs="Times New Roman"/>
          <w:color w:val="000000"/>
        </w:rPr>
        <w:t>Logistics and Stock Preparedness</w:t>
      </w:r>
    </w:p>
    <w:p w14:paraId="3625E112" w14:textId="77777777" w:rsidR="006463CD" w:rsidRPr="009807EB" w:rsidRDefault="00E84D3F">
      <w:pPr>
        <w:numPr>
          <w:ilvl w:val="1"/>
          <w:numId w:val="4"/>
        </w:numPr>
        <w:spacing w:line="360" w:lineRule="auto"/>
        <w:ind w:left="360"/>
        <w:rPr>
          <w:rFonts w:ascii="Times New Roman" w:eastAsia="Calibri" w:hAnsi="Times New Roman" w:cs="Times New Roman"/>
          <w:color w:val="000000"/>
        </w:rPr>
      </w:pPr>
      <w:r w:rsidRPr="009807EB">
        <w:rPr>
          <w:rFonts w:ascii="Times New Roman" w:eastAsia="Calibri" w:hAnsi="Times New Roman" w:cs="Times New Roman"/>
          <w:color w:val="000000"/>
        </w:rPr>
        <w:t xml:space="preserve">Identify and empanel local vendors and define emergency procurement mechanisms in accordance with existing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and Health Department norms.</w:t>
      </w:r>
    </w:p>
    <w:p w14:paraId="66385092" w14:textId="77777777" w:rsidR="006463CD" w:rsidRPr="009807EB" w:rsidRDefault="00E84D3F">
      <w:pPr>
        <w:numPr>
          <w:ilvl w:val="1"/>
          <w:numId w:val="4"/>
        </w:numPr>
        <w:ind w:left="360"/>
        <w:rPr>
          <w:rFonts w:ascii="Times New Roman" w:eastAsia="Calibri" w:hAnsi="Times New Roman" w:cs="Times New Roman"/>
          <w:color w:val="000000"/>
        </w:rPr>
      </w:pPr>
      <w:r w:rsidRPr="009807EB">
        <w:rPr>
          <w:rFonts w:ascii="Times New Roman" w:eastAsia="Calibri" w:hAnsi="Times New Roman" w:cs="Times New Roman"/>
          <w:color w:val="000000"/>
        </w:rPr>
        <w:t>Prepare and maintain an essential logistics checklist covering medical supplies, consumables, and support equipment.</w:t>
      </w:r>
      <w:r w:rsidRPr="009807EB">
        <w:rPr>
          <w:rFonts w:ascii="Times New Roman" w:eastAsia="Calibri" w:hAnsi="Times New Roman" w:cs="Times New Roman"/>
          <w:color w:val="000000"/>
        </w:rPr>
        <w:br/>
      </w:r>
    </w:p>
    <w:p w14:paraId="1977D37F" w14:textId="77777777" w:rsidR="006463CD" w:rsidRPr="009807EB" w:rsidRDefault="00E84D3F">
      <w:pPr>
        <w:numPr>
          <w:ilvl w:val="1"/>
          <w:numId w:val="4"/>
        </w:numPr>
        <w:ind w:left="360"/>
        <w:rPr>
          <w:rFonts w:ascii="Times New Roman" w:eastAsia="Calibri" w:hAnsi="Times New Roman" w:cs="Times New Roman"/>
          <w:color w:val="000000"/>
        </w:rPr>
      </w:pPr>
      <w:r w:rsidRPr="009807EB">
        <w:rPr>
          <w:rFonts w:ascii="Times New Roman" w:eastAsia="Calibri" w:hAnsi="Times New Roman" w:cs="Times New Roman"/>
          <w:color w:val="000000"/>
        </w:rPr>
        <w:t>Pre-identify secure storage locations for emergency stocks and ensure maintenance of stock registers with regular updating.</w:t>
      </w:r>
      <w:r w:rsidRPr="009807EB">
        <w:rPr>
          <w:rFonts w:ascii="Times New Roman" w:eastAsia="Calibri" w:hAnsi="Times New Roman" w:cs="Times New Roman"/>
          <w:color w:val="000000"/>
        </w:rPr>
        <w:br/>
      </w:r>
    </w:p>
    <w:p w14:paraId="24F97C8A" w14:textId="77777777" w:rsidR="006463CD" w:rsidRPr="009807EB" w:rsidRDefault="00E84D3F">
      <w:pPr>
        <w:numPr>
          <w:ilvl w:val="1"/>
          <w:numId w:val="4"/>
        </w:numPr>
        <w:ind w:left="360"/>
        <w:rPr>
          <w:rFonts w:ascii="Times New Roman" w:eastAsia="Calibri" w:hAnsi="Times New Roman" w:cs="Times New Roman"/>
          <w:color w:val="000000"/>
        </w:rPr>
      </w:pPr>
      <w:r w:rsidRPr="009807EB">
        <w:rPr>
          <w:rFonts w:ascii="Times New Roman" w:eastAsia="Calibri" w:hAnsi="Times New Roman" w:cs="Times New Roman"/>
          <w:color w:val="000000"/>
        </w:rPr>
        <w:t>Finalise emergency transport arrangements, including availability of vehicles and identified drivers for rapid deployment during alerts.</w:t>
      </w:r>
      <w:r w:rsidRPr="009807EB">
        <w:rPr>
          <w:rFonts w:ascii="Times New Roman" w:eastAsia="Calibri" w:hAnsi="Times New Roman" w:cs="Times New Roman"/>
          <w:color w:val="000000"/>
        </w:rPr>
        <w:br/>
      </w:r>
    </w:p>
    <w:p w14:paraId="122B85F7" w14:textId="77777777" w:rsidR="006463CD" w:rsidRPr="009807EB" w:rsidRDefault="00E84D3F">
      <w:pPr>
        <w:numPr>
          <w:ilvl w:val="1"/>
          <w:numId w:val="4"/>
        </w:numPr>
        <w:ind w:left="360"/>
        <w:rPr>
          <w:rFonts w:ascii="Times New Roman" w:eastAsia="Calibri" w:hAnsi="Times New Roman" w:cs="Times New Roman"/>
          <w:color w:val="000000"/>
        </w:rPr>
      </w:pPr>
      <w:r w:rsidRPr="009807EB">
        <w:rPr>
          <w:rFonts w:ascii="Times New Roman" w:eastAsia="Calibri" w:hAnsi="Times New Roman" w:cs="Times New Roman"/>
          <w:color w:val="000000"/>
        </w:rPr>
        <w:t>Designate a Nodal Officer for Logistics to enable prompt decision-making, coordination, and communication during emergencies.</w:t>
      </w:r>
    </w:p>
    <w:p w14:paraId="2ABF0150" w14:textId="77777777" w:rsidR="006463CD" w:rsidRPr="009807EB" w:rsidRDefault="00E84D3F">
      <w:pPr>
        <w:numPr>
          <w:ilvl w:val="1"/>
          <w:numId w:val="4"/>
        </w:numPr>
        <w:ind w:left="360"/>
        <w:rPr>
          <w:rFonts w:ascii="Times New Roman" w:eastAsia="Calibri" w:hAnsi="Times New Roman" w:cs="Times New Roman"/>
          <w:color w:val="000000"/>
        </w:rPr>
      </w:pPr>
      <w:r w:rsidRPr="009807EB">
        <w:rPr>
          <w:rFonts w:ascii="Times New Roman" w:eastAsia="Calibri" w:hAnsi="Times New Roman" w:cs="Times New Roman"/>
          <w:color w:val="000000"/>
        </w:rPr>
        <w:t>Conduct rapid stock verification and ensure availability of minimum buffer stock, including:</w:t>
      </w:r>
      <w:r w:rsidRPr="009807EB">
        <w:rPr>
          <w:rFonts w:ascii="Times New Roman" w:eastAsia="Calibri" w:hAnsi="Times New Roman" w:cs="Times New Roman"/>
          <w:color w:val="000000"/>
        </w:rPr>
        <w:br/>
      </w:r>
    </w:p>
    <w:p w14:paraId="7CA236D2" w14:textId="4DAE3992" w:rsidR="006463CD" w:rsidRPr="009807EB" w:rsidRDefault="00E84D3F">
      <w:pPr>
        <w:numPr>
          <w:ilvl w:val="0"/>
          <w:numId w:val="5"/>
        </w:numPr>
        <w:ind w:left="1080"/>
        <w:rPr>
          <w:rFonts w:ascii="Times New Roman" w:eastAsia="Calibri" w:hAnsi="Times New Roman" w:cs="Times New Roman"/>
          <w:color w:val="000000"/>
        </w:rPr>
      </w:pPr>
      <w:r w:rsidRPr="009807EB">
        <w:rPr>
          <w:rFonts w:ascii="Times New Roman" w:eastAsia="Calibri" w:hAnsi="Times New Roman" w:cs="Times New Roman"/>
          <w:color w:val="000000"/>
        </w:rPr>
        <w:t xml:space="preserve">PPE kits </w:t>
      </w:r>
      <w:r w:rsidR="004D4D24">
        <w:rPr>
          <w:rFonts w:ascii="Times New Roman" w:eastAsia="Calibri" w:hAnsi="Times New Roman" w:cs="Times New Roman"/>
          <w:color w:val="000000"/>
        </w:rPr>
        <w:t>30</w:t>
      </w:r>
      <w:r w:rsidRPr="009807EB">
        <w:rPr>
          <w:rFonts w:ascii="Times New Roman" w:eastAsia="Calibri" w:hAnsi="Times New Roman" w:cs="Times New Roman"/>
          <w:color w:val="000000"/>
        </w:rPr>
        <w:t xml:space="preserve"> numbers</w:t>
      </w:r>
      <w:r w:rsidRPr="009807EB">
        <w:rPr>
          <w:rFonts w:ascii="Times New Roman" w:eastAsia="Calibri" w:hAnsi="Times New Roman" w:cs="Times New Roman"/>
          <w:color w:val="000000"/>
        </w:rPr>
        <w:br/>
      </w:r>
    </w:p>
    <w:p w14:paraId="761E118B" w14:textId="6AC939F4" w:rsidR="006463CD" w:rsidRPr="009807EB" w:rsidRDefault="00E84D3F">
      <w:pPr>
        <w:numPr>
          <w:ilvl w:val="0"/>
          <w:numId w:val="5"/>
        </w:numPr>
        <w:ind w:left="1080"/>
        <w:rPr>
          <w:rFonts w:ascii="Times New Roman" w:eastAsia="Calibri" w:hAnsi="Times New Roman" w:cs="Times New Roman"/>
          <w:color w:val="000000"/>
        </w:rPr>
      </w:pPr>
      <w:r w:rsidRPr="009807EB">
        <w:rPr>
          <w:rFonts w:ascii="Times New Roman" w:eastAsia="Calibri" w:hAnsi="Times New Roman" w:cs="Times New Roman"/>
          <w:color w:val="000000"/>
        </w:rPr>
        <w:t xml:space="preserve">Pulse oximeters </w:t>
      </w:r>
      <w:r w:rsidR="00F22D38">
        <w:rPr>
          <w:rFonts w:ascii="Times New Roman" w:eastAsia="Calibri" w:hAnsi="Times New Roman" w:cs="Times New Roman"/>
          <w:color w:val="000000"/>
        </w:rPr>
        <w:t>120</w:t>
      </w:r>
      <w:r w:rsidRPr="009807EB">
        <w:rPr>
          <w:rFonts w:ascii="Times New Roman" w:eastAsia="Calibri" w:hAnsi="Times New Roman" w:cs="Times New Roman"/>
          <w:color w:val="000000"/>
        </w:rPr>
        <w:t xml:space="preserve"> numbers</w:t>
      </w:r>
      <w:r w:rsidRPr="009807EB">
        <w:rPr>
          <w:rFonts w:ascii="Times New Roman" w:eastAsia="Calibri" w:hAnsi="Times New Roman" w:cs="Times New Roman"/>
          <w:color w:val="000000"/>
        </w:rPr>
        <w:br/>
      </w:r>
    </w:p>
    <w:p w14:paraId="7A93FA0D" w14:textId="439EB84A" w:rsidR="006463CD" w:rsidRPr="009807EB" w:rsidRDefault="00E84D3F">
      <w:pPr>
        <w:numPr>
          <w:ilvl w:val="0"/>
          <w:numId w:val="5"/>
        </w:numPr>
        <w:ind w:left="1080"/>
        <w:rPr>
          <w:rFonts w:ascii="Times New Roman" w:eastAsia="Calibri" w:hAnsi="Times New Roman" w:cs="Times New Roman"/>
          <w:color w:val="000000"/>
        </w:rPr>
      </w:pPr>
      <w:r w:rsidRPr="009807EB">
        <w:rPr>
          <w:rFonts w:ascii="Times New Roman" w:eastAsia="Calibri" w:hAnsi="Times New Roman" w:cs="Times New Roman"/>
          <w:color w:val="000000"/>
        </w:rPr>
        <w:t xml:space="preserve">Hand sanitizers – </w:t>
      </w:r>
      <w:r w:rsidR="00F22D38">
        <w:rPr>
          <w:rFonts w:ascii="Times New Roman" w:eastAsia="Calibri" w:hAnsi="Times New Roman" w:cs="Times New Roman"/>
          <w:color w:val="000000"/>
        </w:rPr>
        <w:t>40</w:t>
      </w:r>
      <w:r w:rsidRPr="009807EB">
        <w:rPr>
          <w:rFonts w:ascii="Times New Roman" w:eastAsia="Calibri" w:hAnsi="Times New Roman" w:cs="Times New Roman"/>
          <w:color w:val="000000"/>
        </w:rPr>
        <w:t xml:space="preserve"> litres</w:t>
      </w:r>
      <w:r w:rsidRPr="009807EB">
        <w:rPr>
          <w:rFonts w:ascii="Times New Roman" w:eastAsia="Calibri" w:hAnsi="Times New Roman" w:cs="Times New Roman"/>
          <w:color w:val="000000"/>
        </w:rPr>
        <w:br/>
      </w:r>
    </w:p>
    <w:p w14:paraId="19ECCEF8" w14:textId="77777777" w:rsidR="006463CD" w:rsidRPr="009807EB" w:rsidRDefault="00E84D3F">
      <w:pPr>
        <w:numPr>
          <w:ilvl w:val="0"/>
          <w:numId w:val="5"/>
        </w:numPr>
        <w:ind w:left="1080"/>
        <w:rPr>
          <w:rFonts w:ascii="Times New Roman" w:eastAsia="Calibri" w:hAnsi="Times New Roman" w:cs="Times New Roman"/>
          <w:color w:val="000000"/>
        </w:rPr>
      </w:pPr>
      <w:r w:rsidRPr="009807EB">
        <w:rPr>
          <w:rFonts w:ascii="Times New Roman" w:eastAsia="Calibri" w:hAnsi="Times New Roman" w:cs="Times New Roman"/>
          <w:color w:val="000000"/>
        </w:rPr>
        <w:t>Masks, gloves, disinfectants – adequate quantity</w:t>
      </w:r>
      <w:r w:rsidRPr="009807EB">
        <w:rPr>
          <w:rFonts w:ascii="Times New Roman" w:eastAsia="Calibri" w:hAnsi="Times New Roman" w:cs="Times New Roman"/>
          <w:color w:val="000000"/>
        </w:rPr>
        <w:br/>
      </w:r>
    </w:p>
    <w:p w14:paraId="2CCCB884" w14:textId="77777777" w:rsidR="006463CD" w:rsidRPr="009807EB" w:rsidRDefault="00E84D3F">
      <w:pPr>
        <w:ind w:left="27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Identify critical gaps in logistics and immediately communicate requirements to the Block and District authorities for timely replenishment and support. Monitor expiry dates and stock rotation.</w:t>
      </w:r>
    </w:p>
    <w:p w14:paraId="44CF712D" w14:textId="77777777" w:rsidR="006463CD" w:rsidRPr="009807EB" w:rsidRDefault="006463CD">
      <w:pPr>
        <w:spacing w:line="360" w:lineRule="auto"/>
        <w:rPr>
          <w:rFonts w:ascii="Times New Roman" w:eastAsia="Calibri" w:hAnsi="Times New Roman" w:cs="Times New Roman"/>
          <w:b/>
          <w:bCs/>
          <w:color w:val="000000"/>
        </w:rPr>
      </w:pPr>
    </w:p>
    <w:p w14:paraId="6535A14A" w14:textId="77777777" w:rsidR="006463CD" w:rsidRPr="009807EB" w:rsidRDefault="00E84D3F">
      <w:pPr>
        <w:pStyle w:val="Heading3"/>
        <w:numPr>
          <w:ilvl w:val="0"/>
          <w:numId w:val="4"/>
        </w:numPr>
        <w:spacing w:after="0" w:line="360" w:lineRule="auto"/>
        <w:rPr>
          <w:rFonts w:ascii="Times New Roman" w:eastAsia="Calibri" w:hAnsi="Times New Roman" w:cs="Times New Roman"/>
          <w:b/>
          <w:bCs/>
          <w:color w:val="000000"/>
          <w:sz w:val="24"/>
          <w:szCs w:val="24"/>
        </w:rPr>
      </w:pPr>
      <w:bookmarkStart w:id="55" w:name="_heading=h.u0deaqv7r2jm" w:colFirst="0" w:colLast="0"/>
      <w:bookmarkEnd w:id="55"/>
      <w:r w:rsidRPr="009807EB">
        <w:rPr>
          <w:rFonts w:ascii="Times New Roman" w:eastAsia="Calibri" w:hAnsi="Times New Roman" w:cs="Times New Roman"/>
          <w:b/>
          <w:bCs/>
          <w:color w:val="000000"/>
          <w:sz w:val="24"/>
          <w:szCs w:val="24"/>
        </w:rPr>
        <w:t>Identification of Quarantine and Isolation Facilities</w:t>
      </w:r>
    </w:p>
    <w:p w14:paraId="55797AD5"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Identify and list suitable buildings for quarantine and isolation (schools, hostels, community halls, etc.).</w:t>
      </w:r>
    </w:p>
    <w:p w14:paraId="306A2D40"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Categorise cases as per the severity and allocate to appropriate facilities (for instance, severe cases to classrooms, mild cases to an assembly hall in case of a school).</w:t>
      </w:r>
    </w:p>
    <w:p w14:paraId="7456AAFE"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Facility readiness checklist needed (beds, toilets, ventilation) etc.</w:t>
      </w:r>
    </w:p>
    <w:p w14:paraId="3BEABBB3"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Find an alternate site if the primary sites are not available or not in use.</w:t>
      </w:r>
    </w:p>
    <w:p w14:paraId="372F8B62"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Identify facility managers and support staff</w:t>
      </w:r>
    </w:p>
    <w:p w14:paraId="360301C6"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Prepare basic SOPs for:</w:t>
      </w:r>
    </w:p>
    <w:p w14:paraId="2C67D43C" w14:textId="77777777" w:rsidR="006463CD" w:rsidRPr="009807EB" w:rsidRDefault="00E84D3F">
      <w:pPr>
        <w:numPr>
          <w:ilvl w:val="2"/>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Admission and discharge</w:t>
      </w:r>
    </w:p>
    <w:p w14:paraId="2645CA54" w14:textId="77777777" w:rsidR="006463CD" w:rsidRPr="009807EB" w:rsidRDefault="00E84D3F">
      <w:pPr>
        <w:numPr>
          <w:ilvl w:val="2"/>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Food, water, sanitation</w:t>
      </w:r>
    </w:p>
    <w:p w14:paraId="5E6FCBC2" w14:textId="77777777" w:rsidR="006463CD" w:rsidRPr="009807EB" w:rsidRDefault="00E84D3F">
      <w:pPr>
        <w:numPr>
          <w:ilvl w:val="2"/>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Infection prevention and waste disposal</w:t>
      </w:r>
    </w:p>
    <w:p w14:paraId="01E8CA1D"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Ensure availability of basic amenities: water, sanitation, electricity, ventilation, and waste disposal.  Prepare a rapid activation plan for these facilities if case numbers increase.</w:t>
      </w:r>
    </w:p>
    <w:p w14:paraId="5A9E7EF2" w14:textId="77777777" w:rsidR="006463CD" w:rsidRPr="009807EB" w:rsidRDefault="006463CD">
      <w:pPr>
        <w:rPr>
          <w:rFonts w:ascii="Times New Roman" w:eastAsia="Calibri" w:hAnsi="Times New Roman" w:cs="Times New Roman"/>
          <w:color w:val="000000"/>
          <w:sz w:val="16"/>
          <w:szCs w:val="16"/>
        </w:rPr>
      </w:pPr>
    </w:p>
    <w:p w14:paraId="0D78DD8A" w14:textId="77777777" w:rsidR="006463CD" w:rsidRPr="009807EB" w:rsidRDefault="00E84D3F">
      <w:pPr>
        <w:pStyle w:val="Heading3"/>
        <w:numPr>
          <w:ilvl w:val="0"/>
          <w:numId w:val="4"/>
        </w:numPr>
        <w:spacing w:after="0" w:line="360" w:lineRule="auto"/>
        <w:rPr>
          <w:rFonts w:ascii="Times New Roman" w:eastAsia="Calibri" w:hAnsi="Times New Roman" w:cs="Times New Roman"/>
          <w:b/>
          <w:bCs/>
          <w:color w:val="000000"/>
          <w:sz w:val="24"/>
          <w:szCs w:val="24"/>
        </w:rPr>
      </w:pPr>
      <w:bookmarkStart w:id="56" w:name="_heading=h.xrae3n9f73iy" w:colFirst="0" w:colLast="0"/>
      <w:bookmarkEnd w:id="56"/>
      <w:r w:rsidRPr="009807EB">
        <w:rPr>
          <w:rFonts w:ascii="Times New Roman" w:eastAsia="Calibri" w:hAnsi="Times New Roman" w:cs="Times New Roman"/>
          <w:b/>
          <w:bCs/>
          <w:color w:val="000000"/>
          <w:sz w:val="24"/>
          <w:szCs w:val="24"/>
        </w:rPr>
        <w:t>Risk Communication and Community Preparedness</w:t>
      </w:r>
    </w:p>
    <w:p w14:paraId="70D7B685" w14:textId="77777777" w:rsidR="006463CD" w:rsidRPr="009807EB" w:rsidRDefault="00E84D3F">
      <w:pPr>
        <w:numPr>
          <w:ilvl w:val="1"/>
          <w:numId w:val="4"/>
        </w:numPr>
        <w:spacing w:line="360" w:lineRule="auto"/>
        <w:rPr>
          <w:rFonts w:ascii="Times New Roman" w:eastAsia="Garamond" w:hAnsi="Times New Roman" w:cs="Times New Roman"/>
          <w:color w:val="000000"/>
        </w:rPr>
      </w:pPr>
      <w:r w:rsidRPr="009807EB">
        <w:rPr>
          <w:rFonts w:ascii="Times New Roman" w:eastAsia="Calibri" w:hAnsi="Times New Roman" w:cs="Times New Roman"/>
          <w:color w:val="000000"/>
        </w:rPr>
        <w:t xml:space="preserve">Disseminate </w:t>
      </w:r>
      <w:r w:rsidRPr="009807EB">
        <w:rPr>
          <w:rFonts w:ascii="Times New Roman" w:eastAsia="Calibri" w:hAnsi="Times New Roman" w:cs="Times New Roman"/>
          <w:b/>
          <w:bCs/>
          <w:color w:val="000000"/>
        </w:rPr>
        <w:t>e</w:t>
      </w:r>
      <w:r w:rsidRPr="009807EB">
        <w:rPr>
          <w:rFonts w:ascii="Times New Roman" w:eastAsia="Calibri" w:hAnsi="Times New Roman" w:cs="Times New Roman"/>
          <w:color w:val="000000"/>
        </w:rPr>
        <w:t xml:space="preserve">arly warning messages on symptoms, preventive measures, and reporting mechanisms. Display IEC materials both in English and the local language in public places and ensure ward-level awareness. </w:t>
      </w:r>
    </w:p>
    <w:p w14:paraId="1E81FFC9"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Sensitize elected representatives and community leaders on preparedness measures.</w:t>
      </w:r>
    </w:p>
    <w:p w14:paraId="7C3E720C"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Establish a rumour tracking and misinformation response mechanism to identify, verify, and promptly counter false or misleading information.</w:t>
      </w:r>
    </w:p>
    <w:p w14:paraId="02AA20C3"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Engage trusted local persons (ward members, ASHA workers, religious leaders, teachers, community volunteers) to communicate official public health messages and reinforce correct practices.</w:t>
      </w:r>
    </w:p>
    <w:p w14:paraId="53B7899E" w14:textId="77777777" w:rsidR="006463CD" w:rsidRPr="009807EB" w:rsidRDefault="00E84D3F">
      <w:pPr>
        <w:numPr>
          <w:ilvl w:val="1"/>
          <w:numId w:val="4"/>
        </w:numPr>
        <w:spacing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Develop and deploy targeted IEC materials for:</w:t>
      </w:r>
    </w:p>
    <w:p w14:paraId="432755C1" w14:textId="77777777" w:rsidR="006463CD" w:rsidRPr="009807EB" w:rsidRDefault="00E84D3F">
      <w:pPr>
        <w:numPr>
          <w:ilvl w:val="2"/>
          <w:numId w:val="4"/>
        </w:numPr>
        <w:spacing w:line="36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Schools and educational institutions</w:t>
      </w:r>
    </w:p>
    <w:p w14:paraId="5711B869" w14:textId="77777777" w:rsidR="006463CD" w:rsidRPr="009807EB" w:rsidRDefault="00E84D3F">
      <w:pPr>
        <w:numPr>
          <w:ilvl w:val="2"/>
          <w:numId w:val="4"/>
        </w:numPr>
        <w:spacing w:line="36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Markets and commercial areas</w:t>
      </w:r>
    </w:p>
    <w:p w14:paraId="5DDC722E" w14:textId="77777777" w:rsidR="006463CD" w:rsidRPr="009807EB" w:rsidRDefault="00E84D3F">
      <w:pPr>
        <w:numPr>
          <w:ilvl w:val="2"/>
          <w:numId w:val="4"/>
        </w:numPr>
        <w:spacing w:after="240" w:line="36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Work sites and labour settings</w:t>
      </w:r>
    </w:p>
    <w:p w14:paraId="6D1526F9" w14:textId="77777777" w:rsidR="006463CD" w:rsidRPr="009807EB" w:rsidRDefault="00E84D3F">
      <w:pPr>
        <w:numPr>
          <w:ilvl w:val="1"/>
          <w:numId w:val="4"/>
        </w:numPr>
        <w:spacing w:before="240"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Conduct community sensitization meetings at the ward level to promote preventive </w:t>
      </w:r>
      <w:proofErr w:type="spellStart"/>
      <w:r w:rsidRPr="009807EB">
        <w:rPr>
          <w:rFonts w:ascii="Times New Roman" w:eastAsia="Calibri" w:hAnsi="Times New Roman" w:cs="Times New Roman"/>
          <w:color w:val="000000"/>
        </w:rPr>
        <w:t>behaviors</w:t>
      </w:r>
      <w:proofErr w:type="spellEnd"/>
      <w:r w:rsidRPr="009807EB">
        <w:rPr>
          <w:rFonts w:ascii="Times New Roman" w:eastAsia="Calibri" w:hAnsi="Times New Roman" w:cs="Times New Roman"/>
          <w:color w:val="000000"/>
        </w:rPr>
        <w:t>, address concerns, and strengthen community participation in preparedness and response.</w:t>
      </w:r>
    </w:p>
    <w:p w14:paraId="5F851D9C" w14:textId="77777777" w:rsidR="006463CD" w:rsidRPr="009807EB" w:rsidRDefault="00E84D3F">
      <w:pPr>
        <w:pStyle w:val="Heading3"/>
        <w:keepNext w:val="0"/>
        <w:keepLines w:val="0"/>
        <w:numPr>
          <w:ilvl w:val="0"/>
          <w:numId w:val="4"/>
        </w:numPr>
        <w:spacing w:before="0" w:line="360" w:lineRule="auto"/>
        <w:rPr>
          <w:rFonts w:ascii="Times New Roman" w:eastAsia="Calibri" w:hAnsi="Times New Roman" w:cs="Times New Roman"/>
          <w:b/>
          <w:bCs/>
          <w:color w:val="000000"/>
          <w:sz w:val="24"/>
          <w:szCs w:val="24"/>
        </w:rPr>
      </w:pPr>
      <w:bookmarkStart w:id="57" w:name="_heading=h.vwgs81586ree" w:colFirst="0" w:colLast="0"/>
      <w:bookmarkEnd w:id="57"/>
      <w:r w:rsidRPr="009807EB">
        <w:rPr>
          <w:rFonts w:ascii="Times New Roman" w:eastAsia="Calibri" w:hAnsi="Times New Roman" w:cs="Times New Roman"/>
          <w:b/>
          <w:bCs/>
          <w:color w:val="000000"/>
          <w:sz w:val="24"/>
          <w:szCs w:val="24"/>
        </w:rPr>
        <w:t>Protection of Vulnerable Groups</w:t>
      </w:r>
    </w:p>
    <w:p w14:paraId="10CDCCF4" w14:textId="77777777" w:rsidR="006463CD" w:rsidRPr="009807EB" w:rsidRDefault="00E84D3F">
      <w:pPr>
        <w:spacing w:line="360" w:lineRule="auto"/>
        <w:ind w:left="720"/>
        <w:rPr>
          <w:rFonts w:ascii="Times New Roman" w:eastAsia="Arial Unicode MS" w:hAnsi="Times New Roman" w:cs="Times New Roman"/>
          <w:color w:val="000000"/>
        </w:rPr>
      </w:pPr>
      <w:r w:rsidRPr="009807EB">
        <w:rPr>
          <w:rFonts w:ascii="Times New Roman" w:eastAsia="Arial Unicode MS" w:hAnsi="Times New Roman" w:cs="Times New Roman"/>
          <w:color w:val="000000"/>
        </w:rPr>
        <w:t>Vulnerable populations require priority protection through targeted line-listing, service continuity, and delivery mechanisms.</w:t>
      </w:r>
    </w:p>
    <w:p w14:paraId="423C79F8" w14:textId="77777777" w:rsidR="006463CD" w:rsidRPr="009807EB" w:rsidRDefault="00E84D3F">
      <w:pPr>
        <w:numPr>
          <w:ilvl w:val="0"/>
          <w:numId w:val="6"/>
        </w:numPr>
        <w:spacing w:before="240" w:line="360" w:lineRule="auto"/>
        <w:rPr>
          <w:rFonts w:ascii="Times New Roman" w:eastAsia="Arial Unicode MS" w:hAnsi="Times New Roman" w:cs="Times New Roman"/>
          <w:color w:val="000000"/>
        </w:rPr>
      </w:pPr>
      <w:r w:rsidRPr="009807EB">
        <w:rPr>
          <w:rFonts w:ascii="Times New Roman" w:eastAsia="Arial Unicode MS" w:hAnsi="Times New Roman" w:cs="Times New Roman"/>
          <w:color w:val="000000"/>
        </w:rPr>
        <w:t xml:space="preserve">Prepare and regularly update </w:t>
      </w:r>
      <w:r w:rsidRPr="009807EB">
        <w:rPr>
          <w:rFonts w:ascii="Times New Roman" w:eastAsia="Arial Unicode MS" w:hAnsi="Times New Roman" w:cs="Times New Roman"/>
          <w:b/>
          <w:bCs/>
          <w:color w:val="000000"/>
        </w:rPr>
        <w:t>line-lists</w:t>
      </w:r>
      <w:r w:rsidRPr="009807EB">
        <w:rPr>
          <w:rFonts w:ascii="Times New Roman" w:eastAsia="Arial Unicode MS" w:hAnsi="Times New Roman" w:cs="Times New Roman"/>
          <w:color w:val="000000"/>
        </w:rPr>
        <w:t xml:space="preserve"> of vulnerable populations, including:</w:t>
      </w:r>
    </w:p>
    <w:p w14:paraId="251FE3F4" w14:textId="77777777" w:rsidR="006463CD" w:rsidRPr="009807EB" w:rsidRDefault="00E84D3F">
      <w:pPr>
        <w:numPr>
          <w:ilvl w:val="1"/>
          <w:numId w:val="6"/>
        </w:numPr>
        <w:rPr>
          <w:rFonts w:ascii="Times New Roman" w:eastAsia="Arial Unicode MS" w:hAnsi="Times New Roman" w:cs="Times New Roman"/>
          <w:color w:val="000000"/>
        </w:rPr>
      </w:pPr>
      <w:r w:rsidRPr="009807EB">
        <w:rPr>
          <w:rFonts w:ascii="Times New Roman" w:eastAsia="Arial Unicode MS" w:hAnsi="Times New Roman" w:cs="Times New Roman"/>
          <w:color w:val="000000"/>
        </w:rPr>
        <w:t>Elderly persons living alone</w:t>
      </w:r>
    </w:p>
    <w:p w14:paraId="5378DEB5" w14:textId="77777777" w:rsidR="006463CD" w:rsidRPr="009807EB" w:rsidRDefault="00E84D3F">
      <w:pPr>
        <w:numPr>
          <w:ilvl w:val="1"/>
          <w:numId w:val="6"/>
        </w:numPr>
        <w:rPr>
          <w:rFonts w:ascii="Times New Roman" w:eastAsia="Arial Unicode MS" w:hAnsi="Times New Roman" w:cs="Times New Roman"/>
          <w:color w:val="000000"/>
        </w:rPr>
      </w:pPr>
      <w:r w:rsidRPr="009807EB">
        <w:rPr>
          <w:rFonts w:ascii="Times New Roman" w:eastAsia="Arial Unicode MS" w:hAnsi="Times New Roman" w:cs="Times New Roman"/>
          <w:color w:val="000000"/>
        </w:rPr>
        <w:t>Persons with disabilities</w:t>
      </w:r>
    </w:p>
    <w:p w14:paraId="5F04A224" w14:textId="77777777" w:rsidR="006463CD" w:rsidRPr="009807EB" w:rsidRDefault="00E84D3F">
      <w:pPr>
        <w:numPr>
          <w:ilvl w:val="1"/>
          <w:numId w:val="6"/>
        </w:numPr>
        <w:rPr>
          <w:rFonts w:ascii="Times New Roman" w:eastAsia="Arial Unicode MS" w:hAnsi="Times New Roman" w:cs="Times New Roman"/>
          <w:color w:val="000000"/>
        </w:rPr>
      </w:pPr>
      <w:r w:rsidRPr="009807EB">
        <w:rPr>
          <w:rFonts w:ascii="Times New Roman" w:eastAsia="Arial Unicode MS" w:hAnsi="Times New Roman" w:cs="Times New Roman"/>
          <w:color w:val="000000"/>
        </w:rPr>
        <w:t>Pregnant women</w:t>
      </w:r>
    </w:p>
    <w:p w14:paraId="4FCD177E" w14:textId="77777777" w:rsidR="006463CD" w:rsidRPr="009807EB" w:rsidRDefault="00E84D3F">
      <w:pPr>
        <w:numPr>
          <w:ilvl w:val="1"/>
          <w:numId w:val="6"/>
        </w:numPr>
        <w:rPr>
          <w:rFonts w:ascii="Times New Roman" w:eastAsia="Arial Unicode MS" w:hAnsi="Times New Roman" w:cs="Times New Roman"/>
          <w:color w:val="000000"/>
        </w:rPr>
      </w:pPr>
      <w:r w:rsidRPr="009807EB">
        <w:rPr>
          <w:rFonts w:ascii="Times New Roman" w:eastAsia="Arial Unicode MS" w:hAnsi="Times New Roman" w:cs="Times New Roman"/>
          <w:color w:val="000000"/>
        </w:rPr>
        <w:t>Migrant workers</w:t>
      </w:r>
    </w:p>
    <w:p w14:paraId="0A0B2381" w14:textId="77777777" w:rsidR="006463CD" w:rsidRPr="009807EB" w:rsidRDefault="00E84D3F">
      <w:pPr>
        <w:numPr>
          <w:ilvl w:val="1"/>
          <w:numId w:val="6"/>
        </w:numPr>
        <w:rPr>
          <w:rFonts w:ascii="Times New Roman" w:eastAsia="Arial Unicode MS" w:hAnsi="Times New Roman" w:cs="Times New Roman"/>
          <w:color w:val="000000"/>
        </w:rPr>
      </w:pPr>
      <w:r w:rsidRPr="009807EB">
        <w:rPr>
          <w:rFonts w:ascii="Times New Roman" w:eastAsia="Arial Unicode MS" w:hAnsi="Times New Roman" w:cs="Times New Roman"/>
          <w:color w:val="000000"/>
        </w:rPr>
        <w:t>Dialysis patients</w:t>
      </w:r>
    </w:p>
    <w:p w14:paraId="685DC076" w14:textId="77777777" w:rsidR="006463CD" w:rsidRPr="009807EB" w:rsidRDefault="00E84D3F">
      <w:pPr>
        <w:spacing w:before="240" w:after="240" w:line="360" w:lineRule="auto"/>
        <w:ind w:left="1440"/>
        <w:jc w:val="left"/>
        <w:rPr>
          <w:rFonts w:ascii="Times New Roman" w:eastAsia="Arial Unicode MS" w:hAnsi="Times New Roman" w:cs="Times New Roman"/>
          <w:color w:val="000000"/>
        </w:rPr>
      </w:pPr>
      <w:r w:rsidRPr="009807EB">
        <w:rPr>
          <w:rFonts w:ascii="Times New Roman" w:eastAsia="Arial Unicode MS" w:hAnsi="Times New Roman" w:cs="Times New Roman"/>
          <w:color w:val="000000"/>
        </w:rPr>
        <w:t xml:space="preserve">The detailed line-lists shall be maintained as </w:t>
      </w:r>
      <w:r w:rsidRPr="009807EB">
        <w:rPr>
          <w:rFonts w:ascii="Times New Roman" w:eastAsia="Arial Unicode MS" w:hAnsi="Times New Roman" w:cs="Times New Roman"/>
          <w:b/>
          <w:bCs/>
          <w:color w:val="000000"/>
        </w:rPr>
        <w:t>Annexure ___</w:t>
      </w:r>
      <w:r w:rsidRPr="009807EB">
        <w:rPr>
          <w:rFonts w:ascii="Times New Roman" w:eastAsia="Arial Unicode MS" w:hAnsi="Times New Roman" w:cs="Times New Roman"/>
          <w:color w:val="000000"/>
        </w:rPr>
        <w:t xml:space="preserve"> and updated periodically.</w:t>
      </w:r>
    </w:p>
    <w:p w14:paraId="6FAD5C56" w14:textId="77777777" w:rsidR="006463CD" w:rsidRPr="009807EB" w:rsidRDefault="00E84D3F">
      <w:pPr>
        <w:pStyle w:val="Heading3"/>
        <w:numPr>
          <w:ilvl w:val="0"/>
          <w:numId w:val="7"/>
        </w:numPr>
        <w:spacing w:before="240" w:after="240" w:line="360" w:lineRule="auto"/>
        <w:jc w:val="left"/>
        <w:rPr>
          <w:rFonts w:ascii="Times New Roman" w:eastAsia="Calibri" w:hAnsi="Times New Roman" w:cs="Times New Roman"/>
          <w:color w:val="000000"/>
          <w:sz w:val="24"/>
          <w:szCs w:val="24"/>
        </w:rPr>
      </w:pPr>
      <w:bookmarkStart w:id="58" w:name="_heading=h.qckerm9jou04" w:colFirst="0" w:colLast="0"/>
      <w:bookmarkEnd w:id="58"/>
      <w:r w:rsidRPr="009807EB">
        <w:rPr>
          <w:rFonts w:ascii="Times New Roman" w:eastAsia="Calibri" w:hAnsi="Times New Roman" w:cs="Times New Roman"/>
          <w:color w:val="000000"/>
          <w:sz w:val="24"/>
          <w:szCs w:val="24"/>
        </w:rPr>
        <w:t xml:space="preserve"> Clinical Dependency Mapping</w:t>
      </w:r>
    </w:p>
    <w:p w14:paraId="68BC378A" w14:textId="77777777" w:rsidR="006463CD" w:rsidRPr="009807EB" w:rsidRDefault="00E84D3F">
      <w:pPr>
        <w:spacing w:before="240" w:after="240" w:line="360" w:lineRule="auto"/>
        <w:ind w:left="720"/>
        <w:jc w:val="left"/>
        <w:rPr>
          <w:rFonts w:ascii="Times New Roman" w:eastAsia="Calibri" w:hAnsi="Times New Roman" w:cs="Times New Roman"/>
          <w:color w:val="000000"/>
        </w:rPr>
      </w:pPr>
      <w:r w:rsidRPr="009807EB">
        <w:rPr>
          <w:rFonts w:ascii="Times New Roman" w:eastAsia="Calibri" w:hAnsi="Times New Roman" w:cs="Times New Roman"/>
          <w:color w:val="000000"/>
        </w:rPr>
        <w:t>Develop ward-wise dependency and vulnerability maps to identify households requiring regular support during emergencies. Ensure continuity of essential health services for vulnerable groups, including</w:t>
      </w:r>
    </w:p>
    <w:p w14:paraId="17ABA358" w14:textId="77777777" w:rsidR="006463CD" w:rsidRPr="009807EB" w:rsidRDefault="00E84D3F">
      <w:pPr>
        <w:numPr>
          <w:ilvl w:val="0"/>
          <w:numId w:val="8"/>
        </w:numPr>
        <w:spacing w:before="240" w:line="36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Dialysis services (facility mapping, transport arrangements, and scheduling)</w:t>
      </w:r>
    </w:p>
    <w:p w14:paraId="2EA62443" w14:textId="77777777" w:rsidR="006463CD" w:rsidRPr="009807EB" w:rsidRDefault="00E84D3F">
      <w:pPr>
        <w:numPr>
          <w:ilvl w:val="0"/>
          <w:numId w:val="8"/>
        </w:numPr>
        <w:spacing w:line="36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Continuity of treatment for TB, HIV, and other chronic conditions requiring uninterrupted medication</w:t>
      </w:r>
    </w:p>
    <w:p w14:paraId="36C9E825" w14:textId="77777777" w:rsidR="006463CD" w:rsidRPr="009807EB" w:rsidRDefault="00E84D3F">
      <w:pPr>
        <w:numPr>
          <w:ilvl w:val="0"/>
          <w:numId w:val="8"/>
        </w:numPr>
        <w:spacing w:after="240" w:line="36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Mental health and psychosocial support services</w:t>
      </w:r>
    </w:p>
    <w:p w14:paraId="7ADBAA0E" w14:textId="77777777" w:rsidR="006463CD" w:rsidRPr="009807EB" w:rsidRDefault="00E84D3F">
      <w:pPr>
        <w:spacing w:before="240" w:after="240" w:line="360" w:lineRule="auto"/>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 xml:space="preserve">Establish </w:t>
      </w:r>
      <w:r w:rsidRPr="009807EB">
        <w:rPr>
          <w:rFonts w:ascii="Times New Roman" w:eastAsia="Calibri" w:hAnsi="Times New Roman" w:cs="Times New Roman"/>
          <w:b/>
          <w:bCs/>
          <w:color w:val="000000"/>
        </w:rPr>
        <w:t>delivery mechanisms</w:t>
      </w:r>
      <w:r w:rsidRPr="009807EB">
        <w:rPr>
          <w:rFonts w:ascii="Times New Roman" w:eastAsia="Calibri" w:hAnsi="Times New Roman" w:cs="Times New Roman"/>
          <w:color w:val="000000"/>
        </w:rPr>
        <w:t xml:space="preserve"> for food, essential commodities, and medicines to vulnerable households through coordinated action involving ASHAs, JPHNs, </w:t>
      </w:r>
      <w:proofErr w:type="spellStart"/>
      <w:r w:rsidRPr="009807EB">
        <w:rPr>
          <w:rFonts w:ascii="Times New Roman" w:eastAsia="Calibri" w:hAnsi="Times New Roman" w:cs="Times New Roman"/>
          <w:color w:val="000000"/>
        </w:rPr>
        <w:t>Kudumbashree</w:t>
      </w:r>
      <w:proofErr w:type="spellEnd"/>
      <w:r w:rsidRPr="009807EB">
        <w:rPr>
          <w:rFonts w:ascii="Times New Roman" w:eastAsia="Calibri" w:hAnsi="Times New Roman" w:cs="Times New Roman"/>
          <w:color w:val="000000"/>
        </w:rPr>
        <w:t>, volunteers, and local administration.</w:t>
      </w:r>
    </w:p>
    <w:p w14:paraId="5817DA63" w14:textId="77777777" w:rsidR="006463CD" w:rsidRPr="009807EB" w:rsidRDefault="006463CD">
      <w:pPr>
        <w:ind w:left="720"/>
        <w:rPr>
          <w:rFonts w:ascii="Times New Roman" w:eastAsia="Calibri" w:hAnsi="Times New Roman" w:cs="Times New Roman"/>
          <w:b/>
          <w:bCs/>
          <w:color w:val="000000"/>
        </w:rPr>
      </w:pPr>
    </w:p>
    <w:p w14:paraId="2621F92F" w14:textId="77777777" w:rsidR="006463CD" w:rsidRPr="009807EB" w:rsidRDefault="00E84D3F">
      <w:pPr>
        <w:pStyle w:val="Heading2"/>
        <w:rPr>
          <w:rFonts w:ascii="Times New Roman" w:eastAsia="Calibri" w:hAnsi="Times New Roman" w:cs="Times New Roman"/>
          <w:color w:val="000000"/>
          <w:sz w:val="24"/>
          <w:szCs w:val="24"/>
        </w:rPr>
      </w:pPr>
      <w:bookmarkStart w:id="59" w:name="_heading=h.y8b3s9m6161" w:colFirst="0" w:colLast="0"/>
      <w:bookmarkEnd w:id="59"/>
      <w:r w:rsidRPr="009807EB">
        <w:rPr>
          <w:rFonts w:ascii="Times New Roman" w:eastAsia="Calibri" w:hAnsi="Times New Roman" w:cs="Times New Roman"/>
          <w:color w:val="000000"/>
          <w:sz w:val="24"/>
          <w:szCs w:val="24"/>
        </w:rPr>
        <w:t>PHASE 2 - Active Response</w:t>
      </w:r>
    </w:p>
    <w:p w14:paraId="0061452A" w14:textId="77777777" w:rsidR="006463CD" w:rsidRPr="009807EB" w:rsidRDefault="00E84D3F">
      <w:pPr>
        <w:pStyle w:val="Heading3"/>
        <w:keepNext w:val="0"/>
        <w:keepLines w:val="0"/>
        <w:numPr>
          <w:ilvl w:val="0"/>
          <w:numId w:val="9"/>
        </w:numPr>
        <w:spacing w:before="360"/>
        <w:rPr>
          <w:rFonts w:ascii="Times New Roman" w:eastAsia="Calibri" w:hAnsi="Times New Roman" w:cs="Times New Roman"/>
          <w:b/>
          <w:bCs/>
          <w:color w:val="000000"/>
          <w:sz w:val="24"/>
          <w:szCs w:val="24"/>
        </w:rPr>
      </w:pPr>
      <w:bookmarkStart w:id="60" w:name="_heading=h.mhkvgjh4lfmb" w:colFirst="0" w:colLast="0"/>
      <w:bookmarkEnd w:id="60"/>
      <w:r w:rsidRPr="009807EB">
        <w:rPr>
          <w:rFonts w:ascii="Times New Roman" w:eastAsia="Calibri" w:hAnsi="Times New Roman" w:cs="Times New Roman"/>
          <w:b/>
          <w:bCs/>
          <w:color w:val="000000"/>
          <w:sz w:val="24"/>
          <w:szCs w:val="24"/>
        </w:rPr>
        <w:t>Case Identification and Contact Tracing</w:t>
      </w:r>
    </w:p>
    <w:p w14:paraId="2EA6FB81"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color w:val="000000"/>
        </w:rPr>
        <w:t xml:space="preserve">Case detection and contact tracing activities will be carried out in coordination with the </w:t>
      </w:r>
      <w:proofErr w:type="gramStart"/>
      <w:r w:rsidRPr="009807EB">
        <w:rPr>
          <w:rFonts w:ascii="Times New Roman" w:eastAsia="Calibri" w:hAnsi="Times New Roman" w:cs="Times New Roman"/>
          <w:color w:val="000000"/>
        </w:rPr>
        <w:t>Health</w:t>
      </w:r>
      <w:proofErr w:type="gramEnd"/>
      <w:r w:rsidRPr="009807EB">
        <w:rPr>
          <w:rFonts w:ascii="Times New Roman" w:eastAsia="Calibri" w:hAnsi="Times New Roman" w:cs="Times New Roman"/>
          <w:color w:val="000000"/>
        </w:rPr>
        <w:t xml:space="preserve"> authorities, following disease-specific SOPs and IDSP guidelines.</w:t>
      </w:r>
    </w:p>
    <w:p w14:paraId="570B53E3" w14:textId="77777777" w:rsidR="006463CD" w:rsidRPr="009807EB" w:rsidRDefault="00E84D3F">
      <w:pPr>
        <w:spacing w:before="240" w:after="240" w:line="360" w:lineRule="auto"/>
        <w:ind w:left="720"/>
        <w:rPr>
          <w:rFonts w:ascii="Times New Roman" w:eastAsia="Calibri" w:hAnsi="Times New Roman" w:cs="Times New Roman"/>
          <w:b/>
          <w:bCs/>
          <w:color w:val="000000"/>
        </w:rPr>
      </w:pPr>
      <w:r w:rsidRPr="009807EB">
        <w:rPr>
          <w:rFonts w:ascii="Times New Roman" w:eastAsia="Calibri" w:hAnsi="Times New Roman" w:cs="Times New Roman"/>
          <w:b/>
          <w:bCs/>
          <w:color w:val="000000"/>
        </w:rPr>
        <w:t>Field Staff Involved</w:t>
      </w:r>
    </w:p>
    <w:p w14:paraId="689E1363" w14:textId="77777777" w:rsidR="006463CD" w:rsidRPr="009807EB" w:rsidRDefault="00E84D3F">
      <w:pPr>
        <w:numPr>
          <w:ilvl w:val="0"/>
          <w:numId w:val="10"/>
        </w:numPr>
        <w:spacing w:before="240" w:line="360" w:lineRule="auto"/>
        <w:ind w:left="14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Health Inspector (HI) </w:t>
      </w:r>
    </w:p>
    <w:p w14:paraId="135ABAB3" w14:textId="77777777" w:rsidR="006463CD" w:rsidRPr="009807EB" w:rsidRDefault="00E84D3F">
      <w:pPr>
        <w:numPr>
          <w:ilvl w:val="0"/>
          <w:numId w:val="10"/>
        </w:numPr>
        <w:spacing w:line="360" w:lineRule="auto"/>
        <w:ind w:left="1440"/>
        <w:jc w:val="left"/>
        <w:rPr>
          <w:rFonts w:ascii="Times New Roman" w:eastAsia="Calibri" w:hAnsi="Times New Roman" w:cs="Times New Roman"/>
          <w:color w:val="000000"/>
        </w:rPr>
      </w:pPr>
      <w:r w:rsidRPr="009807EB">
        <w:rPr>
          <w:rFonts w:ascii="Times New Roman" w:eastAsia="Calibri" w:hAnsi="Times New Roman" w:cs="Times New Roman"/>
          <w:color w:val="000000"/>
        </w:rPr>
        <w:t>Junior Health Inspector (JHI)</w:t>
      </w:r>
    </w:p>
    <w:p w14:paraId="1AB91090" w14:textId="77777777" w:rsidR="006463CD" w:rsidRPr="009807EB" w:rsidRDefault="00E84D3F">
      <w:pPr>
        <w:numPr>
          <w:ilvl w:val="0"/>
          <w:numId w:val="10"/>
        </w:numPr>
        <w:spacing w:line="360" w:lineRule="auto"/>
        <w:ind w:left="1440"/>
        <w:jc w:val="left"/>
        <w:rPr>
          <w:rFonts w:ascii="Times New Roman" w:eastAsia="Calibri" w:hAnsi="Times New Roman" w:cs="Times New Roman"/>
          <w:color w:val="000000"/>
        </w:rPr>
      </w:pPr>
      <w:r w:rsidRPr="009807EB">
        <w:rPr>
          <w:rFonts w:ascii="Times New Roman" w:eastAsia="Calibri" w:hAnsi="Times New Roman" w:cs="Times New Roman"/>
          <w:color w:val="000000"/>
        </w:rPr>
        <w:t>Junior Public Health Nurse (JPHN)</w:t>
      </w:r>
    </w:p>
    <w:p w14:paraId="48BD2C3E" w14:textId="77777777" w:rsidR="006463CD" w:rsidRPr="009807EB" w:rsidRDefault="00E84D3F">
      <w:pPr>
        <w:numPr>
          <w:ilvl w:val="0"/>
          <w:numId w:val="10"/>
        </w:numPr>
        <w:spacing w:line="360" w:lineRule="auto"/>
        <w:ind w:left="1440"/>
        <w:jc w:val="left"/>
        <w:rPr>
          <w:rFonts w:ascii="Times New Roman" w:eastAsia="Calibri" w:hAnsi="Times New Roman" w:cs="Times New Roman"/>
          <w:color w:val="000000"/>
        </w:rPr>
      </w:pPr>
      <w:r w:rsidRPr="009807EB">
        <w:rPr>
          <w:rFonts w:ascii="Times New Roman" w:eastAsia="Calibri" w:hAnsi="Times New Roman" w:cs="Times New Roman"/>
          <w:color w:val="000000"/>
        </w:rPr>
        <w:t>ASHAs and ASHA Supervisors</w:t>
      </w:r>
    </w:p>
    <w:p w14:paraId="1C572EC0" w14:textId="77777777" w:rsidR="006463CD" w:rsidRPr="009807EB" w:rsidRDefault="00E84D3F">
      <w:pPr>
        <w:numPr>
          <w:ilvl w:val="0"/>
          <w:numId w:val="10"/>
        </w:numPr>
        <w:spacing w:line="480" w:lineRule="auto"/>
        <w:ind w:left="14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Ward-level volunteers and </w:t>
      </w:r>
      <w:proofErr w:type="spellStart"/>
      <w:r w:rsidRPr="009807EB">
        <w:rPr>
          <w:rFonts w:ascii="Times New Roman" w:eastAsia="Calibri" w:hAnsi="Times New Roman" w:cs="Times New Roman"/>
          <w:color w:val="000000"/>
        </w:rPr>
        <w:t>Kudumbashree</w:t>
      </w:r>
      <w:proofErr w:type="spellEnd"/>
      <w:r w:rsidRPr="009807EB">
        <w:rPr>
          <w:rFonts w:ascii="Times New Roman" w:eastAsia="Calibri" w:hAnsi="Times New Roman" w:cs="Times New Roman"/>
          <w:color w:val="000000"/>
        </w:rPr>
        <w:t xml:space="preserve"> members (as required)</w:t>
      </w:r>
    </w:p>
    <w:p w14:paraId="57A948A0" w14:textId="77777777" w:rsidR="006463CD" w:rsidRPr="009807EB" w:rsidRDefault="00E84D3F">
      <w:pPr>
        <w:pStyle w:val="Heading3"/>
        <w:keepNext w:val="0"/>
        <w:keepLines w:val="0"/>
        <w:numPr>
          <w:ilvl w:val="0"/>
          <w:numId w:val="9"/>
        </w:numPr>
        <w:spacing w:before="0" w:line="360" w:lineRule="auto"/>
        <w:jc w:val="left"/>
        <w:rPr>
          <w:rFonts w:ascii="Times New Roman" w:eastAsia="Calibri" w:hAnsi="Times New Roman" w:cs="Times New Roman"/>
          <w:b/>
          <w:bCs/>
          <w:color w:val="000000"/>
          <w:sz w:val="24"/>
          <w:szCs w:val="24"/>
        </w:rPr>
      </w:pPr>
      <w:bookmarkStart w:id="61" w:name="_heading=h.l779z1gkhtib" w:colFirst="0" w:colLast="0"/>
      <w:bookmarkEnd w:id="61"/>
      <w:r w:rsidRPr="009807EB">
        <w:rPr>
          <w:rFonts w:ascii="Times New Roman" w:eastAsia="Calibri" w:hAnsi="Times New Roman" w:cs="Times New Roman"/>
          <w:b/>
          <w:bCs/>
          <w:color w:val="000000"/>
          <w:sz w:val="24"/>
          <w:szCs w:val="24"/>
        </w:rPr>
        <w:t>Screening Checkpoints</w:t>
      </w:r>
    </w:p>
    <w:p w14:paraId="145409E7" w14:textId="77777777" w:rsidR="006463CD" w:rsidRPr="009807EB" w:rsidRDefault="00E84D3F">
      <w:pPr>
        <w:spacing w:before="240" w:after="240" w:line="360" w:lineRule="auto"/>
        <w:ind w:left="720"/>
        <w:rPr>
          <w:rFonts w:ascii="Times New Roman" w:eastAsia="Calibri" w:hAnsi="Times New Roman" w:cs="Times New Roman"/>
          <w:color w:val="000000"/>
        </w:rPr>
      </w:pPr>
      <w:r w:rsidRPr="009807EB">
        <w:rPr>
          <w:rFonts w:ascii="Times New Roman" w:eastAsia="Calibri" w:hAnsi="Times New Roman" w:cs="Times New Roman"/>
          <w:color w:val="000000"/>
        </w:rPr>
        <w:t>Screening checkpoints at high-traffic locations (transport hubs, markets, religious gatherings) for early detection of symptomatic travellers and crowd screening during outbreaks. Potential locations include bus stands, market entry points, and boat jetties, based on local context and risk assessment.</w:t>
      </w:r>
    </w:p>
    <w:p w14:paraId="770CAC58" w14:textId="77777777" w:rsidR="006463CD" w:rsidRPr="009807EB" w:rsidRDefault="00E84D3F">
      <w:pPr>
        <w:spacing w:before="240" w:after="240" w:line="360" w:lineRule="auto"/>
        <w:ind w:left="720"/>
        <w:rPr>
          <w:rFonts w:ascii="Times New Roman" w:eastAsia="Calibri" w:hAnsi="Times New Roman" w:cs="Times New Roman"/>
          <w:color w:val="000000"/>
        </w:rPr>
      </w:pPr>
      <w:r w:rsidRPr="009807EB">
        <w:rPr>
          <w:rFonts w:ascii="Times New Roman" w:eastAsia="Calibri" w:hAnsi="Times New Roman" w:cs="Times New Roman"/>
          <w:color w:val="000000"/>
        </w:rPr>
        <w:t xml:space="preserve">Screening activities will be carried out by trained personnel such as ASHAs, ward members, and volunteers, with support from Health Department staff. Necessary equipment, including non-contact thermometers and appropriate PPE, shall be ensured prior to activation. </w:t>
      </w:r>
    </w:p>
    <w:tbl>
      <w:tblPr>
        <w:tblStyle w:val="Style282"/>
        <w:tblW w:w="9105" w:type="dxa"/>
        <w:tblInd w:w="360" w:type="dxa"/>
        <w:tblLayout w:type="fixed"/>
        <w:tblLook w:val="04A0" w:firstRow="1" w:lastRow="0" w:firstColumn="1" w:lastColumn="0" w:noHBand="0" w:noVBand="1"/>
      </w:tblPr>
      <w:tblGrid>
        <w:gridCol w:w="1380"/>
        <w:gridCol w:w="1800"/>
        <w:gridCol w:w="1815"/>
        <w:gridCol w:w="2520"/>
        <w:gridCol w:w="1590"/>
      </w:tblGrid>
      <w:tr w:rsidR="006463CD" w:rsidRPr="009807EB" w14:paraId="66A94062"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C3CAC79"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Location</w:t>
            </w:r>
          </w:p>
        </w:tc>
        <w:tc>
          <w:tcPr>
            <w:tcW w:w="18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EB16536"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Type (Bus stand/Jetty/Market/Railway)</w:t>
            </w:r>
          </w:p>
        </w:tc>
        <w:tc>
          <w:tcPr>
            <w:tcW w:w="18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684BEDA"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Staff Deployed (ASHAs/Volunteers)</w:t>
            </w:r>
          </w:p>
        </w:tc>
        <w:tc>
          <w:tcPr>
            <w:tcW w:w="252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D9AA34F"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Screening Method</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078001E" w14:textId="77777777" w:rsidR="006463CD" w:rsidRPr="009807EB" w:rsidRDefault="00E84D3F">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Reporting authority</w:t>
            </w:r>
          </w:p>
        </w:tc>
      </w:tr>
      <w:tr w:rsidR="006463CD" w:rsidRPr="009807EB" w14:paraId="4F289E2C" w14:textId="77777777">
        <w:trPr>
          <w:cantSplit/>
          <w:trHeight w:val="25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617E65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Bus stand</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ED53CD"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Transport hub</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B4CD64" w14:textId="77777777"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One JHI</w:t>
            </w:r>
          </w:p>
          <w:p w14:paraId="5738611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One ASHA</w:t>
            </w:r>
          </w:p>
          <w:p w14:paraId="28F0F789" w14:textId="77777777" w:rsidR="006463CD" w:rsidRPr="009807EB" w:rsidRDefault="00E84D3F">
            <w:pPr>
              <w:spacing w:after="240"/>
              <w:rPr>
                <w:rFonts w:ascii="Times New Roman" w:eastAsia="Calibri" w:hAnsi="Times New Roman" w:cs="Times New Roman"/>
                <w:color w:val="000000"/>
              </w:rPr>
            </w:pPr>
            <w:r w:rsidRPr="009807EB">
              <w:rPr>
                <w:rFonts w:ascii="Times New Roman" w:eastAsia="Calibri" w:hAnsi="Times New Roman" w:cs="Times New Roman"/>
                <w:color w:val="000000"/>
              </w:rPr>
              <w:t>One health Mentors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F55103F" w14:textId="77777777"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1.Swab Collection.</w:t>
            </w:r>
          </w:p>
          <w:p w14:paraId="3D5D13A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2. Blood smears collection (RDT)</w:t>
            </w:r>
          </w:p>
          <w:p w14:paraId="36C8EF66" w14:textId="77777777" w:rsidR="006463CD" w:rsidRPr="009807EB" w:rsidRDefault="00E84D3F">
            <w:pPr>
              <w:spacing w:after="240"/>
              <w:rPr>
                <w:rFonts w:ascii="Times New Roman" w:eastAsia="Calibri" w:hAnsi="Times New Roman" w:cs="Times New Roman"/>
                <w:color w:val="000000"/>
              </w:rPr>
            </w:pPr>
            <w:r w:rsidRPr="009807EB">
              <w:rPr>
                <w:rFonts w:ascii="Times New Roman" w:eastAsia="Calibri" w:hAnsi="Times New Roman" w:cs="Times New Roman"/>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594F931" w14:textId="77777777" w:rsidR="006463CD" w:rsidRPr="009807EB" w:rsidRDefault="00E84D3F">
            <w:pPr>
              <w:spacing w:before="240" w:after="240"/>
              <w:ind w:left="141" w:hanging="141"/>
              <w:rPr>
                <w:rFonts w:ascii="Times New Roman" w:eastAsia="Calibri" w:hAnsi="Times New Roman" w:cs="Times New Roman"/>
                <w:color w:val="000000"/>
              </w:rPr>
            </w:pPr>
            <w:r w:rsidRPr="009807EB">
              <w:rPr>
                <w:rFonts w:ascii="Times New Roman" w:eastAsia="Calibri" w:hAnsi="Times New Roman" w:cs="Times New Roman"/>
                <w:color w:val="000000"/>
              </w:rPr>
              <w:t>Surveillance Nodal Officer in control room</w:t>
            </w:r>
          </w:p>
        </w:tc>
      </w:tr>
      <w:tr w:rsidR="006463CD" w:rsidRPr="009807EB" w14:paraId="4A330668"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48E1DD"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Market entry</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B0DB9FE"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Market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A535E4" w14:textId="77777777"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One JHI</w:t>
            </w:r>
          </w:p>
          <w:p w14:paraId="351145E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One ASHA</w:t>
            </w:r>
          </w:p>
          <w:p w14:paraId="72B32267" w14:textId="77777777" w:rsidR="006463CD" w:rsidRPr="009807EB" w:rsidRDefault="00E84D3F">
            <w:pPr>
              <w:spacing w:after="240"/>
              <w:rPr>
                <w:rFonts w:ascii="Times New Roman" w:eastAsia="Calibri" w:hAnsi="Times New Roman" w:cs="Times New Roman"/>
                <w:color w:val="000000"/>
              </w:rPr>
            </w:pPr>
            <w:r w:rsidRPr="009807EB">
              <w:rPr>
                <w:rFonts w:ascii="Times New Roman" w:eastAsia="Calibri" w:hAnsi="Times New Roman" w:cs="Times New Roman"/>
                <w:color w:val="000000"/>
              </w:rPr>
              <w:t>Male health volunteers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3BBCCE" w14:textId="77777777"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1.Swab Collection.</w:t>
            </w:r>
          </w:p>
          <w:p w14:paraId="57C7208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2. Blood smears collection (RDT)</w:t>
            </w:r>
          </w:p>
          <w:p w14:paraId="0D38826A" w14:textId="77777777" w:rsidR="006463CD" w:rsidRPr="009807EB" w:rsidRDefault="00E84D3F">
            <w:pPr>
              <w:spacing w:after="240"/>
              <w:rPr>
                <w:rFonts w:ascii="Times New Roman" w:eastAsia="Calibri" w:hAnsi="Times New Roman" w:cs="Times New Roman"/>
                <w:color w:val="000000"/>
              </w:rPr>
            </w:pPr>
            <w:r w:rsidRPr="009807EB">
              <w:rPr>
                <w:rFonts w:ascii="Times New Roman" w:eastAsia="Calibri" w:hAnsi="Times New Roman" w:cs="Times New Roman"/>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BEFD108" w14:textId="77777777" w:rsidR="006463CD" w:rsidRPr="009807EB" w:rsidRDefault="00E84D3F">
            <w:pPr>
              <w:spacing w:before="240" w:after="240"/>
              <w:ind w:left="141"/>
              <w:rPr>
                <w:rFonts w:ascii="Times New Roman" w:eastAsia="Calibri" w:hAnsi="Times New Roman" w:cs="Times New Roman"/>
                <w:color w:val="000000"/>
              </w:rPr>
            </w:pPr>
            <w:r w:rsidRPr="009807EB">
              <w:rPr>
                <w:rFonts w:ascii="Times New Roman" w:eastAsia="Calibri" w:hAnsi="Times New Roman" w:cs="Times New Roman"/>
                <w:color w:val="000000"/>
              </w:rPr>
              <w:t>Surveillance Nodal Officer in control room</w:t>
            </w:r>
          </w:p>
        </w:tc>
      </w:tr>
      <w:tr w:rsidR="006463CD" w:rsidRPr="009807EB" w14:paraId="61E9C936" w14:textId="77777777">
        <w:trPr>
          <w:cantSplit/>
          <w:trHeight w:val="825"/>
          <w:tblHeader/>
        </w:trPr>
        <w:tc>
          <w:tcPr>
            <w:tcW w:w="13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89B034"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Boat jetty</w:t>
            </w:r>
          </w:p>
        </w:tc>
        <w:tc>
          <w:tcPr>
            <w:tcW w:w="18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398E5D"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Water transport</w:t>
            </w:r>
          </w:p>
        </w:tc>
        <w:tc>
          <w:tcPr>
            <w:tcW w:w="18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617469A" w14:textId="77777777"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One JHI</w:t>
            </w:r>
          </w:p>
          <w:p w14:paraId="15FC39F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One ASHA</w:t>
            </w:r>
          </w:p>
          <w:p w14:paraId="08499A05" w14:textId="77777777" w:rsidR="006463CD" w:rsidRPr="009807EB" w:rsidRDefault="00E84D3F">
            <w:pPr>
              <w:spacing w:after="240"/>
              <w:rPr>
                <w:rFonts w:ascii="Times New Roman" w:eastAsia="Calibri" w:hAnsi="Times New Roman" w:cs="Times New Roman"/>
                <w:color w:val="000000"/>
              </w:rPr>
            </w:pPr>
            <w:r w:rsidRPr="009807EB">
              <w:rPr>
                <w:rFonts w:ascii="Times New Roman" w:eastAsia="Calibri" w:hAnsi="Times New Roman" w:cs="Times New Roman"/>
                <w:color w:val="000000"/>
              </w:rPr>
              <w:t>Male health volunteers</w:t>
            </w:r>
          </w:p>
        </w:tc>
        <w:tc>
          <w:tcPr>
            <w:tcW w:w="252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A67601" w14:textId="77777777" w:rsidR="006463CD" w:rsidRPr="009807EB" w:rsidRDefault="00E84D3F">
            <w:pPr>
              <w:spacing w:before="240"/>
              <w:rPr>
                <w:rFonts w:ascii="Times New Roman" w:eastAsia="Calibri" w:hAnsi="Times New Roman" w:cs="Times New Roman"/>
                <w:color w:val="000000"/>
              </w:rPr>
            </w:pPr>
            <w:r w:rsidRPr="009807EB">
              <w:rPr>
                <w:rFonts w:ascii="Times New Roman" w:eastAsia="Calibri" w:hAnsi="Times New Roman" w:cs="Times New Roman"/>
                <w:color w:val="000000"/>
              </w:rPr>
              <w:t>1.Swab Collection.</w:t>
            </w:r>
          </w:p>
          <w:p w14:paraId="2F09C31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2. Blood smears collection (RDT)</w:t>
            </w:r>
          </w:p>
          <w:p w14:paraId="248DB161" w14:textId="77777777" w:rsidR="006463CD" w:rsidRPr="009807EB" w:rsidRDefault="00E84D3F">
            <w:pPr>
              <w:spacing w:after="240"/>
              <w:rPr>
                <w:rFonts w:ascii="Times New Roman" w:eastAsia="Calibri" w:hAnsi="Times New Roman" w:cs="Times New Roman"/>
                <w:color w:val="000000"/>
              </w:rPr>
            </w:pPr>
            <w:r w:rsidRPr="009807EB">
              <w:rPr>
                <w:rFonts w:ascii="Times New Roman" w:eastAsia="Calibri" w:hAnsi="Times New Roman" w:cs="Times New Roman"/>
                <w:color w:val="000000"/>
              </w:rPr>
              <w:t>3.Thermal Scanners</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ADAAB48" w14:textId="77777777" w:rsidR="006463CD" w:rsidRPr="009807EB" w:rsidRDefault="00E84D3F">
            <w:pPr>
              <w:spacing w:before="240" w:after="240"/>
              <w:ind w:left="141"/>
              <w:rPr>
                <w:rFonts w:ascii="Times New Roman" w:eastAsia="Calibri" w:hAnsi="Times New Roman" w:cs="Times New Roman"/>
                <w:color w:val="000000"/>
              </w:rPr>
            </w:pPr>
            <w:r w:rsidRPr="009807EB">
              <w:rPr>
                <w:rFonts w:ascii="Times New Roman" w:eastAsia="Calibri" w:hAnsi="Times New Roman" w:cs="Times New Roman"/>
                <w:color w:val="000000"/>
              </w:rPr>
              <w:t>Surveillance Nodal Officer in control room</w:t>
            </w:r>
          </w:p>
        </w:tc>
      </w:tr>
    </w:tbl>
    <w:p w14:paraId="60D917B9" w14:textId="77777777" w:rsidR="006463CD" w:rsidRPr="009807EB" w:rsidRDefault="00E84D3F">
      <w:pPr>
        <w:pStyle w:val="Heading2"/>
        <w:keepNext w:val="0"/>
        <w:keepLines w:val="0"/>
        <w:spacing w:before="360" w:line="360" w:lineRule="auto"/>
        <w:rPr>
          <w:rFonts w:ascii="Times New Roman" w:eastAsia="Calibri" w:hAnsi="Times New Roman" w:cs="Times New Roman"/>
          <w:color w:val="000000"/>
          <w:sz w:val="24"/>
          <w:szCs w:val="24"/>
        </w:rPr>
      </w:pPr>
      <w:bookmarkStart w:id="62" w:name="_heading=h.8kpf2jkar63m" w:colFirst="0" w:colLast="0"/>
      <w:bookmarkEnd w:id="62"/>
      <w:r w:rsidRPr="009807EB">
        <w:rPr>
          <w:rFonts w:ascii="Times New Roman" w:eastAsia="Calibri" w:hAnsi="Times New Roman" w:cs="Times New Roman"/>
          <w:color w:val="000000"/>
          <w:sz w:val="26"/>
          <w:szCs w:val="26"/>
        </w:rPr>
        <w:t>Standard Screening Protocol</w:t>
      </w:r>
    </w:p>
    <w:p w14:paraId="036FFEC2" w14:textId="77777777" w:rsidR="006463CD" w:rsidRPr="009807EB" w:rsidRDefault="00E84D3F">
      <w:pPr>
        <w:spacing w:before="240" w:after="240" w:line="360" w:lineRule="auto"/>
        <w:ind w:left="720"/>
        <w:rPr>
          <w:rFonts w:ascii="Times New Roman" w:eastAsia="Calibri" w:hAnsi="Times New Roman" w:cs="Times New Roman"/>
          <w:color w:val="000000"/>
          <w:sz w:val="16"/>
          <w:szCs w:val="16"/>
        </w:rPr>
      </w:pPr>
      <w:r w:rsidRPr="009807EB">
        <w:rPr>
          <w:rFonts w:ascii="Times New Roman" w:eastAsia="Calibri" w:hAnsi="Times New Roman" w:cs="Times New Roman"/>
          <w:noProof/>
          <w:color w:val="000000"/>
          <w:sz w:val="16"/>
          <w:szCs w:val="16"/>
        </w:rPr>
        <w:drawing>
          <wp:inline distT="114300" distB="114300" distL="114300" distR="114300" wp14:anchorId="35B1E47B" wp14:editId="049719D4">
            <wp:extent cx="5836285" cy="1638300"/>
            <wp:effectExtent l="0" t="0" r="0" b="0"/>
            <wp:docPr id="57" name="image7.png"/>
            <wp:cNvGraphicFramePr/>
            <a:graphic xmlns:a="http://schemas.openxmlformats.org/drawingml/2006/main">
              <a:graphicData uri="http://schemas.openxmlformats.org/drawingml/2006/picture">
                <pic:pic xmlns:pic="http://schemas.openxmlformats.org/drawingml/2006/picture">
                  <pic:nvPicPr>
                    <pic:cNvPr id="57" name="image7.png"/>
                    <pic:cNvPicPr preferRelativeResize="0"/>
                  </pic:nvPicPr>
                  <pic:blipFill>
                    <a:blip r:embed="rId31"/>
                    <a:srcRect/>
                    <a:stretch>
                      <a:fillRect/>
                    </a:stretch>
                  </pic:blipFill>
                  <pic:spPr>
                    <a:xfrm>
                      <a:off x="0" y="0"/>
                      <a:ext cx="5836610" cy="1638300"/>
                    </a:xfrm>
                    <a:prstGeom prst="rect">
                      <a:avLst/>
                    </a:prstGeom>
                  </pic:spPr>
                </pic:pic>
              </a:graphicData>
            </a:graphic>
          </wp:inline>
        </w:drawing>
      </w:r>
    </w:p>
    <w:p w14:paraId="7A8D1730" w14:textId="77777777" w:rsidR="006463CD" w:rsidRPr="009807EB" w:rsidRDefault="00E84D3F">
      <w:pPr>
        <w:spacing w:before="240" w:after="240" w:line="360" w:lineRule="auto"/>
        <w:ind w:left="72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The screening protocol shall include temperature screening, observation for visible symptoms, and inquiry regarding recent travel or exposure history. Individuals identified as suspects during screening shall be immediately referred to the nearest PHC/FHC for further evaluation, testing, and appropriate action as per prevailing guidelines.</w:t>
      </w:r>
    </w:p>
    <w:p w14:paraId="11BF8DEB" w14:textId="77777777" w:rsidR="006463CD" w:rsidRPr="009807EB" w:rsidRDefault="00E84D3F">
      <w:pPr>
        <w:pStyle w:val="Heading3"/>
        <w:numPr>
          <w:ilvl w:val="0"/>
          <w:numId w:val="9"/>
        </w:numPr>
        <w:rPr>
          <w:rFonts w:ascii="Times New Roman" w:eastAsia="Calibri" w:hAnsi="Times New Roman" w:cs="Times New Roman"/>
          <w:b/>
          <w:bCs/>
          <w:color w:val="000000"/>
          <w:sz w:val="24"/>
          <w:szCs w:val="24"/>
        </w:rPr>
      </w:pPr>
      <w:bookmarkStart w:id="63" w:name="_heading=h.2wt8oehoj62t" w:colFirst="0" w:colLast="0"/>
      <w:bookmarkEnd w:id="63"/>
      <w:r w:rsidRPr="009807EB">
        <w:rPr>
          <w:rFonts w:ascii="Times New Roman" w:eastAsia="Calibri" w:hAnsi="Times New Roman" w:cs="Times New Roman"/>
          <w:b/>
          <w:bCs/>
          <w:color w:val="000000"/>
          <w:sz w:val="24"/>
          <w:szCs w:val="24"/>
        </w:rPr>
        <w:t>Pandemic Control Room</w:t>
      </w:r>
    </w:p>
    <w:p w14:paraId="7CB41F0C"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Pandemic Control Room (PCR) serves as the central nerve </w:t>
      </w:r>
      <w:proofErr w:type="spellStart"/>
      <w:r w:rsidRPr="009807EB">
        <w:rPr>
          <w:rFonts w:ascii="Times New Roman" w:eastAsia="Calibri" w:hAnsi="Times New Roman" w:cs="Times New Roman"/>
          <w:color w:val="000000"/>
        </w:rPr>
        <w:t>center</w:t>
      </w:r>
      <w:proofErr w:type="spellEnd"/>
      <w:r w:rsidRPr="009807EB">
        <w:rPr>
          <w:rFonts w:ascii="Times New Roman" w:eastAsia="Calibri" w:hAnsi="Times New Roman" w:cs="Times New Roman"/>
          <w:color w:val="000000"/>
        </w:rPr>
        <w:t xml:space="preserve"> for real-time coordination, data aggregation, decision support, and communication during outbreaks. It consolidates information from all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teams, health facilities and community sources to enable rapid response decisions.</w:t>
      </w:r>
    </w:p>
    <w:p w14:paraId="251815C8" w14:textId="77777777" w:rsidR="006463CD" w:rsidRPr="009807EB" w:rsidRDefault="00E84D3F">
      <w:pPr>
        <w:pStyle w:val="Heading3"/>
        <w:keepNext w:val="0"/>
        <w:keepLines w:val="0"/>
        <w:spacing w:before="360"/>
        <w:ind w:left="720"/>
        <w:rPr>
          <w:rFonts w:ascii="Times New Roman" w:eastAsia="Calibri" w:hAnsi="Times New Roman" w:cs="Times New Roman"/>
          <w:b/>
          <w:bCs/>
          <w:color w:val="000000"/>
          <w:sz w:val="24"/>
          <w:szCs w:val="24"/>
        </w:rPr>
      </w:pPr>
      <w:bookmarkStart w:id="64" w:name="_heading=h.7bl6xdb1yhsm" w:colFirst="0" w:colLast="0"/>
      <w:bookmarkEnd w:id="64"/>
      <w:r w:rsidRPr="009807EB">
        <w:rPr>
          <w:rFonts w:ascii="Times New Roman" w:eastAsia="Calibri" w:hAnsi="Times New Roman" w:cs="Times New Roman"/>
          <w:b/>
          <w:bCs/>
          <w:color w:val="000000"/>
          <w:sz w:val="24"/>
          <w:szCs w:val="24"/>
        </w:rPr>
        <w:t>Control Room Infrastructure and Location</w:t>
      </w:r>
    </w:p>
    <w:p w14:paraId="28086E67" w14:textId="77777777" w:rsidR="006463CD" w:rsidRPr="009807EB" w:rsidRDefault="00E84D3F">
      <w:pPr>
        <w:spacing w:before="120" w:after="120"/>
        <w:ind w:left="720"/>
        <w:rPr>
          <w:rFonts w:ascii="Times New Roman" w:eastAsia="Calibri" w:hAnsi="Times New Roman" w:cs="Times New Roman"/>
          <w:color w:val="000000"/>
        </w:rPr>
      </w:pPr>
      <w:r w:rsidRPr="009807EB">
        <w:rPr>
          <w:rFonts w:ascii="Times New Roman" w:eastAsia="Calibri" w:hAnsi="Times New Roman" w:cs="Times New Roman"/>
          <w:b/>
          <w:bCs/>
          <w:color w:val="000000"/>
        </w:rPr>
        <w:t>Primary Location:</w:t>
      </w:r>
      <w:r w:rsidRPr="009807EB">
        <w:rPr>
          <w:rFonts w:ascii="Times New Roman" w:eastAsia="Calibri" w:hAnsi="Times New Roman" w:cs="Times New Roman"/>
          <w:color w:val="000000"/>
        </w:rPr>
        <w:t xml:space="preserve"> </w:t>
      </w:r>
      <w:proofErr w:type="spellStart"/>
      <w:r w:rsidRPr="009807EB">
        <w:rPr>
          <w:rFonts w:ascii="Times New Roman" w:eastAsia="Calibri" w:hAnsi="Times New Roman" w:cs="Times New Roman"/>
          <w:color w:val="000000"/>
        </w:rPr>
        <w:t>muthukulam</w:t>
      </w:r>
      <w:proofErr w:type="spellEnd"/>
      <w:r w:rsidRPr="009807EB">
        <w:rPr>
          <w:rFonts w:ascii="Times New Roman" w:eastAsia="Calibri" w:hAnsi="Times New Roman" w:cs="Times New Roman"/>
        </w:rPr>
        <w:t xml:space="preserve"> Block</w:t>
      </w:r>
      <w:r w:rsidRPr="009807EB">
        <w:rPr>
          <w:rFonts w:ascii="Times New Roman" w:eastAsia="Calibri" w:hAnsi="Times New Roman" w:cs="Times New Roman"/>
          <w:color w:val="000000"/>
        </w:rPr>
        <w:t xml:space="preserve"> Panchayath Office.</w:t>
      </w:r>
    </w:p>
    <w:p w14:paraId="6680299A" w14:textId="77777777" w:rsidR="006463CD" w:rsidRPr="009807EB" w:rsidRDefault="00E84D3F">
      <w:pPr>
        <w:spacing w:before="120" w:after="120"/>
        <w:ind w:left="720"/>
        <w:rPr>
          <w:rFonts w:ascii="Times New Roman" w:eastAsia="Calibri" w:hAnsi="Times New Roman" w:cs="Times New Roman"/>
          <w:color w:val="000000"/>
        </w:rPr>
      </w:pPr>
      <w:bookmarkStart w:id="65" w:name="_heading=h.f5hwikxqact0" w:colFirst="0" w:colLast="0"/>
      <w:bookmarkEnd w:id="65"/>
      <w:r w:rsidRPr="009807EB">
        <w:rPr>
          <w:rFonts w:ascii="Times New Roman" w:eastAsia="Calibri" w:hAnsi="Times New Roman" w:cs="Times New Roman"/>
          <w:b/>
          <w:bCs/>
          <w:color w:val="000000"/>
        </w:rPr>
        <w:t>Backup Location:</w:t>
      </w: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 xml:space="preserve">CHC </w:t>
      </w:r>
      <w:proofErr w:type="spellStart"/>
      <w:r w:rsidRPr="009807EB">
        <w:rPr>
          <w:rFonts w:ascii="Times New Roman" w:eastAsia="Calibri" w:hAnsi="Times New Roman" w:cs="Times New Roman"/>
        </w:rPr>
        <w:t>Muthukulam</w:t>
      </w:r>
      <w:proofErr w:type="spellEnd"/>
    </w:p>
    <w:p w14:paraId="5DC8DE06" w14:textId="77777777" w:rsidR="006463CD" w:rsidRPr="009807EB" w:rsidRDefault="00E84D3F">
      <w:pPr>
        <w:pStyle w:val="Heading3"/>
        <w:spacing w:before="120" w:after="120"/>
        <w:ind w:left="720"/>
        <w:rPr>
          <w:rFonts w:ascii="Times New Roman" w:eastAsia="Calibri" w:hAnsi="Times New Roman" w:cs="Times New Roman"/>
          <w:color w:val="000000"/>
          <w:sz w:val="24"/>
          <w:szCs w:val="24"/>
        </w:rPr>
      </w:pPr>
      <w:bookmarkStart w:id="66" w:name="_heading=h.pda69lygwdxz" w:colFirst="0" w:colLast="0"/>
      <w:bookmarkEnd w:id="66"/>
      <w:r w:rsidRPr="009807EB">
        <w:rPr>
          <w:rFonts w:ascii="Times New Roman" w:eastAsia="Calibri" w:hAnsi="Times New Roman" w:cs="Times New Roman"/>
          <w:color w:val="000000"/>
          <w:sz w:val="24"/>
          <w:szCs w:val="24"/>
        </w:rPr>
        <w:t>Health System Control Room Framework</w:t>
      </w:r>
    </w:p>
    <w:p w14:paraId="7DFA674A"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PCR is organized into </w:t>
      </w:r>
      <w:r w:rsidRPr="009807EB">
        <w:rPr>
          <w:rFonts w:ascii="Times New Roman" w:eastAsia="Calibri" w:hAnsi="Times New Roman" w:cs="Times New Roman"/>
          <w:b/>
          <w:bCs/>
          <w:color w:val="000000"/>
        </w:rPr>
        <w:t>seven functional pillars</w:t>
      </w:r>
      <w:r w:rsidRPr="009807EB">
        <w:rPr>
          <w:rFonts w:ascii="Times New Roman" w:eastAsia="Calibri" w:hAnsi="Times New Roman" w:cs="Times New Roman"/>
          <w:color w:val="000000"/>
        </w:rPr>
        <w:t xml:space="preserve"> to ensure no aspect of the response is overlooked:</w:t>
      </w:r>
    </w:p>
    <w:p w14:paraId="0A597D4B" w14:textId="77777777" w:rsidR="006463CD" w:rsidRPr="009807EB" w:rsidRDefault="00E84D3F">
      <w:pPr>
        <w:pStyle w:val="Heading4"/>
        <w:numPr>
          <w:ilvl w:val="0"/>
          <w:numId w:val="11"/>
        </w:numPr>
        <w:spacing w:after="0"/>
        <w:rPr>
          <w:rFonts w:ascii="Times New Roman" w:eastAsia="Calibri" w:hAnsi="Times New Roman" w:cs="Times New Roman"/>
          <w:b/>
          <w:bCs/>
          <w:color w:val="000000"/>
        </w:rPr>
      </w:pPr>
      <w:bookmarkStart w:id="67" w:name="_heading=h.2yvc9rot0is" w:colFirst="0" w:colLast="0"/>
      <w:bookmarkEnd w:id="67"/>
      <w:r w:rsidRPr="009807EB">
        <w:rPr>
          <w:rFonts w:ascii="Times New Roman" w:eastAsia="Calibri" w:hAnsi="Times New Roman" w:cs="Times New Roman"/>
          <w:b/>
          <w:bCs/>
          <w:color w:val="000000"/>
        </w:rPr>
        <w:t>Rapid Response Team (RRT)</w:t>
      </w:r>
    </w:p>
    <w:p w14:paraId="26286005" w14:textId="77777777" w:rsidR="006463CD" w:rsidRPr="009807EB" w:rsidRDefault="00E84D3F">
      <w:pPr>
        <w:numPr>
          <w:ilvl w:val="1"/>
          <w:numId w:val="11"/>
        </w:numPr>
        <w:jc w:val="left"/>
        <w:rPr>
          <w:rFonts w:ascii="Times New Roman" w:eastAsia="Garamond" w:hAnsi="Times New Roman" w:cs="Times New Roman"/>
          <w:color w:val="000000"/>
        </w:rPr>
      </w:pPr>
      <w:r w:rsidRPr="009807EB">
        <w:rPr>
          <w:rFonts w:ascii="Times New Roman" w:eastAsia="Calibri" w:hAnsi="Times New Roman" w:cs="Times New Roman"/>
          <w:color w:val="000000"/>
        </w:rPr>
        <w:t>Provides immediate intervention during emergencies, clusters, and field alerts.​</w:t>
      </w:r>
    </w:p>
    <w:p w14:paraId="75F85503" w14:textId="77777777" w:rsidR="006463CD" w:rsidRPr="009807EB" w:rsidRDefault="00E84D3F">
      <w:pPr>
        <w:numPr>
          <w:ilvl w:val="1"/>
          <w:numId w:val="11"/>
        </w:numPr>
        <w:jc w:val="left"/>
        <w:rPr>
          <w:rFonts w:ascii="Times New Roman" w:eastAsia="Garamond" w:hAnsi="Times New Roman" w:cs="Times New Roman"/>
          <w:color w:val="000000"/>
        </w:rPr>
      </w:pPr>
      <w:r w:rsidRPr="009807EB">
        <w:rPr>
          <w:rFonts w:ascii="Times New Roman" w:eastAsia="Calibri" w:hAnsi="Times New Roman" w:cs="Times New Roman"/>
          <w:color w:val="000000"/>
        </w:rPr>
        <w:t>Coordinates urgent actions such as case investigation, contact tracing, isolation, and inter‑facility referrals.</w:t>
      </w:r>
    </w:p>
    <w:p w14:paraId="52E252F1" w14:textId="77777777" w:rsidR="006463CD" w:rsidRPr="009807EB" w:rsidRDefault="00E84D3F">
      <w:pPr>
        <w:pStyle w:val="Heading4"/>
        <w:numPr>
          <w:ilvl w:val="0"/>
          <w:numId w:val="11"/>
        </w:numPr>
        <w:rPr>
          <w:rFonts w:ascii="Times New Roman" w:eastAsia="Calibri" w:hAnsi="Times New Roman" w:cs="Times New Roman"/>
          <w:b/>
          <w:bCs/>
          <w:color w:val="000000"/>
        </w:rPr>
      </w:pPr>
      <w:bookmarkStart w:id="68" w:name="_heading=h.d4t0k4hs4u6" w:colFirst="0" w:colLast="0"/>
      <w:bookmarkEnd w:id="68"/>
      <w:r w:rsidRPr="009807EB">
        <w:rPr>
          <w:rFonts w:ascii="Times New Roman" w:eastAsia="Calibri" w:hAnsi="Times New Roman" w:cs="Times New Roman"/>
          <w:b/>
          <w:bCs/>
          <w:color w:val="000000"/>
        </w:rPr>
        <w:t>Data Management &amp; Analytics Team</w:t>
      </w:r>
    </w:p>
    <w:p w14:paraId="4F94D552" w14:textId="77777777" w:rsidR="006463CD" w:rsidRPr="009807EB" w:rsidRDefault="00E84D3F">
      <w:pPr>
        <w:numPr>
          <w:ilvl w:val="1"/>
          <w:numId w:val="11"/>
        </w:numPr>
        <w:spacing w:before="40"/>
        <w:jc w:val="left"/>
        <w:rPr>
          <w:rFonts w:ascii="Times New Roman" w:eastAsia="Garamond" w:hAnsi="Times New Roman" w:cs="Times New Roman"/>
          <w:color w:val="000000"/>
        </w:rPr>
      </w:pPr>
      <w:r w:rsidRPr="009807EB">
        <w:rPr>
          <w:rFonts w:ascii="Times New Roman" w:eastAsia="Calibri" w:hAnsi="Times New Roman" w:cs="Times New Roman"/>
          <w:color w:val="000000"/>
        </w:rPr>
        <w:t>Collects, validates, and manages key health system indicators (cases, tests, beds, HR, supplies).​</w:t>
      </w:r>
    </w:p>
    <w:p w14:paraId="1BC8889A" w14:textId="77777777" w:rsidR="006463CD" w:rsidRPr="009807EB" w:rsidRDefault="00E84D3F">
      <w:pPr>
        <w:numPr>
          <w:ilvl w:val="1"/>
          <w:numId w:val="11"/>
        </w:numPr>
        <w:jc w:val="left"/>
        <w:rPr>
          <w:rFonts w:ascii="Times New Roman" w:eastAsia="Garamond" w:hAnsi="Times New Roman" w:cs="Times New Roman"/>
          <w:color w:val="000000"/>
        </w:rPr>
      </w:pPr>
      <w:proofErr w:type="spellStart"/>
      <w:r w:rsidRPr="009807EB">
        <w:rPr>
          <w:rFonts w:ascii="Times New Roman" w:eastAsia="Calibri" w:hAnsi="Times New Roman" w:cs="Times New Roman"/>
          <w:color w:val="000000"/>
        </w:rPr>
        <w:t>Analyzes</w:t>
      </w:r>
      <w:proofErr w:type="spellEnd"/>
      <w:r w:rsidRPr="009807EB">
        <w:rPr>
          <w:rFonts w:ascii="Times New Roman" w:eastAsia="Calibri" w:hAnsi="Times New Roman" w:cs="Times New Roman"/>
          <w:color w:val="000000"/>
        </w:rPr>
        <w:t xml:space="preserve"> data trends, generates projections, and supports evidence‑based decision‑making for local authorities.</w:t>
      </w:r>
    </w:p>
    <w:p w14:paraId="772D3F4E" w14:textId="77777777" w:rsidR="006463CD" w:rsidRPr="009807EB" w:rsidRDefault="00E84D3F">
      <w:pPr>
        <w:pStyle w:val="Heading4"/>
        <w:numPr>
          <w:ilvl w:val="0"/>
          <w:numId w:val="11"/>
        </w:numPr>
        <w:rPr>
          <w:rFonts w:ascii="Times New Roman" w:eastAsia="Calibri" w:hAnsi="Times New Roman" w:cs="Times New Roman"/>
          <w:b/>
          <w:bCs/>
          <w:color w:val="000000"/>
        </w:rPr>
      </w:pPr>
      <w:bookmarkStart w:id="69" w:name="_heading=h.5ghuopvdu490" w:colFirst="0" w:colLast="0"/>
      <w:bookmarkEnd w:id="69"/>
      <w:r w:rsidRPr="009807EB">
        <w:rPr>
          <w:rFonts w:ascii="Times New Roman" w:eastAsia="Calibri" w:hAnsi="Times New Roman" w:cs="Times New Roman"/>
          <w:b/>
          <w:bCs/>
          <w:color w:val="000000"/>
        </w:rPr>
        <w:t>Human Resource Deployment Team</w:t>
      </w:r>
    </w:p>
    <w:p w14:paraId="1DE2787E" w14:textId="77777777" w:rsidR="006463CD" w:rsidRPr="009807EB" w:rsidRDefault="00E84D3F">
      <w:pPr>
        <w:numPr>
          <w:ilvl w:val="1"/>
          <w:numId w:val="11"/>
        </w:numPr>
        <w:spacing w:before="40"/>
        <w:jc w:val="left"/>
        <w:rPr>
          <w:rFonts w:ascii="Times New Roman" w:eastAsia="Calibri" w:hAnsi="Times New Roman" w:cs="Times New Roman"/>
          <w:color w:val="000000"/>
        </w:rPr>
      </w:pPr>
      <w:r w:rsidRPr="009807EB">
        <w:rPr>
          <w:rFonts w:ascii="Times New Roman" w:eastAsia="Calibri" w:hAnsi="Times New Roman" w:cs="Times New Roman"/>
          <w:color w:val="000000"/>
        </w:rPr>
        <w:t>Allocates healthcare staff efficiently based on workload and need</w:t>
      </w:r>
    </w:p>
    <w:p w14:paraId="143535A5" w14:textId="77777777" w:rsidR="006463CD" w:rsidRPr="009807EB" w:rsidRDefault="00E84D3F">
      <w:pPr>
        <w:numPr>
          <w:ilvl w:val="1"/>
          <w:numId w:val="11"/>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Ensures adequate and equitable workforce distribution across facilities</w:t>
      </w:r>
    </w:p>
    <w:p w14:paraId="5857B370" w14:textId="77777777" w:rsidR="006463CD" w:rsidRPr="009807EB" w:rsidRDefault="00E84D3F">
      <w:pPr>
        <w:pStyle w:val="Heading4"/>
        <w:numPr>
          <w:ilvl w:val="0"/>
          <w:numId w:val="11"/>
        </w:numPr>
        <w:rPr>
          <w:rFonts w:ascii="Times New Roman" w:eastAsia="Calibri" w:hAnsi="Times New Roman" w:cs="Times New Roman"/>
          <w:b/>
          <w:bCs/>
          <w:color w:val="000000"/>
        </w:rPr>
      </w:pPr>
      <w:bookmarkStart w:id="70" w:name="_heading=h.imhzhcfl348k" w:colFirst="0" w:colLast="0"/>
      <w:bookmarkEnd w:id="70"/>
      <w:r w:rsidRPr="009807EB">
        <w:rPr>
          <w:rFonts w:ascii="Times New Roman" w:eastAsia="Calibri" w:hAnsi="Times New Roman" w:cs="Times New Roman"/>
          <w:b/>
          <w:bCs/>
          <w:color w:val="000000"/>
        </w:rPr>
        <w:t>Laboratory Surveillance Team</w:t>
      </w:r>
    </w:p>
    <w:p w14:paraId="378BA7E1" w14:textId="77777777" w:rsidR="006463CD" w:rsidRPr="009807EB" w:rsidRDefault="00E84D3F">
      <w:pPr>
        <w:numPr>
          <w:ilvl w:val="1"/>
          <w:numId w:val="11"/>
        </w:numPr>
        <w:spacing w:before="40"/>
        <w:jc w:val="left"/>
        <w:rPr>
          <w:rFonts w:ascii="Times New Roman" w:eastAsia="Garamond" w:hAnsi="Times New Roman" w:cs="Times New Roman"/>
          <w:color w:val="000000"/>
        </w:rPr>
      </w:pPr>
      <w:r w:rsidRPr="009807EB">
        <w:rPr>
          <w:rFonts w:ascii="Times New Roman" w:eastAsia="Calibri" w:hAnsi="Times New Roman" w:cs="Times New Roman"/>
          <w:color w:val="000000"/>
        </w:rPr>
        <w:t>Oversees diagnostic testing coordination, sample transport, and timely reporting of results.​</w:t>
      </w:r>
    </w:p>
    <w:p w14:paraId="03B43490" w14:textId="77777777" w:rsidR="006463CD" w:rsidRPr="009807EB" w:rsidRDefault="00E84D3F">
      <w:pPr>
        <w:numPr>
          <w:ilvl w:val="1"/>
          <w:numId w:val="11"/>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Monitors lab indicators (testing volume, positivity rate, turnaround time) for early detection of outbreaks</w:t>
      </w:r>
    </w:p>
    <w:p w14:paraId="33513947" w14:textId="77777777" w:rsidR="006463CD" w:rsidRPr="009807EB" w:rsidRDefault="00E84D3F">
      <w:pPr>
        <w:pStyle w:val="Heading4"/>
        <w:numPr>
          <w:ilvl w:val="0"/>
          <w:numId w:val="11"/>
        </w:numPr>
        <w:rPr>
          <w:rFonts w:ascii="Times New Roman" w:eastAsia="Calibri" w:hAnsi="Times New Roman" w:cs="Times New Roman"/>
          <w:b/>
          <w:bCs/>
          <w:color w:val="000000"/>
        </w:rPr>
      </w:pPr>
      <w:bookmarkStart w:id="71" w:name="_heading=h.2md0z1i6nauu" w:colFirst="0" w:colLast="0"/>
      <w:bookmarkEnd w:id="71"/>
      <w:r w:rsidRPr="009807EB">
        <w:rPr>
          <w:rFonts w:ascii="Times New Roman" w:eastAsia="Calibri" w:hAnsi="Times New Roman" w:cs="Times New Roman"/>
          <w:b/>
          <w:bCs/>
          <w:color w:val="000000"/>
        </w:rPr>
        <w:lastRenderedPageBreak/>
        <w:t xml:space="preserve">Vaccination Cell (If </w:t>
      </w:r>
      <w:proofErr w:type="gramStart"/>
      <w:r w:rsidRPr="009807EB">
        <w:rPr>
          <w:rFonts w:ascii="Times New Roman" w:eastAsia="Calibri" w:hAnsi="Times New Roman" w:cs="Times New Roman"/>
          <w:b/>
          <w:bCs/>
          <w:color w:val="000000"/>
        </w:rPr>
        <w:t>Required</w:t>
      </w:r>
      <w:proofErr w:type="gramEnd"/>
      <w:r w:rsidRPr="009807EB">
        <w:rPr>
          <w:rFonts w:ascii="Times New Roman" w:eastAsia="Calibri" w:hAnsi="Times New Roman" w:cs="Times New Roman"/>
          <w:b/>
          <w:bCs/>
          <w:color w:val="000000"/>
        </w:rPr>
        <w:t>)</w:t>
      </w:r>
    </w:p>
    <w:p w14:paraId="4E0F1EC7" w14:textId="77777777" w:rsidR="006463CD" w:rsidRPr="009807EB" w:rsidRDefault="00E84D3F">
      <w:pPr>
        <w:numPr>
          <w:ilvl w:val="1"/>
          <w:numId w:val="11"/>
        </w:numPr>
        <w:spacing w:before="40"/>
        <w:jc w:val="left"/>
        <w:rPr>
          <w:rFonts w:ascii="Times New Roman" w:eastAsia="Garamond" w:hAnsi="Times New Roman" w:cs="Times New Roman"/>
          <w:color w:val="000000"/>
        </w:rPr>
      </w:pPr>
      <w:r w:rsidRPr="009807EB">
        <w:rPr>
          <w:rFonts w:ascii="Times New Roman" w:eastAsia="Calibri" w:hAnsi="Times New Roman" w:cs="Times New Roman"/>
          <w:color w:val="000000"/>
        </w:rPr>
        <w:t>Plans and executes vaccination campaigns, including micro‑planning and session scheduling.​</w:t>
      </w:r>
    </w:p>
    <w:p w14:paraId="351C84CC" w14:textId="77777777" w:rsidR="006463CD" w:rsidRPr="009807EB" w:rsidRDefault="00E84D3F">
      <w:pPr>
        <w:numPr>
          <w:ilvl w:val="1"/>
          <w:numId w:val="11"/>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Tracks coverage, identifies gaps, and coordinates corrective actions with field teams and outreach services.</w:t>
      </w:r>
    </w:p>
    <w:p w14:paraId="221F4B0C" w14:textId="77777777" w:rsidR="006463CD" w:rsidRPr="009807EB" w:rsidRDefault="00E84D3F">
      <w:pPr>
        <w:pStyle w:val="Heading4"/>
        <w:numPr>
          <w:ilvl w:val="0"/>
          <w:numId w:val="11"/>
        </w:numPr>
        <w:rPr>
          <w:rFonts w:ascii="Times New Roman" w:eastAsia="Calibri" w:hAnsi="Times New Roman" w:cs="Times New Roman"/>
          <w:b/>
          <w:bCs/>
          <w:color w:val="000000"/>
        </w:rPr>
      </w:pPr>
      <w:bookmarkStart w:id="72" w:name="_heading=h.jqjxlxqaccid" w:colFirst="0" w:colLast="0"/>
      <w:bookmarkEnd w:id="72"/>
      <w:r w:rsidRPr="009807EB">
        <w:rPr>
          <w:rFonts w:ascii="Times New Roman" w:eastAsia="Calibri" w:hAnsi="Times New Roman" w:cs="Times New Roman"/>
          <w:b/>
          <w:bCs/>
          <w:color w:val="000000"/>
        </w:rPr>
        <w:t>Infrastructure &amp; Patient Occupancy Team</w:t>
      </w:r>
    </w:p>
    <w:p w14:paraId="258EC308" w14:textId="77777777" w:rsidR="006463CD" w:rsidRPr="009807EB" w:rsidRDefault="00E84D3F">
      <w:pPr>
        <w:numPr>
          <w:ilvl w:val="1"/>
          <w:numId w:val="11"/>
        </w:numPr>
        <w:spacing w:before="40"/>
        <w:jc w:val="left"/>
        <w:rPr>
          <w:rFonts w:ascii="Times New Roman" w:eastAsia="Garamond" w:hAnsi="Times New Roman" w:cs="Times New Roman"/>
          <w:color w:val="000000"/>
        </w:rPr>
      </w:pPr>
      <w:r w:rsidRPr="009807EB">
        <w:rPr>
          <w:rFonts w:ascii="Times New Roman" w:eastAsia="Calibri" w:hAnsi="Times New Roman" w:cs="Times New Roman"/>
          <w:color w:val="000000"/>
        </w:rPr>
        <w:t>Monitors facility capacity, earmarked beds, oxygen and critical care resources across all linked facilities.​</w:t>
      </w:r>
    </w:p>
    <w:p w14:paraId="70DCE22B" w14:textId="77777777" w:rsidR="006463CD" w:rsidRPr="009807EB" w:rsidRDefault="00E84D3F">
      <w:pPr>
        <w:numPr>
          <w:ilvl w:val="1"/>
          <w:numId w:val="11"/>
        </w:numPr>
        <w:jc w:val="left"/>
        <w:rPr>
          <w:rFonts w:ascii="Times New Roman" w:eastAsia="Garamond" w:hAnsi="Times New Roman" w:cs="Times New Roman"/>
          <w:color w:val="000000"/>
        </w:rPr>
      </w:pPr>
      <w:r w:rsidRPr="009807EB">
        <w:rPr>
          <w:rFonts w:ascii="Times New Roman" w:eastAsia="Calibri" w:hAnsi="Times New Roman" w:cs="Times New Roman"/>
          <w:color w:val="000000"/>
        </w:rPr>
        <w:t>Ensures optimal patient distribution and referral management using updated bed‑status and resource data.</w:t>
      </w:r>
    </w:p>
    <w:p w14:paraId="64DD8AC6" w14:textId="77777777" w:rsidR="006463CD" w:rsidRPr="009807EB" w:rsidRDefault="00E84D3F">
      <w:pPr>
        <w:numPr>
          <w:ilvl w:val="1"/>
          <w:numId w:val="11"/>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BMWM</w:t>
      </w:r>
    </w:p>
    <w:p w14:paraId="2221B136" w14:textId="77777777" w:rsidR="006463CD" w:rsidRPr="009807EB" w:rsidRDefault="00E84D3F">
      <w:pPr>
        <w:pStyle w:val="Heading4"/>
        <w:numPr>
          <w:ilvl w:val="0"/>
          <w:numId w:val="11"/>
        </w:numPr>
        <w:rPr>
          <w:rFonts w:ascii="Times New Roman" w:eastAsia="Calibri" w:hAnsi="Times New Roman" w:cs="Times New Roman"/>
          <w:b/>
          <w:bCs/>
          <w:color w:val="000000"/>
        </w:rPr>
      </w:pPr>
      <w:bookmarkStart w:id="73" w:name="_heading=h.4ae1qeb7dbyg" w:colFirst="0" w:colLast="0"/>
      <w:bookmarkEnd w:id="73"/>
      <w:r w:rsidRPr="009807EB">
        <w:rPr>
          <w:rFonts w:ascii="Times New Roman" w:eastAsia="Calibri" w:hAnsi="Times New Roman" w:cs="Times New Roman"/>
          <w:b/>
          <w:bCs/>
        </w:rPr>
        <w:t>Communication team</w:t>
      </w:r>
    </w:p>
    <w:p w14:paraId="019831F3" w14:textId="77777777" w:rsidR="006463CD" w:rsidRPr="009807EB" w:rsidRDefault="00E84D3F">
      <w:pPr>
        <w:numPr>
          <w:ilvl w:val="0"/>
          <w:numId w:val="11"/>
        </w:numPr>
        <w:rPr>
          <w:rFonts w:ascii="Times New Roman" w:eastAsia="Calibri" w:hAnsi="Times New Roman" w:cs="Times New Roman"/>
          <w:b/>
          <w:bCs/>
          <w:i/>
          <w:iCs/>
          <w:color w:val="000000"/>
        </w:rPr>
      </w:pPr>
      <w:r w:rsidRPr="009807EB">
        <w:rPr>
          <w:rFonts w:ascii="Times New Roman" w:eastAsia="Calibri" w:hAnsi="Times New Roman" w:cs="Times New Roman"/>
          <w:b/>
          <w:bCs/>
          <w:i/>
          <w:iCs/>
          <w:color w:val="000000"/>
        </w:rPr>
        <w:t>Logistics and supply chain</w:t>
      </w:r>
    </w:p>
    <w:p w14:paraId="46C0D5C6" w14:textId="77777777" w:rsidR="006463CD" w:rsidRPr="009807EB" w:rsidRDefault="00E84D3F">
      <w:pPr>
        <w:numPr>
          <w:ilvl w:val="0"/>
          <w:numId w:val="11"/>
        </w:numPr>
        <w:rPr>
          <w:rFonts w:ascii="Times New Roman" w:eastAsia="Calibri" w:hAnsi="Times New Roman" w:cs="Times New Roman"/>
          <w:b/>
          <w:bCs/>
          <w:i/>
          <w:iCs/>
          <w:color w:val="000000"/>
        </w:rPr>
      </w:pPr>
      <w:r w:rsidRPr="009807EB">
        <w:rPr>
          <w:rFonts w:ascii="Times New Roman" w:eastAsia="Calibri" w:hAnsi="Times New Roman" w:cs="Times New Roman"/>
          <w:b/>
          <w:bCs/>
          <w:i/>
          <w:iCs/>
          <w:color w:val="000000"/>
        </w:rPr>
        <w:t>Transportation (interfacility &amp; emergency transport)</w:t>
      </w:r>
    </w:p>
    <w:p w14:paraId="6ED5E3FF" w14:textId="77777777" w:rsidR="006463CD" w:rsidRPr="009807EB" w:rsidRDefault="00E84D3F">
      <w:pPr>
        <w:numPr>
          <w:ilvl w:val="0"/>
          <w:numId w:val="11"/>
        </w:numPr>
        <w:rPr>
          <w:rFonts w:ascii="Times New Roman" w:eastAsia="Calibri" w:hAnsi="Times New Roman" w:cs="Times New Roman"/>
          <w:b/>
          <w:bCs/>
          <w:i/>
          <w:iCs/>
          <w:color w:val="000000"/>
        </w:rPr>
      </w:pPr>
      <w:r w:rsidRPr="009807EB">
        <w:rPr>
          <w:rFonts w:ascii="Times New Roman" w:eastAsia="Calibri" w:hAnsi="Times New Roman" w:cs="Times New Roman"/>
          <w:b/>
          <w:bCs/>
          <w:i/>
          <w:iCs/>
          <w:color w:val="000000"/>
        </w:rPr>
        <w:t>Media surveillance Call centre</w:t>
      </w:r>
    </w:p>
    <w:p w14:paraId="1E98957D" w14:textId="77777777" w:rsidR="006463CD" w:rsidRPr="009807EB" w:rsidRDefault="00E84D3F">
      <w:pPr>
        <w:numPr>
          <w:ilvl w:val="0"/>
          <w:numId w:val="11"/>
        </w:numPr>
        <w:rPr>
          <w:rFonts w:ascii="Times New Roman" w:eastAsia="Calibri" w:hAnsi="Times New Roman" w:cs="Times New Roman"/>
          <w:b/>
          <w:bCs/>
          <w:i/>
          <w:iCs/>
          <w:color w:val="000000"/>
        </w:rPr>
      </w:pPr>
      <w:r w:rsidRPr="009807EB">
        <w:rPr>
          <w:rFonts w:ascii="Times New Roman" w:eastAsia="Calibri" w:hAnsi="Times New Roman" w:cs="Times New Roman"/>
          <w:b/>
          <w:bCs/>
          <w:i/>
          <w:iCs/>
          <w:color w:val="000000"/>
        </w:rPr>
        <w:t>Management of the deceased</w:t>
      </w:r>
    </w:p>
    <w:p w14:paraId="5EABACF5" w14:textId="77777777" w:rsidR="006463CD" w:rsidRPr="009807EB" w:rsidRDefault="00E84D3F">
      <w:pPr>
        <w:numPr>
          <w:ilvl w:val="0"/>
          <w:numId w:val="11"/>
        </w:numPr>
        <w:rPr>
          <w:rFonts w:ascii="Times New Roman" w:eastAsia="Calibri" w:hAnsi="Times New Roman" w:cs="Times New Roman"/>
          <w:b/>
          <w:bCs/>
          <w:i/>
          <w:iCs/>
          <w:color w:val="000000"/>
        </w:rPr>
      </w:pPr>
      <w:r w:rsidRPr="009807EB">
        <w:rPr>
          <w:rFonts w:ascii="Times New Roman" w:eastAsia="Calibri" w:hAnsi="Times New Roman" w:cs="Times New Roman"/>
          <w:b/>
          <w:bCs/>
          <w:i/>
          <w:iCs/>
          <w:color w:val="000000"/>
        </w:rPr>
        <w:t>Intersectoral coordination and convergence</w:t>
      </w:r>
    </w:p>
    <w:p w14:paraId="7B1716F4" w14:textId="77777777" w:rsidR="006463CD" w:rsidRPr="009807EB" w:rsidRDefault="00E84D3F">
      <w:pPr>
        <w:pStyle w:val="Heading3"/>
        <w:ind w:left="720"/>
        <w:rPr>
          <w:rFonts w:ascii="Times New Roman" w:eastAsia="Calibri" w:hAnsi="Times New Roman" w:cs="Times New Roman"/>
          <w:color w:val="000000"/>
          <w:sz w:val="24"/>
          <w:szCs w:val="24"/>
        </w:rPr>
      </w:pPr>
      <w:bookmarkStart w:id="74" w:name="_heading=h.5eg2bv98hm3p" w:colFirst="0" w:colLast="0"/>
      <w:bookmarkEnd w:id="74"/>
      <w:r w:rsidRPr="009807EB">
        <w:rPr>
          <w:rFonts w:ascii="Times New Roman" w:eastAsia="Calibri" w:hAnsi="Times New Roman" w:cs="Times New Roman"/>
          <w:color w:val="000000"/>
          <w:sz w:val="24"/>
          <w:szCs w:val="24"/>
        </w:rPr>
        <w:t xml:space="preserve">Key Control Room Team </w:t>
      </w:r>
    </w:p>
    <w:p w14:paraId="3FD89AAF"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Control Room Team coordinates all pandemic response activities within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and serves as the single command and communication hub during activation. It integrates information, field actions, logistics, and policy execution across all participating departments and health facilities.</w:t>
      </w:r>
    </w:p>
    <w:p w14:paraId="73B2F1C7" w14:textId="77777777" w:rsidR="006463CD" w:rsidRPr="009807EB" w:rsidRDefault="006463CD">
      <w:pPr>
        <w:rPr>
          <w:rFonts w:ascii="Times New Roman" w:eastAsia="Calibri" w:hAnsi="Times New Roman" w:cs="Times New Roman"/>
          <w:color w:val="000000"/>
        </w:rPr>
      </w:pPr>
    </w:p>
    <w:p w14:paraId="32F26710" w14:textId="77777777" w:rsidR="006463CD" w:rsidRPr="009807EB" w:rsidRDefault="006463CD">
      <w:pPr>
        <w:rPr>
          <w:rFonts w:ascii="Times New Roman" w:eastAsia="Calibri" w:hAnsi="Times New Roman" w:cs="Times New Roman"/>
          <w:color w:val="000000"/>
          <w:sz w:val="16"/>
          <w:szCs w:val="16"/>
        </w:rPr>
      </w:pPr>
    </w:p>
    <w:tbl>
      <w:tblPr>
        <w:tblStyle w:val="Style283"/>
        <w:tblW w:w="9405" w:type="dxa"/>
        <w:tblInd w:w="510" w:type="dxa"/>
        <w:tblLayout w:type="fixed"/>
        <w:tblLook w:val="04A0" w:firstRow="1" w:lastRow="0" w:firstColumn="1" w:lastColumn="0" w:noHBand="0" w:noVBand="1"/>
      </w:tblPr>
      <w:tblGrid>
        <w:gridCol w:w="2325"/>
        <w:gridCol w:w="1410"/>
        <w:gridCol w:w="1485"/>
        <w:gridCol w:w="1650"/>
        <w:gridCol w:w="2535"/>
      </w:tblGrid>
      <w:tr w:rsidR="006463CD" w:rsidRPr="009807EB" w14:paraId="76B2D3B1"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868AFC0"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Role</w:t>
            </w:r>
          </w:p>
        </w:tc>
        <w:tc>
          <w:tcPr>
            <w:tcW w:w="14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032B118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Name</w:t>
            </w:r>
          </w:p>
        </w:tc>
        <w:tc>
          <w:tcPr>
            <w:tcW w:w="14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64CF590"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Designation</w:t>
            </w:r>
          </w:p>
        </w:tc>
        <w:tc>
          <w:tcPr>
            <w:tcW w:w="165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17556A6"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Contact Number</w:t>
            </w:r>
          </w:p>
        </w:tc>
        <w:tc>
          <w:tcPr>
            <w:tcW w:w="25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D8A1E2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Responsibility</w:t>
            </w:r>
          </w:p>
        </w:tc>
      </w:tr>
      <w:tr w:rsidR="006463CD" w:rsidRPr="009807EB" w14:paraId="01586E4A"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70293B"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In-charge/Nodal Officer</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AEAA70E"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Dr Sajeev</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17B023"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MO</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CCDF7F"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9846014874</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8A6C82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Overall coordination, decision-making, and reporting to the </w:t>
            </w:r>
            <w:proofErr w:type="gramStart"/>
            <w:r w:rsidRPr="009807EB">
              <w:rPr>
                <w:rFonts w:ascii="Times New Roman" w:eastAsia="Calibri" w:hAnsi="Times New Roman" w:cs="Times New Roman"/>
                <w:color w:val="000000"/>
              </w:rPr>
              <w:t>District</w:t>
            </w:r>
            <w:proofErr w:type="gramEnd"/>
            <w:r w:rsidRPr="009807EB">
              <w:rPr>
                <w:rFonts w:ascii="Times New Roman" w:eastAsia="Calibri" w:hAnsi="Times New Roman" w:cs="Times New Roman"/>
                <w:color w:val="000000"/>
              </w:rPr>
              <w:t xml:space="preserve"> level.</w:t>
            </w:r>
          </w:p>
        </w:tc>
      </w:tr>
      <w:tr w:rsidR="006463CD" w:rsidRPr="009807EB" w14:paraId="2751F97C"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88BBE41"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Data Entry Operator</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0E82BB"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SHEEJA J</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BBA2A69" w14:textId="77777777" w:rsidR="006463CD" w:rsidRPr="009807EB" w:rsidRDefault="00E84D3F">
            <w:pPr>
              <w:jc w:val="left"/>
              <w:rPr>
                <w:rFonts w:ascii="Times New Roman" w:eastAsia="Calibri" w:hAnsi="Times New Roman" w:cs="Times New Roman"/>
                <w:color w:val="000000"/>
              </w:rPr>
            </w:pPr>
            <w:proofErr w:type="spellStart"/>
            <w:r w:rsidRPr="009807EB">
              <w:rPr>
                <w:rFonts w:ascii="Times New Roman" w:eastAsia="Calibri" w:hAnsi="Times New Roman" w:cs="Times New Roman"/>
              </w:rPr>
              <w:t>JHIr</w:t>
            </w:r>
            <w:proofErr w:type="spellEnd"/>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F9B5E4"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-9947115722</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9C3CB10"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Managing the line list, updating dashboards, and tracking testing results.</w:t>
            </w:r>
          </w:p>
        </w:tc>
      </w:tr>
      <w:tr w:rsidR="006463CD" w:rsidRPr="009807EB" w14:paraId="55ED8BA3"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DCC744"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Communication Officer</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D53E8A"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ANIL KUMAR</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CD0EDE"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JHI</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C05994"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9446524266</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395136"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Handling the public helpline, coordinating ambulance dispatch, and contact tracing calls.</w:t>
            </w:r>
          </w:p>
        </w:tc>
      </w:tr>
      <w:tr w:rsidR="006463CD" w:rsidRPr="009807EB" w14:paraId="363674B3"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512D258"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Logistics Coordinator</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E1C438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SAVEENA</w:t>
            </w:r>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5839EF"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JHI</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B36B20"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rPr>
              <w:t>9846976344</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A219AA5" w14:textId="77777777" w:rsidR="006463CD" w:rsidRPr="009807EB" w:rsidRDefault="00E84D3F">
            <w:pPr>
              <w:jc w:val="left"/>
              <w:rPr>
                <w:rFonts w:ascii="Times New Roman" w:eastAsia="Calibri" w:hAnsi="Times New Roman" w:cs="Times New Roman"/>
                <w:color w:val="000000"/>
              </w:rPr>
            </w:pPr>
            <w:proofErr w:type="spellStart"/>
            <w:r w:rsidRPr="009807EB">
              <w:rPr>
                <w:rFonts w:ascii="Times New Roman" w:eastAsia="Calibri" w:hAnsi="Times New Roman" w:cs="Times New Roman"/>
              </w:rPr>
              <w:t>Transoportation</w:t>
            </w:r>
            <w:proofErr w:type="spellEnd"/>
            <w:r w:rsidRPr="009807EB">
              <w:rPr>
                <w:rFonts w:ascii="Times New Roman" w:eastAsia="Calibri" w:hAnsi="Times New Roman" w:cs="Times New Roman"/>
              </w:rPr>
              <w:t xml:space="preserve"> and </w:t>
            </w:r>
            <w:proofErr w:type="spellStart"/>
            <w:r w:rsidRPr="009807EB">
              <w:rPr>
                <w:rFonts w:ascii="Times New Roman" w:eastAsia="Calibri" w:hAnsi="Times New Roman" w:cs="Times New Roman"/>
              </w:rPr>
              <w:t>Finansial</w:t>
            </w:r>
            <w:proofErr w:type="spellEnd"/>
            <w:r w:rsidRPr="009807EB">
              <w:rPr>
                <w:rFonts w:ascii="Times New Roman" w:eastAsia="Calibri" w:hAnsi="Times New Roman" w:cs="Times New Roman"/>
              </w:rPr>
              <w:t xml:space="preserve"> </w:t>
            </w:r>
          </w:p>
        </w:tc>
      </w:tr>
      <w:tr w:rsidR="006463CD" w:rsidRPr="009807EB" w14:paraId="06457590" w14:textId="77777777">
        <w:trPr>
          <w:cantSplit/>
          <w:trHeight w:val="20"/>
          <w:tblHeader/>
        </w:trPr>
        <w:tc>
          <w:tcPr>
            <w:tcW w:w="23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227B8D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Technical Support</w:t>
            </w:r>
            <w:r w:rsidRPr="009807EB">
              <w:rPr>
                <w:rFonts w:ascii="Times New Roman" w:eastAsia="Calibri" w:hAnsi="Times New Roman" w:cs="Times New Roman"/>
                <w:color w:val="000000"/>
              </w:rPr>
              <w:t xml:space="preserve"> </w:t>
            </w:r>
            <w:r w:rsidRPr="009807EB">
              <w:rPr>
                <w:rFonts w:ascii="Times New Roman" w:eastAsia="Calibri" w:hAnsi="Times New Roman" w:cs="Times New Roman"/>
                <w:i/>
                <w:iCs/>
                <w:color w:val="000000"/>
              </w:rPr>
              <w:t>(IT/Data)</w:t>
            </w:r>
          </w:p>
        </w:tc>
        <w:tc>
          <w:tcPr>
            <w:tcW w:w="14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8E9EFD6"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rPr>
              <w:t>vishnupriya</w:t>
            </w:r>
            <w:proofErr w:type="spellEnd"/>
          </w:p>
        </w:tc>
        <w:tc>
          <w:tcPr>
            <w:tcW w:w="14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A2AA4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data manager</w:t>
            </w:r>
          </w:p>
        </w:tc>
        <w:tc>
          <w:tcPr>
            <w:tcW w:w="165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6B2ED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6282265594</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F1187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Data Management</w:t>
            </w:r>
          </w:p>
        </w:tc>
      </w:tr>
    </w:tbl>
    <w:p w14:paraId="31BBDC59" w14:textId="77777777" w:rsidR="006463CD" w:rsidRPr="009807EB" w:rsidRDefault="006463CD">
      <w:pPr>
        <w:rPr>
          <w:rFonts w:ascii="Times New Roman" w:eastAsia="Calibri" w:hAnsi="Times New Roman" w:cs="Times New Roman"/>
          <w:color w:val="000000"/>
          <w:sz w:val="16"/>
          <w:szCs w:val="16"/>
        </w:rPr>
      </w:pPr>
    </w:p>
    <w:p w14:paraId="0F00FD4E" w14:textId="77777777" w:rsidR="006463CD" w:rsidRPr="009807EB" w:rsidRDefault="00E84D3F">
      <w:pPr>
        <w:rPr>
          <w:rFonts w:ascii="Times New Roman" w:eastAsia="Calibri" w:hAnsi="Times New Roman" w:cs="Times New Roman"/>
          <w:color w:val="FF0000"/>
        </w:rPr>
      </w:pPr>
      <w:r w:rsidRPr="009807EB">
        <w:rPr>
          <w:rFonts w:ascii="Times New Roman" w:eastAsia="Calibri" w:hAnsi="Times New Roman" w:cs="Times New Roman"/>
          <w:color w:val="FF0000"/>
        </w:rPr>
        <w:t>SOP for alert escalation/trigger point with mapping of responsibilities.</w:t>
      </w:r>
    </w:p>
    <w:p w14:paraId="34024AF1" w14:textId="77777777" w:rsidR="006463CD" w:rsidRPr="009807EB" w:rsidRDefault="00E84D3F">
      <w:pPr>
        <w:spacing w:before="240" w:after="240"/>
        <w:ind w:left="720"/>
        <w:rPr>
          <w:rFonts w:ascii="Times New Roman" w:eastAsia="Calibri" w:hAnsi="Times New Roman" w:cs="Times New Roman"/>
          <w:b/>
          <w:bCs/>
          <w:color w:val="000000"/>
        </w:rPr>
      </w:pPr>
      <w:r w:rsidRPr="009807EB">
        <w:rPr>
          <w:rFonts w:ascii="Times New Roman" w:eastAsia="Calibri" w:hAnsi="Times New Roman" w:cs="Times New Roman"/>
          <w:b/>
          <w:bCs/>
          <w:color w:val="000000"/>
        </w:rPr>
        <w:t xml:space="preserve">Key Points: </w:t>
      </w:r>
    </w:p>
    <w:p w14:paraId="5701BC77" w14:textId="77777777" w:rsidR="006463CD" w:rsidRPr="009807EB" w:rsidRDefault="00E84D3F">
      <w:pPr>
        <w:numPr>
          <w:ilvl w:val="0"/>
          <w:numId w:val="12"/>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The Control Room shall be staffed with a designated In-charge, data entry personnel, and communication staff with clearly defined roles and shift arrangements.</w:t>
      </w:r>
      <w:r w:rsidRPr="009807EB">
        <w:rPr>
          <w:rFonts w:ascii="Times New Roman" w:eastAsia="Calibri" w:hAnsi="Times New Roman" w:cs="Times New Roman"/>
          <w:color w:val="000000"/>
        </w:rPr>
        <w:br/>
      </w:r>
    </w:p>
    <w:p w14:paraId="78A814EB" w14:textId="77777777" w:rsidR="006463CD" w:rsidRPr="009807EB" w:rsidRDefault="00E84D3F">
      <w:pPr>
        <w:numPr>
          <w:ilvl w:val="0"/>
          <w:numId w:val="12"/>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It shall maintain updated records on daily monitoring indicators including new cases, persons under active quarantine, and hospital bed occupancy.</w:t>
      </w:r>
      <w:r w:rsidRPr="009807EB">
        <w:rPr>
          <w:rFonts w:ascii="Times New Roman" w:eastAsia="Calibri" w:hAnsi="Times New Roman" w:cs="Times New Roman"/>
          <w:color w:val="000000"/>
        </w:rPr>
        <w:br/>
      </w:r>
    </w:p>
    <w:p w14:paraId="63376697" w14:textId="77777777" w:rsidR="006463CD" w:rsidRPr="009807EB" w:rsidRDefault="00E84D3F">
      <w:pPr>
        <w:numPr>
          <w:ilvl w:val="0"/>
          <w:numId w:val="12"/>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All reports and situation updates shall be shared daily with the Block and District Surveillance Unit.</w:t>
      </w:r>
      <w:r w:rsidRPr="009807EB">
        <w:rPr>
          <w:rFonts w:ascii="Times New Roman" w:eastAsia="Calibri" w:hAnsi="Times New Roman" w:cs="Times New Roman"/>
          <w:color w:val="000000"/>
        </w:rPr>
        <w:br/>
      </w:r>
    </w:p>
    <w:p w14:paraId="5F67AC5C" w14:textId="77777777" w:rsidR="006463CD" w:rsidRPr="009807EB" w:rsidRDefault="00E84D3F">
      <w:pPr>
        <w:numPr>
          <w:ilvl w:val="0"/>
          <w:numId w:val="12"/>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The Control Room shall act as a single point of contact for coordination with response teams, health institutions, and other departments.</w:t>
      </w:r>
      <w:r w:rsidRPr="009807EB">
        <w:rPr>
          <w:rFonts w:ascii="Times New Roman" w:eastAsia="Calibri" w:hAnsi="Times New Roman" w:cs="Times New Roman"/>
          <w:color w:val="000000"/>
        </w:rPr>
        <w:br/>
      </w:r>
    </w:p>
    <w:p w14:paraId="274C28C7" w14:textId="77777777" w:rsidR="006463CD" w:rsidRPr="009807EB" w:rsidRDefault="00E84D3F">
      <w:pPr>
        <w:numPr>
          <w:ilvl w:val="0"/>
          <w:numId w:val="12"/>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Contact details of the Control Room shall be widely communicated to field staff and stakeholders during activation.</w:t>
      </w:r>
    </w:p>
    <w:p w14:paraId="2FC52E97" w14:textId="77777777" w:rsidR="006463CD" w:rsidRPr="009807EB" w:rsidRDefault="00E84D3F">
      <w:pPr>
        <w:pStyle w:val="Heading3"/>
        <w:spacing w:before="240" w:after="240"/>
        <w:ind w:left="720"/>
        <w:jc w:val="left"/>
        <w:rPr>
          <w:rFonts w:ascii="Times New Roman" w:eastAsia="Calibri" w:hAnsi="Times New Roman" w:cs="Times New Roman"/>
          <w:b/>
          <w:bCs/>
          <w:color w:val="000000"/>
          <w:sz w:val="24"/>
          <w:szCs w:val="24"/>
        </w:rPr>
      </w:pPr>
      <w:bookmarkStart w:id="75" w:name="_heading=h.j44k5u8ms0gx" w:colFirst="0" w:colLast="0"/>
      <w:bookmarkEnd w:id="75"/>
      <w:r w:rsidRPr="009807EB">
        <w:rPr>
          <w:rFonts w:ascii="Times New Roman" w:eastAsia="Calibri" w:hAnsi="Times New Roman" w:cs="Times New Roman"/>
          <w:b/>
          <w:bCs/>
          <w:color w:val="000000"/>
          <w:sz w:val="24"/>
          <w:szCs w:val="24"/>
        </w:rPr>
        <w:t>Daily Monitoring Indicators</w:t>
      </w:r>
    </w:p>
    <w:p w14:paraId="3A991798"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color w:val="000000"/>
        </w:rPr>
        <w:t xml:space="preserve">To ensure timely decision-making and effective response, the following key indicators shall be monitored and updated </w:t>
      </w:r>
      <w:proofErr w:type="gramStart"/>
      <w:r w:rsidRPr="009807EB">
        <w:rPr>
          <w:rFonts w:ascii="Times New Roman" w:eastAsia="Calibri" w:hAnsi="Times New Roman" w:cs="Times New Roman"/>
          <w:color w:val="000000"/>
        </w:rPr>
        <w:t>on a daily basis</w:t>
      </w:r>
      <w:proofErr w:type="gramEnd"/>
      <w:r w:rsidRPr="009807EB">
        <w:rPr>
          <w:rFonts w:ascii="Times New Roman" w:eastAsia="Calibri" w:hAnsi="Times New Roman" w:cs="Times New Roman"/>
          <w:color w:val="000000"/>
        </w:rPr>
        <w:t xml:space="preserve"> by the Pandemic Control Room:</w:t>
      </w:r>
    </w:p>
    <w:p w14:paraId="1E2AF9AA" w14:textId="77777777" w:rsidR="006463CD" w:rsidRPr="009807EB" w:rsidRDefault="00E84D3F">
      <w:pPr>
        <w:pStyle w:val="Heading3"/>
        <w:keepNext w:val="0"/>
        <w:keepLines w:val="0"/>
        <w:numPr>
          <w:ilvl w:val="0"/>
          <w:numId w:val="13"/>
        </w:numPr>
        <w:spacing w:before="280"/>
        <w:rPr>
          <w:rFonts w:ascii="Times New Roman" w:eastAsia="Calibri" w:hAnsi="Times New Roman" w:cs="Times New Roman"/>
          <w:b/>
          <w:bCs/>
          <w:color w:val="000000"/>
          <w:sz w:val="24"/>
          <w:szCs w:val="24"/>
        </w:rPr>
      </w:pPr>
      <w:bookmarkStart w:id="76" w:name="_heading=h.xkxo66tjl175" w:colFirst="0" w:colLast="0"/>
      <w:bookmarkEnd w:id="76"/>
      <w:r w:rsidRPr="009807EB">
        <w:rPr>
          <w:rFonts w:ascii="Times New Roman" w:eastAsia="Calibri" w:hAnsi="Times New Roman" w:cs="Times New Roman"/>
          <w:b/>
          <w:bCs/>
          <w:color w:val="000000"/>
          <w:sz w:val="24"/>
          <w:szCs w:val="24"/>
        </w:rPr>
        <w:t>Epidemiological Indicators:</w:t>
      </w:r>
    </w:p>
    <w:p w14:paraId="71B8A142" w14:textId="77777777" w:rsidR="006463CD" w:rsidRPr="009807EB" w:rsidRDefault="00E84D3F">
      <w:pPr>
        <w:spacing w:before="240" w:after="240"/>
        <w:ind w:left="1440"/>
        <w:jc w:val="left"/>
        <w:rPr>
          <w:rFonts w:ascii="Times New Roman" w:eastAsia="Calibri" w:hAnsi="Times New Roman" w:cs="Times New Roman"/>
          <w:color w:val="000000"/>
        </w:rPr>
      </w:pPr>
      <w:r w:rsidRPr="009807EB">
        <w:rPr>
          <w:rFonts w:ascii="Times New Roman" w:eastAsia="Calibri" w:hAnsi="Times New Roman" w:cs="Times New Roman"/>
          <w:color w:val="000000"/>
        </w:rPr>
        <w:t>New cases reported today, Total active cases</w:t>
      </w:r>
      <w:r w:rsidRPr="009807EB">
        <w:rPr>
          <w:rFonts w:ascii="Times New Roman" w:eastAsia="Calibri" w:hAnsi="Times New Roman" w:cs="Times New Roman"/>
          <w:i/>
          <w:iCs/>
          <w:color w:val="000000"/>
        </w:rPr>
        <w:t xml:space="preserve">, </w:t>
      </w:r>
      <w:r w:rsidRPr="009807EB">
        <w:rPr>
          <w:rFonts w:ascii="Times New Roman" w:eastAsia="Calibri" w:hAnsi="Times New Roman" w:cs="Times New Roman"/>
          <w:color w:val="000000"/>
        </w:rPr>
        <w:t xml:space="preserve">Test Positivity Rate (TPR), Case Fatality Rate (CFR) </w:t>
      </w:r>
    </w:p>
    <w:p w14:paraId="530F4B26" w14:textId="77777777" w:rsidR="006463CD" w:rsidRPr="009807EB" w:rsidRDefault="00E84D3F">
      <w:pPr>
        <w:numPr>
          <w:ilvl w:val="0"/>
          <w:numId w:val="13"/>
        </w:num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Surveillance Indicators:</w:t>
      </w:r>
    </w:p>
    <w:p w14:paraId="0CC2D97C" w14:textId="77777777" w:rsidR="006463CD" w:rsidRPr="009807EB" w:rsidRDefault="00E84D3F">
      <w:pPr>
        <w:spacing w:before="240" w:after="240"/>
        <w:ind w:left="1440"/>
        <w:rPr>
          <w:rFonts w:ascii="Times New Roman" w:eastAsia="Calibri" w:hAnsi="Times New Roman" w:cs="Times New Roman"/>
          <w:color w:val="000000"/>
        </w:rPr>
      </w:pPr>
      <w:r w:rsidRPr="009807EB">
        <w:rPr>
          <w:rFonts w:ascii="Times New Roman" w:eastAsia="Calibri" w:hAnsi="Times New Roman" w:cs="Times New Roman"/>
          <w:color w:val="000000"/>
        </w:rPr>
        <w:t>Persons under home quarantine, High-risk contacts identified, Fever, ILI, SARI or other symptoms (syndromic surges), Travellers (symptomatic or high-risk arrivals</w:t>
      </w:r>
      <w:proofErr w:type="gramStart"/>
      <w:r w:rsidRPr="009807EB">
        <w:rPr>
          <w:rFonts w:ascii="Times New Roman" w:eastAsia="Calibri" w:hAnsi="Times New Roman" w:cs="Times New Roman"/>
          <w:color w:val="000000"/>
        </w:rPr>
        <w:t>),Animal</w:t>
      </w:r>
      <w:proofErr w:type="gramEnd"/>
      <w:r w:rsidRPr="009807EB">
        <w:rPr>
          <w:rFonts w:ascii="Times New Roman" w:eastAsia="Calibri" w:hAnsi="Times New Roman" w:cs="Times New Roman"/>
          <w:color w:val="000000"/>
        </w:rPr>
        <w:t xml:space="preserve"> husbandry surveillance (zoonotic alerts, unusual animal deaths, poultry/bird flu signals), Mortality surveillance (excess deaths, unexplained fatalities, verbal autopsy reports)</w:t>
      </w:r>
    </w:p>
    <w:p w14:paraId="2A1E1402" w14:textId="77777777" w:rsidR="006463CD" w:rsidRPr="009807EB" w:rsidRDefault="00E84D3F">
      <w:pPr>
        <w:numPr>
          <w:ilvl w:val="0"/>
          <w:numId w:val="13"/>
        </w:num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Logistics and Infrastructure Indicators:</w:t>
      </w:r>
    </w:p>
    <w:p w14:paraId="5EF25FC6" w14:textId="77777777" w:rsidR="006463CD" w:rsidRPr="009807EB" w:rsidRDefault="00E84D3F">
      <w:pPr>
        <w:spacing w:before="240" w:after="240"/>
        <w:ind w:left="1440"/>
        <w:jc w:val="left"/>
        <w:rPr>
          <w:rFonts w:ascii="Times New Roman" w:eastAsia="Calibri" w:hAnsi="Times New Roman" w:cs="Times New Roman"/>
          <w:color w:val="000000"/>
        </w:rPr>
      </w:pPr>
      <w:r w:rsidRPr="009807EB">
        <w:rPr>
          <w:rFonts w:ascii="Times New Roman" w:eastAsia="Calibri" w:hAnsi="Times New Roman" w:cs="Times New Roman"/>
          <w:color w:val="000000"/>
        </w:rPr>
        <w:t>Hospital / CFLTC beds occupied, Oxygen cylinders/concentrators available, Ambulances on standby</w:t>
      </w:r>
    </w:p>
    <w:p w14:paraId="135120F9" w14:textId="77777777" w:rsidR="006463CD" w:rsidRPr="009807EB" w:rsidRDefault="00E84D3F">
      <w:pPr>
        <w:numPr>
          <w:ilvl w:val="0"/>
          <w:numId w:val="13"/>
        </w:numPr>
        <w:spacing w:before="36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Alert Findings</w:t>
      </w:r>
    </w:p>
    <w:p w14:paraId="2A6AB578" w14:textId="77777777" w:rsidR="006463CD" w:rsidRPr="009807EB" w:rsidRDefault="00E84D3F">
      <w:pPr>
        <w:spacing w:before="120" w:after="120"/>
        <w:ind w:left="1440"/>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following table outlines category-specific </w:t>
      </w:r>
      <w:r w:rsidRPr="009807EB">
        <w:rPr>
          <w:rFonts w:ascii="Times New Roman" w:eastAsia="Calibri" w:hAnsi="Times New Roman" w:cs="Times New Roman"/>
          <w:b/>
          <w:bCs/>
          <w:color w:val="000000"/>
        </w:rPr>
        <w:t>trigger points (red flags)</w:t>
      </w:r>
      <w:r w:rsidRPr="009807EB">
        <w:rPr>
          <w:rFonts w:ascii="Times New Roman" w:eastAsia="Calibri" w:hAnsi="Times New Roman" w:cs="Times New Roman"/>
          <w:color w:val="000000"/>
        </w:rPr>
        <w:t xml:space="preserve"> from surveillance indicators and corresponding immediate actions for the Pandemic Control Room. These enable rapid response to alert findings like testing anomalies, positive cases exceeding thresholds, clusters, and WGS reports. </w:t>
      </w:r>
    </w:p>
    <w:p w14:paraId="5AC07B3C" w14:textId="77777777" w:rsidR="006463CD" w:rsidRPr="009807EB" w:rsidRDefault="006463CD">
      <w:pPr>
        <w:spacing w:before="120" w:after="120"/>
        <w:ind w:left="1440"/>
        <w:jc w:val="left"/>
        <w:rPr>
          <w:rFonts w:ascii="Times New Roman" w:eastAsia="Calibri" w:hAnsi="Times New Roman" w:cs="Times New Roman"/>
          <w:color w:val="000000"/>
          <w:sz w:val="16"/>
          <w:szCs w:val="16"/>
        </w:rPr>
      </w:pPr>
    </w:p>
    <w:tbl>
      <w:tblPr>
        <w:tblStyle w:val="Style284"/>
        <w:tblW w:w="9330" w:type="dxa"/>
        <w:tblInd w:w="285" w:type="dxa"/>
        <w:tblLayout w:type="fixed"/>
        <w:tblLook w:val="04A0" w:firstRow="1" w:lastRow="0" w:firstColumn="1" w:lastColumn="0" w:noHBand="0" w:noVBand="1"/>
      </w:tblPr>
      <w:tblGrid>
        <w:gridCol w:w="2490"/>
        <w:gridCol w:w="3615"/>
        <w:gridCol w:w="3225"/>
      </w:tblGrid>
      <w:tr w:rsidR="006463CD" w:rsidRPr="009807EB" w14:paraId="3B646560"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254480F1"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Category</w:t>
            </w:r>
          </w:p>
        </w:tc>
        <w:tc>
          <w:tcPr>
            <w:tcW w:w="361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501376B7"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 xml:space="preserve">Trigger </w:t>
            </w:r>
            <w:proofErr w:type="spellStart"/>
            <w:r w:rsidRPr="009807EB">
              <w:rPr>
                <w:rFonts w:ascii="Times New Roman" w:eastAsia="Calibri" w:hAnsi="Times New Roman" w:cs="Times New Roman"/>
                <w:b/>
                <w:bCs/>
                <w:color w:val="000000"/>
              </w:rPr>
              <w:t>Pophint</w:t>
            </w:r>
            <w:proofErr w:type="spellEnd"/>
            <w:r w:rsidRPr="009807EB">
              <w:rPr>
                <w:rFonts w:ascii="Times New Roman" w:eastAsia="Calibri" w:hAnsi="Times New Roman" w:cs="Times New Roman"/>
                <w:b/>
                <w:bCs/>
                <w:color w:val="000000"/>
              </w:rPr>
              <w:t xml:space="preserve"> (Red Flag)</w:t>
            </w:r>
          </w:p>
        </w:tc>
        <w:tc>
          <w:tcPr>
            <w:tcW w:w="3225" w:type="dxa"/>
            <w:tcBorders>
              <w:top w:val="single" w:sz="8" w:space="0" w:color="1F1F1F"/>
              <w:left w:val="single" w:sz="8" w:space="0" w:color="1F1F1F"/>
              <w:bottom w:val="single" w:sz="8" w:space="0" w:color="1F1F1F"/>
              <w:right w:val="single" w:sz="8" w:space="0" w:color="1F1F1F"/>
            </w:tcBorders>
            <w:shd w:val="clear" w:color="auto" w:fill="EFEFEF"/>
            <w:tcMar>
              <w:top w:w="120" w:type="dxa"/>
              <w:left w:w="180" w:type="dxa"/>
              <w:bottom w:w="120" w:type="dxa"/>
              <w:right w:w="180" w:type="dxa"/>
            </w:tcMar>
          </w:tcPr>
          <w:p w14:paraId="15BE2A2B"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Immediate Action</w:t>
            </w:r>
          </w:p>
        </w:tc>
      </w:tr>
      <w:tr w:rsidR="006463CD" w:rsidRPr="009807EB" w14:paraId="31F42F9F"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591DEBB" w14:textId="77777777" w:rsidR="006463CD" w:rsidRPr="009807EB" w:rsidRDefault="00E84D3F">
            <w:pPr>
              <w:spacing w:after="48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Clusters</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81A7105"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Geographical or facility-based:</w:t>
            </w:r>
            <w:r w:rsidRPr="009807EB">
              <w:rPr>
                <w:rFonts w:ascii="Times New Roman" w:eastAsia="Calibri" w:hAnsi="Times New Roman" w:cs="Times New Roman"/>
                <w:color w:val="000000"/>
              </w:rPr>
              <w:t xml:space="preserve"> 5+ cases linked to one location (office, school, street).</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96E926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color w:val="000000"/>
              </w:rPr>
              <w:t>Declare a micro-containment zone; perimeter control and active case finding.</w:t>
            </w:r>
          </w:p>
        </w:tc>
      </w:tr>
      <w:tr w:rsidR="006463CD" w:rsidRPr="009807EB" w14:paraId="2D8ACD9D"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FD3C04C" w14:textId="77777777" w:rsidR="006463CD" w:rsidRPr="009807EB" w:rsidRDefault="00E84D3F">
            <w:pPr>
              <w:spacing w:after="48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Testing</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9852622"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Sudden drop in testing volume / delay in reporting / unusual testing trends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414D061"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Review the sample collection process, address lab bottlenecks, deploy additional testing teams, and notify the District Lab.</w:t>
            </w:r>
          </w:p>
        </w:tc>
      </w:tr>
      <w:tr w:rsidR="006463CD" w:rsidRPr="009807EB" w14:paraId="10ED2988"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0FED89A"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Lab</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BC85A40"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Test Positivity rate increases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203AF59C"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Increase testing sites in that ward.</w:t>
            </w:r>
          </w:p>
        </w:tc>
      </w:tr>
      <w:tr w:rsidR="006463CD" w:rsidRPr="009807EB" w14:paraId="280C90F6"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55F014C"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Hospital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8C1B7F8"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&gt;80% Oxygen bed occupancy</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ABB8C93"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Activate backup/CFLTC beds.</w:t>
            </w:r>
          </w:p>
        </w:tc>
      </w:tr>
      <w:tr w:rsidR="006463CD" w:rsidRPr="009807EB" w14:paraId="3C4D8D3E"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521F1A1"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Travel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23F732D"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Cluster of cases from a single flight/train or high-risk arrival group.</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73235FA"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Trace all passengers in adjacent seats; implement mandatory institutional quarantine.</w:t>
            </w:r>
          </w:p>
        </w:tc>
      </w:tr>
      <w:tr w:rsidR="006463CD" w:rsidRPr="009807EB" w14:paraId="6055C426"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63050B4"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Animal</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0694C051"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Mass poultry/wildlife death or unusual sickness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13A29C60"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Notify Animal Husbandry, sample the area, and dispatch RRT for environmental sampling and zoonotic check.</w:t>
            </w:r>
          </w:p>
        </w:tc>
      </w:tr>
      <w:tr w:rsidR="006463CD" w:rsidRPr="009807EB" w14:paraId="4EDE6108"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5552C543"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Mortality</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36684E9"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Sudden spike in home deaths or brought-in-dead (BID) cases</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6F05DC39"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Audit the deaths and Active Case Search drive</w:t>
            </w:r>
          </w:p>
        </w:tc>
      </w:tr>
      <w:tr w:rsidR="006463CD" w:rsidRPr="009807EB" w14:paraId="2341CA74" w14:textId="77777777">
        <w:trPr>
          <w:cantSplit/>
          <w:trHeight w:val="20"/>
          <w:tblHeader/>
        </w:trPr>
        <w:tc>
          <w:tcPr>
            <w:tcW w:w="2490"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43D4028"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 xml:space="preserve">Additional </w:t>
            </w:r>
            <w:proofErr w:type="gramStart"/>
            <w:r w:rsidRPr="009807EB">
              <w:rPr>
                <w:rFonts w:ascii="Times New Roman" w:eastAsia="Calibri" w:hAnsi="Times New Roman" w:cs="Times New Roman"/>
                <w:b/>
                <w:bCs/>
                <w:color w:val="000000"/>
              </w:rPr>
              <w:t>investigations  like</w:t>
            </w:r>
            <w:proofErr w:type="gramEnd"/>
            <w:r w:rsidRPr="009807EB">
              <w:rPr>
                <w:rFonts w:ascii="Times New Roman" w:eastAsia="Calibri" w:hAnsi="Times New Roman" w:cs="Times New Roman"/>
                <w:b/>
                <w:bCs/>
                <w:color w:val="000000"/>
              </w:rPr>
              <w:t xml:space="preserve"> Whole Genome Sequencing (WGS)</w:t>
            </w:r>
          </w:p>
        </w:tc>
        <w:tc>
          <w:tcPr>
            <w:tcW w:w="361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7CD3069C"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Detection of a </w:t>
            </w:r>
            <w:r w:rsidRPr="009807EB">
              <w:rPr>
                <w:rFonts w:ascii="Times New Roman" w:eastAsia="Calibri" w:hAnsi="Times New Roman" w:cs="Times New Roman"/>
                <w:b/>
                <w:bCs/>
                <w:color w:val="000000"/>
              </w:rPr>
              <w:t>Variant of Concern (VOC) or Variant of Interest (VOI)</w:t>
            </w:r>
          </w:p>
        </w:tc>
        <w:tc>
          <w:tcPr>
            <w:tcW w:w="3225" w:type="dxa"/>
            <w:tcBorders>
              <w:top w:val="single" w:sz="8" w:space="0" w:color="1F1F1F"/>
              <w:left w:val="single" w:sz="8" w:space="0" w:color="1F1F1F"/>
              <w:bottom w:val="single" w:sz="8" w:space="0" w:color="1F1F1F"/>
              <w:right w:val="single" w:sz="8" w:space="0" w:color="1F1F1F"/>
            </w:tcBorders>
            <w:tcMar>
              <w:top w:w="120" w:type="dxa"/>
              <w:left w:w="180" w:type="dxa"/>
              <w:bottom w:w="120" w:type="dxa"/>
              <w:right w:w="180" w:type="dxa"/>
            </w:tcMar>
          </w:tcPr>
          <w:p w14:paraId="46B184D5" w14:textId="77777777" w:rsidR="006463CD" w:rsidRPr="009807EB" w:rsidRDefault="00E84D3F">
            <w:pPr>
              <w:spacing w:after="480"/>
              <w:jc w:val="left"/>
              <w:rPr>
                <w:rFonts w:ascii="Times New Roman" w:eastAsia="Calibri" w:hAnsi="Times New Roman" w:cs="Times New Roman"/>
                <w:color w:val="000000"/>
              </w:rPr>
            </w:pPr>
            <w:r w:rsidRPr="009807EB">
              <w:rPr>
                <w:rFonts w:ascii="Times New Roman" w:eastAsia="Calibri" w:hAnsi="Times New Roman" w:cs="Times New Roman"/>
                <w:color w:val="000000"/>
              </w:rPr>
              <w:t>Implement strict micro-containment; update clinical protocols to match variant severity.</w:t>
            </w:r>
          </w:p>
        </w:tc>
      </w:tr>
    </w:tbl>
    <w:p w14:paraId="2E008D46" w14:textId="77777777" w:rsidR="006463CD" w:rsidRPr="009807EB" w:rsidRDefault="00E84D3F">
      <w:pPr>
        <w:pStyle w:val="Heading3"/>
        <w:keepNext w:val="0"/>
        <w:keepLines w:val="0"/>
        <w:numPr>
          <w:ilvl w:val="0"/>
          <w:numId w:val="9"/>
        </w:numPr>
        <w:spacing w:before="360"/>
        <w:jc w:val="left"/>
        <w:rPr>
          <w:rFonts w:ascii="Times New Roman" w:eastAsia="Calibri" w:hAnsi="Times New Roman" w:cs="Times New Roman"/>
          <w:b/>
          <w:bCs/>
          <w:color w:val="000000"/>
          <w:sz w:val="20"/>
          <w:szCs w:val="20"/>
        </w:rPr>
      </w:pPr>
      <w:bookmarkStart w:id="77" w:name="_heading=h.8byl2g85uoit" w:colFirst="0" w:colLast="0"/>
      <w:bookmarkEnd w:id="77"/>
      <w:r w:rsidRPr="009807EB">
        <w:rPr>
          <w:rFonts w:ascii="Times New Roman" w:eastAsia="Calibri" w:hAnsi="Times New Roman" w:cs="Times New Roman"/>
          <w:b/>
          <w:bCs/>
          <w:color w:val="000000"/>
          <w:sz w:val="20"/>
          <w:szCs w:val="20"/>
        </w:rPr>
        <w:t>Communication of Public Health Information</w:t>
      </w:r>
    </w:p>
    <w:p w14:paraId="663874B1" w14:textId="77777777" w:rsidR="006463CD" w:rsidRPr="009807EB" w:rsidRDefault="00E84D3F">
      <w:pPr>
        <w:spacing w:before="240" w:after="240"/>
        <w:ind w:left="720"/>
        <w:rPr>
          <w:rFonts w:ascii="Times New Roman" w:eastAsia="Calibri" w:hAnsi="Times New Roman" w:cs="Times New Roman"/>
          <w:b/>
          <w:bCs/>
          <w:color w:val="000000"/>
        </w:rPr>
      </w:pPr>
      <w:r w:rsidRPr="009807EB">
        <w:rPr>
          <w:rFonts w:ascii="Times New Roman" w:eastAsia="Calibri" w:hAnsi="Times New Roman" w:cs="Times New Roman"/>
          <w:color w:val="000000"/>
        </w:rPr>
        <w:t xml:space="preserve">A Community Communication Hub shall be established to ensure timely, accurate, and consistent dissemination of information during a pandemic. The Hub will function under the coordination of Nodal officers of the control room and act as the nodal point for public communication, risk messaging, and community engagement. </w:t>
      </w:r>
      <w:r w:rsidRPr="009807EB">
        <w:rPr>
          <w:rFonts w:ascii="Times New Roman" w:eastAsia="Calibri" w:hAnsi="Times New Roman" w:cs="Times New Roman"/>
          <w:b/>
          <w:bCs/>
          <w:color w:val="000000"/>
        </w:rPr>
        <w:t xml:space="preserve">It will support dissemination of official advisories, promote preventive </w:t>
      </w:r>
      <w:proofErr w:type="spellStart"/>
      <w:r w:rsidRPr="009807EB">
        <w:rPr>
          <w:rFonts w:ascii="Times New Roman" w:eastAsia="Calibri" w:hAnsi="Times New Roman" w:cs="Times New Roman"/>
          <w:b/>
          <w:bCs/>
          <w:color w:val="000000"/>
        </w:rPr>
        <w:t>behaviors</w:t>
      </w:r>
      <w:proofErr w:type="spellEnd"/>
      <w:r w:rsidRPr="009807EB">
        <w:rPr>
          <w:rFonts w:ascii="Times New Roman" w:eastAsia="Calibri" w:hAnsi="Times New Roman" w:cs="Times New Roman"/>
          <w:b/>
          <w:bCs/>
          <w:color w:val="000000"/>
        </w:rPr>
        <w:t xml:space="preserve">, address </w:t>
      </w:r>
      <w:proofErr w:type="spellStart"/>
      <w:r w:rsidRPr="009807EB">
        <w:rPr>
          <w:rFonts w:ascii="Times New Roman" w:eastAsia="Calibri" w:hAnsi="Times New Roman" w:cs="Times New Roman"/>
          <w:b/>
          <w:bCs/>
          <w:color w:val="000000"/>
        </w:rPr>
        <w:t>rumors</w:t>
      </w:r>
      <w:proofErr w:type="spellEnd"/>
      <w:r w:rsidRPr="009807EB">
        <w:rPr>
          <w:rFonts w:ascii="Times New Roman" w:eastAsia="Calibri" w:hAnsi="Times New Roman" w:cs="Times New Roman"/>
          <w:b/>
          <w:bCs/>
          <w:color w:val="000000"/>
        </w:rPr>
        <w:t xml:space="preserve"> and misinformation, and ensure that messages reach all sections of the population through trusted local channels and leaders.</w:t>
      </w:r>
    </w:p>
    <w:p w14:paraId="1EE1A855" w14:textId="77777777" w:rsidR="006463CD" w:rsidRPr="009807EB" w:rsidRDefault="00E84D3F">
      <w:pPr>
        <w:pStyle w:val="Heading3"/>
        <w:tabs>
          <w:tab w:val="left" w:pos="2730"/>
        </w:tabs>
        <w:ind w:left="720"/>
        <w:rPr>
          <w:rFonts w:ascii="Times New Roman" w:eastAsia="Calibri" w:hAnsi="Times New Roman" w:cs="Times New Roman"/>
          <w:color w:val="000000"/>
          <w:sz w:val="24"/>
          <w:szCs w:val="24"/>
        </w:rPr>
      </w:pPr>
      <w:bookmarkStart w:id="78" w:name="_heading=h.7v7qv3ggkiqm" w:colFirst="0" w:colLast="0"/>
      <w:bookmarkEnd w:id="78"/>
      <w:r w:rsidRPr="009807EB">
        <w:rPr>
          <w:rFonts w:ascii="Times New Roman" w:eastAsia="Calibri" w:hAnsi="Times New Roman" w:cs="Times New Roman"/>
          <w:color w:val="000000"/>
          <w:sz w:val="24"/>
          <w:szCs w:val="24"/>
        </w:rPr>
        <w:t>Key communicators</w:t>
      </w:r>
      <w:r w:rsidRPr="009807EB">
        <w:rPr>
          <w:rFonts w:ascii="Times New Roman" w:eastAsia="Calibri" w:hAnsi="Times New Roman" w:cs="Times New Roman"/>
          <w:color w:val="000000"/>
          <w:sz w:val="24"/>
          <w:szCs w:val="24"/>
        </w:rPr>
        <w:tab/>
      </w:r>
    </w:p>
    <w:tbl>
      <w:tblPr>
        <w:tblStyle w:val="Style285"/>
        <w:tblpPr w:leftFromText="180" w:rightFromText="180" w:topFromText="180" w:bottomFromText="180" w:vertAnchor="text" w:tblpX="735" w:tblpY="170"/>
        <w:tblW w:w="8565" w:type="dxa"/>
        <w:tblLayout w:type="fixed"/>
        <w:tblLook w:val="04A0" w:firstRow="1" w:lastRow="0" w:firstColumn="1" w:lastColumn="0" w:noHBand="0" w:noVBand="1"/>
      </w:tblPr>
      <w:tblGrid>
        <w:gridCol w:w="2010"/>
        <w:gridCol w:w="2925"/>
        <w:gridCol w:w="3630"/>
      </w:tblGrid>
      <w:tr w:rsidR="006463CD" w:rsidRPr="009807EB" w14:paraId="0A920364"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2038C49"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b/>
                <w:bCs/>
                <w:color w:val="000000"/>
              </w:rPr>
              <w:t>Channel</w:t>
            </w:r>
          </w:p>
        </w:tc>
        <w:tc>
          <w:tcPr>
            <w:tcW w:w="292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D29AA54"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Responsible Person</w:t>
            </w:r>
          </w:p>
        </w:tc>
        <w:tc>
          <w:tcPr>
            <w:tcW w:w="36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278423D"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Contact</w:t>
            </w:r>
          </w:p>
        </w:tc>
      </w:tr>
      <w:tr w:rsidR="006463CD" w:rsidRPr="009807EB" w14:paraId="6F13F6FC"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E98D61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Ward-level announcements</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5A042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HI</w:t>
            </w:r>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5D1C4F"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rPr>
              <w:t>9747777662</w:t>
            </w:r>
          </w:p>
        </w:tc>
      </w:tr>
      <w:tr w:rsidR="006463CD" w:rsidRPr="009807EB" w14:paraId="25992462"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F71E2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Social media</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4C9AB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HS</w:t>
            </w:r>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D7D1D1"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rPr>
              <w:t>9048172047</w:t>
            </w:r>
          </w:p>
        </w:tc>
      </w:tr>
      <w:tr w:rsidR="006463CD" w:rsidRPr="009807EB" w14:paraId="3DB1D71A" w14:textId="77777777">
        <w:trPr>
          <w:cantSplit/>
          <w:trHeight w:val="432"/>
          <w:tblHeader/>
        </w:trPr>
        <w:tc>
          <w:tcPr>
            <w:tcW w:w="20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158BD4"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Local Cable TV/Radio</w:t>
            </w:r>
          </w:p>
        </w:tc>
        <w:tc>
          <w:tcPr>
            <w:tcW w:w="292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A2481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HS</w:t>
            </w:r>
          </w:p>
        </w:tc>
        <w:tc>
          <w:tcPr>
            <w:tcW w:w="36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B5635F"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rPr>
              <w:t>9048172047</w:t>
            </w:r>
          </w:p>
        </w:tc>
      </w:tr>
    </w:tbl>
    <w:p w14:paraId="6A95E4FF" w14:textId="77777777" w:rsidR="006463CD" w:rsidRPr="009807EB" w:rsidRDefault="006463CD">
      <w:pPr>
        <w:ind w:left="720"/>
        <w:rPr>
          <w:rFonts w:ascii="Times New Roman" w:eastAsia="Calibri" w:hAnsi="Times New Roman" w:cs="Times New Roman"/>
          <w:color w:val="000000"/>
          <w:sz w:val="16"/>
          <w:szCs w:val="16"/>
        </w:rPr>
      </w:pPr>
    </w:p>
    <w:p w14:paraId="137F01B3" w14:textId="77777777" w:rsidR="006463CD" w:rsidRPr="009807EB" w:rsidRDefault="00E84D3F">
      <w:pPr>
        <w:numPr>
          <w:ilvl w:val="0"/>
          <w:numId w:val="14"/>
        </w:numPr>
        <w:rPr>
          <w:rFonts w:ascii="Times New Roman" w:eastAsia="Calibri" w:hAnsi="Times New Roman" w:cs="Times New Roman"/>
          <w:color w:val="000000"/>
        </w:rPr>
      </w:pPr>
      <w:r w:rsidRPr="009807EB">
        <w:rPr>
          <w:rFonts w:ascii="Times New Roman" w:eastAsia="Calibri" w:hAnsi="Times New Roman" w:cs="Times New Roman"/>
          <w:color w:val="000000"/>
        </w:rPr>
        <w:t>All messages disseminated through the Hub shall align with advisories issued by the Health Department and District authorities.</w:t>
      </w:r>
      <w:r w:rsidRPr="009807EB">
        <w:rPr>
          <w:rFonts w:ascii="Times New Roman" w:eastAsia="Calibri" w:hAnsi="Times New Roman" w:cs="Times New Roman"/>
          <w:color w:val="000000"/>
        </w:rPr>
        <w:br/>
      </w:r>
    </w:p>
    <w:p w14:paraId="0A70FB8F" w14:textId="77777777" w:rsidR="006463CD" w:rsidRPr="009807EB" w:rsidRDefault="00E84D3F">
      <w:pPr>
        <w:numPr>
          <w:ilvl w:val="0"/>
          <w:numId w:val="14"/>
        </w:numPr>
        <w:rPr>
          <w:rFonts w:ascii="Times New Roman" w:eastAsia="Calibri" w:hAnsi="Times New Roman" w:cs="Times New Roman"/>
          <w:color w:val="000000"/>
        </w:rPr>
      </w:pPr>
      <w:r w:rsidRPr="009807EB">
        <w:rPr>
          <w:rFonts w:ascii="Times New Roman" w:eastAsia="Calibri" w:hAnsi="Times New Roman" w:cs="Times New Roman"/>
          <w:color w:val="000000"/>
        </w:rPr>
        <w:t xml:space="preserve">Community leaders shall be sensitized to support </w:t>
      </w:r>
      <w:proofErr w:type="spellStart"/>
      <w:r w:rsidRPr="009807EB">
        <w:rPr>
          <w:rFonts w:ascii="Times New Roman" w:eastAsia="Calibri" w:hAnsi="Times New Roman" w:cs="Times New Roman"/>
          <w:color w:val="000000"/>
        </w:rPr>
        <w:t>behavior</w:t>
      </w:r>
      <w:proofErr w:type="spellEnd"/>
      <w:r w:rsidRPr="009807EB">
        <w:rPr>
          <w:rFonts w:ascii="Times New Roman" w:eastAsia="Calibri" w:hAnsi="Times New Roman" w:cs="Times New Roman"/>
          <w:color w:val="000000"/>
        </w:rPr>
        <w:t xml:space="preserve"> change, reduce stigma, and counter misinformation.</w:t>
      </w:r>
      <w:r w:rsidRPr="009807EB">
        <w:rPr>
          <w:rFonts w:ascii="Times New Roman" w:eastAsia="Calibri" w:hAnsi="Times New Roman" w:cs="Times New Roman"/>
          <w:color w:val="000000"/>
        </w:rPr>
        <w:br/>
      </w:r>
    </w:p>
    <w:p w14:paraId="2B6F5406" w14:textId="77777777" w:rsidR="006463CD" w:rsidRPr="009807EB" w:rsidRDefault="00E84D3F">
      <w:pPr>
        <w:numPr>
          <w:ilvl w:val="0"/>
          <w:numId w:val="14"/>
        </w:numPr>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Special efforts shall be made to reach vulnerable and hard-to-reach populations using locally appropriate communication methods.</w:t>
      </w:r>
    </w:p>
    <w:p w14:paraId="68F7310F" w14:textId="77777777" w:rsidR="006463CD" w:rsidRPr="009807EB" w:rsidRDefault="006463CD">
      <w:pPr>
        <w:ind w:left="720"/>
        <w:rPr>
          <w:rFonts w:ascii="Times New Roman" w:eastAsia="Calibri" w:hAnsi="Times New Roman" w:cs="Times New Roman"/>
          <w:color w:val="000000"/>
        </w:rPr>
      </w:pPr>
    </w:p>
    <w:p w14:paraId="6E220635" w14:textId="77777777" w:rsidR="006463CD" w:rsidRPr="009807EB" w:rsidRDefault="00E84D3F">
      <w:pPr>
        <w:ind w:left="720"/>
        <w:rPr>
          <w:rFonts w:ascii="Times New Roman" w:eastAsia="Calibri" w:hAnsi="Times New Roman" w:cs="Times New Roman"/>
          <w:color w:val="000000"/>
        </w:rPr>
      </w:pPr>
      <w:proofErr w:type="spellStart"/>
      <w:r w:rsidRPr="009807EB">
        <w:rPr>
          <w:rFonts w:ascii="Times New Roman" w:eastAsia="Calibri" w:hAnsi="Times New Roman" w:cs="Times New Roman"/>
          <w:b/>
          <w:bCs/>
          <w:color w:val="000000"/>
        </w:rPr>
        <w:t>Rumor</w:t>
      </w:r>
      <w:proofErr w:type="spellEnd"/>
      <w:r w:rsidRPr="009807EB">
        <w:rPr>
          <w:rFonts w:ascii="Times New Roman" w:eastAsia="Calibri" w:hAnsi="Times New Roman" w:cs="Times New Roman"/>
          <w:b/>
          <w:bCs/>
          <w:color w:val="000000"/>
        </w:rPr>
        <w:t xml:space="preserve"> Tracking:</w:t>
      </w:r>
      <w:r w:rsidRPr="009807EB">
        <w:rPr>
          <w:rFonts w:ascii="Times New Roman" w:eastAsia="Calibri" w:hAnsi="Times New Roman" w:cs="Times New Roman"/>
          <w:color w:val="000000"/>
        </w:rPr>
        <w:t xml:space="preserve"> A designated volunteer will monitor local social media/WhatsApp groups daily to identify misinformation and issue official clarifications via the Communication Hub.</w:t>
      </w:r>
    </w:p>
    <w:p w14:paraId="2A54FF77" w14:textId="77777777" w:rsidR="006463CD" w:rsidRPr="009807EB" w:rsidRDefault="00E84D3F">
      <w:pPr>
        <w:pStyle w:val="Heading3"/>
        <w:numPr>
          <w:ilvl w:val="0"/>
          <w:numId w:val="9"/>
        </w:numPr>
        <w:rPr>
          <w:rFonts w:ascii="Times New Roman" w:eastAsia="Calibri" w:hAnsi="Times New Roman" w:cs="Times New Roman"/>
          <w:b/>
          <w:bCs/>
          <w:color w:val="000000"/>
          <w:sz w:val="24"/>
          <w:szCs w:val="24"/>
        </w:rPr>
      </w:pPr>
      <w:bookmarkStart w:id="79" w:name="_heading=h.v1v1q59ynt3z" w:colFirst="0" w:colLast="0"/>
      <w:bookmarkEnd w:id="79"/>
      <w:r w:rsidRPr="009807EB">
        <w:rPr>
          <w:rFonts w:ascii="Times New Roman" w:eastAsia="Calibri" w:hAnsi="Times New Roman" w:cs="Times New Roman"/>
          <w:b/>
          <w:bCs/>
          <w:color w:val="000000"/>
          <w:sz w:val="24"/>
          <w:szCs w:val="24"/>
        </w:rPr>
        <w:t>Coordination with District/State Authorities &amp; Other Organisations</w:t>
      </w:r>
    </w:p>
    <w:p w14:paraId="19D93467" w14:textId="77777777" w:rsidR="006463CD" w:rsidRPr="009807EB" w:rsidRDefault="00E84D3F">
      <w:pPr>
        <w:ind w:left="720"/>
        <w:rPr>
          <w:rFonts w:ascii="Times New Roman" w:eastAsia="Calibri" w:hAnsi="Times New Roman" w:cs="Times New Roman"/>
          <w:color w:val="000000"/>
        </w:rPr>
      </w:pPr>
      <w:r w:rsidRPr="009807EB">
        <w:rPr>
          <w:rFonts w:ascii="Times New Roman" w:eastAsia="Calibri" w:hAnsi="Times New Roman" w:cs="Times New Roman"/>
          <w:color w:val="000000"/>
        </w:rPr>
        <w:t xml:space="preserve">Effective coordination with Block, District, and State authorities is essential to ensure timely reporting, technical guidance, and uninterrupted supply of essential resources during a pandemic.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shall establish clear communication channels, designate responsible officers, and adhere to prescribed reporting timelines to support coordinated public health action and efficient resource mobilisation.</w:t>
      </w:r>
    </w:p>
    <w:p w14:paraId="3CBC016D" w14:textId="77777777" w:rsidR="006463CD" w:rsidRPr="009807EB" w:rsidRDefault="006463CD">
      <w:pPr>
        <w:ind w:left="720"/>
        <w:rPr>
          <w:rFonts w:ascii="Times New Roman" w:eastAsia="Calibri" w:hAnsi="Times New Roman" w:cs="Times New Roman"/>
          <w:color w:val="000000"/>
        </w:rPr>
      </w:pPr>
    </w:p>
    <w:p w14:paraId="138F7A4F" w14:textId="77777777" w:rsidR="006463CD" w:rsidRPr="009807EB" w:rsidRDefault="00E84D3F">
      <w:pPr>
        <w:pStyle w:val="Heading3"/>
        <w:spacing w:before="240" w:after="240"/>
        <w:ind w:left="720"/>
        <w:rPr>
          <w:rFonts w:ascii="Times New Roman" w:eastAsia="Calibri" w:hAnsi="Times New Roman" w:cs="Times New Roman"/>
          <w:color w:val="000000"/>
          <w:sz w:val="24"/>
          <w:szCs w:val="24"/>
        </w:rPr>
      </w:pPr>
      <w:bookmarkStart w:id="80" w:name="_heading=h.f4pn8sfm6gxh" w:colFirst="0" w:colLast="0"/>
      <w:bookmarkEnd w:id="80"/>
      <w:r w:rsidRPr="009807EB">
        <w:rPr>
          <w:rFonts w:ascii="Times New Roman" w:eastAsia="Calibri" w:hAnsi="Times New Roman" w:cs="Times New Roman"/>
          <w:color w:val="000000"/>
          <w:sz w:val="24"/>
          <w:szCs w:val="24"/>
        </w:rPr>
        <w:t>Key Details:</w:t>
      </w:r>
    </w:p>
    <w:p w14:paraId="0253D5A9" w14:textId="77777777" w:rsidR="006463CD" w:rsidRPr="009807EB" w:rsidRDefault="00E84D3F">
      <w:pPr>
        <w:numPr>
          <w:ilvl w:val="0"/>
          <w:numId w:val="15"/>
        </w:numPr>
        <w:spacing w:before="240"/>
        <w:ind w:left="1440"/>
        <w:jc w:val="left"/>
        <w:rPr>
          <w:rFonts w:ascii="Times New Roman" w:eastAsia="Garamond" w:hAnsi="Times New Roman" w:cs="Times New Roman"/>
          <w:color w:val="000000"/>
        </w:rPr>
      </w:pPr>
      <w:r w:rsidRPr="009807EB">
        <w:rPr>
          <w:rFonts w:ascii="Times New Roman" w:eastAsia="Calibri" w:hAnsi="Times New Roman" w:cs="Times New Roman"/>
          <w:b/>
          <w:bCs/>
          <w:color w:val="000000"/>
        </w:rPr>
        <w:t>Nodal Officer for Reporting:</w:t>
      </w:r>
      <w:r w:rsidRPr="009807EB">
        <w:rPr>
          <w:rFonts w:ascii="Times New Roman" w:eastAsia="Calibri" w:hAnsi="Times New Roman" w:cs="Times New Roman"/>
          <w:color w:val="000000"/>
        </w:rPr>
        <w:t xml:space="preserve"> Block Medica</w:t>
      </w:r>
      <w:r w:rsidRPr="009807EB">
        <w:rPr>
          <w:rFonts w:ascii="Times New Roman" w:eastAsia="Calibri" w:hAnsi="Times New Roman" w:cs="Times New Roman"/>
        </w:rPr>
        <w:t>l Officer</w:t>
      </w:r>
    </w:p>
    <w:p w14:paraId="65386745" w14:textId="77777777" w:rsidR="006463CD" w:rsidRPr="009807EB" w:rsidRDefault="00E84D3F">
      <w:pPr>
        <w:numPr>
          <w:ilvl w:val="0"/>
          <w:numId w:val="15"/>
        </w:numPr>
        <w:spacing w:after="240"/>
        <w:ind w:left="1440"/>
        <w:jc w:val="left"/>
        <w:rPr>
          <w:rFonts w:ascii="Times New Roman" w:eastAsia="Garamond" w:hAnsi="Times New Roman" w:cs="Times New Roman"/>
          <w:color w:val="000000"/>
        </w:rPr>
      </w:pPr>
      <w:r w:rsidRPr="009807EB">
        <w:rPr>
          <w:rFonts w:ascii="Times New Roman" w:eastAsia="Calibri" w:hAnsi="Times New Roman" w:cs="Times New Roman"/>
          <w:b/>
          <w:bCs/>
          <w:color w:val="000000"/>
        </w:rPr>
        <w:t>Contact Number:</w:t>
      </w:r>
      <w:r w:rsidRPr="009807EB">
        <w:rPr>
          <w:rFonts w:ascii="Times New Roman" w:eastAsia="Calibri" w:hAnsi="Times New Roman" w:cs="Times New Roman"/>
          <w:color w:val="000000"/>
        </w:rPr>
        <w:t xml:space="preserve"> 9846014874</w:t>
      </w:r>
    </w:p>
    <w:p w14:paraId="3FDEA8B9" w14:textId="77777777" w:rsidR="006463CD" w:rsidRPr="009807EB" w:rsidRDefault="00E84D3F">
      <w:pPr>
        <w:spacing w:after="240"/>
        <w:ind w:left="720"/>
        <w:jc w:val="left"/>
        <w:rPr>
          <w:rFonts w:ascii="Times New Roman" w:eastAsia="Calibri" w:hAnsi="Times New Roman" w:cs="Times New Roman"/>
          <w:color w:val="000000"/>
        </w:rPr>
      </w:pPr>
      <w:r w:rsidRPr="009807EB">
        <w:rPr>
          <w:rFonts w:ascii="Times New Roman" w:eastAsia="Calibri" w:hAnsi="Times New Roman" w:cs="Times New Roman"/>
          <w:color w:val="000000"/>
        </w:rPr>
        <w:t>Reporting Schedule and Protocols:</w:t>
      </w:r>
    </w:p>
    <w:p w14:paraId="5BFB85D7" w14:textId="77777777" w:rsidR="006463CD" w:rsidRPr="009807EB" w:rsidRDefault="006463CD">
      <w:pPr>
        <w:rPr>
          <w:rFonts w:ascii="Times New Roman" w:eastAsia="Calibri" w:hAnsi="Times New Roman" w:cs="Times New Roman"/>
          <w:color w:val="000000"/>
          <w:sz w:val="16"/>
          <w:szCs w:val="16"/>
        </w:rPr>
      </w:pPr>
    </w:p>
    <w:tbl>
      <w:tblPr>
        <w:tblStyle w:val="Style286"/>
        <w:tblW w:w="8565" w:type="dxa"/>
        <w:tblInd w:w="675" w:type="dxa"/>
        <w:tblLayout w:type="fixed"/>
        <w:tblLook w:val="04A0" w:firstRow="1" w:lastRow="0" w:firstColumn="1" w:lastColumn="0" w:noHBand="0" w:noVBand="1"/>
      </w:tblPr>
      <w:tblGrid>
        <w:gridCol w:w="1665"/>
        <w:gridCol w:w="2535"/>
        <w:gridCol w:w="1785"/>
        <w:gridCol w:w="2580"/>
      </w:tblGrid>
      <w:tr w:rsidR="006463CD" w:rsidRPr="009807EB" w14:paraId="30435898"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B4A71A1"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To Whom</w:t>
            </w:r>
          </w:p>
        </w:tc>
        <w:tc>
          <w:tcPr>
            <w:tcW w:w="25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1F6163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What to Report</w:t>
            </w:r>
          </w:p>
        </w:tc>
        <w:tc>
          <w:tcPr>
            <w:tcW w:w="17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8BFF973"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Frequency</w:t>
            </w:r>
          </w:p>
        </w:tc>
        <w:tc>
          <w:tcPr>
            <w:tcW w:w="25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7D1A21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Nodal Person</w:t>
            </w:r>
          </w:p>
        </w:tc>
      </w:tr>
      <w:tr w:rsidR="006463CD" w:rsidRPr="009807EB" w14:paraId="385EF906"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AA80B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Block PHC</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18702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Complete Situation Report (Cases, Quarantine, Beds, Screening, Deaths)</w:t>
            </w:r>
          </w:p>
        </w:tc>
        <w:tc>
          <w:tcPr>
            <w:tcW w:w="178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935E2F" w14:textId="77777777" w:rsidR="006463CD" w:rsidRPr="009807EB" w:rsidRDefault="00E84D3F">
            <w:pPr>
              <w:spacing w:before="240" w:after="240"/>
              <w:ind w:left="800"/>
              <w:rPr>
                <w:rFonts w:ascii="Times New Roman" w:eastAsia="Garamond" w:hAnsi="Times New Roman" w:cs="Times New Roman"/>
              </w:rPr>
            </w:pPr>
            <w:r w:rsidRPr="009807EB">
              <w:rPr>
                <w:rFonts w:ascii="Times New Roman" w:eastAsia="Garamond" w:hAnsi="Times New Roman" w:cs="Times New Roman"/>
              </w:rPr>
              <w:t>Daily</w:t>
            </w:r>
          </w:p>
        </w:tc>
        <w:tc>
          <w:tcPr>
            <w:tcW w:w="258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76911EFE" w14:textId="77777777" w:rsidR="006463CD" w:rsidRPr="009807EB" w:rsidRDefault="00E84D3F">
            <w:pPr>
              <w:spacing w:before="240" w:after="240"/>
              <w:ind w:left="800"/>
              <w:rPr>
                <w:rFonts w:ascii="Times New Roman" w:eastAsia="Garamond" w:hAnsi="Times New Roman" w:cs="Times New Roman"/>
              </w:rPr>
            </w:pPr>
            <w:r w:rsidRPr="009807EB">
              <w:rPr>
                <w:rFonts w:ascii="Times New Roman" w:eastAsia="Garamond" w:hAnsi="Times New Roman" w:cs="Times New Roman"/>
              </w:rPr>
              <w:t xml:space="preserve">Dr </w:t>
            </w:r>
            <w:proofErr w:type="spellStart"/>
            <w:r w:rsidRPr="009807EB">
              <w:rPr>
                <w:rFonts w:ascii="Times New Roman" w:eastAsia="Garamond" w:hAnsi="Times New Roman" w:cs="Times New Roman"/>
              </w:rPr>
              <w:t>Sajeev.B</w:t>
            </w:r>
            <w:proofErr w:type="spellEnd"/>
            <w:r w:rsidRPr="009807EB">
              <w:rPr>
                <w:rFonts w:ascii="Times New Roman" w:eastAsia="Garamond" w:hAnsi="Times New Roman" w:cs="Times New Roman"/>
              </w:rPr>
              <w:t xml:space="preserve"> BMO</w:t>
            </w:r>
          </w:p>
        </w:tc>
      </w:tr>
      <w:tr w:rsidR="006463CD" w:rsidRPr="009807EB" w14:paraId="6F697623"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8433A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District IDSP Unit</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BF14D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Outbreaks/Clusters/Unusual Events (&gt;5 cases same ward)</w:t>
            </w:r>
          </w:p>
        </w:tc>
        <w:tc>
          <w:tcPr>
            <w:tcW w:w="178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5D8E6CC4" w14:textId="77777777" w:rsidR="006463CD" w:rsidRPr="009807EB" w:rsidRDefault="00E84D3F">
            <w:pPr>
              <w:spacing w:before="240" w:after="240"/>
              <w:ind w:left="800"/>
              <w:rPr>
                <w:rFonts w:ascii="Times New Roman" w:eastAsia="Garamond" w:hAnsi="Times New Roman" w:cs="Times New Roman"/>
              </w:rPr>
            </w:pPr>
            <w:r w:rsidRPr="009807EB">
              <w:rPr>
                <w:rFonts w:ascii="Times New Roman" w:eastAsia="Garamond" w:hAnsi="Times New Roman" w:cs="Times New Roman"/>
              </w:rPr>
              <w:t>Within 24 hours</w:t>
            </w:r>
          </w:p>
        </w:tc>
        <w:tc>
          <w:tcPr>
            <w:tcW w:w="2580" w:type="dxa"/>
            <w:tcBorders>
              <w:top w:val="nil"/>
              <w:left w:val="nil"/>
              <w:bottom w:val="single" w:sz="6" w:space="0" w:color="DDDDDD"/>
              <w:right w:val="single" w:sz="6" w:space="0" w:color="DDDDDD"/>
            </w:tcBorders>
            <w:tcMar>
              <w:top w:w="120" w:type="dxa"/>
              <w:left w:w="120" w:type="dxa"/>
              <w:bottom w:w="120" w:type="dxa"/>
              <w:right w:w="120" w:type="dxa"/>
            </w:tcMar>
          </w:tcPr>
          <w:p w14:paraId="3BEF890C" w14:textId="77777777" w:rsidR="006463CD" w:rsidRPr="009807EB" w:rsidRDefault="00E84D3F">
            <w:pPr>
              <w:spacing w:before="240" w:after="240"/>
              <w:ind w:left="800"/>
              <w:rPr>
                <w:rFonts w:ascii="Times New Roman" w:eastAsia="Garamond" w:hAnsi="Times New Roman" w:cs="Times New Roman"/>
              </w:rPr>
            </w:pPr>
            <w:r w:rsidRPr="009807EB">
              <w:rPr>
                <w:rFonts w:ascii="Times New Roman" w:eastAsia="Garamond" w:hAnsi="Times New Roman" w:cs="Times New Roman"/>
              </w:rPr>
              <w:t xml:space="preserve">Dr </w:t>
            </w:r>
            <w:proofErr w:type="spellStart"/>
            <w:r w:rsidRPr="009807EB">
              <w:rPr>
                <w:rFonts w:ascii="Times New Roman" w:eastAsia="Garamond" w:hAnsi="Times New Roman" w:cs="Times New Roman"/>
              </w:rPr>
              <w:t>Dileepkumar</w:t>
            </w:r>
            <w:proofErr w:type="spellEnd"/>
            <w:r w:rsidRPr="009807EB">
              <w:rPr>
                <w:rFonts w:ascii="Times New Roman" w:eastAsia="Garamond" w:hAnsi="Times New Roman" w:cs="Times New Roman"/>
              </w:rPr>
              <w:t xml:space="preserve"> S R, DSO</w:t>
            </w:r>
          </w:p>
        </w:tc>
      </w:tr>
      <w:tr w:rsidR="006463CD" w:rsidRPr="009807EB" w14:paraId="06A9E691"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BE60251" w14:textId="1E1A4D0B" w:rsidR="006463CD" w:rsidRPr="009807EB" w:rsidRDefault="00A26845">
            <w:pPr>
              <w:rPr>
                <w:rFonts w:ascii="Times New Roman" w:eastAsia="Calibri" w:hAnsi="Times New Roman" w:cs="Times New Roman"/>
                <w:color w:val="000000"/>
              </w:rPr>
            </w:pPr>
            <w:r w:rsidRPr="009807EB">
              <w:rPr>
                <w:rFonts w:ascii="Times New Roman" w:eastAsia="Calibri" w:hAnsi="Times New Roman" w:cs="Times New Roman"/>
                <w:b/>
                <w:bCs/>
                <w:color w:val="000000"/>
              </w:rPr>
              <w:t>Veterinary Officer</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F3C2F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Animal health events/Zoonotic alerts</w:t>
            </w:r>
          </w:p>
        </w:tc>
        <w:tc>
          <w:tcPr>
            <w:tcW w:w="178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7F8AE932" w14:textId="77777777" w:rsidR="006463CD" w:rsidRPr="009807EB" w:rsidRDefault="00E84D3F">
            <w:pPr>
              <w:spacing w:before="240" w:after="240"/>
              <w:ind w:left="800"/>
              <w:rPr>
                <w:rFonts w:ascii="Times New Roman" w:eastAsia="Garamond" w:hAnsi="Times New Roman" w:cs="Times New Roman"/>
              </w:rPr>
            </w:pPr>
            <w:r w:rsidRPr="009807EB">
              <w:rPr>
                <w:rFonts w:ascii="Times New Roman" w:eastAsia="Garamond" w:hAnsi="Times New Roman" w:cs="Times New Roman"/>
              </w:rPr>
              <w:t>Within 24 hours</w:t>
            </w:r>
          </w:p>
        </w:tc>
        <w:tc>
          <w:tcPr>
            <w:tcW w:w="2580" w:type="dxa"/>
            <w:tcBorders>
              <w:top w:val="nil"/>
              <w:left w:val="nil"/>
              <w:bottom w:val="single" w:sz="6" w:space="0" w:color="DDDDDD"/>
              <w:right w:val="single" w:sz="6" w:space="0" w:color="DDDDDD"/>
            </w:tcBorders>
            <w:tcMar>
              <w:top w:w="120" w:type="dxa"/>
              <w:left w:w="120" w:type="dxa"/>
              <w:bottom w:w="120" w:type="dxa"/>
              <w:right w:w="120" w:type="dxa"/>
            </w:tcMar>
          </w:tcPr>
          <w:p w14:paraId="127DA3F4" w14:textId="77777777" w:rsidR="006463CD" w:rsidRDefault="006463CD">
            <w:pPr>
              <w:spacing w:before="240" w:after="240"/>
              <w:ind w:left="800"/>
              <w:rPr>
                <w:rFonts w:ascii="Times New Roman" w:eastAsia="Garamond" w:hAnsi="Times New Roman" w:cs="Times New Roman"/>
              </w:rPr>
            </w:pPr>
          </w:p>
          <w:p w14:paraId="0F212C37" w14:textId="23B266FD" w:rsidR="00A26845" w:rsidRPr="00A26845" w:rsidRDefault="00A26845" w:rsidP="00A26845">
            <w:pPr>
              <w:ind w:firstLine="720"/>
              <w:rPr>
                <w:rFonts w:ascii="Times New Roman" w:eastAsia="Garamond" w:hAnsi="Times New Roman" w:cs="Times New Roman"/>
              </w:rPr>
            </w:pPr>
            <w:proofErr w:type="spellStart"/>
            <w:r>
              <w:rPr>
                <w:rFonts w:ascii="Times New Roman" w:eastAsia="Calibri" w:hAnsi="Times New Roman" w:cs="Times New Roman"/>
                <w:b/>
                <w:bCs/>
                <w:color w:val="000000"/>
              </w:rPr>
              <w:t>Diatrict</w:t>
            </w:r>
            <w:proofErr w:type="spellEnd"/>
            <w:r>
              <w:rPr>
                <w:rFonts w:ascii="Times New Roman" w:eastAsia="Calibri" w:hAnsi="Times New Roman" w:cs="Times New Roman"/>
                <w:b/>
                <w:bCs/>
                <w:color w:val="000000"/>
              </w:rPr>
              <w:t xml:space="preserve"> </w:t>
            </w:r>
            <w:r w:rsidRPr="009807EB">
              <w:rPr>
                <w:rFonts w:ascii="Times New Roman" w:eastAsia="Calibri" w:hAnsi="Times New Roman" w:cs="Times New Roman"/>
                <w:b/>
                <w:bCs/>
                <w:color w:val="000000"/>
              </w:rPr>
              <w:t>Veterinary Officer</w:t>
            </w:r>
          </w:p>
        </w:tc>
      </w:tr>
      <w:tr w:rsidR="006463CD" w:rsidRPr="009807EB" w14:paraId="68D4AAED" w14:textId="77777777">
        <w:trPr>
          <w:cantSplit/>
          <w:trHeight w:val="20"/>
          <w:tblHeader/>
        </w:trPr>
        <w:tc>
          <w:tcPr>
            <w:tcW w:w="166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FEFF1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State Cell</w:t>
            </w:r>
            <w:r w:rsidRPr="009807EB">
              <w:rPr>
                <w:rFonts w:ascii="Times New Roman" w:eastAsia="Calibri" w:hAnsi="Times New Roman" w:cs="Times New Roman"/>
                <w:color w:val="000000"/>
              </w:rPr>
              <w:t xml:space="preserve"> </w:t>
            </w:r>
          </w:p>
        </w:tc>
        <w:tc>
          <w:tcPr>
            <w:tcW w:w="25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78C50C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Zoonotic cross-sector events</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04743B" w14:textId="408406E4" w:rsidR="006463CD" w:rsidRPr="009807EB" w:rsidRDefault="00546E54">
            <w:pPr>
              <w:rPr>
                <w:rFonts w:ascii="Times New Roman" w:eastAsia="Calibri" w:hAnsi="Times New Roman" w:cs="Times New Roman"/>
                <w:color w:val="000000"/>
              </w:rPr>
            </w:pPr>
            <w:r>
              <w:rPr>
                <w:rFonts w:ascii="Times New Roman" w:eastAsia="Calibri" w:hAnsi="Times New Roman" w:cs="Times New Roman"/>
                <w:color w:val="000000"/>
              </w:rPr>
              <w:t>Daily</w:t>
            </w:r>
          </w:p>
        </w:tc>
        <w:tc>
          <w:tcPr>
            <w:tcW w:w="25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EBD844" w14:textId="39DDE3CA" w:rsidR="006463CD" w:rsidRPr="009807EB" w:rsidRDefault="00546E54">
            <w:pPr>
              <w:rPr>
                <w:rFonts w:ascii="Times New Roman" w:eastAsia="Calibri" w:hAnsi="Times New Roman" w:cs="Times New Roman"/>
                <w:color w:val="000000"/>
              </w:rPr>
            </w:pPr>
            <w:r>
              <w:rPr>
                <w:rFonts w:ascii="Times New Roman" w:eastAsia="Calibri" w:hAnsi="Times New Roman" w:cs="Times New Roman"/>
                <w:color w:val="000000"/>
              </w:rPr>
              <w:t xml:space="preserve">One health </w:t>
            </w:r>
            <w:proofErr w:type="spellStart"/>
            <w:r>
              <w:rPr>
                <w:rFonts w:ascii="Times New Roman" w:eastAsia="Calibri" w:hAnsi="Times New Roman" w:cs="Times New Roman"/>
                <w:color w:val="000000"/>
              </w:rPr>
              <w:t>nodel</w:t>
            </w:r>
            <w:proofErr w:type="spellEnd"/>
            <w:r>
              <w:rPr>
                <w:rFonts w:ascii="Times New Roman" w:eastAsia="Calibri" w:hAnsi="Times New Roman" w:cs="Times New Roman"/>
                <w:color w:val="000000"/>
              </w:rPr>
              <w:t xml:space="preserve"> officer</w:t>
            </w:r>
          </w:p>
        </w:tc>
      </w:tr>
    </w:tbl>
    <w:p w14:paraId="41AE3A9D" w14:textId="77777777" w:rsidR="006463CD" w:rsidRPr="009807EB" w:rsidRDefault="006463CD">
      <w:pPr>
        <w:rPr>
          <w:rFonts w:ascii="Times New Roman" w:eastAsia="Calibri" w:hAnsi="Times New Roman" w:cs="Times New Roman"/>
          <w:color w:val="000000"/>
          <w:sz w:val="16"/>
          <w:szCs w:val="16"/>
        </w:rPr>
      </w:pPr>
    </w:p>
    <w:p w14:paraId="540B5DD2" w14:textId="77777777" w:rsidR="006463CD" w:rsidRPr="009807EB" w:rsidRDefault="00E84D3F">
      <w:pPr>
        <w:pStyle w:val="Heading3"/>
        <w:keepNext w:val="0"/>
        <w:keepLines w:val="0"/>
        <w:spacing w:before="360"/>
        <w:rPr>
          <w:rFonts w:ascii="Times New Roman" w:eastAsia="Calibri" w:hAnsi="Times New Roman" w:cs="Times New Roman"/>
          <w:color w:val="000000"/>
          <w:sz w:val="24"/>
          <w:szCs w:val="24"/>
        </w:rPr>
      </w:pPr>
      <w:bookmarkStart w:id="81" w:name="_heading=h.1dottc8hhd9p" w:colFirst="0" w:colLast="0"/>
      <w:bookmarkEnd w:id="81"/>
      <w:r w:rsidRPr="009807EB">
        <w:rPr>
          <w:rFonts w:ascii="Times New Roman" w:eastAsia="Calibri" w:hAnsi="Times New Roman" w:cs="Times New Roman"/>
          <w:color w:val="000000"/>
          <w:sz w:val="24"/>
          <w:szCs w:val="24"/>
        </w:rPr>
        <w:t>Supply Chain Coordination</w:t>
      </w:r>
    </w:p>
    <w:p w14:paraId="531B116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shall coordinate closely with Block, District, and State authorities (KMSCL) to ensure uninterrupted availability of essential goods, medical supplies, and logistics during a pandemic. Supply requirements shall be assessed regularly based on case load and communicated promptly to the appropriate authorities for timely replenishment.</w:t>
      </w:r>
    </w:p>
    <w:p w14:paraId="5076E379"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rPr>
        <w:t>Key Points:</w:t>
      </w:r>
    </w:p>
    <w:p w14:paraId="7C0170FF" w14:textId="77777777" w:rsidR="006463CD" w:rsidRPr="009807EB" w:rsidRDefault="00E84D3F">
      <w:pPr>
        <w:numPr>
          <w:ilvl w:val="0"/>
          <w:numId w:val="16"/>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Maintain updated contact details of District and Block nodal officers for health logistics, oxygen supply, ambulances, and essential medicines.</w:t>
      </w:r>
      <w:r w:rsidRPr="009807EB">
        <w:rPr>
          <w:rFonts w:ascii="Times New Roman" w:eastAsia="Calibri" w:hAnsi="Times New Roman" w:cs="Times New Roman"/>
          <w:color w:val="000000"/>
        </w:rPr>
        <w:br/>
      </w:r>
    </w:p>
    <w:p w14:paraId="5E58D0E2" w14:textId="77777777" w:rsidR="006463CD" w:rsidRPr="009807EB" w:rsidRDefault="00E84D3F">
      <w:pPr>
        <w:numPr>
          <w:ilvl w:val="0"/>
          <w:numId w:val="16"/>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Submit timely indent requests for PPE, testing kits, medicines, oxygen, and other critical supplies through prescribed channels.</w:t>
      </w:r>
      <w:r w:rsidRPr="009807EB">
        <w:rPr>
          <w:rFonts w:ascii="Times New Roman" w:eastAsia="Calibri" w:hAnsi="Times New Roman" w:cs="Times New Roman"/>
          <w:color w:val="000000"/>
        </w:rPr>
        <w:br/>
      </w:r>
    </w:p>
    <w:p w14:paraId="10525DD3" w14:textId="77777777" w:rsidR="006463CD" w:rsidRPr="009807EB" w:rsidRDefault="00E84D3F">
      <w:pPr>
        <w:numPr>
          <w:ilvl w:val="0"/>
          <w:numId w:val="16"/>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Monitor stock levels at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facilities, quarantine/isolation centres, and field teams through daily stock registers and dispensing logs to prevent shortages.</w:t>
      </w:r>
      <w:r w:rsidRPr="009807EB">
        <w:rPr>
          <w:rFonts w:ascii="Times New Roman" w:eastAsia="Calibri" w:hAnsi="Times New Roman" w:cs="Times New Roman"/>
          <w:color w:val="000000"/>
        </w:rPr>
        <w:br/>
      </w:r>
    </w:p>
    <w:p w14:paraId="42E61476" w14:textId="77777777" w:rsidR="006463CD" w:rsidRPr="009807EB" w:rsidRDefault="00E84D3F">
      <w:pPr>
        <w:numPr>
          <w:ilvl w:val="0"/>
          <w:numId w:val="16"/>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Coordinate with District authorities, Karunya/Neethi medical shops, and local purchase committees for funds allocation and emergency procurement.</w:t>
      </w:r>
    </w:p>
    <w:p w14:paraId="0FABBE2C" w14:textId="77777777" w:rsidR="006463CD" w:rsidRPr="009807EB" w:rsidRDefault="006463CD">
      <w:pPr>
        <w:ind w:left="720"/>
        <w:jc w:val="left"/>
        <w:rPr>
          <w:rFonts w:ascii="Times New Roman" w:eastAsia="Calibri" w:hAnsi="Times New Roman" w:cs="Times New Roman"/>
          <w:color w:val="000000"/>
        </w:rPr>
      </w:pPr>
    </w:p>
    <w:p w14:paraId="4AAB6684" w14:textId="77777777" w:rsidR="006463CD" w:rsidRPr="009807EB" w:rsidRDefault="00E84D3F">
      <w:pPr>
        <w:numPr>
          <w:ilvl w:val="0"/>
          <w:numId w:val="16"/>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Ensure regular monitoring of dispensing registers at all facilities to track usage, expiry, and pilferage—shortages being a perennial issue requiring proactive weekly audits.</w:t>
      </w:r>
    </w:p>
    <w:p w14:paraId="2C88A933" w14:textId="77777777" w:rsidR="006463CD" w:rsidRPr="009807EB" w:rsidRDefault="006463CD">
      <w:pPr>
        <w:ind w:left="720"/>
        <w:jc w:val="left"/>
        <w:rPr>
          <w:rFonts w:ascii="Times New Roman" w:eastAsia="Calibri" w:hAnsi="Times New Roman" w:cs="Times New Roman"/>
          <w:color w:val="000000"/>
        </w:rPr>
      </w:pPr>
    </w:p>
    <w:p w14:paraId="11CFDBCD" w14:textId="77777777" w:rsidR="006463CD" w:rsidRPr="009807EB" w:rsidRDefault="00E84D3F">
      <w:pPr>
        <w:numPr>
          <w:ilvl w:val="0"/>
          <w:numId w:val="16"/>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Activate surge procurement protocols during high caseloads, leveraging local purchase powers under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funds alongside state supplies.</w:t>
      </w:r>
    </w:p>
    <w:p w14:paraId="6E300BE1" w14:textId="77777777" w:rsidR="006463CD" w:rsidRPr="009807EB" w:rsidRDefault="006463CD">
      <w:pPr>
        <w:pStyle w:val="Heading3"/>
        <w:rPr>
          <w:rFonts w:ascii="Times New Roman" w:eastAsia="Calibri" w:hAnsi="Times New Roman" w:cs="Times New Roman"/>
          <w:color w:val="000000"/>
          <w:sz w:val="20"/>
          <w:szCs w:val="20"/>
        </w:rPr>
      </w:pPr>
      <w:bookmarkStart w:id="82" w:name="_heading=h.n2shor8rfqy4" w:colFirst="0" w:colLast="0"/>
      <w:bookmarkEnd w:id="82"/>
    </w:p>
    <w:p w14:paraId="4444B0B9" w14:textId="77777777" w:rsidR="006463CD" w:rsidRPr="009807EB" w:rsidRDefault="00E84D3F">
      <w:pPr>
        <w:pStyle w:val="Heading3"/>
        <w:rPr>
          <w:rFonts w:ascii="Times New Roman" w:eastAsia="Calibri" w:hAnsi="Times New Roman" w:cs="Times New Roman"/>
          <w:color w:val="000000"/>
          <w:sz w:val="20"/>
          <w:szCs w:val="20"/>
        </w:rPr>
      </w:pPr>
      <w:bookmarkStart w:id="83" w:name="_heading=h.malkzers859c" w:colFirst="0" w:colLast="0"/>
      <w:bookmarkEnd w:id="83"/>
      <w:r w:rsidRPr="009807EB">
        <w:rPr>
          <w:rFonts w:ascii="Times New Roman" w:eastAsia="Calibri" w:hAnsi="Times New Roman" w:cs="Times New Roman"/>
          <w:color w:val="000000"/>
          <w:sz w:val="20"/>
          <w:szCs w:val="20"/>
        </w:rPr>
        <w:t>Resource Inventory and Contacts</w:t>
      </w:r>
    </w:p>
    <w:tbl>
      <w:tblPr>
        <w:tblStyle w:val="Style287"/>
        <w:tblW w:w="9405" w:type="dxa"/>
        <w:tblInd w:w="-100" w:type="dxa"/>
        <w:tblLayout w:type="fixed"/>
        <w:tblLook w:val="04A0" w:firstRow="1" w:lastRow="0" w:firstColumn="1" w:lastColumn="0" w:noHBand="0" w:noVBand="1"/>
      </w:tblPr>
      <w:tblGrid>
        <w:gridCol w:w="3810"/>
        <w:gridCol w:w="3315"/>
        <w:gridCol w:w="2280"/>
      </w:tblGrid>
      <w:tr w:rsidR="006463CD" w:rsidRPr="009807EB" w14:paraId="16F89CE3"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A3C77F6" w14:textId="77777777" w:rsidR="006463CD" w:rsidRPr="009807EB" w:rsidRDefault="00E84D3F">
            <w:pPr>
              <w:spacing w:before="240" w:after="240"/>
              <w:ind w:left="720" w:hanging="36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Resource Category</w:t>
            </w:r>
          </w:p>
        </w:tc>
        <w:tc>
          <w:tcPr>
            <w:tcW w:w="331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CD2C82D" w14:textId="77777777" w:rsidR="006463CD" w:rsidRPr="009807EB" w:rsidRDefault="00E84D3F">
            <w:pPr>
              <w:spacing w:before="240"/>
              <w:ind w:left="720" w:hanging="36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Source</w:t>
            </w:r>
          </w:p>
          <w:p w14:paraId="5D56157A" w14:textId="77777777" w:rsidR="006463CD" w:rsidRPr="009807EB" w:rsidRDefault="00E84D3F">
            <w:pPr>
              <w:spacing w:after="240"/>
              <w:ind w:left="720" w:hanging="36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(District/State/Private)</w:t>
            </w:r>
          </w:p>
        </w:tc>
        <w:tc>
          <w:tcPr>
            <w:tcW w:w="22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A82CCD3" w14:textId="77777777" w:rsidR="006463CD" w:rsidRPr="009807EB" w:rsidRDefault="00E84D3F">
            <w:pPr>
              <w:spacing w:before="240" w:after="240"/>
              <w:ind w:left="720" w:hanging="36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Contact</w:t>
            </w:r>
          </w:p>
        </w:tc>
      </w:tr>
      <w:tr w:rsidR="006463CD" w:rsidRPr="009807EB" w14:paraId="6A2274E4"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AA768F6" w14:textId="77777777" w:rsidR="006463CD" w:rsidRPr="009807EB" w:rsidRDefault="00E84D3F">
            <w:pPr>
              <w:spacing w:before="240" w:after="240"/>
              <w:ind w:left="720" w:hanging="36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PPE Kits/Masks/Gloves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3727D8E"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KMSCL </w:t>
            </w:r>
          </w:p>
        </w:tc>
        <w:tc>
          <w:tcPr>
            <w:tcW w:w="228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A47A8C6" w14:textId="77777777" w:rsidR="006463CD" w:rsidRPr="009807EB" w:rsidRDefault="00E84D3F">
            <w:pPr>
              <w:spacing w:before="240" w:after="240"/>
              <w:ind w:left="620"/>
              <w:jc w:val="left"/>
              <w:rPr>
                <w:rFonts w:ascii="Times New Roman" w:eastAsia="Garamond" w:hAnsi="Times New Roman" w:cs="Times New Roman"/>
              </w:rPr>
            </w:pPr>
            <w:r w:rsidRPr="009807EB">
              <w:rPr>
                <w:rFonts w:ascii="Times New Roman" w:eastAsia="Garamond" w:hAnsi="Times New Roman" w:cs="Times New Roman"/>
              </w:rPr>
              <w:t>7561063775</w:t>
            </w:r>
          </w:p>
        </w:tc>
      </w:tr>
      <w:tr w:rsidR="006463CD" w:rsidRPr="009807EB" w14:paraId="281D0106"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EB3B2D" w14:textId="77777777" w:rsidR="006463CD" w:rsidRPr="009807EB" w:rsidRDefault="00E84D3F">
            <w:pPr>
              <w:spacing w:before="240" w:after="240"/>
              <w:ind w:left="720" w:hanging="36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PPE Kits/Masks/Gloves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949F9D9"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color w:val="000000"/>
              </w:rPr>
              <w:t>Local Vendors</w:t>
            </w:r>
          </w:p>
        </w:tc>
        <w:tc>
          <w:tcPr>
            <w:tcW w:w="228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602E521" w14:textId="77777777" w:rsidR="006463CD" w:rsidRPr="009807EB" w:rsidRDefault="00E84D3F">
            <w:pPr>
              <w:spacing w:before="240" w:after="240"/>
              <w:ind w:left="-100"/>
              <w:jc w:val="left"/>
              <w:rPr>
                <w:rFonts w:ascii="Times New Roman" w:eastAsia="Garamond" w:hAnsi="Times New Roman" w:cs="Times New Roman"/>
              </w:rPr>
            </w:pPr>
            <w:r w:rsidRPr="009807EB">
              <w:rPr>
                <w:rFonts w:ascii="Times New Roman" w:eastAsia="Garamond" w:hAnsi="Times New Roman" w:cs="Times New Roman"/>
              </w:rPr>
              <w:t>NA</w:t>
            </w:r>
          </w:p>
        </w:tc>
      </w:tr>
      <w:tr w:rsidR="006463CD" w:rsidRPr="009807EB" w14:paraId="3A9AC1EC"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BBD1B71" w14:textId="77777777" w:rsidR="006463CD" w:rsidRPr="009807EB" w:rsidRDefault="00E84D3F">
            <w:pPr>
              <w:spacing w:before="240"/>
              <w:ind w:left="27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Oxygen</w:t>
            </w:r>
          </w:p>
          <w:p w14:paraId="20D2BD35" w14:textId="77777777" w:rsidR="006463CD" w:rsidRPr="009807EB" w:rsidRDefault="00E84D3F">
            <w:pPr>
              <w:spacing w:after="240"/>
              <w:ind w:left="27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Cylinders/Concentrators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FB1572C"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color w:val="000000"/>
              </w:rPr>
              <w:t>KMSCL</w:t>
            </w:r>
          </w:p>
        </w:tc>
        <w:tc>
          <w:tcPr>
            <w:tcW w:w="228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16A004F" w14:textId="77777777" w:rsidR="006463CD" w:rsidRPr="009807EB" w:rsidRDefault="00E84D3F">
            <w:pPr>
              <w:spacing w:before="240" w:after="240"/>
              <w:ind w:left="620"/>
              <w:jc w:val="left"/>
              <w:rPr>
                <w:rFonts w:ascii="Times New Roman" w:eastAsia="Garamond" w:hAnsi="Times New Roman" w:cs="Times New Roman"/>
              </w:rPr>
            </w:pPr>
            <w:r w:rsidRPr="009807EB">
              <w:rPr>
                <w:rFonts w:ascii="Times New Roman" w:eastAsia="Garamond" w:hAnsi="Times New Roman" w:cs="Times New Roman"/>
              </w:rPr>
              <w:t>7561063775</w:t>
            </w:r>
          </w:p>
        </w:tc>
      </w:tr>
      <w:tr w:rsidR="006463CD" w:rsidRPr="009807EB" w14:paraId="7DA922F7"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0E51CD" w14:textId="77777777" w:rsidR="006463CD" w:rsidRPr="009807EB" w:rsidRDefault="00E84D3F">
            <w:pPr>
              <w:spacing w:before="240" w:after="240"/>
              <w:ind w:left="720" w:hanging="36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Medicines/Antivirals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6501DB"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KMSCL </w:t>
            </w:r>
          </w:p>
        </w:tc>
        <w:tc>
          <w:tcPr>
            <w:tcW w:w="228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4C052D56" w14:textId="77777777" w:rsidR="006463CD" w:rsidRPr="009807EB" w:rsidRDefault="00E84D3F">
            <w:pPr>
              <w:spacing w:before="240" w:after="240"/>
              <w:ind w:left="620"/>
              <w:jc w:val="left"/>
              <w:rPr>
                <w:rFonts w:ascii="Times New Roman" w:eastAsia="Garamond" w:hAnsi="Times New Roman" w:cs="Times New Roman"/>
              </w:rPr>
            </w:pPr>
            <w:r w:rsidRPr="009807EB">
              <w:rPr>
                <w:rFonts w:ascii="Times New Roman" w:eastAsia="Garamond" w:hAnsi="Times New Roman" w:cs="Times New Roman"/>
              </w:rPr>
              <w:t>7561063775</w:t>
            </w:r>
          </w:p>
        </w:tc>
      </w:tr>
      <w:tr w:rsidR="006463CD" w:rsidRPr="009807EB" w14:paraId="54FF5017"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AF5F0E" w14:textId="77777777" w:rsidR="006463CD" w:rsidRPr="009807EB" w:rsidRDefault="00E84D3F">
            <w:pPr>
              <w:spacing w:before="240" w:after="240"/>
              <w:ind w:left="720" w:hanging="36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Medicines/Antivirals</w:t>
            </w:r>
          </w:p>
        </w:tc>
        <w:tc>
          <w:tcPr>
            <w:tcW w:w="331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DE89B5"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Neethi Shops </w:t>
            </w:r>
          </w:p>
        </w:tc>
        <w:tc>
          <w:tcPr>
            <w:tcW w:w="228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4A55B4A1" w14:textId="77777777" w:rsidR="006463CD" w:rsidRPr="009807EB" w:rsidRDefault="00E84D3F">
            <w:pPr>
              <w:spacing w:before="240" w:after="240"/>
              <w:ind w:left="620"/>
              <w:jc w:val="left"/>
              <w:rPr>
                <w:rFonts w:ascii="Times New Roman" w:eastAsia="Garamond" w:hAnsi="Times New Roman" w:cs="Times New Roman"/>
              </w:rPr>
            </w:pPr>
            <w:r w:rsidRPr="009807EB">
              <w:rPr>
                <w:rFonts w:ascii="Times New Roman" w:eastAsia="Garamond" w:hAnsi="Times New Roman" w:cs="Times New Roman"/>
              </w:rPr>
              <w:t>NA</w:t>
            </w:r>
          </w:p>
        </w:tc>
      </w:tr>
      <w:tr w:rsidR="006463CD" w:rsidRPr="009807EB" w14:paraId="2CE4452B" w14:textId="77777777">
        <w:trPr>
          <w:cantSplit/>
          <w:trHeight w:val="20"/>
          <w:tblHeader/>
        </w:trPr>
        <w:tc>
          <w:tcPr>
            <w:tcW w:w="381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1B066C2" w14:textId="77777777" w:rsidR="006463CD" w:rsidRPr="009807EB" w:rsidRDefault="00E84D3F">
            <w:pPr>
              <w:spacing w:before="240" w:after="240"/>
              <w:ind w:left="720" w:hanging="36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Test Kits (RTPCR/Rapid)</w:t>
            </w:r>
          </w:p>
        </w:tc>
        <w:tc>
          <w:tcPr>
            <w:tcW w:w="3315" w:type="dxa"/>
            <w:tcBorders>
              <w:top w:val="nil"/>
              <w:left w:val="nil"/>
              <w:bottom w:val="single" w:sz="8" w:space="0" w:color="000000"/>
              <w:right w:val="single" w:sz="8" w:space="0" w:color="000000"/>
            </w:tcBorders>
            <w:tcMar>
              <w:top w:w="100" w:type="dxa"/>
              <w:left w:w="120" w:type="dxa"/>
              <w:bottom w:w="100" w:type="dxa"/>
              <w:right w:w="120" w:type="dxa"/>
            </w:tcMar>
            <w:vAlign w:val="center"/>
          </w:tcPr>
          <w:p w14:paraId="4763099A" w14:textId="77777777" w:rsidR="006463CD" w:rsidRPr="009807EB" w:rsidRDefault="00E84D3F">
            <w:pPr>
              <w:spacing w:before="220" w:after="22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KMSCL </w:t>
            </w:r>
          </w:p>
        </w:tc>
        <w:tc>
          <w:tcPr>
            <w:tcW w:w="2280"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3D742CB7" w14:textId="77777777" w:rsidR="006463CD" w:rsidRPr="009807EB" w:rsidRDefault="00E84D3F">
            <w:pPr>
              <w:spacing w:before="240" w:after="240"/>
              <w:ind w:left="620"/>
              <w:jc w:val="left"/>
              <w:rPr>
                <w:rFonts w:ascii="Times New Roman" w:eastAsia="Garamond" w:hAnsi="Times New Roman" w:cs="Times New Roman"/>
              </w:rPr>
            </w:pPr>
            <w:r w:rsidRPr="009807EB">
              <w:rPr>
                <w:rFonts w:ascii="Times New Roman" w:eastAsia="Garamond" w:hAnsi="Times New Roman" w:cs="Times New Roman"/>
              </w:rPr>
              <w:t>7561063775</w:t>
            </w:r>
          </w:p>
        </w:tc>
      </w:tr>
    </w:tbl>
    <w:p w14:paraId="4C3E508C" w14:textId="77777777" w:rsidR="006463CD" w:rsidRPr="009807EB" w:rsidRDefault="006463CD">
      <w:pPr>
        <w:pStyle w:val="Heading2"/>
        <w:rPr>
          <w:rFonts w:ascii="Times New Roman" w:eastAsia="Calibri" w:hAnsi="Times New Roman" w:cs="Times New Roman"/>
          <w:b w:val="0"/>
          <w:bCs w:val="0"/>
          <w:color w:val="000000"/>
          <w:sz w:val="16"/>
          <w:szCs w:val="16"/>
        </w:rPr>
      </w:pPr>
      <w:bookmarkStart w:id="84" w:name="_heading=h.czjhcqgdihxb" w:colFirst="0" w:colLast="0"/>
      <w:bookmarkEnd w:id="84"/>
    </w:p>
    <w:p w14:paraId="0DA4E11B" w14:textId="77777777" w:rsidR="006463CD" w:rsidRPr="009807EB" w:rsidRDefault="00E84D3F">
      <w:pPr>
        <w:pStyle w:val="Heading3"/>
        <w:rPr>
          <w:rFonts w:ascii="Times New Roman" w:eastAsia="Calibri" w:hAnsi="Times New Roman" w:cs="Times New Roman"/>
          <w:color w:val="000000"/>
          <w:sz w:val="24"/>
          <w:szCs w:val="24"/>
        </w:rPr>
      </w:pPr>
      <w:bookmarkStart w:id="85" w:name="_heading=h.yzub84mrcj4j" w:colFirst="0" w:colLast="0"/>
      <w:bookmarkEnd w:id="85"/>
      <w:r w:rsidRPr="009807EB">
        <w:rPr>
          <w:rFonts w:ascii="Times New Roman" w:eastAsia="Calibri" w:hAnsi="Times New Roman" w:cs="Times New Roman"/>
          <w:color w:val="000000"/>
          <w:sz w:val="24"/>
          <w:szCs w:val="24"/>
        </w:rPr>
        <w:t>Collaboration with NGOs, PPP, and CSR</w:t>
      </w:r>
    </w:p>
    <w:p w14:paraId="095C7EE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To augment government efforts during a pandemic,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shall collaborate with NGOs, voluntary organisations, and private sector partners through public–private partnerships and Corporate Social Responsibility (CSR) initiatives, in coordination with District authorities.</w:t>
      </w:r>
    </w:p>
    <w:p w14:paraId="3C7D69AA" w14:textId="77777777" w:rsidR="006463CD" w:rsidRPr="009807EB" w:rsidRDefault="006463CD">
      <w:pPr>
        <w:rPr>
          <w:rFonts w:ascii="Times New Roman" w:eastAsia="Calibri" w:hAnsi="Times New Roman" w:cs="Times New Roman"/>
          <w:color w:val="000000"/>
        </w:rPr>
      </w:pPr>
    </w:p>
    <w:p w14:paraId="324B815D"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rPr>
        <w:lastRenderedPageBreak/>
        <w:t>Key Points:</w:t>
      </w:r>
    </w:p>
    <w:p w14:paraId="15AEA820" w14:textId="77777777" w:rsidR="006463CD" w:rsidRPr="009807EB" w:rsidRDefault="00E84D3F">
      <w:pPr>
        <w:numPr>
          <w:ilvl w:val="0"/>
          <w:numId w:val="17"/>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Engage NGOs and community-based organisations for community outreach, awareness, and support to vulnerable populations.</w:t>
      </w:r>
      <w:r w:rsidRPr="009807EB">
        <w:rPr>
          <w:rFonts w:ascii="Times New Roman" w:eastAsia="Calibri" w:hAnsi="Times New Roman" w:cs="Times New Roman"/>
          <w:color w:val="000000"/>
        </w:rPr>
        <w:br/>
      </w:r>
    </w:p>
    <w:p w14:paraId="68749735" w14:textId="77777777" w:rsidR="006463CD" w:rsidRPr="009807EB" w:rsidRDefault="00E84D3F">
      <w:pPr>
        <w:numPr>
          <w:ilvl w:val="0"/>
          <w:numId w:val="17"/>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Leverage CSR support for procurement of medical equipment, PPE, oxygen concentrators, food kits, and sanitation materials, as permitted.</w:t>
      </w:r>
      <w:r w:rsidRPr="009807EB">
        <w:rPr>
          <w:rFonts w:ascii="Times New Roman" w:eastAsia="Calibri" w:hAnsi="Times New Roman" w:cs="Times New Roman"/>
          <w:color w:val="000000"/>
        </w:rPr>
        <w:br/>
      </w:r>
    </w:p>
    <w:p w14:paraId="5BD9C650" w14:textId="77777777" w:rsidR="006463CD" w:rsidRPr="009807EB" w:rsidRDefault="00E84D3F">
      <w:pPr>
        <w:numPr>
          <w:ilvl w:val="0"/>
          <w:numId w:val="17"/>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Ensure all collaborations align with government guidelines and are routed through approved administrative and financial procedures.</w:t>
      </w:r>
      <w:r w:rsidRPr="009807EB">
        <w:rPr>
          <w:rFonts w:ascii="Times New Roman" w:eastAsia="Calibri" w:hAnsi="Times New Roman" w:cs="Times New Roman"/>
          <w:color w:val="000000"/>
        </w:rPr>
        <w:br/>
      </w:r>
    </w:p>
    <w:p w14:paraId="4C99C0C8" w14:textId="77777777" w:rsidR="006463CD" w:rsidRPr="009807EB" w:rsidRDefault="00E84D3F">
      <w:pPr>
        <w:numPr>
          <w:ilvl w:val="0"/>
          <w:numId w:val="17"/>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Maintain transparency and documentation for all external support received and utilised.</w:t>
      </w:r>
    </w:p>
    <w:tbl>
      <w:tblPr>
        <w:tblStyle w:val="Style288"/>
        <w:tblW w:w="8730" w:type="dxa"/>
        <w:tblInd w:w="120" w:type="dxa"/>
        <w:tblLayout w:type="fixed"/>
        <w:tblLook w:val="04A0" w:firstRow="1" w:lastRow="0" w:firstColumn="1" w:lastColumn="0" w:noHBand="0" w:noVBand="1"/>
      </w:tblPr>
      <w:tblGrid>
        <w:gridCol w:w="3060"/>
        <w:gridCol w:w="990"/>
        <w:gridCol w:w="2445"/>
        <w:gridCol w:w="2235"/>
      </w:tblGrid>
      <w:tr w:rsidR="006463CD" w:rsidRPr="009807EB" w14:paraId="225A8302" w14:textId="77777777">
        <w:trPr>
          <w:cantSplit/>
          <w:trHeight w:val="20"/>
          <w:tblHeader/>
        </w:trPr>
        <w:tc>
          <w:tcPr>
            <w:tcW w:w="306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1858AB4"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Organization</w:t>
            </w:r>
          </w:p>
        </w:tc>
        <w:tc>
          <w:tcPr>
            <w:tcW w:w="9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B26F142"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Type</w:t>
            </w:r>
          </w:p>
        </w:tc>
        <w:tc>
          <w:tcPr>
            <w:tcW w:w="24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600250F5"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Support Offered</w:t>
            </w:r>
          </w:p>
        </w:tc>
        <w:tc>
          <w:tcPr>
            <w:tcW w:w="223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3E8BAFE"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Contact Person</w:t>
            </w:r>
          </w:p>
        </w:tc>
      </w:tr>
      <w:tr w:rsidR="006463CD" w:rsidRPr="009807EB" w14:paraId="5BBC333E" w14:textId="77777777">
        <w:trPr>
          <w:cantSplit/>
          <w:trHeight w:val="20"/>
          <w:tblHeader/>
        </w:trPr>
        <w:tc>
          <w:tcPr>
            <w:tcW w:w="30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560AA5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b/>
                <w:bCs/>
                <w:color w:val="000000"/>
              </w:rPr>
              <w:t>Youth Clubs</w:t>
            </w:r>
            <w:r w:rsidRPr="009807EB">
              <w:rPr>
                <w:rFonts w:ascii="Times New Roman" w:eastAsia="Calibri" w:hAnsi="Times New Roman" w:cs="Times New Roman"/>
                <w:b/>
                <w:bCs/>
              </w:rPr>
              <w:t>/</w:t>
            </w:r>
            <w:proofErr w:type="spellStart"/>
            <w:r w:rsidRPr="009807EB">
              <w:rPr>
                <w:rFonts w:ascii="Times New Roman" w:eastAsia="Calibri" w:hAnsi="Times New Roman" w:cs="Times New Roman"/>
                <w:b/>
                <w:bCs/>
              </w:rPr>
              <w:t>Krishnapuram</w:t>
            </w:r>
            <w:proofErr w:type="spellEnd"/>
          </w:p>
        </w:tc>
        <w:tc>
          <w:tcPr>
            <w:tcW w:w="9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872769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CBO</w:t>
            </w:r>
          </w:p>
        </w:tc>
        <w:tc>
          <w:tcPr>
            <w:tcW w:w="24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3C22D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HR</w:t>
            </w:r>
          </w:p>
        </w:tc>
        <w:tc>
          <w:tcPr>
            <w:tcW w:w="22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010B352" w14:textId="77777777" w:rsidR="006463CD" w:rsidRPr="009807EB" w:rsidRDefault="00E84D3F">
            <w:pPr>
              <w:rPr>
                <w:rFonts w:ascii="Times New Roman" w:eastAsia="Calibri" w:hAnsi="Times New Roman" w:cs="Times New Roman"/>
                <w:color w:val="000000"/>
              </w:rPr>
            </w:pPr>
            <w:proofErr w:type="gramStart"/>
            <w:r w:rsidRPr="009807EB">
              <w:rPr>
                <w:rFonts w:ascii="Times New Roman" w:eastAsia="Garamond" w:hAnsi="Times New Roman" w:cs="Times New Roman"/>
              </w:rPr>
              <w:t>LEKSHMI  NSS</w:t>
            </w:r>
            <w:proofErr w:type="gramEnd"/>
            <w:r w:rsidRPr="009807EB">
              <w:rPr>
                <w:rFonts w:ascii="Times New Roman" w:eastAsia="Garamond" w:hAnsi="Times New Roman" w:cs="Times New Roman"/>
              </w:rPr>
              <w:t xml:space="preserve">  </w:t>
            </w:r>
          </w:p>
        </w:tc>
      </w:tr>
      <w:tr w:rsidR="006463CD" w:rsidRPr="009807EB" w14:paraId="4314E9A4" w14:textId="77777777">
        <w:trPr>
          <w:cantSplit/>
          <w:trHeight w:val="20"/>
          <w:tblHeader/>
        </w:trPr>
        <w:tc>
          <w:tcPr>
            <w:tcW w:w="306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06C549" w14:textId="77777777" w:rsidR="006463CD" w:rsidRPr="009807EB" w:rsidRDefault="00E84D3F">
            <w:pPr>
              <w:spacing w:before="160" w:after="240"/>
              <w:rPr>
                <w:rFonts w:ascii="Times New Roman" w:eastAsia="Calibri" w:hAnsi="Times New Roman" w:cs="Times New Roman"/>
                <w:b/>
                <w:bCs/>
                <w:color w:val="000000"/>
              </w:rPr>
            </w:pPr>
            <w:r w:rsidRPr="009807EB">
              <w:rPr>
                <w:rFonts w:ascii="Times New Roman" w:eastAsia="Calibri" w:hAnsi="Times New Roman" w:cs="Times New Roman"/>
                <w:b/>
                <w:bCs/>
              </w:rPr>
              <w:t>Youth Club/</w:t>
            </w:r>
            <w:r w:rsidRPr="009807EB">
              <w:rPr>
                <w:rFonts w:ascii="Times New Roman" w:eastAsia="Arial" w:hAnsi="Times New Roman" w:cs="Times New Roman"/>
              </w:rPr>
              <w:t xml:space="preserve">BRC </w:t>
            </w:r>
            <w:proofErr w:type="spellStart"/>
            <w:r w:rsidRPr="009807EB">
              <w:rPr>
                <w:rFonts w:ascii="Times New Roman" w:eastAsia="Arial" w:hAnsi="Times New Roman" w:cs="Times New Roman"/>
              </w:rPr>
              <w:t>Arattupuzha</w:t>
            </w:r>
            <w:proofErr w:type="spellEnd"/>
          </w:p>
        </w:tc>
        <w:tc>
          <w:tcPr>
            <w:tcW w:w="9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4CB73B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CBO</w:t>
            </w:r>
          </w:p>
        </w:tc>
        <w:tc>
          <w:tcPr>
            <w:tcW w:w="24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C22E01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HR</w:t>
            </w:r>
          </w:p>
        </w:tc>
        <w:tc>
          <w:tcPr>
            <w:tcW w:w="223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0FAA292" w14:textId="77777777" w:rsidR="006463CD" w:rsidRPr="009807EB" w:rsidRDefault="006463CD">
            <w:pPr>
              <w:spacing w:before="160" w:after="240"/>
              <w:rPr>
                <w:rFonts w:ascii="Times New Roman" w:eastAsia="Arial" w:hAnsi="Times New Roman" w:cs="Times New Roman"/>
              </w:rPr>
            </w:pPr>
          </w:p>
          <w:p w14:paraId="5A3BB64B" w14:textId="77777777" w:rsidR="006463CD" w:rsidRPr="009807EB" w:rsidRDefault="00E84D3F">
            <w:pPr>
              <w:spacing w:before="160" w:after="240"/>
              <w:rPr>
                <w:rFonts w:ascii="Times New Roman" w:eastAsia="Arial" w:hAnsi="Times New Roman" w:cs="Times New Roman"/>
              </w:rPr>
            </w:pPr>
            <w:r w:rsidRPr="009807EB">
              <w:rPr>
                <w:rFonts w:ascii="Times New Roman" w:eastAsia="Arial" w:hAnsi="Times New Roman" w:cs="Times New Roman"/>
              </w:rPr>
              <w:t>9605120020</w:t>
            </w:r>
          </w:p>
          <w:p w14:paraId="3FCD53CE" w14:textId="77777777" w:rsidR="006463CD" w:rsidRPr="009807EB" w:rsidRDefault="006463CD">
            <w:pPr>
              <w:rPr>
                <w:rFonts w:ascii="Times New Roman" w:eastAsia="Garamond" w:hAnsi="Times New Roman" w:cs="Times New Roman"/>
              </w:rPr>
            </w:pPr>
          </w:p>
        </w:tc>
      </w:tr>
    </w:tbl>
    <w:p w14:paraId="14541052" w14:textId="77777777" w:rsidR="006463CD" w:rsidRPr="009807EB" w:rsidRDefault="00E84D3F">
      <w:pPr>
        <w:pStyle w:val="Heading3"/>
        <w:keepNext w:val="0"/>
        <w:keepLines w:val="0"/>
        <w:spacing w:before="360"/>
        <w:rPr>
          <w:rFonts w:ascii="Times New Roman" w:eastAsia="Calibri" w:hAnsi="Times New Roman" w:cs="Times New Roman"/>
          <w:b/>
          <w:bCs/>
          <w:color w:val="000000"/>
          <w:sz w:val="24"/>
          <w:szCs w:val="24"/>
        </w:rPr>
      </w:pPr>
      <w:bookmarkStart w:id="86" w:name="_heading=h.txtjf7f9yid7" w:colFirst="0" w:colLast="0"/>
      <w:bookmarkEnd w:id="86"/>
      <w:r w:rsidRPr="009807EB">
        <w:rPr>
          <w:rFonts w:ascii="Times New Roman" w:eastAsia="Calibri" w:hAnsi="Times New Roman" w:cs="Times New Roman"/>
          <w:b/>
          <w:bCs/>
          <w:color w:val="000000"/>
          <w:sz w:val="24"/>
          <w:szCs w:val="24"/>
        </w:rPr>
        <w:t>Interdepartmental Coordination</w:t>
      </w:r>
    </w:p>
    <w:p w14:paraId="7802E82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Coordination among departments during a pandemic shall be ensured through regular review meetings convened by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President. These meetings will provide a structured platform for sharing situational updates, assessing resource availability, resolving operational gaps, and taking joint decisions to ensure a coordinated and timely response.</w:t>
      </w:r>
    </w:p>
    <w:p w14:paraId="22916CF3" w14:textId="77777777" w:rsidR="006463CD" w:rsidRPr="009807EB" w:rsidRDefault="006463CD">
      <w:pPr>
        <w:rPr>
          <w:rFonts w:ascii="Times New Roman" w:eastAsia="Calibri" w:hAnsi="Times New Roman" w:cs="Times New Roman"/>
          <w:color w:val="000000"/>
          <w:sz w:val="16"/>
          <w:szCs w:val="16"/>
        </w:rPr>
      </w:pPr>
    </w:p>
    <w:tbl>
      <w:tblPr>
        <w:tblStyle w:val="Style289"/>
        <w:tblW w:w="8655" w:type="dxa"/>
        <w:tblInd w:w="-100" w:type="dxa"/>
        <w:tblLayout w:type="fixed"/>
        <w:tblLook w:val="04A0" w:firstRow="1" w:lastRow="0" w:firstColumn="1" w:lastColumn="0" w:noHBand="0" w:noVBand="1"/>
      </w:tblPr>
      <w:tblGrid>
        <w:gridCol w:w="2190"/>
        <w:gridCol w:w="1980"/>
        <w:gridCol w:w="2895"/>
        <w:gridCol w:w="1590"/>
      </w:tblGrid>
      <w:tr w:rsidR="006463CD" w:rsidRPr="009807EB" w14:paraId="1FEEA2B5"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00D6A16" w14:textId="77777777" w:rsidR="006463CD" w:rsidRPr="009807EB" w:rsidRDefault="00E84D3F">
            <w:pPr>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lastRenderedPageBreak/>
              <w:t>Department</w:t>
            </w:r>
          </w:p>
        </w:tc>
        <w:tc>
          <w:tcPr>
            <w:tcW w:w="198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DABB697" w14:textId="77777777" w:rsidR="006463CD" w:rsidRPr="009807EB" w:rsidRDefault="00E84D3F">
            <w:pPr>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Representative</w:t>
            </w:r>
          </w:p>
        </w:tc>
        <w:tc>
          <w:tcPr>
            <w:tcW w:w="289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F88AE93" w14:textId="77777777" w:rsidR="006463CD" w:rsidRPr="009807EB" w:rsidRDefault="00E84D3F">
            <w:pPr>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Key Role</w:t>
            </w:r>
          </w:p>
        </w:tc>
        <w:tc>
          <w:tcPr>
            <w:tcW w:w="159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99E1092" w14:textId="77777777" w:rsidR="006463CD" w:rsidRPr="009807EB" w:rsidRDefault="00E84D3F">
            <w:pPr>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Contact</w:t>
            </w:r>
          </w:p>
        </w:tc>
      </w:tr>
      <w:tr w:rsidR="006463CD" w:rsidRPr="009807EB" w14:paraId="1024F68F"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E4C24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Health </w:t>
            </w:r>
            <w:r w:rsidRPr="009807EB">
              <w:rPr>
                <w:rFonts w:ascii="Times New Roman" w:eastAsia="Calibri" w:hAnsi="Times New Roman" w:cs="Times New Roman"/>
              </w:rPr>
              <w:t>Block</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2FE3DC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Staff </w:t>
            </w:r>
            <w:proofErr w:type="gramStart"/>
            <w:r w:rsidRPr="009807EB">
              <w:rPr>
                <w:rFonts w:ascii="Times New Roman" w:eastAsia="Calibri" w:hAnsi="Times New Roman" w:cs="Times New Roman"/>
                <w:color w:val="000000"/>
              </w:rPr>
              <w:t>Nurse :</w:t>
            </w:r>
            <w:proofErr w:type="gramEnd"/>
            <w:r w:rsidRPr="009807EB">
              <w:rPr>
                <w:rFonts w:ascii="Times New Roman" w:eastAsia="Calibri" w:hAnsi="Times New Roman" w:cs="Times New Roman"/>
                <w:color w:val="000000"/>
              </w:rPr>
              <w:t xml:space="preserve"> Bindu</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E945A7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Case management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C5FBEBB"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9605747427</w:t>
            </w:r>
          </w:p>
        </w:tc>
      </w:tr>
      <w:tr w:rsidR="006463CD" w:rsidRPr="009807EB" w14:paraId="22970A3F"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51391A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Veterinary</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AC6CAD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Veterinary Surgeon: </w:t>
            </w:r>
            <w:proofErr w:type="spellStart"/>
            <w:proofErr w:type="gramStart"/>
            <w:r w:rsidRPr="009807EB">
              <w:rPr>
                <w:rFonts w:ascii="Times New Roman" w:eastAsia="Calibri" w:hAnsi="Times New Roman" w:cs="Times New Roman"/>
              </w:rPr>
              <w:t>Dr.sankaranarayanan</w:t>
            </w:r>
            <w:proofErr w:type="spellEnd"/>
            <w:proofErr w:type="gramEnd"/>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76095F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Animal surveillance</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F65E1E0"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9447075691</w:t>
            </w:r>
          </w:p>
        </w:tc>
      </w:tr>
      <w:tr w:rsidR="006463CD" w:rsidRPr="009807EB" w14:paraId="116E0959"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770CB6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ICDS</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D3746CA"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Supervisor: Sindhu</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CA3AB92"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Nutrition support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DF9C10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8281878458</w:t>
            </w:r>
          </w:p>
        </w:tc>
      </w:tr>
      <w:tr w:rsidR="006463CD" w:rsidRPr="009807EB" w14:paraId="791DA36E"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56967D5"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Education</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7C141A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Head Teacher:</w:t>
            </w:r>
          </w:p>
          <w:p w14:paraId="4C0167E2" w14:textId="77777777" w:rsidR="006463CD" w:rsidRPr="009807EB" w:rsidRDefault="006463CD">
            <w:pPr>
              <w:spacing w:line="240" w:lineRule="auto"/>
              <w:rPr>
                <w:rFonts w:ascii="Times New Roman" w:eastAsia="Calibri" w:hAnsi="Times New Roman" w:cs="Times New Roman"/>
                <w:color w:val="000000"/>
              </w:rPr>
            </w:pP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CFB217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School </w:t>
            </w:r>
            <w:proofErr w:type="spellStart"/>
            <w:proofErr w:type="gramStart"/>
            <w:r w:rsidRPr="009807EB">
              <w:rPr>
                <w:rFonts w:ascii="Times New Roman" w:eastAsia="Calibri" w:hAnsi="Times New Roman" w:cs="Times New Roman"/>
                <w:color w:val="000000"/>
              </w:rPr>
              <w:t>coordination:Chithra</w:t>
            </w:r>
            <w:proofErr w:type="spellEnd"/>
            <w:proofErr w:type="gramEnd"/>
            <w:r w:rsidRPr="009807EB">
              <w:rPr>
                <w:rFonts w:ascii="Times New Roman" w:eastAsia="Calibri" w:hAnsi="Times New Roman" w:cs="Times New Roman"/>
                <w:color w:val="000000"/>
              </w:rPr>
              <w:t>/</w:t>
            </w:r>
            <w:proofErr w:type="spellStart"/>
            <w:r w:rsidRPr="009807EB">
              <w:rPr>
                <w:rFonts w:ascii="Times New Roman" w:eastAsia="Calibri" w:hAnsi="Times New Roman" w:cs="Times New Roman"/>
                <w:color w:val="000000"/>
              </w:rPr>
              <w:t>kollagal</w:t>
            </w:r>
            <w:proofErr w:type="spellEnd"/>
            <w:r w:rsidRPr="009807EB">
              <w:rPr>
                <w:rFonts w:ascii="Times New Roman" w:eastAsia="Calibri" w:hAnsi="Times New Roman" w:cs="Times New Roman"/>
                <w:color w:val="000000"/>
              </w:rPr>
              <w:t xml:space="preserve"> </w:t>
            </w:r>
            <w:proofErr w:type="gramStart"/>
            <w:r w:rsidRPr="009807EB">
              <w:rPr>
                <w:rFonts w:ascii="Times New Roman" w:eastAsia="Calibri" w:hAnsi="Times New Roman" w:cs="Times New Roman"/>
                <w:color w:val="000000"/>
              </w:rPr>
              <w:t>school ,</w:t>
            </w:r>
            <w:proofErr w:type="spellStart"/>
            <w:r w:rsidRPr="009807EB">
              <w:rPr>
                <w:rFonts w:ascii="Times New Roman" w:eastAsia="Calibri" w:hAnsi="Times New Roman" w:cs="Times New Roman"/>
                <w:color w:val="000000"/>
              </w:rPr>
              <w:t>muthukulam</w:t>
            </w:r>
            <w:proofErr w:type="spellEnd"/>
            <w:proofErr w:type="gramEnd"/>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93ECBC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9446161931</w:t>
            </w:r>
          </w:p>
        </w:tc>
      </w:tr>
      <w:tr w:rsidR="006463CD" w:rsidRPr="009807EB" w14:paraId="1B0D4142"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113AE13"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Police</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09ACCC" w14:textId="77777777" w:rsidR="006463CD" w:rsidRPr="009807EB" w:rsidRDefault="00E84D3F">
            <w:pPr>
              <w:spacing w:line="240" w:lineRule="auto"/>
              <w:rPr>
                <w:rFonts w:ascii="Times New Roman" w:eastAsia="Calibri" w:hAnsi="Times New Roman" w:cs="Times New Roman"/>
                <w:color w:val="000000"/>
              </w:rPr>
            </w:pPr>
            <w:proofErr w:type="spellStart"/>
            <w:r w:rsidRPr="009807EB">
              <w:rPr>
                <w:rFonts w:ascii="Times New Roman" w:eastAsia="Calibri" w:hAnsi="Times New Roman" w:cs="Times New Roman"/>
              </w:rPr>
              <w:t>Kayamkulam</w:t>
            </w:r>
            <w:proofErr w:type="spellEnd"/>
            <w:r w:rsidRPr="009807EB">
              <w:rPr>
                <w:rFonts w:ascii="Times New Roman" w:eastAsia="Calibri" w:hAnsi="Times New Roman" w:cs="Times New Roman"/>
              </w:rPr>
              <w:t xml:space="preserve"> police station</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D36FA2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Containment enforcement</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127B30F"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0479-2445</w:t>
            </w:r>
            <w:r w:rsidRPr="009807EB">
              <w:rPr>
                <w:rFonts w:ascii="Times New Roman" w:eastAsia="Calibri" w:hAnsi="Times New Roman" w:cs="Times New Roman"/>
              </w:rPr>
              <w:t>929</w:t>
            </w:r>
          </w:p>
        </w:tc>
      </w:tr>
      <w:tr w:rsidR="006463CD" w:rsidRPr="009807EB" w14:paraId="3EE907B7"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68D4FB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Water Authority</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63868BD" w14:textId="77777777" w:rsidR="006463CD" w:rsidRPr="009807EB" w:rsidRDefault="00E84D3F">
            <w:pPr>
              <w:spacing w:line="240" w:lineRule="auto"/>
              <w:rPr>
                <w:rFonts w:ascii="Times New Roman" w:eastAsia="Calibri" w:hAnsi="Times New Roman" w:cs="Times New Roman"/>
                <w:color w:val="000000"/>
              </w:rPr>
            </w:pPr>
            <w:proofErr w:type="spellStart"/>
            <w:r w:rsidRPr="009807EB">
              <w:rPr>
                <w:rFonts w:ascii="Times New Roman" w:eastAsia="Calibri" w:hAnsi="Times New Roman" w:cs="Times New Roman"/>
              </w:rPr>
              <w:t>Kayamkulam</w:t>
            </w:r>
            <w:proofErr w:type="spellEnd"/>
            <w:r w:rsidRPr="009807EB">
              <w:rPr>
                <w:rFonts w:ascii="Times New Roman" w:eastAsia="Calibri" w:hAnsi="Times New Roman" w:cs="Times New Roman"/>
              </w:rPr>
              <w:t xml:space="preserve"> Water Authority</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16F027"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Water supply</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407EBAD"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0479-2442409</w:t>
            </w:r>
          </w:p>
        </w:tc>
      </w:tr>
      <w:tr w:rsidR="006463CD" w:rsidRPr="009807EB" w14:paraId="00B88E5F" w14:textId="77777777">
        <w:trPr>
          <w:cantSplit/>
          <w:trHeight w:val="20"/>
          <w:tblHeader/>
        </w:trPr>
        <w:tc>
          <w:tcPr>
            <w:tcW w:w="21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CD9D658"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Engineering</w:t>
            </w:r>
          </w:p>
        </w:tc>
        <w:tc>
          <w:tcPr>
            <w:tcW w:w="198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C009FCC"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rPr>
              <w:t>Resmi</w:t>
            </w:r>
          </w:p>
        </w:tc>
        <w:tc>
          <w:tcPr>
            <w:tcW w:w="289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FF26EE"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Quarantine infrastructure</w:t>
            </w:r>
          </w:p>
        </w:tc>
        <w:tc>
          <w:tcPr>
            <w:tcW w:w="159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D855FC9"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0479-</w:t>
            </w:r>
            <w:r w:rsidRPr="009807EB">
              <w:rPr>
                <w:rFonts w:ascii="Times New Roman" w:eastAsia="Calibri" w:hAnsi="Times New Roman" w:cs="Times New Roman"/>
              </w:rPr>
              <w:t>2472044</w:t>
            </w:r>
          </w:p>
        </w:tc>
      </w:tr>
    </w:tbl>
    <w:p w14:paraId="433A78CD" w14:textId="77777777" w:rsidR="006463CD" w:rsidRPr="009807EB" w:rsidRDefault="006463CD">
      <w:pPr>
        <w:rPr>
          <w:rFonts w:ascii="Times New Roman" w:eastAsia="Calibri" w:hAnsi="Times New Roman" w:cs="Times New Roman"/>
          <w:color w:val="000000"/>
          <w:sz w:val="16"/>
          <w:szCs w:val="16"/>
        </w:rPr>
      </w:pPr>
    </w:p>
    <w:p w14:paraId="35392358" w14:textId="77777777" w:rsidR="006463CD" w:rsidRPr="009807EB" w:rsidRDefault="00E84D3F">
      <w:pPr>
        <w:pStyle w:val="Heading2"/>
        <w:rPr>
          <w:rFonts w:ascii="Times New Roman" w:eastAsia="Calibri" w:hAnsi="Times New Roman" w:cs="Times New Roman"/>
          <w:color w:val="000000"/>
          <w:sz w:val="24"/>
          <w:szCs w:val="24"/>
        </w:rPr>
      </w:pPr>
      <w:bookmarkStart w:id="87" w:name="_heading=h.gi2zgupta01a" w:colFirst="0" w:colLast="0"/>
      <w:bookmarkEnd w:id="87"/>
      <w:r w:rsidRPr="009807EB">
        <w:rPr>
          <w:rFonts w:ascii="Times New Roman" w:hAnsi="Times New Roman" w:cs="Times New Roman"/>
        </w:rPr>
        <w:br w:type="page"/>
      </w:r>
      <w:r w:rsidRPr="009807EB">
        <w:rPr>
          <w:rFonts w:ascii="Times New Roman" w:eastAsia="Calibri" w:hAnsi="Times New Roman" w:cs="Times New Roman"/>
          <w:color w:val="000000"/>
          <w:sz w:val="24"/>
          <w:szCs w:val="24"/>
        </w:rPr>
        <w:lastRenderedPageBreak/>
        <w:t>PHASE 3 - Surge Capacity</w:t>
      </w:r>
    </w:p>
    <w:p w14:paraId="6C0DC83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Phase 3 is activated when there is a rapid increase in cases, high test positivity rates, or when existing health facilities and quarantine arrangements approach saturation. The focus of this phase is to expand isolation capacity, augment clinical care services, and mobilise additional resources through district and state support mechanisms.</w:t>
      </w:r>
    </w:p>
    <w:p w14:paraId="67C72A11" w14:textId="77777777" w:rsidR="006463CD" w:rsidRPr="009807EB" w:rsidRDefault="00E84D3F">
      <w:pPr>
        <w:pStyle w:val="Heading2"/>
        <w:keepNext w:val="0"/>
        <w:keepLines w:val="0"/>
        <w:spacing w:before="360"/>
        <w:rPr>
          <w:rFonts w:ascii="Times New Roman" w:eastAsia="Calibri" w:hAnsi="Times New Roman" w:cs="Times New Roman"/>
          <w:color w:val="000000"/>
          <w:sz w:val="24"/>
          <w:szCs w:val="24"/>
        </w:rPr>
      </w:pPr>
      <w:bookmarkStart w:id="88" w:name="_heading=h.7jr9od9zvhgs" w:colFirst="0" w:colLast="0"/>
      <w:bookmarkEnd w:id="88"/>
      <w:r w:rsidRPr="009807EB">
        <w:rPr>
          <w:rFonts w:ascii="Times New Roman" w:eastAsia="Calibri" w:hAnsi="Times New Roman" w:cs="Times New Roman"/>
          <w:color w:val="000000"/>
          <w:sz w:val="24"/>
          <w:szCs w:val="24"/>
        </w:rPr>
        <w:t>Conversion of Community Facilities</w:t>
      </w:r>
    </w:p>
    <w:p w14:paraId="5EA5B5A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To manage increased case load, the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shall activate additional isolation facilities by repurposing identified community infrastructure such as community halls, auditoriums, schools, hostels, or other suitable buildings.</w:t>
      </w:r>
    </w:p>
    <w:p w14:paraId="16369B97" w14:textId="77777777" w:rsidR="006463CD" w:rsidRPr="009807EB" w:rsidRDefault="006463CD">
      <w:pPr>
        <w:rPr>
          <w:rFonts w:ascii="Times New Roman" w:eastAsia="Calibri" w:hAnsi="Times New Roman" w:cs="Times New Roman"/>
          <w:color w:val="000000"/>
          <w:sz w:val="16"/>
          <w:szCs w:val="16"/>
        </w:rPr>
      </w:pPr>
    </w:p>
    <w:tbl>
      <w:tblPr>
        <w:tblStyle w:val="Style290"/>
        <w:tblW w:w="9540" w:type="dxa"/>
        <w:tblInd w:w="-100" w:type="dxa"/>
        <w:tblLayout w:type="fixed"/>
        <w:tblLook w:val="04A0" w:firstRow="1" w:lastRow="0" w:firstColumn="1" w:lastColumn="0" w:noHBand="0" w:noVBand="1"/>
      </w:tblPr>
      <w:tblGrid>
        <w:gridCol w:w="2175"/>
        <w:gridCol w:w="1605"/>
        <w:gridCol w:w="1245"/>
        <w:gridCol w:w="1200"/>
        <w:gridCol w:w="1785"/>
        <w:gridCol w:w="1530"/>
      </w:tblGrid>
      <w:tr w:rsidR="006463CD" w:rsidRPr="009807EB" w14:paraId="716C2E4B" w14:textId="77777777">
        <w:trPr>
          <w:cantSplit/>
          <w:trHeight w:val="20"/>
          <w:tblHeader/>
        </w:trPr>
        <w:tc>
          <w:tcPr>
            <w:tcW w:w="217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47FBB41D" w14:textId="77777777" w:rsidR="006463CD" w:rsidRPr="009807EB" w:rsidRDefault="00E84D3F">
            <w:pPr>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lastRenderedPageBreak/>
              <w:t>Name of facility</w:t>
            </w:r>
          </w:p>
        </w:tc>
        <w:tc>
          <w:tcPr>
            <w:tcW w:w="160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1E39A896"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Facility Type</w:t>
            </w:r>
          </w:p>
        </w:tc>
        <w:tc>
          <w:tcPr>
            <w:tcW w:w="124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2505331F"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No. of Buildings</w:t>
            </w:r>
          </w:p>
        </w:tc>
        <w:tc>
          <w:tcPr>
            <w:tcW w:w="120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538701AE"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Ward</w:t>
            </w:r>
          </w:p>
        </w:tc>
        <w:tc>
          <w:tcPr>
            <w:tcW w:w="1785"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7D584CBE"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Surge Capacity (Beds)</w:t>
            </w:r>
          </w:p>
        </w:tc>
        <w:tc>
          <w:tcPr>
            <w:tcW w:w="1530" w:type="dxa"/>
            <w:tcBorders>
              <w:top w:val="single" w:sz="8" w:space="0" w:color="DDDDDD"/>
              <w:left w:val="single" w:sz="8" w:space="0" w:color="DDDDDD"/>
              <w:bottom w:val="single" w:sz="8" w:space="0" w:color="DDDDDD"/>
              <w:right w:val="single" w:sz="8" w:space="0" w:color="DDDDDD"/>
            </w:tcBorders>
            <w:shd w:val="clear" w:color="auto" w:fill="F2F2F2"/>
            <w:tcMar>
              <w:top w:w="120" w:type="dxa"/>
              <w:left w:w="120" w:type="dxa"/>
              <w:bottom w:w="120" w:type="dxa"/>
              <w:right w:w="120" w:type="dxa"/>
            </w:tcMar>
          </w:tcPr>
          <w:p w14:paraId="3F8521BD"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Nodal Person</w:t>
            </w:r>
          </w:p>
        </w:tc>
      </w:tr>
      <w:tr w:rsidR="006463CD" w:rsidRPr="009807EB" w14:paraId="1D55D5CD" w14:textId="77777777">
        <w:trPr>
          <w:cantSplit/>
          <w:trHeight w:val="20"/>
          <w:tblHeader/>
        </w:trPr>
        <w:tc>
          <w:tcPr>
            <w:tcW w:w="21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E38DCE5"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rPr>
              <w:t xml:space="preserve">HSS MUTHUKULAM </w:t>
            </w:r>
            <w:proofErr w:type="spellStart"/>
            <w:r w:rsidRPr="009807EB">
              <w:rPr>
                <w:rFonts w:ascii="Times New Roman" w:eastAsia="Calibri" w:hAnsi="Times New Roman" w:cs="Times New Roman"/>
                <w:b/>
                <w:bCs/>
              </w:rPr>
              <w:t>Muthukulam</w:t>
            </w:r>
            <w:proofErr w:type="spellEnd"/>
          </w:p>
        </w:tc>
        <w:tc>
          <w:tcPr>
            <w:tcW w:w="16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67F1B8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SCHOOL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54FD7D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2</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3175B9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4</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221BAE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170</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30CCE5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JOYTHI</w:t>
            </w:r>
          </w:p>
        </w:tc>
      </w:tr>
      <w:tr w:rsidR="006463CD" w:rsidRPr="009807EB" w14:paraId="66BC303C" w14:textId="77777777">
        <w:trPr>
          <w:cantSplit/>
          <w:trHeight w:val="20"/>
          <w:tblHeader/>
        </w:trPr>
        <w:tc>
          <w:tcPr>
            <w:tcW w:w="21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F7D14D"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rPr>
              <w:t xml:space="preserve">KVM SANSCRIT </w:t>
            </w:r>
            <w:proofErr w:type="spellStart"/>
            <w:r w:rsidRPr="009807EB">
              <w:rPr>
                <w:rFonts w:ascii="Times New Roman" w:eastAsia="Calibri" w:hAnsi="Times New Roman" w:cs="Times New Roman"/>
                <w:b/>
                <w:bCs/>
              </w:rPr>
              <w:t>Muthukulam</w:t>
            </w:r>
            <w:proofErr w:type="spellEnd"/>
          </w:p>
        </w:tc>
        <w:tc>
          <w:tcPr>
            <w:tcW w:w="16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252774"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rPr>
              <w:t>SCHOOL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26754A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3</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126480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11</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A52BF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125</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F93DE18"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RAGESH</w:t>
            </w:r>
          </w:p>
        </w:tc>
      </w:tr>
      <w:tr w:rsidR="006463CD" w:rsidRPr="009807EB" w14:paraId="23E085FF" w14:textId="77777777">
        <w:trPr>
          <w:cantSplit/>
          <w:trHeight w:val="20"/>
          <w:tblHeader/>
        </w:trPr>
        <w:tc>
          <w:tcPr>
            <w:tcW w:w="21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C934ED4"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rPr>
              <w:t xml:space="preserve">BUDHA CENTRAL </w:t>
            </w:r>
            <w:proofErr w:type="spellStart"/>
            <w:r w:rsidRPr="009807EB">
              <w:rPr>
                <w:rFonts w:ascii="Times New Roman" w:eastAsia="Calibri" w:hAnsi="Times New Roman" w:cs="Times New Roman"/>
                <w:b/>
                <w:bCs/>
              </w:rPr>
              <w:t>Muthukulam</w:t>
            </w:r>
            <w:proofErr w:type="spellEnd"/>
            <w:r w:rsidRPr="009807EB">
              <w:rPr>
                <w:rFonts w:ascii="Times New Roman" w:eastAsia="Calibri" w:hAnsi="Times New Roman" w:cs="Times New Roman"/>
                <w:b/>
                <w:bCs/>
              </w:rPr>
              <w:t xml:space="preserve"> </w:t>
            </w:r>
          </w:p>
        </w:tc>
        <w:tc>
          <w:tcPr>
            <w:tcW w:w="16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1A43FD79"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rPr>
              <w:t>SCHOOL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D5FD85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2</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0FC0D4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4</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0095233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85</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7411E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CHANDRAN</w:t>
            </w:r>
          </w:p>
        </w:tc>
      </w:tr>
      <w:tr w:rsidR="006463CD" w:rsidRPr="009807EB" w14:paraId="370314D9" w14:textId="77777777">
        <w:trPr>
          <w:cantSplit/>
          <w:trHeight w:val="251"/>
          <w:tblHeader/>
        </w:trPr>
        <w:tc>
          <w:tcPr>
            <w:tcW w:w="21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7813F01" w14:textId="77777777" w:rsidR="006463CD" w:rsidRPr="009807EB" w:rsidRDefault="00E84D3F">
            <w:pPr>
              <w:spacing w:before="240" w:after="240"/>
              <w:ind w:left="-100"/>
              <w:rPr>
                <w:rFonts w:ascii="Times New Roman" w:eastAsia="Calibri" w:hAnsi="Times New Roman" w:cs="Times New Roman"/>
                <w:b/>
                <w:bCs/>
              </w:rPr>
            </w:pPr>
            <w:r w:rsidRPr="009807EB">
              <w:rPr>
                <w:rFonts w:ascii="Times New Roman" w:eastAsia="Calibri" w:hAnsi="Times New Roman" w:cs="Times New Roman"/>
                <w:b/>
                <w:bCs/>
              </w:rPr>
              <w:t xml:space="preserve">BBHS </w:t>
            </w:r>
            <w:proofErr w:type="spellStart"/>
            <w:r w:rsidRPr="009807EB">
              <w:rPr>
                <w:rFonts w:ascii="Times New Roman" w:eastAsia="Calibri" w:hAnsi="Times New Roman" w:cs="Times New Roman"/>
                <w:b/>
                <w:bCs/>
              </w:rPr>
              <w:t>Cheppad</w:t>
            </w:r>
            <w:proofErr w:type="spellEnd"/>
          </w:p>
        </w:tc>
        <w:tc>
          <w:tcPr>
            <w:tcW w:w="1605"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45B127C" w14:textId="77777777" w:rsidR="006463CD" w:rsidRPr="009807EB" w:rsidRDefault="00E84D3F">
            <w:pPr>
              <w:spacing w:before="240" w:after="240"/>
              <w:ind w:left="-100"/>
              <w:rPr>
                <w:rFonts w:ascii="Times New Roman" w:eastAsia="Calibri" w:hAnsi="Times New Roman" w:cs="Times New Roman"/>
                <w:b/>
                <w:bCs/>
              </w:rPr>
            </w:pPr>
            <w:r w:rsidRPr="009807EB">
              <w:rPr>
                <w:rFonts w:ascii="Times New Roman" w:eastAsia="Calibri" w:hAnsi="Times New Roman" w:cs="Times New Roman"/>
                <w:b/>
                <w:bCs/>
              </w:rPr>
              <w:t>School</w:t>
            </w:r>
          </w:p>
        </w:tc>
        <w:tc>
          <w:tcPr>
            <w:tcW w:w="1245"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24E0E21C"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3</w:t>
            </w:r>
          </w:p>
        </w:tc>
        <w:tc>
          <w:tcPr>
            <w:tcW w:w="120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624F1573"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1</w:t>
            </w:r>
          </w:p>
        </w:tc>
        <w:tc>
          <w:tcPr>
            <w:tcW w:w="1785"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0EF6CF59"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300</w:t>
            </w:r>
          </w:p>
        </w:tc>
        <w:tc>
          <w:tcPr>
            <w:tcW w:w="153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2D7D3265"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HM</w:t>
            </w:r>
          </w:p>
        </w:tc>
      </w:tr>
      <w:tr w:rsidR="006463CD" w:rsidRPr="009807EB" w14:paraId="1DE94E9A" w14:textId="77777777">
        <w:trPr>
          <w:cantSplit/>
          <w:trHeight w:val="20"/>
          <w:tblHeader/>
        </w:trPr>
        <w:tc>
          <w:tcPr>
            <w:tcW w:w="217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0C439F9A" w14:textId="77777777" w:rsidR="006463CD" w:rsidRPr="009807EB" w:rsidRDefault="00E84D3F">
            <w:pPr>
              <w:spacing w:before="240" w:after="240"/>
              <w:ind w:left="-100"/>
              <w:rPr>
                <w:rFonts w:ascii="Times New Roman" w:eastAsia="Calibri" w:hAnsi="Times New Roman" w:cs="Times New Roman"/>
                <w:b/>
                <w:bCs/>
              </w:rPr>
            </w:pPr>
            <w:r w:rsidRPr="009807EB">
              <w:rPr>
                <w:rFonts w:ascii="Times New Roman" w:eastAsia="Calibri" w:hAnsi="Times New Roman" w:cs="Times New Roman"/>
                <w:b/>
                <w:bCs/>
              </w:rPr>
              <w:t xml:space="preserve">Bethany </w:t>
            </w:r>
            <w:proofErr w:type="spellStart"/>
            <w:r w:rsidRPr="009807EB">
              <w:rPr>
                <w:rFonts w:ascii="Times New Roman" w:eastAsia="Calibri" w:hAnsi="Times New Roman" w:cs="Times New Roman"/>
                <w:b/>
                <w:bCs/>
              </w:rPr>
              <w:t>Cheppad</w:t>
            </w:r>
            <w:proofErr w:type="spellEnd"/>
          </w:p>
        </w:tc>
        <w:tc>
          <w:tcPr>
            <w:tcW w:w="1605" w:type="dxa"/>
            <w:tcBorders>
              <w:top w:val="nil"/>
              <w:left w:val="nil"/>
              <w:bottom w:val="single" w:sz="6" w:space="0" w:color="DDDDDD"/>
              <w:right w:val="single" w:sz="6" w:space="0" w:color="DDDDDD"/>
            </w:tcBorders>
            <w:tcMar>
              <w:top w:w="120" w:type="dxa"/>
              <w:left w:w="120" w:type="dxa"/>
              <w:bottom w:w="120" w:type="dxa"/>
              <w:right w:w="120" w:type="dxa"/>
            </w:tcMar>
          </w:tcPr>
          <w:p w14:paraId="194E9776" w14:textId="77777777" w:rsidR="006463CD" w:rsidRPr="009807EB" w:rsidRDefault="00E84D3F">
            <w:pPr>
              <w:spacing w:before="240" w:after="240"/>
              <w:ind w:left="-100"/>
              <w:rPr>
                <w:rFonts w:ascii="Times New Roman" w:eastAsia="Calibri" w:hAnsi="Times New Roman" w:cs="Times New Roman"/>
                <w:b/>
                <w:bCs/>
              </w:rPr>
            </w:pPr>
            <w:r w:rsidRPr="009807EB">
              <w:rPr>
                <w:rFonts w:ascii="Times New Roman" w:eastAsia="Calibri" w:hAnsi="Times New Roman" w:cs="Times New Roman"/>
                <w:b/>
                <w:bCs/>
              </w:rPr>
              <w:t>School</w:t>
            </w:r>
          </w:p>
        </w:tc>
        <w:tc>
          <w:tcPr>
            <w:tcW w:w="1245" w:type="dxa"/>
            <w:tcBorders>
              <w:top w:val="nil"/>
              <w:left w:val="nil"/>
              <w:bottom w:val="single" w:sz="6" w:space="0" w:color="DDDDDD"/>
              <w:right w:val="single" w:sz="6" w:space="0" w:color="DDDDDD"/>
            </w:tcBorders>
            <w:tcMar>
              <w:top w:w="120" w:type="dxa"/>
              <w:left w:w="120" w:type="dxa"/>
              <w:bottom w:w="120" w:type="dxa"/>
              <w:right w:w="120" w:type="dxa"/>
            </w:tcMar>
          </w:tcPr>
          <w:p w14:paraId="77154C67"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3</w:t>
            </w:r>
          </w:p>
        </w:tc>
        <w:tc>
          <w:tcPr>
            <w:tcW w:w="1200" w:type="dxa"/>
            <w:tcBorders>
              <w:top w:val="nil"/>
              <w:left w:val="nil"/>
              <w:bottom w:val="single" w:sz="6" w:space="0" w:color="DDDDDD"/>
              <w:right w:val="single" w:sz="6" w:space="0" w:color="DDDDDD"/>
            </w:tcBorders>
            <w:tcMar>
              <w:top w:w="120" w:type="dxa"/>
              <w:left w:w="120" w:type="dxa"/>
              <w:bottom w:w="120" w:type="dxa"/>
              <w:right w:w="120" w:type="dxa"/>
            </w:tcMar>
          </w:tcPr>
          <w:p w14:paraId="0720F0A6"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1</w:t>
            </w:r>
          </w:p>
        </w:tc>
        <w:tc>
          <w:tcPr>
            <w:tcW w:w="1785" w:type="dxa"/>
            <w:tcBorders>
              <w:top w:val="nil"/>
              <w:left w:val="nil"/>
              <w:bottom w:val="single" w:sz="6" w:space="0" w:color="DDDDDD"/>
              <w:right w:val="single" w:sz="6" w:space="0" w:color="DDDDDD"/>
            </w:tcBorders>
            <w:tcMar>
              <w:top w:w="120" w:type="dxa"/>
              <w:left w:w="120" w:type="dxa"/>
              <w:bottom w:w="120" w:type="dxa"/>
              <w:right w:w="120" w:type="dxa"/>
            </w:tcMar>
          </w:tcPr>
          <w:p w14:paraId="15BCD312"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300</w:t>
            </w:r>
          </w:p>
        </w:tc>
        <w:tc>
          <w:tcPr>
            <w:tcW w:w="1530" w:type="dxa"/>
            <w:tcBorders>
              <w:top w:val="nil"/>
              <w:left w:val="nil"/>
              <w:bottom w:val="single" w:sz="6" w:space="0" w:color="DDDDDD"/>
              <w:right w:val="single" w:sz="6" w:space="0" w:color="DDDDDD"/>
            </w:tcBorders>
            <w:tcMar>
              <w:top w:w="120" w:type="dxa"/>
              <w:left w:w="120" w:type="dxa"/>
              <w:bottom w:w="120" w:type="dxa"/>
              <w:right w:w="120" w:type="dxa"/>
            </w:tcMar>
          </w:tcPr>
          <w:p w14:paraId="07FA06F3"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HM</w:t>
            </w:r>
          </w:p>
        </w:tc>
      </w:tr>
      <w:tr w:rsidR="006463CD" w:rsidRPr="009807EB" w14:paraId="3A479E51" w14:textId="77777777">
        <w:trPr>
          <w:cantSplit/>
          <w:trHeight w:val="20"/>
          <w:tblHeader/>
        </w:trPr>
        <w:tc>
          <w:tcPr>
            <w:tcW w:w="217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1A7937E0" w14:textId="77777777" w:rsidR="006463CD" w:rsidRPr="009807EB" w:rsidRDefault="00E84D3F">
            <w:pPr>
              <w:spacing w:before="240" w:after="240"/>
              <w:ind w:left="-100"/>
              <w:rPr>
                <w:rFonts w:ascii="Times New Roman" w:eastAsia="Calibri" w:hAnsi="Times New Roman" w:cs="Times New Roman"/>
                <w:b/>
                <w:bCs/>
              </w:rPr>
            </w:pPr>
            <w:r w:rsidRPr="009807EB">
              <w:rPr>
                <w:rFonts w:ascii="Times New Roman" w:eastAsia="Calibri" w:hAnsi="Times New Roman" w:cs="Times New Roman"/>
                <w:b/>
                <w:bCs/>
              </w:rPr>
              <w:t xml:space="preserve">CKHS </w:t>
            </w:r>
            <w:proofErr w:type="spellStart"/>
            <w:r w:rsidRPr="009807EB">
              <w:rPr>
                <w:rFonts w:ascii="Times New Roman" w:eastAsia="Calibri" w:hAnsi="Times New Roman" w:cs="Times New Roman"/>
                <w:b/>
                <w:bCs/>
              </w:rPr>
              <w:t>Cheppad</w:t>
            </w:r>
            <w:proofErr w:type="spellEnd"/>
          </w:p>
        </w:tc>
        <w:tc>
          <w:tcPr>
            <w:tcW w:w="1605" w:type="dxa"/>
            <w:tcBorders>
              <w:top w:val="nil"/>
              <w:left w:val="nil"/>
              <w:bottom w:val="single" w:sz="6" w:space="0" w:color="DDDDDD"/>
              <w:right w:val="single" w:sz="6" w:space="0" w:color="DDDDDD"/>
            </w:tcBorders>
            <w:tcMar>
              <w:top w:w="120" w:type="dxa"/>
              <w:left w:w="120" w:type="dxa"/>
              <w:bottom w:w="120" w:type="dxa"/>
              <w:right w:w="120" w:type="dxa"/>
            </w:tcMar>
          </w:tcPr>
          <w:p w14:paraId="37613C41" w14:textId="77777777" w:rsidR="006463CD" w:rsidRPr="009807EB" w:rsidRDefault="00E84D3F">
            <w:pPr>
              <w:spacing w:before="240" w:after="240"/>
              <w:ind w:left="-100"/>
              <w:rPr>
                <w:rFonts w:ascii="Times New Roman" w:eastAsia="Calibri" w:hAnsi="Times New Roman" w:cs="Times New Roman"/>
                <w:b/>
                <w:bCs/>
              </w:rPr>
            </w:pPr>
            <w:r w:rsidRPr="009807EB">
              <w:rPr>
                <w:rFonts w:ascii="Times New Roman" w:eastAsia="Calibri" w:hAnsi="Times New Roman" w:cs="Times New Roman"/>
                <w:b/>
                <w:bCs/>
              </w:rPr>
              <w:t>School</w:t>
            </w:r>
          </w:p>
        </w:tc>
        <w:tc>
          <w:tcPr>
            <w:tcW w:w="1245" w:type="dxa"/>
            <w:tcBorders>
              <w:top w:val="nil"/>
              <w:left w:val="nil"/>
              <w:bottom w:val="single" w:sz="6" w:space="0" w:color="DDDDDD"/>
              <w:right w:val="single" w:sz="6" w:space="0" w:color="DDDDDD"/>
            </w:tcBorders>
            <w:tcMar>
              <w:top w:w="120" w:type="dxa"/>
              <w:left w:w="120" w:type="dxa"/>
              <w:bottom w:w="120" w:type="dxa"/>
              <w:right w:w="120" w:type="dxa"/>
            </w:tcMar>
          </w:tcPr>
          <w:p w14:paraId="28516614"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1</w:t>
            </w:r>
          </w:p>
        </w:tc>
        <w:tc>
          <w:tcPr>
            <w:tcW w:w="1200" w:type="dxa"/>
            <w:tcBorders>
              <w:top w:val="nil"/>
              <w:left w:val="nil"/>
              <w:bottom w:val="single" w:sz="6" w:space="0" w:color="DDDDDD"/>
              <w:right w:val="single" w:sz="6" w:space="0" w:color="DDDDDD"/>
            </w:tcBorders>
            <w:tcMar>
              <w:top w:w="120" w:type="dxa"/>
              <w:left w:w="120" w:type="dxa"/>
              <w:bottom w:w="120" w:type="dxa"/>
              <w:right w:w="120" w:type="dxa"/>
            </w:tcMar>
          </w:tcPr>
          <w:p w14:paraId="55C5C649"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12</w:t>
            </w:r>
          </w:p>
        </w:tc>
        <w:tc>
          <w:tcPr>
            <w:tcW w:w="1785" w:type="dxa"/>
            <w:tcBorders>
              <w:top w:val="nil"/>
              <w:left w:val="nil"/>
              <w:bottom w:val="single" w:sz="6" w:space="0" w:color="DDDDDD"/>
              <w:right w:val="single" w:sz="6" w:space="0" w:color="DDDDDD"/>
            </w:tcBorders>
            <w:tcMar>
              <w:top w:w="120" w:type="dxa"/>
              <w:left w:w="120" w:type="dxa"/>
              <w:bottom w:w="120" w:type="dxa"/>
              <w:right w:w="120" w:type="dxa"/>
            </w:tcMar>
          </w:tcPr>
          <w:p w14:paraId="1F54C121"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200</w:t>
            </w:r>
          </w:p>
        </w:tc>
        <w:tc>
          <w:tcPr>
            <w:tcW w:w="1530" w:type="dxa"/>
            <w:tcBorders>
              <w:top w:val="nil"/>
              <w:left w:val="nil"/>
              <w:bottom w:val="single" w:sz="6" w:space="0" w:color="DDDDDD"/>
              <w:right w:val="single" w:sz="6" w:space="0" w:color="DDDDDD"/>
            </w:tcBorders>
            <w:tcMar>
              <w:top w:w="120" w:type="dxa"/>
              <w:left w:w="120" w:type="dxa"/>
              <w:bottom w:w="120" w:type="dxa"/>
              <w:right w:w="120" w:type="dxa"/>
            </w:tcMar>
          </w:tcPr>
          <w:p w14:paraId="1181C3F7"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HM</w:t>
            </w:r>
          </w:p>
        </w:tc>
      </w:tr>
      <w:tr w:rsidR="006463CD" w:rsidRPr="009807EB" w14:paraId="585B6D38" w14:textId="77777777">
        <w:trPr>
          <w:cantSplit/>
          <w:trHeight w:val="20"/>
          <w:tblHeader/>
        </w:trPr>
        <w:tc>
          <w:tcPr>
            <w:tcW w:w="2175" w:type="dxa"/>
            <w:tcBorders>
              <w:top w:val="nil"/>
              <w:left w:val="single" w:sz="6" w:space="0" w:color="DDDDDD"/>
              <w:bottom w:val="single" w:sz="6" w:space="0" w:color="DDDDDD"/>
              <w:right w:val="single" w:sz="6" w:space="0" w:color="DDDDDD"/>
            </w:tcBorders>
            <w:tcMar>
              <w:top w:w="120" w:type="dxa"/>
              <w:left w:w="120" w:type="dxa"/>
              <w:bottom w:w="120" w:type="dxa"/>
              <w:right w:w="120" w:type="dxa"/>
            </w:tcMar>
          </w:tcPr>
          <w:p w14:paraId="68915D1E" w14:textId="77777777" w:rsidR="006463CD" w:rsidRPr="009807EB" w:rsidRDefault="00E84D3F">
            <w:pPr>
              <w:spacing w:before="240" w:after="240"/>
              <w:ind w:left="-100"/>
              <w:rPr>
                <w:rFonts w:ascii="Times New Roman" w:eastAsia="Calibri" w:hAnsi="Times New Roman" w:cs="Times New Roman"/>
                <w:b/>
                <w:bCs/>
              </w:rPr>
            </w:pPr>
            <w:r w:rsidRPr="009807EB">
              <w:rPr>
                <w:rFonts w:ascii="Times New Roman" w:eastAsia="Calibri" w:hAnsi="Times New Roman" w:cs="Times New Roman"/>
                <w:b/>
                <w:bCs/>
              </w:rPr>
              <w:t xml:space="preserve">CKHSS </w:t>
            </w:r>
            <w:proofErr w:type="spellStart"/>
            <w:r w:rsidRPr="009807EB">
              <w:rPr>
                <w:rFonts w:ascii="Times New Roman" w:eastAsia="Calibri" w:hAnsi="Times New Roman" w:cs="Times New Roman"/>
                <w:b/>
                <w:bCs/>
              </w:rPr>
              <w:t>Cheppad</w:t>
            </w:r>
            <w:proofErr w:type="spellEnd"/>
          </w:p>
        </w:tc>
        <w:tc>
          <w:tcPr>
            <w:tcW w:w="1605" w:type="dxa"/>
            <w:tcBorders>
              <w:top w:val="nil"/>
              <w:left w:val="nil"/>
              <w:bottom w:val="single" w:sz="6" w:space="0" w:color="DDDDDD"/>
              <w:right w:val="single" w:sz="6" w:space="0" w:color="DDDDDD"/>
            </w:tcBorders>
            <w:tcMar>
              <w:top w:w="120" w:type="dxa"/>
              <w:left w:w="120" w:type="dxa"/>
              <w:bottom w:w="120" w:type="dxa"/>
              <w:right w:w="120" w:type="dxa"/>
            </w:tcMar>
          </w:tcPr>
          <w:p w14:paraId="2BAE43FB" w14:textId="77777777" w:rsidR="006463CD" w:rsidRPr="009807EB" w:rsidRDefault="00E84D3F">
            <w:pPr>
              <w:spacing w:before="240" w:after="240"/>
              <w:ind w:left="-100"/>
              <w:rPr>
                <w:rFonts w:ascii="Times New Roman" w:eastAsia="Calibri" w:hAnsi="Times New Roman" w:cs="Times New Roman"/>
                <w:b/>
                <w:bCs/>
              </w:rPr>
            </w:pPr>
            <w:r w:rsidRPr="009807EB">
              <w:rPr>
                <w:rFonts w:ascii="Times New Roman" w:eastAsia="Calibri" w:hAnsi="Times New Roman" w:cs="Times New Roman"/>
                <w:b/>
                <w:bCs/>
              </w:rPr>
              <w:t>School</w:t>
            </w:r>
          </w:p>
        </w:tc>
        <w:tc>
          <w:tcPr>
            <w:tcW w:w="1245" w:type="dxa"/>
            <w:tcBorders>
              <w:top w:val="nil"/>
              <w:left w:val="nil"/>
              <w:bottom w:val="single" w:sz="6" w:space="0" w:color="DDDDDD"/>
              <w:right w:val="single" w:sz="6" w:space="0" w:color="DDDDDD"/>
            </w:tcBorders>
            <w:tcMar>
              <w:top w:w="120" w:type="dxa"/>
              <w:left w:w="120" w:type="dxa"/>
              <w:bottom w:w="120" w:type="dxa"/>
              <w:right w:w="120" w:type="dxa"/>
            </w:tcMar>
          </w:tcPr>
          <w:p w14:paraId="5772C63B"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1</w:t>
            </w:r>
          </w:p>
        </w:tc>
        <w:tc>
          <w:tcPr>
            <w:tcW w:w="1200" w:type="dxa"/>
            <w:tcBorders>
              <w:top w:val="nil"/>
              <w:left w:val="nil"/>
              <w:bottom w:val="single" w:sz="6" w:space="0" w:color="DDDDDD"/>
              <w:right w:val="single" w:sz="6" w:space="0" w:color="DDDDDD"/>
            </w:tcBorders>
            <w:tcMar>
              <w:top w:w="120" w:type="dxa"/>
              <w:left w:w="120" w:type="dxa"/>
              <w:bottom w:w="120" w:type="dxa"/>
              <w:right w:w="120" w:type="dxa"/>
            </w:tcMar>
          </w:tcPr>
          <w:p w14:paraId="692B9B4D"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12</w:t>
            </w:r>
          </w:p>
        </w:tc>
        <w:tc>
          <w:tcPr>
            <w:tcW w:w="1785" w:type="dxa"/>
            <w:tcBorders>
              <w:top w:val="nil"/>
              <w:left w:val="nil"/>
              <w:bottom w:val="single" w:sz="6" w:space="0" w:color="DDDDDD"/>
              <w:right w:val="single" w:sz="6" w:space="0" w:color="DDDDDD"/>
            </w:tcBorders>
            <w:tcMar>
              <w:top w:w="120" w:type="dxa"/>
              <w:left w:w="120" w:type="dxa"/>
              <w:bottom w:w="120" w:type="dxa"/>
              <w:right w:w="120" w:type="dxa"/>
            </w:tcMar>
          </w:tcPr>
          <w:p w14:paraId="48F1B8F5"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50</w:t>
            </w:r>
          </w:p>
        </w:tc>
        <w:tc>
          <w:tcPr>
            <w:tcW w:w="1530" w:type="dxa"/>
            <w:tcBorders>
              <w:top w:val="nil"/>
              <w:left w:val="nil"/>
              <w:bottom w:val="single" w:sz="6" w:space="0" w:color="DDDDDD"/>
              <w:right w:val="single" w:sz="6" w:space="0" w:color="DDDDDD"/>
            </w:tcBorders>
            <w:tcMar>
              <w:top w:w="120" w:type="dxa"/>
              <w:left w:w="120" w:type="dxa"/>
              <w:bottom w:w="120" w:type="dxa"/>
              <w:right w:w="120" w:type="dxa"/>
            </w:tcMar>
          </w:tcPr>
          <w:p w14:paraId="7C515CA0" w14:textId="77777777" w:rsidR="006463CD" w:rsidRPr="009807EB" w:rsidRDefault="00E84D3F">
            <w:pPr>
              <w:spacing w:before="240" w:after="240"/>
              <w:ind w:left="-100"/>
              <w:rPr>
                <w:rFonts w:ascii="Times New Roman" w:eastAsia="Calibri" w:hAnsi="Times New Roman" w:cs="Times New Roman"/>
              </w:rPr>
            </w:pPr>
            <w:r w:rsidRPr="009807EB">
              <w:rPr>
                <w:rFonts w:ascii="Times New Roman" w:eastAsia="Calibri" w:hAnsi="Times New Roman" w:cs="Times New Roman"/>
              </w:rPr>
              <w:t>HM</w:t>
            </w:r>
          </w:p>
        </w:tc>
      </w:tr>
      <w:tr w:rsidR="006463CD" w:rsidRPr="009807EB" w14:paraId="69834193" w14:textId="77777777">
        <w:trPr>
          <w:cantSplit/>
          <w:trHeight w:val="20"/>
          <w:tblHeader/>
        </w:trPr>
        <w:tc>
          <w:tcPr>
            <w:tcW w:w="217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679EA5D" w14:textId="77777777" w:rsidR="006463CD" w:rsidRPr="009807EB" w:rsidRDefault="00E84D3F">
            <w:pPr>
              <w:spacing w:before="240" w:after="240"/>
              <w:ind w:left="-100"/>
              <w:rPr>
                <w:rFonts w:ascii="Times New Roman" w:eastAsia="Garamond" w:hAnsi="Times New Roman" w:cs="Times New Roman"/>
                <w:b/>
                <w:bCs/>
              </w:rPr>
            </w:pPr>
            <w:r w:rsidRPr="009807EB">
              <w:rPr>
                <w:rFonts w:ascii="Times New Roman" w:eastAsia="Garamond" w:hAnsi="Times New Roman" w:cs="Times New Roman"/>
                <w:b/>
                <w:bCs/>
              </w:rPr>
              <w:t>ELEMECS HOSPITAL</w:t>
            </w:r>
          </w:p>
          <w:p w14:paraId="4E20D6A3" w14:textId="77777777" w:rsidR="006463CD" w:rsidRPr="009807EB" w:rsidRDefault="00E84D3F">
            <w:pPr>
              <w:spacing w:before="240" w:after="240"/>
              <w:ind w:left="-100"/>
              <w:rPr>
                <w:rFonts w:ascii="Times New Roman" w:eastAsia="Garamond" w:hAnsi="Times New Roman" w:cs="Times New Roman"/>
                <w:b/>
                <w:bCs/>
              </w:rPr>
            </w:pPr>
            <w:proofErr w:type="spellStart"/>
            <w:r w:rsidRPr="009807EB">
              <w:rPr>
                <w:rFonts w:ascii="Times New Roman" w:eastAsia="Garamond" w:hAnsi="Times New Roman" w:cs="Times New Roman"/>
                <w:b/>
                <w:bCs/>
              </w:rPr>
              <w:t>Pathiyoor</w:t>
            </w:r>
            <w:proofErr w:type="spellEnd"/>
          </w:p>
        </w:tc>
        <w:tc>
          <w:tcPr>
            <w:tcW w:w="1605"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5CD717C9" w14:textId="77777777" w:rsidR="006463CD" w:rsidRPr="009807EB" w:rsidRDefault="00E84D3F">
            <w:pPr>
              <w:spacing w:before="240" w:after="240"/>
              <w:ind w:left="-100"/>
              <w:rPr>
                <w:rFonts w:ascii="Times New Roman" w:eastAsia="Garamond" w:hAnsi="Times New Roman" w:cs="Times New Roman"/>
                <w:b/>
                <w:bCs/>
              </w:rPr>
            </w:pPr>
            <w:r w:rsidRPr="009807EB">
              <w:rPr>
                <w:rFonts w:ascii="Times New Roman" w:eastAsia="Garamond" w:hAnsi="Times New Roman" w:cs="Times New Roman"/>
                <w:b/>
                <w:bCs/>
              </w:rPr>
              <w:t>HOSPITAL</w:t>
            </w:r>
          </w:p>
        </w:tc>
        <w:tc>
          <w:tcPr>
            <w:tcW w:w="1245"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42B85B6D" w14:textId="77777777" w:rsidR="006463CD" w:rsidRPr="009807EB" w:rsidRDefault="00E84D3F">
            <w:pPr>
              <w:spacing w:before="240" w:after="240"/>
              <w:ind w:left="-100"/>
              <w:rPr>
                <w:rFonts w:ascii="Times New Roman" w:eastAsia="Garamond" w:hAnsi="Times New Roman" w:cs="Times New Roman"/>
              </w:rPr>
            </w:pPr>
            <w:r w:rsidRPr="009807EB">
              <w:rPr>
                <w:rFonts w:ascii="Times New Roman" w:eastAsia="Garamond" w:hAnsi="Times New Roman" w:cs="Times New Roman"/>
              </w:rPr>
              <w:t>3</w:t>
            </w:r>
          </w:p>
        </w:tc>
        <w:tc>
          <w:tcPr>
            <w:tcW w:w="1200"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35984388" w14:textId="77777777" w:rsidR="006463CD" w:rsidRPr="009807EB" w:rsidRDefault="00E84D3F">
            <w:pPr>
              <w:spacing w:before="240" w:after="240"/>
              <w:ind w:left="-100"/>
              <w:rPr>
                <w:rFonts w:ascii="Times New Roman" w:eastAsia="Garamond" w:hAnsi="Times New Roman" w:cs="Times New Roman"/>
              </w:rPr>
            </w:pPr>
            <w:r w:rsidRPr="009807EB">
              <w:rPr>
                <w:rFonts w:ascii="Times New Roman" w:eastAsia="Garamond" w:hAnsi="Times New Roman" w:cs="Times New Roman"/>
              </w:rPr>
              <w:t>5</w:t>
            </w:r>
          </w:p>
        </w:tc>
        <w:tc>
          <w:tcPr>
            <w:tcW w:w="1785" w:type="dxa"/>
            <w:tcBorders>
              <w:top w:val="single" w:sz="6" w:space="0" w:color="DDDDDD"/>
              <w:left w:val="nil"/>
              <w:bottom w:val="single" w:sz="6" w:space="0" w:color="DDDDDD"/>
              <w:right w:val="single" w:sz="6" w:space="0" w:color="DDDDDD"/>
            </w:tcBorders>
            <w:tcMar>
              <w:top w:w="120" w:type="dxa"/>
              <w:left w:w="120" w:type="dxa"/>
              <w:bottom w:w="120" w:type="dxa"/>
              <w:right w:w="120" w:type="dxa"/>
            </w:tcMar>
          </w:tcPr>
          <w:p w14:paraId="2D639791" w14:textId="77777777" w:rsidR="006463CD" w:rsidRPr="009807EB" w:rsidRDefault="00E84D3F">
            <w:pPr>
              <w:spacing w:before="240" w:after="240"/>
              <w:ind w:left="-100"/>
              <w:rPr>
                <w:rFonts w:ascii="Times New Roman" w:eastAsia="Garamond" w:hAnsi="Times New Roman" w:cs="Times New Roman"/>
              </w:rPr>
            </w:pPr>
            <w:r w:rsidRPr="009807EB">
              <w:rPr>
                <w:rFonts w:ascii="Times New Roman" w:eastAsia="Garamond" w:hAnsi="Times New Roman" w:cs="Times New Roman"/>
              </w:rPr>
              <w:t>265</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0BA636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MD</w:t>
            </w:r>
          </w:p>
        </w:tc>
      </w:tr>
      <w:tr w:rsidR="006463CD" w:rsidRPr="009807EB" w14:paraId="514B5DB6" w14:textId="77777777">
        <w:trPr>
          <w:cantSplit/>
          <w:trHeight w:val="20"/>
          <w:tblHeader/>
        </w:trPr>
        <w:tc>
          <w:tcPr>
            <w:tcW w:w="21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778D3A"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rPr>
              <w:t xml:space="preserve">NTPC hall </w:t>
            </w:r>
            <w:proofErr w:type="spellStart"/>
            <w:r w:rsidRPr="009807EB">
              <w:rPr>
                <w:rFonts w:ascii="Times New Roman" w:eastAsia="Calibri" w:hAnsi="Times New Roman" w:cs="Times New Roman"/>
                <w:b/>
                <w:bCs/>
              </w:rPr>
              <w:t>Arattupuzha</w:t>
            </w:r>
            <w:proofErr w:type="spellEnd"/>
          </w:p>
        </w:tc>
        <w:tc>
          <w:tcPr>
            <w:tcW w:w="16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471C854"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rPr>
              <w:t>Community hall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C1F2BD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2E18B1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15</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1A2670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100</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E5801D7"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Panchayat Secretary</w:t>
            </w:r>
          </w:p>
        </w:tc>
      </w:tr>
      <w:tr w:rsidR="006463CD" w:rsidRPr="009807EB" w14:paraId="174798F2" w14:textId="77777777">
        <w:trPr>
          <w:cantSplit/>
          <w:trHeight w:val="20"/>
          <w:tblHeader/>
        </w:trPr>
        <w:tc>
          <w:tcPr>
            <w:tcW w:w="21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356E954" w14:textId="77777777" w:rsidR="006463CD" w:rsidRPr="009807EB" w:rsidRDefault="00E84D3F">
            <w:pPr>
              <w:rPr>
                <w:rFonts w:ascii="Times New Roman" w:eastAsia="Calibri" w:hAnsi="Times New Roman" w:cs="Times New Roman"/>
                <w:b/>
                <w:bCs/>
                <w:color w:val="000000"/>
              </w:rPr>
            </w:pPr>
            <w:proofErr w:type="spellStart"/>
            <w:r w:rsidRPr="009807EB">
              <w:rPr>
                <w:rFonts w:ascii="Times New Roman" w:eastAsia="Calibri" w:hAnsi="Times New Roman" w:cs="Times New Roman"/>
                <w:b/>
                <w:bCs/>
              </w:rPr>
              <w:t>Prayar</w:t>
            </w:r>
            <w:proofErr w:type="spellEnd"/>
            <w:r w:rsidRPr="009807EB">
              <w:rPr>
                <w:rFonts w:ascii="Times New Roman" w:eastAsia="Calibri" w:hAnsi="Times New Roman" w:cs="Times New Roman"/>
                <w:b/>
                <w:bCs/>
              </w:rPr>
              <w:t xml:space="preserve"> School </w:t>
            </w:r>
            <w:proofErr w:type="spellStart"/>
            <w:r w:rsidRPr="009807EB">
              <w:rPr>
                <w:rFonts w:ascii="Times New Roman" w:eastAsia="Calibri" w:hAnsi="Times New Roman" w:cs="Times New Roman"/>
                <w:b/>
                <w:bCs/>
              </w:rPr>
              <w:t>Devikulangara</w:t>
            </w:r>
            <w:proofErr w:type="spellEnd"/>
          </w:p>
        </w:tc>
        <w:tc>
          <w:tcPr>
            <w:tcW w:w="16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8423007" w14:textId="77777777" w:rsidR="006463CD" w:rsidRPr="009807EB" w:rsidRDefault="00E84D3F">
            <w:pPr>
              <w:rPr>
                <w:rFonts w:ascii="Times New Roman" w:eastAsia="Calibri" w:hAnsi="Times New Roman" w:cs="Times New Roman"/>
                <w:b/>
                <w:bCs/>
                <w:color w:val="000000"/>
              </w:rPr>
            </w:pPr>
            <w:r w:rsidRPr="009807EB">
              <w:rPr>
                <w:rFonts w:ascii="Times New Roman" w:eastAsia="Calibri" w:hAnsi="Times New Roman" w:cs="Times New Roman"/>
                <w:b/>
                <w:bCs/>
              </w:rPr>
              <w:t>School</w:t>
            </w: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2E3967B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5</w:t>
            </w: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6B4BC16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4</w:t>
            </w: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5447469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150</w:t>
            </w: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D6ADA5A"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HM</w:t>
            </w:r>
          </w:p>
        </w:tc>
      </w:tr>
      <w:tr w:rsidR="006463CD" w:rsidRPr="009807EB" w14:paraId="1E6669BD" w14:textId="77777777">
        <w:trPr>
          <w:cantSplit/>
          <w:trHeight w:val="20"/>
          <w:tblHeader/>
        </w:trPr>
        <w:tc>
          <w:tcPr>
            <w:tcW w:w="217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30C3451F" w14:textId="77777777" w:rsidR="006463CD" w:rsidRPr="009807EB" w:rsidRDefault="006463CD">
            <w:pPr>
              <w:rPr>
                <w:rFonts w:ascii="Times New Roman" w:eastAsia="Calibri" w:hAnsi="Times New Roman" w:cs="Times New Roman"/>
                <w:b/>
                <w:bCs/>
                <w:color w:val="000000"/>
              </w:rPr>
            </w:pPr>
          </w:p>
        </w:tc>
        <w:tc>
          <w:tcPr>
            <w:tcW w:w="160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E3F7B7F" w14:textId="77777777" w:rsidR="006463CD" w:rsidRPr="009807EB" w:rsidRDefault="006463CD">
            <w:pPr>
              <w:rPr>
                <w:rFonts w:ascii="Times New Roman" w:eastAsia="Calibri" w:hAnsi="Times New Roman" w:cs="Times New Roman"/>
                <w:b/>
                <w:bCs/>
                <w:color w:val="000000"/>
              </w:rPr>
            </w:pPr>
          </w:p>
        </w:tc>
        <w:tc>
          <w:tcPr>
            <w:tcW w:w="124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4718AAE" w14:textId="77777777" w:rsidR="006463CD" w:rsidRPr="009807EB" w:rsidRDefault="006463CD">
            <w:pPr>
              <w:rPr>
                <w:rFonts w:ascii="Times New Roman" w:eastAsia="Calibri" w:hAnsi="Times New Roman" w:cs="Times New Roman"/>
                <w:color w:val="000000"/>
              </w:rPr>
            </w:pPr>
          </w:p>
        </w:tc>
        <w:tc>
          <w:tcPr>
            <w:tcW w:w="120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42E2235B" w14:textId="77777777" w:rsidR="006463CD" w:rsidRPr="009807EB" w:rsidRDefault="006463CD">
            <w:pPr>
              <w:rPr>
                <w:rFonts w:ascii="Times New Roman" w:eastAsia="Calibri" w:hAnsi="Times New Roman" w:cs="Times New Roman"/>
                <w:color w:val="000000"/>
              </w:rPr>
            </w:pPr>
          </w:p>
        </w:tc>
        <w:tc>
          <w:tcPr>
            <w:tcW w:w="1785"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873347E" w14:textId="77777777" w:rsidR="006463CD" w:rsidRPr="009807EB" w:rsidRDefault="006463CD">
            <w:pPr>
              <w:rPr>
                <w:rFonts w:ascii="Times New Roman" w:eastAsia="Calibri" w:hAnsi="Times New Roman" w:cs="Times New Roman"/>
                <w:color w:val="000000"/>
              </w:rPr>
            </w:pPr>
          </w:p>
        </w:tc>
        <w:tc>
          <w:tcPr>
            <w:tcW w:w="1530" w:type="dxa"/>
            <w:tcBorders>
              <w:top w:val="single" w:sz="8" w:space="0" w:color="DDDDDD"/>
              <w:left w:val="single" w:sz="8" w:space="0" w:color="DDDDDD"/>
              <w:bottom w:val="single" w:sz="8" w:space="0" w:color="DDDDDD"/>
              <w:right w:val="single" w:sz="8" w:space="0" w:color="DDDDDD"/>
            </w:tcBorders>
            <w:tcMar>
              <w:top w:w="120" w:type="dxa"/>
              <w:left w:w="120" w:type="dxa"/>
              <w:bottom w:w="120" w:type="dxa"/>
              <w:right w:w="120" w:type="dxa"/>
            </w:tcMar>
          </w:tcPr>
          <w:p w14:paraId="76B1CF30" w14:textId="77777777" w:rsidR="006463CD" w:rsidRPr="009807EB" w:rsidRDefault="006463CD">
            <w:pPr>
              <w:rPr>
                <w:rFonts w:ascii="Times New Roman" w:eastAsia="Calibri" w:hAnsi="Times New Roman" w:cs="Times New Roman"/>
                <w:color w:val="000000"/>
              </w:rPr>
            </w:pPr>
          </w:p>
        </w:tc>
      </w:tr>
    </w:tbl>
    <w:p w14:paraId="59F33088" w14:textId="77777777" w:rsidR="006463CD" w:rsidRPr="009807EB" w:rsidRDefault="006463CD">
      <w:pPr>
        <w:rPr>
          <w:rFonts w:ascii="Times New Roman" w:eastAsia="Calibri" w:hAnsi="Times New Roman" w:cs="Times New Roman"/>
          <w:color w:val="000000"/>
          <w:sz w:val="16"/>
          <w:szCs w:val="16"/>
        </w:rPr>
      </w:pPr>
    </w:p>
    <w:p w14:paraId="6199A613" w14:textId="77777777" w:rsidR="006463CD" w:rsidRPr="009807EB" w:rsidRDefault="006463CD">
      <w:pPr>
        <w:rPr>
          <w:rFonts w:ascii="Times New Roman" w:eastAsia="Calibri" w:hAnsi="Times New Roman" w:cs="Times New Roman"/>
          <w:color w:val="000000"/>
          <w:sz w:val="16"/>
          <w:szCs w:val="16"/>
        </w:rPr>
      </w:pPr>
    </w:p>
    <w:p w14:paraId="5E850A7B" w14:textId="77777777" w:rsidR="006463CD" w:rsidRPr="009807EB" w:rsidRDefault="006463CD">
      <w:pPr>
        <w:rPr>
          <w:rFonts w:ascii="Times New Roman" w:eastAsia="Calibri" w:hAnsi="Times New Roman" w:cs="Times New Roman"/>
          <w:color w:val="000000"/>
          <w:sz w:val="16"/>
          <w:szCs w:val="16"/>
        </w:rPr>
      </w:pPr>
    </w:p>
    <w:p w14:paraId="30EFF9E2" w14:textId="77777777" w:rsidR="006463CD" w:rsidRPr="009807EB" w:rsidRDefault="006463CD">
      <w:pPr>
        <w:rPr>
          <w:rFonts w:ascii="Times New Roman" w:eastAsia="Calibri" w:hAnsi="Times New Roman" w:cs="Times New Roman"/>
          <w:color w:val="000000"/>
          <w:sz w:val="16"/>
          <w:szCs w:val="16"/>
        </w:rPr>
      </w:pPr>
    </w:p>
    <w:p w14:paraId="01522DD8" w14:textId="77777777" w:rsidR="006463CD" w:rsidRPr="009807EB" w:rsidRDefault="006463CD">
      <w:pPr>
        <w:rPr>
          <w:rFonts w:ascii="Times New Roman" w:eastAsia="Calibri" w:hAnsi="Times New Roman" w:cs="Times New Roman"/>
          <w:color w:val="000000"/>
          <w:sz w:val="16"/>
          <w:szCs w:val="16"/>
        </w:rPr>
      </w:pPr>
    </w:p>
    <w:p w14:paraId="48B569AC" w14:textId="77777777" w:rsidR="006463CD" w:rsidRPr="009807EB" w:rsidRDefault="006463CD">
      <w:pPr>
        <w:rPr>
          <w:rFonts w:ascii="Times New Roman" w:eastAsia="Calibri" w:hAnsi="Times New Roman" w:cs="Times New Roman"/>
          <w:color w:val="000000"/>
          <w:sz w:val="16"/>
          <w:szCs w:val="16"/>
        </w:rPr>
      </w:pPr>
    </w:p>
    <w:p w14:paraId="72A3B9C8" w14:textId="77777777" w:rsidR="006463CD" w:rsidRPr="009807EB" w:rsidRDefault="006463CD">
      <w:pPr>
        <w:rPr>
          <w:rFonts w:ascii="Times New Roman" w:eastAsia="Calibri" w:hAnsi="Times New Roman" w:cs="Times New Roman"/>
          <w:color w:val="000000"/>
          <w:sz w:val="16"/>
          <w:szCs w:val="16"/>
        </w:rPr>
      </w:pPr>
    </w:p>
    <w:p w14:paraId="0E1B3235" w14:textId="77777777" w:rsidR="006463CD" w:rsidRPr="009807EB" w:rsidRDefault="00E84D3F">
      <w:pPr>
        <w:numPr>
          <w:ilvl w:val="0"/>
          <w:numId w:val="18"/>
        </w:numPr>
        <w:rPr>
          <w:rFonts w:ascii="Times New Roman" w:eastAsia="Calibri" w:hAnsi="Times New Roman" w:cs="Times New Roman"/>
          <w:b/>
          <w:bCs/>
          <w:color w:val="000000"/>
          <w:sz w:val="28"/>
          <w:szCs w:val="28"/>
        </w:rPr>
      </w:pPr>
      <w:r w:rsidRPr="009807EB">
        <w:rPr>
          <w:rFonts w:ascii="Times New Roman" w:eastAsia="Calibri" w:hAnsi="Times New Roman" w:cs="Times New Roman"/>
          <w:b/>
          <w:bCs/>
          <w:color w:val="000000"/>
          <w:sz w:val="28"/>
          <w:szCs w:val="28"/>
        </w:rPr>
        <w:t>Recovery and rehabilitation phase</w:t>
      </w:r>
    </w:p>
    <w:p w14:paraId="4461DB2B" w14:textId="77777777" w:rsidR="006463CD" w:rsidRPr="009807EB" w:rsidRDefault="00E84D3F">
      <w:pPr>
        <w:numPr>
          <w:ilvl w:val="0"/>
          <w:numId w:val="18"/>
        </w:numPr>
        <w:rPr>
          <w:rFonts w:ascii="Times New Roman" w:eastAsia="Calibri" w:hAnsi="Times New Roman" w:cs="Times New Roman"/>
          <w:b/>
          <w:bCs/>
          <w:color w:val="000000"/>
          <w:sz w:val="28"/>
          <w:szCs w:val="28"/>
        </w:rPr>
      </w:pPr>
      <w:r w:rsidRPr="009807EB">
        <w:rPr>
          <w:rFonts w:ascii="Times New Roman" w:eastAsia="Calibri" w:hAnsi="Times New Roman" w:cs="Times New Roman"/>
          <w:b/>
          <w:bCs/>
          <w:color w:val="000000"/>
          <w:sz w:val="28"/>
          <w:szCs w:val="28"/>
        </w:rPr>
        <w:t>Recovery</w:t>
      </w:r>
    </w:p>
    <w:p w14:paraId="7921D822"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Damage &amp; impact assessment</w:t>
      </w:r>
    </w:p>
    <w:p w14:paraId="226D968D"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Restoration of health services</w:t>
      </w:r>
    </w:p>
    <w:p w14:paraId="61355EFC"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Rehabilitation of affected population</w:t>
      </w:r>
    </w:p>
    <w:p w14:paraId="5789D97D"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Psychosocial &amp; mental health support</w:t>
      </w:r>
    </w:p>
    <w:p w14:paraId="5E69787C"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Disease surveillance during recovery phase</w:t>
      </w:r>
    </w:p>
    <w:p w14:paraId="0F40125A"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Environmental cleanup &amp; sanitation</w:t>
      </w:r>
    </w:p>
    <w:p w14:paraId="280CD05A"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Livelihood restoration</w:t>
      </w:r>
    </w:p>
    <w:p w14:paraId="0EA1D561"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Community engagement &amp; confidence building</w:t>
      </w:r>
    </w:p>
    <w:p w14:paraId="7183A50E"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Documentation &amp; after-action review</w:t>
      </w:r>
    </w:p>
    <w:p w14:paraId="625FFA7A"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Lessons learned &amp; best practices</w:t>
      </w:r>
    </w:p>
    <w:p w14:paraId="171905D8"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Health system strengthening</w:t>
      </w:r>
    </w:p>
    <w:p w14:paraId="3601FC0C"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Policy revision &amp; preparedness enhancement</w:t>
      </w:r>
    </w:p>
    <w:p w14:paraId="052F2444" w14:textId="77777777" w:rsidR="006463CD" w:rsidRPr="009807EB" w:rsidRDefault="00E84D3F">
      <w:pPr>
        <w:numPr>
          <w:ilvl w:val="1"/>
          <w:numId w:val="18"/>
        </w:numPr>
        <w:rPr>
          <w:rFonts w:ascii="Times New Roman" w:eastAsia="Calibri" w:hAnsi="Times New Roman" w:cs="Times New Roman"/>
          <w:color w:val="000000"/>
        </w:rPr>
      </w:pPr>
      <w:r w:rsidRPr="009807EB">
        <w:rPr>
          <w:rFonts w:ascii="Times New Roman" w:eastAsia="Calibri" w:hAnsi="Times New Roman" w:cs="Times New Roman"/>
          <w:color w:val="000000"/>
        </w:rPr>
        <w:t>Research</w:t>
      </w:r>
    </w:p>
    <w:p w14:paraId="7C8EF840" w14:textId="77777777" w:rsidR="006463CD" w:rsidRPr="009807EB" w:rsidRDefault="006463CD">
      <w:pPr>
        <w:rPr>
          <w:rFonts w:ascii="Times New Roman" w:eastAsia="Calibri" w:hAnsi="Times New Roman" w:cs="Times New Roman"/>
          <w:b/>
          <w:bCs/>
          <w:color w:val="000000"/>
          <w:sz w:val="28"/>
          <w:szCs w:val="28"/>
        </w:rPr>
      </w:pPr>
    </w:p>
    <w:p w14:paraId="13D6AE42" w14:textId="77777777" w:rsidR="006463CD" w:rsidRDefault="00E84D3F">
      <w:pPr>
        <w:pStyle w:val="Heading1"/>
        <w:rPr>
          <w:rFonts w:ascii="Times New Roman" w:eastAsia="Calibri" w:hAnsi="Times New Roman" w:cs="Times New Roman"/>
          <w:color w:val="000000"/>
          <w:sz w:val="24"/>
          <w:szCs w:val="24"/>
        </w:rPr>
      </w:pPr>
      <w:bookmarkStart w:id="89" w:name="_heading=h.9hv8zskn7pe" w:colFirst="0" w:colLast="0"/>
      <w:bookmarkEnd w:id="89"/>
      <w:r w:rsidRPr="009807EB">
        <w:rPr>
          <w:rFonts w:ascii="Times New Roman" w:eastAsia="Calibri" w:hAnsi="Times New Roman" w:cs="Times New Roman"/>
          <w:color w:val="000000"/>
          <w:sz w:val="24"/>
          <w:szCs w:val="24"/>
        </w:rPr>
        <w:t>CONCLUSION</w:t>
      </w:r>
    </w:p>
    <w:p w14:paraId="3C8321FA" w14:textId="77777777" w:rsidR="007016BD" w:rsidRDefault="007016BD" w:rsidP="007016BD">
      <w:r>
        <w:t>This Pandemic Preparedness Plan outlines a comprehensive, decentralised, and action-oriented framework for preparedness and response at the LSGD level. By adopting a One Health approach and strengthening coordination between the health system, local self-government institutions, veterinary services, and community networks, the LSGD aims to ensure early detection, rapid response, and effective containment of pandemics and public health emergencies.</w:t>
      </w:r>
    </w:p>
    <w:p w14:paraId="0DBB44F9" w14:textId="77777777" w:rsidR="007016BD" w:rsidRDefault="007016BD" w:rsidP="007016BD">
      <w:pPr>
        <w:spacing w:before="240" w:after="240" w:line="240" w:lineRule="auto"/>
      </w:pPr>
      <w:r>
        <w:t>The plan emphasises equity, community participation, and evidence-based decision-making to protect vulnerable populations and ensure uninterrupted access to essential services during crises. Regular updating, mock drills, and interdepartmental coordination will be critical to maintaining readiness and resilience.</w:t>
      </w:r>
    </w:p>
    <w:p w14:paraId="6451AD11" w14:textId="77777777" w:rsidR="007016BD" w:rsidRDefault="007016BD" w:rsidP="007016BD">
      <w:pPr>
        <w:spacing w:before="240" w:after="240" w:line="240" w:lineRule="auto"/>
      </w:pPr>
      <w:r>
        <w:t>This document shall serve as a living operational guide, to be activated during alerts and continuously improved based on evolving risks, lessons learnt, and guidance from higher authorities.</w:t>
      </w:r>
    </w:p>
    <w:p w14:paraId="6C16A9F6" w14:textId="77777777" w:rsidR="007016BD" w:rsidRPr="007016BD" w:rsidRDefault="007016BD" w:rsidP="007016BD"/>
    <w:p w14:paraId="2DE7C8F5" w14:textId="77777777" w:rsidR="006463CD" w:rsidRPr="009807EB" w:rsidRDefault="006463CD">
      <w:pPr>
        <w:rPr>
          <w:rFonts w:ascii="Times New Roman" w:eastAsia="Calibri" w:hAnsi="Times New Roman" w:cs="Times New Roman"/>
          <w:color w:val="000000"/>
          <w:sz w:val="16"/>
          <w:szCs w:val="16"/>
        </w:rPr>
      </w:pPr>
    </w:p>
    <w:p w14:paraId="11C299CC" w14:textId="77777777" w:rsidR="006463CD" w:rsidRPr="009807EB" w:rsidRDefault="00E84D3F">
      <w:pPr>
        <w:pStyle w:val="Heading1"/>
        <w:spacing w:before="240" w:after="240"/>
        <w:rPr>
          <w:rFonts w:ascii="Times New Roman" w:eastAsia="Calibri" w:hAnsi="Times New Roman" w:cs="Times New Roman"/>
          <w:color w:val="000000"/>
          <w:sz w:val="24"/>
          <w:szCs w:val="24"/>
        </w:rPr>
      </w:pPr>
      <w:bookmarkStart w:id="90" w:name="_heading=h.43g0llyejnp8" w:colFirst="0" w:colLast="0"/>
      <w:bookmarkEnd w:id="90"/>
      <w:r w:rsidRPr="009807EB">
        <w:rPr>
          <w:rFonts w:ascii="Times New Roman" w:eastAsia="Calibri" w:hAnsi="Times New Roman" w:cs="Times New Roman"/>
          <w:color w:val="000000"/>
          <w:sz w:val="24"/>
          <w:szCs w:val="24"/>
        </w:rPr>
        <w:lastRenderedPageBreak/>
        <w:t>RECOMMENDATIONS</w:t>
      </w:r>
    </w:p>
    <w:p w14:paraId="7192CF0B" w14:textId="77777777" w:rsidR="006463CD" w:rsidRPr="009807EB" w:rsidRDefault="00E84D3F">
      <w:pPr>
        <w:pStyle w:val="Heading3"/>
        <w:keepNext w:val="0"/>
        <w:keepLines w:val="0"/>
        <w:numPr>
          <w:ilvl w:val="0"/>
          <w:numId w:val="20"/>
        </w:numPr>
        <w:spacing w:before="280" w:after="0"/>
        <w:rPr>
          <w:rFonts w:ascii="Times New Roman" w:eastAsia="Calibri" w:hAnsi="Times New Roman" w:cs="Times New Roman"/>
          <w:color w:val="000000"/>
          <w:sz w:val="24"/>
          <w:szCs w:val="24"/>
        </w:rPr>
      </w:pPr>
      <w:bookmarkStart w:id="91" w:name="_heading=h.fjpylfmly6nr" w:colFirst="0" w:colLast="0"/>
      <w:bookmarkEnd w:id="91"/>
      <w:r w:rsidRPr="009807EB">
        <w:rPr>
          <w:rFonts w:ascii="Times New Roman" w:eastAsia="Calibri" w:hAnsi="Times New Roman" w:cs="Times New Roman"/>
          <w:color w:val="000000"/>
          <w:sz w:val="24"/>
          <w:szCs w:val="24"/>
        </w:rPr>
        <w:t>Strengthening Healthcare Infrastructure</w:t>
      </w:r>
    </w:p>
    <w:p w14:paraId="281DD215" w14:textId="77777777" w:rsidR="006463CD" w:rsidRPr="009807EB" w:rsidRDefault="00E84D3F">
      <w:pPr>
        <w:numPr>
          <w:ilvl w:val="0"/>
          <w:numId w:val="21"/>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Establish a primary health response unit within the Panchayat with trained staff.</w:t>
      </w:r>
    </w:p>
    <w:p w14:paraId="1B11377D" w14:textId="77777777" w:rsidR="006463CD" w:rsidRPr="009807EB" w:rsidRDefault="00E84D3F">
      <w:pPr>
        <w:numPr>
          <w:ilvl w:val="0"/>
          <w:numId w:val="21"/>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Ensure availability of basic medical supplies (masks, sanitizers, PPE kits, oxygen cylinders).</w:t>
      </w:r>
    </w:p>
    <w:p w14:paraId="7E8A714D" w14:textId="77777777" w:rsidR="006463CD" w:rsidRPr="009807EB" w:rsidRDefault="00E84D3F">
      <w:pPr>
        <w:numPr>
          <w:ilvl w:val="0"/>
          <w:numId w:val="21"/>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Create tie-ups with nearby hospitals </w:t>
      </w:r>
      <w:proofErr w:type="gramStart"/>
      <w:r w:rsidRPr="009807EB">
        <w:rPr>
          <w:rFonts w:ascii="Times New Roman" w:eastAsia="Calibri" w:hAnsi="Times New Roman" w:cs="Times New Roman"/>
          <w:color w:val="000000"/>
        </w:rPr>
        <w:t xml:space="preserve">in  </w:t>
      </w:r>
      <w:proofErr w:type="spellStart"/>
      <w:r w:rsidRPr="009807EB">
        <w:rPr>
          <w:rFonts w:ascii="Times New Roman" w:eastAsia="Calibri" w:hAnsi="Times New Roman" w:cs="Times New Roman"/>
          <w:color w:val="000000"/>
        </w:rPr>
        <w:t>muthukulam</w:t>
      </w:r>
      <w:proofErr w:type="spellEnd"/>
      <w:proofErr w:type="gramEnd"/>
      <w:r w:rsidRPr="009807EB">
        <w:rPr>
          <w:rFonts w:ascii="Times New Roman" w:eastAsia="Calibri" w:hAnsi="Times New Roman" w:cs="Times New Roman"/>
          <w:color w:val="000000"/>
        </w:rPr>
        <w:t xml:space="preserve">  for emergency referral and transport.</w:t>
      </w:r>
    </w:p>
    <w:p w14:paraId="20298E56" w14:textId="77777777" w:rsidR="006463CD" w:rsidRPr="009807EB" w:rsidRDefault="00E84D3F">
      <w:pPr>
        <w:pStyle w:val="Heading3"/>
        <w:keepNext w:val="0"/>
        <w:keepLines w:val="0"/>
        <w:spacing w:before="280"/>
        <w:rPr>
          <w:rFonts w:ascii="Times New Roman" w:eastAsia="Calibri" w:hAnsi="Times New Roman" w:cs="Times New Roman"/>
          <w:color w:val="000000"/>
          <w:sz w:val="24"/>
          <w:szCs w:val="24"/>
        </w:rPr>
      </w:pPr>
      <w:bookmarkStart w:id="92" w:name="_heading=h.87xqfa1j5ncp" w:colFirst="0" w:colLast="0"/>
      <w:bookmarkEnd w:id="92"/>
      <w:r w:rsidRPr="009807EB">
        <w:rPr>
          <w:rFonts w:ascii="Times New Roman" w:eastAsia="Calibri" w:hAnsi="Times New Roman" w:cs="Times New Roman"/>
          <w:color w:val="000000"/>
          <w:sz w:val="24"/>
          <w:szCs w:val="24"/>
        </w:rPr>
        <w:t>2. Community Awareness &amp; Education</w:t>
      </w:r>
    </w:p>
    <w:p w14:paraId="75463A5A" w14:textId="77777777" w:rsidR="006463CD" w:rsidRPr="009807EB" w:rsidRDefault="00E84D3F">
      <w:pPr>
        <w:numPr>
          <w:ilvl w:val="0"/>
          <w:numId w:val="22"/>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Conduct regular awareness campaigns on hygiene, vaccination, and preventive measures.</w:t>
      </w:r>
    </w:p>
    <w:p w14:paraId="223988FB" w14:textId="77777777" w:rsidR="006463CD" w:rsidRPr="009807EB" w:rsidRDefault="00E84D3F">
      <w:pPr>
        <w:numPr>
          <w:ilvl w:val="0"/>
          <w:numId w:val="22"/>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Use local communication channels (community radio, WhatsApp groups, notice boards) to spread verified information.</w:t>
      </w:r>
    </w:p>
    <w:p w14:paraId="1448C972" w14:textId="77777777" w:rsidR="006463CD" w:rsidRPr="009807EB" w:rsidRDefault="00E84D3F">
      <w:pPr>
        <w:numPr>
          <w:ilvl w:val="0"/>
          <w:numId w:val="22"/>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Train volunteers to act as health ambassadors in each ward.</w:t>
      </w:r>
    </w:p>
    <w:p w14:paraId="4764E019" w14:textId="77777777" w:rsidR="006463CD" w:rsidRPr="009807EB" w:rsidRDefault="00E84D3F">
      <w:pPr>
        <w:pStyle w:val="Heading3"/>
        <w:keepNext w:val="0"/>
        <w:keepLines w:val="0"/>
        <w:spacing w:before="280"/>
        <w:rPr>
          <w:rFonts w:ascii="Times New Roman" w:eastAsia="Calibri" w:hAnsi="Times New Roman" w:cs="Times New Roman"/>
          <w:color w:val="000000"/>
          <w:sz w:val="24"/>
          <w:szCs w:val="24"/>
        </w:rPr>
      </w:pPr>
      <w:bookmarkStart w:id="93" w:name="_heading=h.telgak8kljq9" w:colFirst="0" w:colLast="0"/>
      <w:bookmarkEnd w:id="93"/>
      <w:r w:rsidRPr="009807EB">
        <w:rPr>
          <w:rFonts w:ascii="Times New Roman" w:eastAsia="Calibri" w:hAnsi="Times New Roman" w:cs="Times New Roman"/>
          <w:color w:val="000000"/>
          <w:sz w:val="24"/>
          <w:szCs w:val="24"/>
        </w:rPr>
        <w:t>3. Emergency Response &amp; Coordination</w:t>
      </w:r>
    </w:p>
    <w:p w14:paraId="03F5F614" w14:textId="77777777" w:rsidR="006463CD" w:rsidRPr="009807EB" w:rsidRDefault="00E84D3F">
      <w:pPr>
        <w:numPr>
          <w:ilvl w:val="0"/>
          <w:numId w:val="23"/>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Form a Pandemic Preparedness Committee at Panchayat level including health workers, ward members, and NGOs.</w:t>
      </w:r>
    </w:p>
    <w:p w14:paraId="0DEE0C53" w14:textId="77777777" w:rsidR="006463CD" w:rsidRPr="009807EB" w:rsidRDefault="00E84D3F">
      <w:pPr>
        <w:numPr>
          <w:ilvl w:val="0"/>
          <w:numId w:val="23"/>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Develop a clear action plan for lockdowns, quarantine, and distribution of essentials.</w:t>
      </w:r>
    </w:p>
    <w:p w14:paraId="005B8254" w14:textId="77777777" w:rsidR="006463CD" w:rsidRPr="009807EB" w:rsidRDefault="00E84D3F">
      <w:pPr>
        <w:numPr>
          <w:ilvl w:val="0"/>
          <w:numId w:val="23"/>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Maintain a database of vulnerable groups (elderly, </w:t>
      </w:r>
      <w:proofErr w:type="gramStart"/>
      <w:r w:rsidRPr="009807EB">
        <w:rPr>
          <w:rFonts w:ascii="Times New Roman" w:eastAsia="Calibri" w:hAnsi="Times New Roman" w:cs="Times New Roman"/>
          <w:color w:val="000000"/>
        </w:rPr>
        <w:t>differently-abled</w:t>
      </w:r>
      <w:proofErr w:type="gramEnd"/>
      <w:r w:rsidRPr="009807EB">
        <w:rPr>
          <w:rFonts w:ascii="Times New Roman" w:eastAsia="Calibri" w:hAnsi="Times New Roman" w:cs="Times New Roman"/>
          <w:color w:val="000000"/>
        </w:rPr>
        <w:t>, chronically ill) for targeted support.</w:t>
      </w:r>
    </w:p>
    <w:p w14:paraId="51A39081" w14:textId="77777777" w:rsidR="006463CD" w:rsidRPr="009807EB" w:rsidRDefault="00E84D3F">
      <w:pPr>
        <w:pStyle w:val="Heading3"/>
        <w:keepNext w:val="0"/>
        <w:keepLines w:val="0"/>
        <w:spacing w:before="280"/>
        <w:rPr>
          <w:rFonts w:ascii="Times New Roman" w:eastAsia="Calibri" w:hAnsi="Times New Roman" w:cs="Times New Roman"/>
          <w:color w:val="000000"/>
          <w:sz w:val="24"/>
          <w:szCs w:val="24"/>
        </w:rPr>
      </w:pPr>
      <w:bookmarkStart w:id="94" w:name="_heading=h.qvpgm4ldru4d" w:colFirst="0" w:colLast="0"/>
      <w:bookmarkEnd w:id="94"/>
      <w:r w:rsidRPr="009807EB">
        <w:rPr>
          <w:rFonts w:ascii="Times New Roman" w:eastAsia="Calibri" w:hAnsi="Times New Roman" w:cs="Times New Roman"/>
          <w:color w:val="000000"/>
          <w:sz w:val="24"/>
          <w:szCs w:val="24"/>
        </w:rPr>
        <w:t>4. Supply Chain &amp; Food Security</w:t>
      </w:r>
    </w:p>
    <w:p w14:paraId="0AEB835A" w14:textId="77777777" w:rsidR="006463CD" w:rsidRPr="009807EB" w:rsidRDefault="00E84D3F">
      <w:pPr>
        <w:numPr>
          <w:ilvl w:val="0"/>
          <w:numId w:val="24"/>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Identify and support local suppliers and farmers to ensure uninterrupted food supply.</w:t>
      </w:r>
    </w:p>
    <w:p w14:paraId="081AD76F" w14:textId="77777777" w:rsidR="006463CD" w:rsidRPr="009807EB" w:rsidRDefault="00E84D3F">
      <w:pPr>
        <w:numPr>
          <w:ilvl w:val="0"/>
          <w:numId w:val="24"/>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Create community kitchens during emergencies to serve vulnerable populations.</w:t>
      </w:r>
    </w:p>
    <w:p w14:paraId="08C77899" w14:textId="77777777" w:rsidR="006463CD" w:rsidRPr="009807EB" w:rsidRDefault="00E84D3F">
      <w:pPr>
        <w:numPr>
          <w:ilvl w:val="0"/>
          <w:numId w:val="24"/>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Stockpile essential commodities in Panchayat-run outlets for crisis periods.</w:t>
      </w:r>
    </w:p>
    <w:p w14:paraId="676A2CB1" w14:textId="77777777" w:rsidR="006463CD" w:rsidRPr="009807EB" w:rsidRDefault="00E84D3F">
      <w:pPr>
        <w:pStyle w:val="Heading3"/>
        <w:keepNext w:val="0"/>
        <w:keepLines w:val="0"/>
        <w:spacing w:before="280"/>
        <w:rPr>
          <w:rFonts w:ascii="Times New Roman" w:eastAsia="Calibri" w:hAnsi="Times New Roman" w:cs="Times New Roman"/>
          <w:color w:val="000000"/>
          <w:sz w:val="24"/>
          <w:szCs w:val="24"/>
        </w:rPr>
      </w:pPr>
      <w:bookmarkStart w:id="95" w:name="_heading=h.oymz25n2cuox" w:colFirst="0" w:colLast="0"/>
      <w:bookmarkEnd w:id="95"/>
      <w:r w:rsidRPr="009807EB">
        <w:rPr>
          <w:rFonts w:ascii="Times New Roman" w:eastAsia="Calibri" w:hAnsi="Times New Roman" w:cs="Times New Roman"/>
          <w:color w:val="000000"/>
          <w:sz w:val="24"/>
          <w:szCs w:val="24"/>
        </w:rPr>
        <w:t>5. Digital Preparedness</w:t>
      </w:r>
    </w:p>
    <w:p w14:paraId="6F417B75" w14:textId="77777777" w:rsidR="006463CD" w:rsidRPr="009807EB" w:rsidRDefault="00E84D3F">
      <w:pPr>
        <w:numPr>
          <w:ilvl w:val="0"/>
          <w:numId w:val="25"/>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Promote digital platforms for telemedicine consultations.</w:t>
      </w:r>
    </w:p>
    <w:p w14:paraId="3E2A2CB1" w14:textId="77777777" w:rsidR="006463CD" w:rsidRPr="009807EB" w:rsidRDefault="00E84D3F">
      <w:pPr>
        <w:numPr>
          <w:ilvl w:val="0"/>
          <w:numId w:val="25"/>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Use Panchayat’s website/social media for real-time updates on health advisories.</w:t>
      </w:r>
    </w:p>
    <w:p w14:paraId="73015F6F" w14:textId="77777777" w:rsidR="006463CD" w:rsidRPr="009807EB" w:rsidRDefault="00E84D3F">
      <w:pPr>
        <w:numPr>
          <w:ilvl w:val="0"/>
          <w:numId w:val="25"/>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Encourage online grievance redressal to reduce crowding in offices.</w:t>
      </w:r>
    </w:p>
    <w:p w14:paraId="16B71D10" w14:textId="77777777" w:rsidR="006463CD" w:rsidRPr="009807EB" w:rsidRDefault="00E84D3F">
      <w:pPr>
        <w:pStyle w:val="Heading3"/>
        <w:keepNext w:val="0"/>
        <w:keepLines w:val="0"/>
        <w:spacing w:before="280"/>
        <w:rPr>
          <w:rFonts w:ascii="Times New Roman" w:eastAsia="Calibri" w:hAnsi="Times New Roman" w:cs="Times New Roman"/>
          <w:color w:val="000000"/>
          <w:sz w:val="24"/>
          <w:szCs w:val="24"/>
        </w:rPr>
      </w:pPr>
      <w:bookmarkStart w:id="96" w:name="_heading=h.2jd6w8io8aes" w:colFirst="0" w:colLast="0"/>
      <w:bookmarkEnd w:id="96"/>
      <w:r w:rsidRPr="009807EB">
        <w:rPr>
          <w:rFonts w:ascii="Times New Roman" w:eastAsia="Calibri" w:hAnsi="Times New Roman" w:cs="Times New Roman"/>
          <w:color w:val="000000"/>
          <w:sz w:val="24"/>
          <w:szCs w:val="24"/>
        </w:rPr>
        <w:t>6. Training &amp; Capacity Building</w:t>
      </w:r>
    </w:p>
    <w:p w14:paraId="09E2AC7B" w14:textId="77777777" w:rsidR="006463CD" w:rsidRPr="009807EB" w:rsidRDefault="00E84D3F">
      <w:pPr>
        <w:numPr>
          <w:ilvl w:val="0"/>
          <w:numId w:val="26"/>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Organize mock drills for pandemic response in schools, offices, and public spaces.</w:t>
      </w:r>
    </w:p>
    <w:p w14:paraId="57FFB0F7" w14:textId="77777777" w:rsidR="006463CD" w:rsidRPr="009807EB" w:rsidRDefault="00E84D3F">
      <w:pPr>
        <w:numPr>
          <w:ilvl w:val="0"/>
          <w:numId w:val="26"/>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Train Panchayat staff and volunteers in first aid, infection control, and crowd management.</w:t>
      </w:r>
    </w:p>
    <w:p w14:paraId="0734DC1C" w14:textId="77777777" w:rsidR="006463CD" w:rsidRPr="009807EB" w:rsidRDefault="00E84D3F">
      <w:pPr>
        <w:numPr>
          <w:ilvl w:val="0"/>
          <w:numId w:val="26"/>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Collaborate with NGOs and health departments for capacity-building workshops.</w:t>
      </w:r>
    </w:p>
    <w:p w14:paraId="11ECD2A0" w14:textId="77777777" w:rsidR="006463CD" w:rsidRPr="009807EB" w:rsidRDefault="00E84D3F">
      <w:pPr>
        <w:pStyle w:val="Heading3"/>
        <w:keepNext w:val="0"/>
        <w:keepLines w:val="0"/>
        <w:spacing w:before="280"/>
        <w:rPr>
          <w:rFonts w:ascii="Times New Roman" w:eastAsia="Calibri" w:hAnsi="Times New Roman" w:cs="Times New Roman"/>
          <w:color w:val="000000"/>
          <w:sz w:val="24"/>
          <w:szCs w:val="24"/>
        </w:rPr>
      </w:pPr>
      <w:bookmarkStart w:id="97" w:name="_heading=h.eftq6118ufgk" w:colFirst="0" w:colLast="0"/>
      <w:bookmarkEnd w:id="97"/>
      <w:r w:rsidRPr="009807EB">
        <w:rPr>
          <w:rFonts w:ascii="Times New Roman" w:eastAsia="Calibri" w:hAnsi="Times New Roman" w:cs="Times New Roman"/>
          <w:color w:val="000000"/>
          <w:sz w:val="24"/>
          <w:szCs w:val="24"/>
        </w:rPr>
        <w:lastRenderedPageBreak/>
        <w:t>7. Long-Term Resilience</w:t>
      </w:r>
    </w:p>
    <w:p w14:paraId="4558FD4C" w14:textId="77777777" w:rsidR="006463CD" w:rsidRPr="009807EB" w:rsidRDefault="00E84D3F">
      <w:pPr>
        <w:numPr>
          <w:ilvl w:val="0"/>
          <w:numId w:val="27"/>
        </w:num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Integrate pandemic preparedness into the Panchayat Development Plan.</w:t>
      </w:r>
    </w:p>
    <w:p w14:paraId="01FA16CB" w14:textId="77777777" w:rsidR="006463CD" w:rsidRPr="009807EB" w:rsidRDefault="00E84D3F">
      <w:pPr>
        <w:numPr>
          <w:ilvl w:val="0"/>
          <w:numId w:val="27"/>
        </w:numPr>
        <w:jc w:val="left"/>
        <w:rPr>
          <w:rFonts w:ascii="Times New Roman" w:eastAsia="Calibri" w:hAnsi="Times New Roman" w:cs="Times New Roman"/>
          <w:color w:val="000000"/>
        </w:rPr>
      </w:pPr>
      <w:r w:rsidRPr="009807EB">
        <w:rPr>
          <w:rFonts w:ascii="Times New Roman" w:eastAsia="Calibri" w:hAnsi="Times New Roman" w:cs="Times New Roman"/>
          <w:color w:val="000000"/>
        </w:rPr>
        <w:t>Allocate a dedicated budget for health emergencies.</w:t>
      </w:r>
    </w:p>
    <w:p w14:paraId="7249167A" w14:textId="77777777" w:rsidR="006463CD" w:rsidRPr="009807EB" w:rsidRDefault="00E84D3F">
      <w:pPr>
        <w:numPr>
          <w:ilvl w:val="0"/>
          <w:numId w:val="27"/>
        </w:numPr>
        <w:spacing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Encourage community participation in planning and monitoring preparedness measures.</w:t>
      </w:r>
    </w:p>
    <w:p w14:paraId="78F03104" w14:textId="77777777" w:rsidR="006463CD" w:rsidRPr="009807EB" w:rsidRDefault="00E84D3F">
      <w:pPr>
        <w:spacing w:before="240" w:after="240"/>
        <w:rPr>
          <w:rFonts w:ascii="Times New Roman" w:eastAsia="Calibri" w:hAnsi="Times New Roman" w:cs="Times New Roman"/>
          <w:b/>
          <w:bCs/>
          <w:color w:val="000000"/>
          <w:sz w:val="16"/>
          <w:szCs w:val="16"/>
          <w:u w:val="single"/>
        </w:rPr>
      </w:pPr>
      <w:r w:rsidRPr="009807EB">
        <w:rPr>
          <w:rFonts w:ascii="Times New Roman" w:eastAsia="Calibri" w:hAnsi="Times New Roman" w:cs="Times New Roman"/>
          <w:b/>
          <w:bCs/>
          <w:color w:val="000000"/>
          <w:sz w:val="16"/>
          <w:szCs w:val="16"/>
          <w:u w:val="single"/>
        </w:rPr>
        <w:t xml:space="preserve"> </w:t>
      </w:r>
    </w:p>
    <w:p w14:paraId="3195708C" w14:textId="77777777" w:rsidR="006463CD" w:rsidRPr="009807EB" w:rsidRDefault="006463CD">
      <w:pPr>
        <w:spacing w:before="240" w:after="240"/>
        <w:rPr>
          <w:rFonts w:ascii="Times New Roman" w:eastAsia="Calibri" w:hAnsi="Times New Roman" w:cs="Times New Roman"/>
          <w:b/>
          <w:bCs/>
          <w:color w:val="000000"/>
          <w:sz w:val="16"/>
          <w:szCs w:val="16"/>
          <w:u w:val="single"/>
        </w:rPr>
      </w:pPr>
    </w:p>
    <w:p w14:paraId="4D0B7BB5" w14:textId="77777777" w:rsidR="006463CD" w:rsidRDefault="00E84D3F">
      <w:pPr>
        <w:spacing w:before="240" w:after="240"/>
        <w:rPr>
          <w:rFonts w:ascii="Times New Roman" w:eastAsia="Calibri" w:hAnsi="Times New Roman" w:cs="Times New Roman"/>
          <w:b/>
          <w:bCs/>
          <w:color w:val="FF0000"/>
          <w:sz w:val="16"/>
          <w:szCs w:val="16"/>
          <w:u w:val="single"/>
        </w:rPr>
      </w:pPr>
      <w:r w:rsidRPr="009807EB">
        <w:rPr>
          <w:rFonts w:ascii="Times New Roman" w:eastAsia="Calibri" w:hAnsi="Times New Roman" w:cs="Times New Roman"/>
          <w:b/>
          <w:bCs/>
          <w:color w:val="FF0000"/>
          <w:sz w:val="16"/>
          <w:szCs w:val="16"/>
          <w:u w:val="single"/>
        </w:rPr>
        <w:t>MOCKDRILL SCENARIOS</w:t>
      </w:r>
    </w:p>
    <w:p w14:paraId="65DB472C" w14:textId="051DD477" w:rsidR="00BC6508" w:rsidRPr="001A1CBC" w:rsidRDefault="00BC6508">
      <w:pPr>
        <w:spacing w:before="240" w:after="240"/>
        <w:rPr>
          <w:rFonts w:ascii="Times New Roman" w:eastAsia="Calibri" w:hAnsi="Times New Roman" w:cs="Times New Roman"/>
          <w:color w:val="000000" w:themeColor="text1"/>
        </w:rPr>
      </w:pPr>
      <w:r w:rsidRPr="001A1CBC">
        <w:rPr>
          <w:rFonts w:ascii="Times New Roman" w:eastAsia="Calibri" w:hAnsi="Times New Roman" w:cs="Times New Roman"/>
          <w:color w:val="000000" w:themeColor="text1"/>
        </w:rPr>
        <w:t xml:space="preserve">Fire and safety </w:t>
      </w:r>
      <w:r w:rsidR="00E74749" w:rsidRPr="001A1CBC">
        <w:rPr>
          <w:rFonts w:ascii="Times New Roman" w:eastAsia="Calibri" w:hAnsi="Times New Roman" w:cs="Times New Roman"/>
          <w:color w:val="000000" w:themeColor="text1"/>
        </w:rPr>
        <w:t>workshop conducted.</w:t>
      </w:r>
    </w:p>
    <w:p w14:paraId="33FCE650" w14:textId="36FEEB46" w:rsidR="00E74749" w:rsidRPr="001A1CBC" w:rsidRDefault="001A1CBC">
      <w:pPr>
        <w:spacing w:before="240" w:after="240"/>
        <w:rPr>
          <w:rFonts w:ascii="Times New Roman" w:eastAsia="Calibri" w:hAnsi="Times New Roman" w:cs="Times New Roman"/>
          <w:color w:val="000000" w:themeColor="text1"/>
        </w:rPr>
      </w:pPr>
      <w:r w:rsidRPr="001A1CBC">
        <w:rPr>
          <w:rFonts w:ascii="Times New Roman" w:eastAsia="Calibri" w:hAnsi="Times New Roman" w:cs="Times New Roman"/>
          <w:color w:val="000000" w:themeColor="text1"/>
        </w:rPr>
        <w:t>First aid /emergency management workshop conducted.</w:t>
      </w:r>
    </w:p>
    <w:p w14:paraId="4C95A838" w14:textId="77777777" w:rsidR="006463CD" w:rsidRPr="009807EB" w:rsidRDefault="006463CD">
      <w:pPr>
        <w:spacing w:before="240" w:after="240"/>
        <w:rPr>
          <w:rFonts w:ascii="Times New Roman" w:eastAsia="Calibri" w:hAnsi="Times New Roman" w:cs="Times New Roman"/>
          <w:b/>
          <w:bCs/>
          <w:color w:val="FF0000"/>
          <w:sz w:val="16"/>
          <w:szCs w:val="16"/>
          <w:u w:val="single"/>
        </w:rPr>
      </w:pPr>
    </w:p>
    <w:p w14:paraId="2463418A" w14:textId="77777777" w:rsidR="006463CD" w:rsidRPr="009807EB" w:rsidRDefault="006463CD">
      <w:pPr>
        <w:spacing w:before="240" w:after="240"/>
        <w:rPr>
          <w:rFonts w:ascii="Times New Roman" w:eastAsia="Calibri" w:hAnsi="Times New Roman" w:cs="Times New Roman"/>
          <w:b/>
          <w:bCs/>
          <w:color w:val="000000"/>
          <w:sz w:val="16"/>
          <w:szCs w:val="16"/>
          <w:u w:val="single"/>
        </w:rPr>
      </w:pPr>
    </w:p>
    <w:p w14:paraId="0ED612C5" w14:textId="77777777" w:rsidR="006463CD" w:rsidRPr="009807EB" w:rsidRDefault="006463CD">
      <w:pPr>
        <w:spacing w:before="240" w:after="240"/>
        <w:rPr>
          <w:rFonts w:ascii="Times New Roman" w:eastAsia="Calibri" w:hAnsi="Times New Roman" w:cs="Times New Roman"/>
          <w:b/>
          <w:bCs/>
          <w:color w:val="000000"/>
          <w:sz w:val="16"/>
          <w:szCs w:val="16"/>
          <w:u w:val="single"/>
        </w:rPr>
      </w:pPr>
    </w:p>
    <w:p w14:paraId="459AB58E" w14:textId="77777777" w:rsidR="006463CD" w:rsidRPr="009807EB" w:rsidRDefault="006463CD">
      <w:pPr>
        <w:spacing w:before="240" w:after="240"/>
        <w:rPr>
          <w:rFonts w:ascii="Times New Roman" w:eastAsia="Calibri" w:hAnsi="Times New Roman" w:cs="Times New Roman"/>
          <w:b/>
          <w:bCs/>
          <w:color w:val="000000"/>
          <w:sz w:val="16"/>
          <w:szCs w:val="16"/>
          <w:u w:val="single"/>
        </w:rPr>
      </w:pPr>
    </w:p>
    <w:p w14:paraId="5B33E5F2" w14:textId="77777777" w:rsidR="006463CD" w:rsidRPr="009807EB" w:rsidRDefault="006463CD">
      <w:pPr>
        <w:spacing w:before="240" w:after="240"/>
        <w:rPr>
          <w:rFonts w:ascii="Times New Roman" w:eastAsia="Calibri" w:hAnsi="Times New Roman" w:cs="Times New Roman"/>
          <w:b/>
          <w:bCs/>
          <w:color w:val="000000"/>
          <w:sz w:val="16"/>
          <w:szCs w:val="16"/>
          <w:u w:val="single"/>
        </w:rPr>
      </w:pPr>
    </w:p>
    <w:p w14:paraId="71095B30" w14:textId="77777777" w:rsidR="006463CD" w:rsidRPr="009807EB" w:rsidRDefault="006463CD">
      <w:pPr>
        <w:spacing w:before="240" w:after="240"/>
        <w:rPr>
          <w:rFonts w:ascii="Times New Roman" w:eastAsia="Calibri" w:hAnsi="Times New Roman" w:cs="Times New Roman"/>
          <w:b/>
          <w:bCs/>
          <w:color w:val="000000"/>
          <w:sz w:val="16"/>
          <w:szCs w:val="16"/>
          <w:u w:val="single"/>
        </w:rPr>
      </w:pPr>
    </w:p>
    <w:p w14:paraId="0EFC3E52" w14:textId="77777777" w:rsidR="006463CD" w:rsidRPr="009807EB" w:rsidRDefault="006463CD">
      <w:pPr>
        <w:jc w:val="center"/>
        <w:rPr>
          <w:rFonts w:ascii="Times New Roman" w:eastAsia="Calibri" w:hAnsi="Times New Roman" w:cs="Times New Roman"/>
          <w:color w:val="000000"/>
          <w:sz w:val="16"/>
          <w:szCs w:val="16"/>
        </w:rPr>
      </w:pPr>
    </w:p>
    <w:p w14:paraId="7DEF8941" w14:textId="77777777" w:rsidR="006463CD" w:rsidRPr="009807EB" w:rsidRDefault="006463CD">
      <w:pPr>
        <w:jc w:val="center"/>
        <w:rPr>
          <w:rFonts w:ascii="Times New Roman" w:eastAsia="Calibri" w:hAnsi="Times New Roman" w:cs="Times New Roman"/>
          <w:color w:val="000000"/>
          <w:sz w:val="16"/>
          <w:szCs w:val="16"/>
        </w:rPr>
      </w:pPr>
    </w:p>
    <w:p w14:paraId="69718F07" w14:textId="77777777" w:rsidR="006463CD" w:rsidRPr="009807EB" w:rsidRDefault="006463CD">
      <w:pPr>
        <w:jc w:val="center"/>
        <w:rPr>
          <w:rFonts w:ascii="Times New Roman" w:eastAsia="Calibri" w:hAnsi="Times New Roman" w:cs="Times New Roman"/>
          <w:color w:val="000000"/>
          <w:sz w:val="16"/>
          <w:szCs w:val="16"/>
        </w:rPr>
      </w:pPr>
    </w:p>
    <w:p w14:paraId="4488E8AB" w14:textId="77777777" w:rsidR="006463CD" w:rsidRPr="009807EB" w:rsidRDefault="006463CD">
      <w:pPr>
        <w:jc w:val="center"/>
        <w:rPr>
          <w:rFonts w:ascii="Times New Roman" w:eastAsia="Calibri" w:hAnsi="Times New Roman" w:cs="Times New Roman"/>
          <w:color w:val="000000"/>
          <w:sz w:val="16"/>
          <w:szCs w:val="16"/>
        </w:rPr>
      </w:pPr>
    </w:p>
    <w:p w14:paraId="5352BBE4" w14:textId="77777777" w:rsidR="006463CD" w:rsidRPr="009807EB" w:rsidRDefault="006463CD">
      <w:pPr>
        <w:jc w:val="center"/>
        <w:rPr>
          <w:rFonts w:ascii="Times New Roman" w:eastAsia="Calibri" w:hAnsi="Times New Roman" w:cs="Times New Roman"/>
          <w:color w:val="000000"/>
          <w:sz w:val="16"/>
          <w:szCs w:val="16"/>
        </w:rPr>
      </w:pPr>
    </w:p>
    <w:p w14:paraId="27FEF684" w14:textId="77777777" w:rsidR="006463CD" w:rsidRPr="009807EB" w:rsidRDefault="006463CD">
      <w:pPr>
        <w:jc w:val="center"/>
        <w:rPr>
          <w:rFonts w:ascii="Times New Roman" w:eastAsia="Calibri" w:hAnsi="Times New Roman" w:cs="Times New Roman"/>
          <w:color w:val="000000"/>
          <w:sz w:val="16"/>
          <w:szCs w:val="16"/>
        </w:rPr>
      </w:pPr>
    </w:p>
    <w:p w14:paraId="7B43F3E0" w14:textId="77777777" w:rsidR="006463CD" w:rsidRPr="009807EB" w:rsidRDefault="006463CD">
      <w:pPr>
        <w:jc w:val="center"/>
        <w:rPr>
          <w:rFonts w:ascii="Times New Roman" w:eastAsia="Calibri" w:hAnsi="Times New Roman" w:cs="Times New Roman"/>
          <w:color w:val="000000"/>
          <w:sz w:val="16"/>
          <w:szCs w:val="16"/>
        </w:rPr>
      </w:pPr>
    </w:p>
    <w:p w14:paraId="78EFD4FA" w14:textId="77777777" w:rsidR="006463CD" w:rsidRPr="009807EB" w:rsidRDefault="006463CD">
      <w:pPr>
        <w:jc w:val="center"/>
        <w:rPr>
          <w:rFonts w:ascii="Times New Roman" w:eastAsia="Calibri" w:hAnsi="Times New Roman" w:cs="Times New Roman"/>
          <w:color w:val="000000"/>
          <w:sz w:val="16"/>
          <w:szCs w:val="16"/>
        </w:rPr>
      </w:pPr>
    </w:p>
    <w:p w14:paraId="23CA7DB9" w14:textId="77777777" w:rsidR="006463CD" w:rsidRPr="009807EB" w:rsidRDefault="006463CD">
      <w:pPr>
        <w:jc w:val="center"/>
        <w:rPr>
          <w:rFonts w:ascii="Times New Roman" w:eastAsia="Calibri" w:hAnsi="Times New Roman" w:cs="Times New Roman"/>
          <w:color w:val="000000"/>
          <w:sz w:val="16"/>
          <w:szCs w:val="16"/>
        </w:rPr>
      </w:pPr>
    </w:p>
    <w:p w14:paraId="2A45E246" w14:textId="77777777" w:rsidR="006463CD" w:rsidRPr="009807EB" w:rsidRDefault="006463CD">
      <w:pPr>
        <w:jc w:val="center"/>
        <w:rPr>
          <w:rFonts w:ascii="Times New Roman" w:eastAsia="Calibri" w:hAnsi="Times New Roman" w:cs="Times New Roman"/>
          <w:color w:val="000000"/>
          <w:sz w:val="16"/>
          <w:szCs w:val="16"/>
        </w:rPr>
      </w:pPr>
    </w:p>
    <w:p w14:paraId="1FBF8B23" w14:textId="77777777" w:rsidR="001A1CBC" w:rsidRDefault="001A1CBC">
      <w:pPr>
        <w:pStyle w:val="Heading1"/>
        <w:jc w:val="center"/>
        <w:rPr>
          <w:rFonts w:ascii="Times New Roman" w:eastAsia="Calibri" w:hAnsi="Times New Roman" w:cs="Times New Roman"/>
          <w:color w:val="000000"/>
          <w:sz w:val="30"/>
          <w:szCs w:val="30"/>
        </w:rPr>
      </w:pPr>
      <w:bookmarkStart w:id="98" w:name="_heading=h.f4r8c27k97i2" w:colFirst="0" w:colLast="0"/>
      <w:bookmarkEnd w:id="98"/>
    </w:p>
    <w:p w14:paraId="2A370C0E" w14:textId="77777777" w:rsidR="001A1CBC" w:rsidRDefault="001A1CBC">
      <w:pPr>
        <w:pStyle w:val="Heading1"/>
        <w:jc w:val="center"/>
        <w:rPr>
          <w:rFonts w:ascii="Times New Roman" w:eastAsia="Calibri" w:hAnsi="Times New Roman" w:cs="Times New Roman"/>
          <w:color w:val="000000"/>
          <w:sz w:val="30"/>
          <w:szCs w:val="30"/>
        </w:rPr>
      </w:pPr>
    </w:p>
    <w:p w14:paraId="63347C10" w14:textId="77777777" w:rsidR="001A1CBC" w:rsidRDefault="001A1CBC">
      <w:pPr>
        <w:pStyle w:val="Heading1"/>
        <w:jc w:val="center"/>
        <w:rPr>
          <w:rFonts w:ascii="Times New Roman" w:eastAsia="Calibri" w:hAnsi="Times New Roman" w:cs="Times New Roman"/>
          <w:color w:val="000000"/>
          <w:sz w:val="30"/>
          <w:szCs w:val="30"/>
        </w:rPr>
      </w:pPr>
    </w:p>
    <w:p w14:paraId="5DCD74AE" w14:textId="77777777" w:rsidR="001A1CBC" w:rsidRDefault="001A1CBC">
      <w:pPr>
        <w:pStyle w:val="Heading1"/>
        <w:jc w:val="center"/>
        <w:rPr>
          <w:rFonts w:ascii="Times New Roman" w:eastAsia="Calibri" w:hAnsi="Times New Roman" w:cs="Times New Roman"/>
          <w:color w:val="000000"/>
          <w:sz w:val="30"/>
          <w:szCs w:val="30"/>
        </w:rPr>
      </w:pPr>
    </w:p>
    <w:p w14:paraId="56065685" w14:textId="6F885FBB" w:rsidR="006463CD" w:rsidRPr="009807EB" w:rsidRDefault="00E84D3F">
      <w:pPr>
        <w:pStyle w:val="Heading1"/>
        <w:jc w:val="center"/>
        <w:rPr>
          <w:rFonts w:ascii="Times New Roman" w:eastAsia="Calibri" w:hAnsi="Times New Roman" w:cs="Times New Roman"/>
          <w:color w:val="000000"/>
          <w:sz w:val="30"/>
          <w:szCs w:val="30"/>
        </w:rPr>
      </w:pPr>
      <w:r w:rsidRPr="009807EB">
        <w:rPr>
          <w:rFonts w:ascii="Times New Roman" w:eastAsia="Calibri" w:hAnsi="Times New Roman" w:cs="Times New Roman"/>
          <w:color w:val="000000"/>
          <w:sz w:val="30"/>
          <w:szCs w:val="30"/>
        </w:rPr>
        <w:t>ANNEXURE</w:t>
      </w:r>
    </w:p>
    <w:p w14:paraId="4C3203E8" w14:textId="77777777" w:rsidR="006463CD" w:rsidRPr="009807EB" w:rsidRDefault="006463CD">
      <w:pPr>
        <w:jc w:val="center"/>
        <w:rPr>
          <w:rFonts w:ascii="Times New Roman" w:eastAsia="Calibri" w:hAnsi="Times New Roman" w:cs="Times New Roman"/>
          <w:color w:val="000000"/>
          <w:sz w:val="30"/>
          <w:szCs w:val="30"/>
        </w:rPr>
      </w:pPr>
    </w:p>
    <w:p w14:paraId="35CCC215" w14:textId="77777777" w:rsidR="006463CD" w:rsidRPr="009807EB" w:rsidRDefault="00E84D3F">
      <w:pPr>
        <w:pStyle w:val="Heading2"/>
        <w:numPr>
          <w:ilvl w:val="0"/>
          <w:numId w:val="28"/>
        </w:numPr>
        <w:jc w:val="left"/>
        <w:rPr>
          <w:rFonts w:ascii="Times New Roman" w:eastAsia="Calibri" w:hAnsi="Times New Roman" w:cs="Times New Roman"/>
          <w:color w:val="000000"/>
          <w:sz w:val="24"/>
          <w:szCs w:val="24"/>
        </w:rPr>
      </w:pPr>
      <w:bookmarkStart w:id="99" w:name="_heading=h.66caghg6bvt5" w:colFirst="0" w:colLast="0"/>
      <w:bookmarkEnd w:id="99"/>
      <w:r w:rsidRPr="009807EB">
        <w:rPr>
          <w:rFonts w:ascii="Times New Roman" w:eastAsia="Calibri" w:hAnsi="Times New Roman" w:cs="Times New Roman"/>
          <w:color w:val="000000"/>
          <w:sz w:val="24"/>
          <w:szCs w:val="24"/>
        </w:rPr>
        <w:t>IMPORTANT PHONE NUMBERS</w:t>
      </w:r>
    </w:p>
    <w:p w14:paraId="0B3E8190" w14:textId="77777777" w:rsidR="006463CD" w:rsidRPr="009807EB" w:rsidRDefault="006463CD">
      <w:pPr>
        <w:jc w:val="left"/>
        <w:rPr>
          <w:rFonts w:ascii="Times New Roman" w:eastAsia="Calibri" w:hAnsi="Times New Roman" w:cs="Times New Roman"/>
          <w:b/>
          <w:bCs/>
          <w:color w:val="000000"/>
          <w:sz w:val="16"/>
          <w:szCs w:val="16"/>
        </w:rPr>
      </w:pPr>
    </w:p>
    <w:p w14:paraId="77FD344C" w14:textId="77777777" w:rsidR="006463CD" w:rsidRPr="009807EB" w:rsidRDefault="00E84D3F">
      <w:pPr>
        <w:jc w:val="left"/>
        <w:rPr>
          <w:rFonts w:ascii="Times New Roman" w:eastAsia="Calibri" w:hAnsi="Times New Roman" w:cs="Times New Roman"/>
          <w:color w:val="000000"/>
        </w:rPr>
      </w:pPr>
      <w:r w:rsidRPr="009807EB">
        <w:rPr>
          <w:rFonts w:ascii="Times New Roman" w:eastAsia="Calibri" w:hAnsi="Times New Roman" w:cs="Times New Roman"/>
          <w:b/>
          <w:bCs/>
          <w:color w:val="000000"/>
          <w:sz w:val="16"/>
          <w:szCs w:val="16"/>
        </w:rPr>
        <w:t xml:space="preserve"> </w:t>
      </w:r>
      <w:r w:rsidRPr="009807EB">
        <w:rPr>
          <w:rFonts w:ascii="Times New Roman" w:eastAsia="Calibri" w:hAnsi="Times New Roman" w:cs="Times New Roman"/>
          <w:color w:val="000000"/>
        </w:rPr>
        <w:t xml:space="preserve">Phone numbers and particulars of persons responsible for providing guidance, assistance, and support for pandemic preparedness operations may be provided here in a manner that allows easy reference </w:t>
      </w:r>
      <w:proofErr w:type="gramStart"/>
      <w:r w:rsidRPr="009807EB">
        <w:rPr>
          <w:rFonts w:ascii="Times New Roman" w:eastAsia="Calibri" w:hAnsi="Times New Roman" w:cs="Times New Roman"/>
          <w:color w:val="000000"/>
        </w:rPr>
        <w:t>at a glance</w:t>
      </w:r>
      <w:proofErr w:type="gramEnd"/>
      <w:r w:rsidRPr="009807EB">
        <w:rPr>
          <w:rFonts w:ascii="Times New Roman" w:eastAsia="Calibri" w:hAnsi="Times New Roman" w:cs="Times New Roman"/>
          <w:color w:val="000000"/>
        </w:rPr>
        <w:t>.</w:t>
      </w:r>
      <w:r w:rsidRPr="009807EB">
        <w:rPr>
          <w:rFonts w:ascii="Times New Roman" w:eastAsia="Calibri" w:hAnsi="Times New Roman" w:cs="Times New Roman"/>
          <w:b/>
          <w:bCs/>
          <w:color w:val="000000"/>
        </w:rPr>
        <w:t xml:space="preserve"> </w:t>
      </w:r>
      <w:r w:rsidRPr="009807EB">
        <w:rPr>
          <w:rFonts w:ascii="Times New Roman" w:eastAsia="Calibri" w:hAnsi="Times New Roman" w:cs="Times New Roman"/>
          <w:color w:val="000000"/>
        </w:rPr>
        <w:t xml:space="preserve">The information recorded here could be exhibited elsewhere at the time of emergencies.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institutions shall give special attention to collect and record the above data of persons and institutions who/which are supposed to give technical and co-ordination support to reduce the impact of pandemic.</w:t>
      </w:r>
    </w:p>
    <w:p w14:paraId="47CC3049" w14:textId="77777777" w:rsidR="006463CD" w:rsidRPr="009807EB" w:rsidRDefault="00E84D3F">
      <w:pPr>
        <w:pStyle w:val="Heading3"/>
        <w:spacing w:before="280"/>
        <w:ind w:right="1120"/>
        <w:jc w:val="left"/>
        <w:rPr>
          <w:rFonts w:ascii="Times New Roman" w:eastAsia="Calibri" w:hAnsi="Times New Roman" w:cs="Times New Roman"/>
          <w:color w:val="000000"/>
          <w:sz w:val="24"/>
          <w:szCs w:val="24"/>
        </w:rPr>
      </w:pPr>
      <w:bookmarkStart w:id="100" w:name="_heading=h.ghvt41rlsf6o" w:colFirst="0" w:colLast="0"/>
      <w:bookmarkEnd w:id="100"/>
      <w:r w:rsidRPr="009807EB">
        <w:rPr>
          <w:rFonts w:ascii="Times New Roman" w:eastAsia="Calibri" w:hAnsi="Times New Roman" w:cs="Times New Roman"/>
          <w:color w:val="000000"/>
          <w:sz w:val="24"/>
          <w:szCs w:val="24"/>
        </w:rPr>
        <w:lastRenderedPageBreak/>
        <w:t xml:space="preserve"> 1.1. Details of grama panchayat/municipality/corporation wards</w:t>
      </w:r>
    </w:p>
    <w:tbl>
      <w:tblPr>
        <w:tblStyle w:val="Style291"/>
        <w:tblW w:w="9285" w:type="dxa"/>
        <w:tblInd w:w="-94" w:type="dxa"/>
        <w:tblLayout w:type="fixed"/>
        <w:tblLook w:val="04A0" w:firstRow="1" w:lastRow="0" w:firstColumn="1" w:lastColumn="0" w:noHBand="0" w:noVBand="1"/>
      </w:tblPr>
      <w:tblGrid>
        <w:gridCol w:w="686"/>
        <w:gridCol w:w="686"/>
        <w:gridCol w:w="2703"/>
        <w:gridCol w:w="1173"/>
        <w:gridCol w:w="2305"/>
        <w:gridCol w:w="1732"/>
      </w:tblGrid>
      <w:tr w:rsidR="006463CD" w:rsidRPr="009807EB" w14:paraId="02893EA5" w14:textId="77777777">
        <w:trPr>
          <w:cantSplit/>
          <w:trHeight w:val="537"/>
          <w:tblHeader/>
        </w:trPr>
        <w:tc>
          <w:tcPr>
            <w:tcW w:w="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F6530EA" w14:textId="77777777" w:rsidR="006463CD" w:rsidRPr="009807EB" w:rsidRDefault="00E84D3F">
            <w:pPr>
              <w:spacing w:before="240" w:after="240"/>
              <w:rPr>
                <w:rFonts w:ascii="Times New Roman" w:eastAsia="Calibri" w:hAnsi="Times New Roman" w:cs="Times New Roman"/>
                <w:color w:val="000000"/>
              </w:rPr>
            </w:pPr>
            <w:proofErr w:type="spellStart"/>
            <w:proofErr w:type="gramStart"/>
            <w:r w:rsidRPr="009807EB">
              <w:rPr>
                <w:rFonts w:ascii="Times New Roman" w:eastAsia="Calibri" w:hAnsi="Times New Roman" w:cs="Times New Roman"/>
                <w:color w:val="000000"/>
              </w:rPr>
              <w:lastRenderedPageBreak/>
              <w:t>Sl.No</w:t>
            </w:r>
            <w:proofErr w:type="spellEnd"/>
            <w:proofErr w:type="gramEnd"/>
          </w:p>
        </w:tc>
        <w:tc>
          <w:tcPr>
            <w:tcW w:w="68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8127D63" w14:textId="77777777" w:rsidR="006463CD" w:rsidRPr="009807EB" w:rsidRDefault="006463CD">
            <w:pPr>
              <w:spacing w:before="240" w:after="240"/>
              <w:rPr>
                <w:rFonts w:ascii="Times New Roman" w:eastAsia="Calibri" w:hAnsi="Times New Roman" w:cs="Times New Roman"/>
                <w:color w:val="000000"/>
              </w:rPr>
            </w:pPr>
          </w:p>
        </w:tc>
        <w:tc>
          <w:tcPr>
            <w:tcW w:w="270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8612CE3" w14:textId="77777777" w:rsidR="006463CD" w:rsidRPr="009807EB" w:rsidRDefault="00E84D3F">
            <w:pPr>
              <w:spacing w:before="240" w:after="240"/>
              <w:ind w:left="360"/>
              <w:jc w:val="center"/>
              <w:rPr>
                <w:rFonts w:ascii="Times New Roman" w:eastAsia="Calibri" w:hAnsi="Times New Roman" w:cs="Times New Roman"/>
                <w:color w:val="000000"/>
              </w:rPr>
            </w:pPr>
            <w:r w:rsidRPr="009807EB">
              <w:rPr>
                <w:rFonts w:ascii="Times New Roman" w:eastAsia="Calibri" w:hAnsi="Times New Roman" w:cs="Times New Roman"/>
                <w:color w:val="000000"/>
              </w:rPr>
              <w:t>Name of the ward</w:t>
            </w:r>
          </w:p>
        </w:tc>
        <w:tc>
          <w:tcPr>
            <w:tcW w:w="117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303C5D9" w14:textId="77777777" w:rsidR="006463CD" w:rsidRPr="009807EB" w:rsidRDefault="00E84D3F">
            <w:pPr>
              <w:spacing w:before="240" w:after="240"/>
              <w:ind w:left="360"/>
              <w:jc w:val="center"/>
              <w:rPr>
                <w:rFonts w:ascii="Times New Roman" w:eastAsia="Calibri" w:hAnsi="Times New Roman" w:cs="Times New Roman"/>
                <w:color w:val="000000"/>
              </w:rPr>
            </w:pPr>
            <w:r w:rsidRPr="009807EB">
              <w:rPr>
                <w:rFonts w:ascii="Times New Roman" w:eastAsia="Calibri" w:hAnsi="Times New Roman" w:cs="Times New Roman"/>
                <w:color w:val="000000"/>
              </w:rPr>
              <w:t>Ward number</w:t>
            </w:r>
          </w:p>
        </w:tc>
        <w:tc>
          <w:tcPr>
            <w:tcW w:w="230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2C9F751" w14:textId="77777777" w:rsidR="006463CD" w:rsidRPr="009807EB" w:rsidRDefault="00E84D3F">
            <w:pPr>
              <w:spacing w:before="240"/>
              <w:ind w:left="360"/>
              <w:jc w:val="center"/>
              <w:rPr>
                <w:rFonts w:ascii="Times New Roman" w:eastAsia="Calibri" w:hAnsi="Times New Roman" w:cs="Times New Roman"/>
                <w:color w:val="000000"/>
              </w:rPr>
            </w:pPr>
            <w:r w:rsidRPr="009807EB">
              <w:rPr>
                <w:rFonts w:ascii="Times New Roman" w:eastAsia="Calibri" w:hAnsi="Times New Roman" w:cs="Times New Roman"/>
                <w:color w:val="000000"/>
              </w:rPr>
              <w:t>Name of the ward</w:t>
            </w:r>
          </w:p>
          <w:p w14:paraId="09219DF8" w14:textId="77777777" w:rsidR="006463CD" w:rsidRPr="009807EB" w:rsidRDefault="00E84D3F">
            <w:pPr>
              <w:spacing w:after="240"/>
              <w:ind w:left="360"/>
              <w:jc w:val="center"/>
              <w:rPr>
                <w:rFonts w:ascii="Times New Roman" w:eastAsia="Calibri" w:hAnsi="Times New Roman" w:cs="Times New Roman"/>
                <w:color w:val="000000"/>
              </w:rPr>
            </w:pPr>
            <w:r w:rsidRPr="009807EB">
              <w:rPr>
                <w:rFonts w:ascii="Times New Roman" w:eastAsia="Calibri" w:hAnsi="Times New Roman" w:cs="Times New Roman"/>
                <w:color w:val="000000"/>
              </w:rPr>
              <w:t>member</w:t>
            </w:r>
          </w:p>
        </w:tc>
        <w:tc>
          <w:tcPr>
            <w:tcW w:w="173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9B5E7C4" w14:textId="77777777" w:rsidR="006463CD" w:rsidRPr="009807EB" w:rsidRDefault="00E84D3F">
            <w:pPr>
              <w:spacing w:before="240" w:after="240"/>
              <w:ind w:left="360"/>
              <w:jc w:val="center"/>
              <w:rPr>
                <w:rFonts w:ascii="Times New Roman" w:eastAsia="Calibri" w:hAnsi="Times New Roman" w:cs="Times New Roman"/>
                <w:color w:val="000000"/>
              </w:rPr>
            </w:pPr>
            <w:r w:rsidRPr="009807EB">
              <w:rPr>
                <w:rFonts w:ascii="Times New Roman" w:eastAsia="Calibri" w:hAnsi="Times New Roman" w:cs="Times New Roman"/>
                <w:color w:val="000000"/>
              </w:rPr>
              <w:t>Contact number</w:t>
            </w:r>
          </w:p>
        </w:tc>
      </w:tr>
      <w:tr w:rsidR="006463CD" w:rsidRPr="009807EB" w14:paraId="336E994B"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634FDC1"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9F7CFB3"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52E7D6CD"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CHOOLATHERUV</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232848F9"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1</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5B842B68"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REJEENA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78822266"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7561062428</w:t>
            </w:r>
          </w:p>
        </w:tc>
      </w:tr>
      <w:tr w:rsidR="006463CD" w:rsidRPr="009807EB" w14:paraId="606C793A"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4FB9E00"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3E931FA"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142F24B5" w14:textId="77777777" w:rsidR="006463CD" w:rsidRPr="009807EB" w:rsidRDefault="00E84D3F">
            <w:pPr>
              <w:spacing w:before="240" w:after="240"/>
              <w:ind w:left="260"/>
              <w:jc w:val="left"/>
              <w:rPr>
                <w:rFonts w:ascii="Times New Roman" w:eastAsia="Calibri" w:hAnsi="Times New Roman" w:cs="Times New Roman"/>
                <w:color w:val="000000"/>
              </w:rPr>
            </w:pPr>
            <w:proofErr w:type="spellStart"/>
            <w:r w:rsidRPr="009807EB">
              <w:rPr>
                <w:rFonts w:ascii="Times New Roman" w:eastAsia="Calibri" w:hAnsi="Times New Roman" w:cs="Times New Roman"/>
              </w:rPr>
              <w:t>GOPALAkulangara</w:t>
            </w:r>
            <w:proofErr w:type="spellEnd"/>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6F9FE1E8"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2</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63AA7D49"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RESHMI</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1E954B0A"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9946034405</w:t>
            </w:r>
          </w:p>
        </w:tc>
      </w:tr>
      <w:tr w:rsidR="006463CD" w:rsidRPr="009807EB" w14:paraId="1EDD5966"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C73818F"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63E1C79"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07D7196A"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 xml:space="preserve">MUTHUKULAM </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61F6A79C"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3</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4E88FD0A"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SATHEESH KUMAR</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78603BA6"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9072846697</w:t>
            </w:r>
          </w:p>
        </w:tc>
      </w:tr>
      <w:tr w:rsidR="006463CD" w:rsidRPr="009807EB" w14:paraId="6FCABB12"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CBB6EE7"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D9A6D62"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18631DCC"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MURIGACHIRA</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2D7AE2BE"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4</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5E595F60"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SHEEJA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25ACC33D"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7510817805</w:t>
            </w:r>
          </w:p>
        </w:tc>
      </w:tr>
      <w:tr w:rsidR="006463CD" w:rsidRPr="009807EB" w14:paraId="2A1EEF04"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F779F6B"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B2BABB4"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1566FE72"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HIGH SCHOOL</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2B3C1E07"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5</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3C58B860"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SASIKALA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32A61FCE"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9744815604</w:t>
            </w:r>
          </w:p>
        </w:tc>
      </w:tr>
      <w:tr w:rsidR="006463CD" w:rsidRPr="009807EB" w14:paraId="5C4C0D97"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FC4235F"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28DF930"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3B9D5BB6"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VETTATHUMUKK</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1ED43494"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6</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4DF1D4FA"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C K RAJAN</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51845209"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8606742565</w:t>
            </w:r>
          </w:p>
        </w:tc>
      </w:tr>
      <w:tr w:rsidR="006463CD" w:rsidRPr="009807EB" w14:paraId="71610727"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CB25064"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FC2F3CF"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450FF9D5"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MAMOOD</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10F02B9C"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7</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68C5C13B"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BAIJU</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0592F22B"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8921591225</w:t>
            </w:r>
          </w:p>
        </w:tc>
      </w:tr>
      <w:tr w:rsidR="006463CD" w:rsidRPr="009807EB" w14:paraId="1391879C"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25C5177"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AAE0418"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20DFD999"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MUTTATHUKADAV</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46AB83FF"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8</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3CF39711"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SUJITH LAL</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67F74150"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9447455415</w:t>
            </w:r>
          </w:p>
        </w:tc>
      </w:tr>
      <w:tr w:rsidR="006463CD" w:rsidRPr="009807EB" w14:paraId="673D9F21"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10C3494"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C49E17D"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195C5C71"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MAYIKAL</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07532156"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1B32A242"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PUSHPAN</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0087726E" w14:textId="77777777" w:rsidR="006463CD" w:rsidRPr="009807EB" w:rsidRDefault="006463CD">
            <w:pPr>
              <w:spacing w:before="240" w:after="240"/>
              <w:ind w:left="260"/>
              <w:jc w:val="left"/>
              <w:rPr>
                <w:rFonts w:ascii="Times New Roman" w:eastAsia="Calibri" w:hAnsi="Times New Roman" w:cs="Times New Roman"/>
                <w:color w:val="000000"/>
              </w:rPr>
            </w:pPr>
          </w:p>
        </w:tc>
      </w:tr>
      <w:tr w:rsidR="006463CD" w:rsidRPr="009807EB" w14:paraId="0A1F864F"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20EA588"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10</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6F130F7"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2DF0566A"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PANDAVARKAV</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782FDC73"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10</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5F290D9A"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AJITH</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44FBC774"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9961422521</w:t>
            </w:r>
          </w:p>
        </w:tc>
      </w:tr>
      <w:tr w:rsidR="006463CD" w:rsidRPr="009807EB" w14:paraId="7620A0AF"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6703E04"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11</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4B081DEF"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117124AE"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ERAYIL</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3C98EC4C"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11</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51ADE538"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SHEEJA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173F655F"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9745443619</w:t>
            </w:r>
          </w:p>
        </w:tc>
      </w:tr>
      <w:tr w:rsidR="006463CD" w:rsidRPr="009807EB" w14:paraId="23905590"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CC15C19"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rPr>
              <w:t>12</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0F7151C"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21F18779"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KURUMBAKARA</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49E6FE8E"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12</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3DC06B82"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REHANA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19E93B30"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8281474585</w:t>
            </w:r>
          </w:p>
        </w:tc>
      </w:tr>
      <w:tr w:rsidR="006463CD" w:rsidRPr="009807EB" w14:paraId="3AF2497B"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32F46D5"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rPr>
              <w:t>13</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7BD4B31"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33FA93B5"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GOPANKULANGARA</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2F0158CD"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13</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61B88657"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SUJATHA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7F069796"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9961651066</w:t>
            </w:r>
          </w:p>
        </w:tc>
      </w:tr>
      <w:tr w:rsidR="006463CD" w:rsidRPr="009807EB" w14:paraId="1589B748"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BF9D46A"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rPr>
              <w:t>14</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3A56D374"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2FFAE72D"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HOMEO</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4783819D"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14</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1B103CD4"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SREELATHA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58FA4DDB"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9656960082</w:t>
            </w:r>
          </w:p>
        </w:tc>
      </w:tr>
      <w:tr w:rsidR="006463CD" w:rsidRPr="009807EB" w14:paraId="046A1C24"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F490E23"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rPr>
              <w:lastRenderedPageBreak/>
              <w:t>15</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0B02B69"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517E14B0"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KOLLAKAL</w:t>
            </w: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6CEC90F5"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15</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4A81EBDB"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GIRIJA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75421D47"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7025633748</w:t>
            </w:r>
          </w:p>
        </w:tc>
      </w:tr>
      <w:tr w:rsidR="006463CD" w:rsidRPr="009807EB" w14:paraId="5BACC2AC" w14:textId="77777777">
        <w:trPr>
          <w:cantSplit/>
          <w:trHeight w:val="20"/>
          <w:tblHeader/>
        </w:trPr>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5C6418E"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rPr>
              <w:t>16</w:t>
            </w:r>
          </w:p>
        </w:tc>
        <w:tc>
          <w:tcPr>
            <w:tcW w:w="686"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1CDD26E" w14:textId="77777777" w:rsidR="006463CD" w:rsidRPr="009807EB" w:rsidRDefault="006463CD">
            <w:pPr>
              <w:spacing w:before="240" w:after="240"/>
              <w:ind w:left="360"/>
              <w:jc w:val="left"/>
              <w:rPr>
                <w:rFonts w:ascii="Times New Roman" w:eastAsia="Calibri" w:hAnsi="Times New Roman" w:cs="Times New Roman"/>
                <w:color w:val="000000"/>
              </w:rPr>
            </w:pPr>
          </w:p>
        </w:tc>
        <w:tc>
          <w:tcPr>
            <w:tcW w:w="2703" w:type="dxa"/>
            <w:tcBorders>
              <w:top w:val="nil"/>
              <w:left w:val="nil"/>
              <w:bottom w:val="single" w:sz="4" w:space="0" w:color="000000"/>
              <w:right w:val="single" w:sz="4" w:space="0" w:color="000000"/>
            </w:tcBorders>
            <w:tcMar>
              <w:top w:w="0" w:type="dxa"/>
              <w:left w:w="0" w:type="dxa"/>
              <w:bottom w:w="0" w:type="dxa"/>
              <w:right w:w="0" w:type="dxa"/>
            </w:tcMar>
          </w:tcPr>
          <w:p w14:paraId="600EAAE3" w14:textId="77777777" w:rsidR="006463CD" w:rsidRPr="009807EB" w:rsidRDefault="006463CD">
            <w:pPr>
              <w:spacing w:before="240" w:after="240"/>
              <w:ind w:left="260"/>
              <w:jc w:val="left"/>
              <w:rPr>
                <w:rFonts w:ascii="Times New Roman" w:eastAsia="Calibri" w:hAnsi="Times New Roman" w:cs="Times New Roman"/>
                <w:color w:val="000000"/>
              </w:rPr>
            </w:pPr>
          </w:p>
        </w:tc>
        <w:tc>
          <w:tcPr>
            <w:tcW w:w="1173" w:type="dxa"/>
            <w:tcBorders>
              <w:top w:val="nil"/>
              <w:left w:val="nil"/>
              <w:bottom w:val="single" w:sz="4" w:space="0" w:color="000000"/>
              <w:right w:val="single" w:sz="4" w:space="0" w:color="000000"/>
            </w:tcBorders>
            <w:tcMar>
              <w:top w:w="0" w:type="dxa"/>
              <w:left w:w="0" w:type="dxa"/>
              <w:bottom w:w="0" w:type="dxa"/>
              <w:right w:w="0" w:type="dxa"/>
            </w:tcMar>
          </w:tcPr>
          <w:p w14:paraId="2DBEBA01"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16</w:t>
            </w:r>
          </w:p>
        </w:tc>
        <w:tc>
          <w:tcPr>
            <w:tcW w:w="2305" w:type="dxa"/>
            <w:tcBorders>
              <w:top w:val="nil"/>
              <w:left w:val="nil"/>
              <w:bottom w:val="single" w:sz="4" w:space="0" w:color="000000"/>
              <w:right w:val="single" w:sz="4" w:space="0" w:color="000000"/>
            </w:tcBorders>
            <w:tcMar>
              <w:top w:w="0" w:type="dxa"/>
              <w:left w:w="0" w:type="dxa"/>
              <w:bottom w:w="0" w:type="dxa"/>
              <w:right w:w="0" w:type="dxa"/>
            </w:tcMar>
          </w:tcPr>
          <w:p w14:paraId="08F295A7"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SUJATHA</w:t>
            </w:r>
          </w:p>
        </w:tc>
        <w:tc>
          <w:tcPr>
            <w:tcW w:w="1732" w:type="dxa"/>
            <w:tcBorders>
              <w:top w:val="nil"/>
              <w:left w:val="nil"/>
              <w:bottom w:val="single" w:sz="4" w:space="0" w:color="000000"/>
              <w:right w:val="single" w:sz="4" w:space="0" w:color="000000"/>
            </w:tcBorders>
            <w:tcMar>
              <w:top w:w="0" w:type="dxa"/>
              <w:left w:w="0" w:type="dxa"/>
              <w:bottom w:w="0" w:type="dxa"/>
              <w:right w:w="0" w:type="dxa"/>
            </w:tcMar>
          </w:tcPr>
          <w:p w14:paraId="5D63E09D"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7558010595</w:t>
            </w:r>
          </w:p>
        </w:tc>
      </w:tr>
    </w:tbl>
    <w:p w14:paraId="0DB51FF2" w14:textId="77777777" w:rsidR="006463CD" w:rsidRPr="009807EB" w:rsidRDefault="006463CD">
      <w:pPr>
        <w:pStyle w:val="Heading3"/>
        <w:ind w:right="-435"/>
        <w:jc w:val="left"/>
        <w:rPr>
          <w:rFonts w:ascii="Times New Roman" w:eastAsia="Calibri" w:hAnsi="Times New Roman" w:cs="Times New Roman"/>
          <w:color w:val="000000"/>
          <w:sz w:val="24"/>
          <w:szCs w:val="24"/>
        </w:rPr>
      </w:pPr>
      <w:bookmarkStart w:id="101" w:name="_heading=h.q6z0jfkx29s6" w:colFirst="0" w:colLast="0"/>
      <w:bookmarkEnd w:id="101"/>
    </w:p>
    <w:p w14:paraId="78974A1F" w14:textId="77777777" w:rsidR="006463CD" w:rsidRPr="009807EB" w:rsidRDefault="00E84D3F">
      <w:pPr>
        <w:pStyle w:val="Heading3"/>
        <w:ind w:right="-435"/>
        <w:jc w:val="left"/>
        <w:rPr>
          <w:rFonts w:ascii="Times New Roman" w:eastAsia="Calibri" w:hAnsi="Times New Roman" w:cs="Times New Roman"/>
          <w:color w:val="000000"/>
          <w:sz w:val="24"/>
          <w:szCs w:val="24"/>
        </w:rPr>
      </w:pPr>
      <w:r w:rsidRPr="009807EB">
        <w:rPr>
          <w:rFonts w:ascii="Times New Roman" w:eastAsia="Calibri" w:hAnsi="Times New Roman" w:cs="Times New Roman"/>
          <w:color w:val="000000"/>
          <w:sz w:val="24"/>
          <w:szCs w:val="24"/>
        </w:rPr>
        <w:t>1.2. Other important phone numbers of grama panchayat/municipality/corporation area</w:t>
      </w:r>
    </w:p>
    <w:tbl>
      <w:tblPr>
        <w:tblStyle w:val="Style292"/>
        <w:tblW w:w="8625" w:type="dxa"/>
        <w:tblInd w:w="-94" w:type="dxa"/>
        <w:tblLayout w:type="fixed"/>
        <w:tblLook w:val="04A0" w:firstRow="1" w:lastRow="0" w:firstColumn="1" w:lastColumn="0" w:noHBand="0" w:noVBand="1"/>
      </w:tblPr>
      <w:tblGrid>
        <w:gridCol w:w="825"/>
        <w:gridCol w:w="5325"/>
        <w:gridCol w:w="2475"/>
      </w:tblGrid>
      <w:tr w:rsidR="006463CD" w:rsidRPr="009807EB" w14:paraId="3AB9E1D4" w14:textId="77777777">
        <w:trPr>
          <w:cantSplit/>
          <w:trHeight w:val="20"/>
          <w:tblHeader/>
        </w:trPr>
        <w:tc>
          <w:tcPr>
            <w:tcW w:w="8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0384D7" w14:textId="77777777" w:rsidR="006463CD" w:rsidRPr="009807EB" w:rsidRDefault="00E84D3F">
            <w:pPr>
              <w:spacing w:before="240" w:after="240"/>
              <w:ind w:left="380"/>
              <w:jc w:val="left"/>
              <w:rPr>
                <w:rFonts w:ascii="Times New Roman" w:eastAsia="Calibri" w:hAnsi="Times New Roman" w:cs="Times New Roman"/>
                <w:color w:val="000000"/>
              </w:rPr>
            </w:pPr>
            <w:r w:rsidRPr="009807EB">
              <w:rPr>
                <w:rFonts w:ascii="Times New Roman" w:eastAsia="Calibri" w:hAnsi="Times New Roman" w:cs="Times New Roman"/>
                <w:color w:val="000000"/>
              </w:rPr>
              <w:t>Sl. No.</w:t>
            </w:r>
          </w:p>
        </w:tc>
        <w:tc>
          <w:tcPr>
            <w:tcW w:w="532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50C166E" w14:textId="77777777" w:rsidR="006463CD" w:rsidRPr="009807EB" w:rsidRDefault="00E84D3F">
            <w:pPr>
              <w:spacing w:before="240" w:after="240"/>
              <w:ind w:left="380"/>
              <w:jc w:val="left"/>
              <w:rPr>
                <w:rFonts w:ascii="Times New Roman" w:eastAsia="Calibri" w:hAnsi="Times New Roman" w:cs="Times New Roman"/>
                <w:color w:val="000000"/>
              </w:rPr>
            </w:pPr>
            <w:r w:rsidRPr="009807EB">
              <w:rPr>
                <w:rFonts w:ascii="Times New Roman" w:eastAsia="Calibri" w:hAnsi="Times New Roman" w:cs="Times New Roman"/>
                <w:color w:val="000000"/>
              </w:rPr>
              <w:t>Name</w:t>
            </w:r>
          </w:p>
        </w:tc>
        <w:tc>
          <w:tcPr>
            <w:tcW w:w="247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BC54A22" w14:textId="77777777" w:rsidR="006463CD" w:rsidRPr="009807EB" w:rsidRDefault="00E84D3F">
            <w:pPr>
              <w:spacing w:before="240" w:after="240"/>
              <w:ind w:left="380"/>
              <w:jc w:val="left"/>
              <w:rPr>
                <w:rFonts w:ascii="Times New Roman" w:eastAsia="Calibri" w:hAnsi="Times New Roman" w:cs="Times New Roman"/>
                <w:color w:val="000000"/>
              </w:rPr>
            </w:pPr>
            <w:r w:rsidRPr="009807EB">
              <w:rPr>
                <w:rFonts w:ascii="Times New Roman" w:eastAsia="Calibri" w:hAnsi="Times New Roman" w:cs="Times New Roman"/>
                <w:color w:val="000000"/>
              </w:rPr>
              <w:t>Contact number</w:t>
            </w:r>
          </w:p>
        </w:tc>
      </w:tr>
      <w:tr w:rsidR="006463CD" w:rsidRPr="009807EB" w14:paraId="43635EDC"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81955F0" w14:textId="77777777" w:rsidR="006463CD" w:rsidRPr="009807EB" w:rsidRDefault="00E84D3F">
            <w:pPr>
              <w:spacing w:before="240" w:after="240"/>
              <w:ind w:left="380"/>
              <w:jc w:val="left"/>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4F029C72" w14:textId="77777777" w:rsidR="006463CD" w:rsidRPr="009807EB" w:rsidRDefault="00E84D3F">
            <w:pPr>
              <w:spacing w:before="240" w:after="240"/>
              <w:ind w:left="380"/>
              <w:jc w:val="left"/>
              <w:rPr>
                <w:rFonts w:ascii="Times New Roman" w:eastAsia="Calibri" w:hAnsi="Times New Roman" w:cs="Times New Roman"/>
                <w:color w:val="000000"/>
              </w:rPr>
            </w:pPr>
            <w:r w:rsidRPr="009807EB">
              <w:rPr>
                <w:rFonts w:ascii="Times New Roman" w:eastAsia="Calibri" w:hAnsi="Times New Roman" w:cs="Times New Roman"/>
              </w:rPr>
              <w:t>BLOCK PANCHAYATH</w:t>
            </w: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3238AD76" w14:textId="77777777" w:rsidR="006463CD" w:rsidRPr="009807EB" w:rsidRDefault="00E84D3F">
            <w:pPr>
              <w:spacing w:before="240" w:after="240"/>
              <w:ind w:left="280"/>
              <w:jc w:val="left"/>
              <w:rPr>
                <w:rFonts w:ascii="Times New Roman" w:eastAsia="Calibri" w:hAnsi="Times New Roman" w:cs="Times New Roman"/>
                <w:color w:val="000000"/>
              </w:rPr>
            </w:pPr>
            <w:r w:rsidRPr="009807EB">
              <w:rPr>
                <w:rFonts w:ascii="Times New Roman" w:eastAsia="Calibri" w:hAnsi="Times New Roman" w:cs="Times New Roman"/>
              </w:rPr>
              <w:t>0479 2472044</w:t>
            </w:r>
          </w:p>
        </w:tc>
      </w:tr>
      <w:tr w:rsidR="006463CD" w:rsidRPr="009807EB" w14:paraId="2E06EE72" w14:textId="77777777">
        <w:trPr>
          <w:cantSplit/>
          <w:trHeight w:val="20"/>
          <w:tblHeader/>
        </w:trPr>
        <w:tc>
          <w:tcPr>
            <w:tcW w:w="82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63AF357" w14:textId="77777777" w:rsidR="006463CD" w:rsidRPr="009807EB" w:rsidRDefault="00E84D3F">
            <w:pPr>
              <w:spacing w:before="240" w:after="240"/>
              <w:ind w:left="380"/>
              <w:jc w:val="left"/>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5325" w:type="dxa"/>
            <w:tcBorders>
              <w:top w:val="nil"/>
              <w:left w:val="nil"/>
              <w:bottom w:val="single" w:sz="4" w:space="0" w:color="000000"/>
              <w:right w:val="single" w:sz="4" w:space="0" w:color="000000"/>
            </w:tcBorders>
            <w:tcMar>
              <w:top w:w="0" w:type="dxa"/>
              <w:left w:w="0" w:type="dxa"/>
              <w:bottom w:w="0" w:type="dxa"/>
              <w:right w:w="0" w:type="dxa"/>
            </w:tcMar>
          </w:tcPr>
          <w:p w14:paraId="2E962D25" w14:textId="77777777" w:rsidR="006463CD" w:rsidRPr="009807EB" w:rsidRDefault="00E84D3F">
            <w:pPr>
              <w:spacing w:before="240" w:after="240"/>
              <w:ind w:left="380"/>
              <w:jc w:val="left"/>
              <w:rPr>
                <w:rFonts w:ascii="Times New Roman" w:eastAsia="Calibri" w:hAnsi="Times New Roman" w:cs="Times New Roman"/>
                <w:color w:val="000000"/>
              </w:rPr>
            </w:pPr>
            <w:r w:rsidRPr="009807EB">
              <w:rPr>
                <w:rFonts w:ascii="Times New Roman" w:eastAsia="Calibri" w:hAnsi="Times New Roman" w:cs="Times New Roman"/>
              </w:rPr>
              <w:t>K S E B</w:t>
            </w:r>
          </w:p>
        </w:tc>
        <w:tc>
          <w:tcPr>
            <w:tcW w:w="2475" w:type="dxa"/>
            <w:tcBorders>
              <w:top w:val="nil"/>
              <w:left w:val="nil"/>
              <w:bottom w:val="single" w:sz="4" w:space="0" w:color="000000"/>
              <w:right w:val="single" w:sz="4" w:space="0" w:color="000000"/>
            </w:tcBorders>
            <w:tcMar>
              <w:top w:w="0" w:type="dxa"/>
              <w:left w:w="0" w:type="dxa"/>
              <w:bottom w:w="0" w:type="dxa"/>
              <w:right w:w="0" w:type="dxa"/>
            </w:tcMar>
          </w:tcPr>
          <w:p w14:paraId="524EA46E" w14:textId="77777777" w:rsidR="006463CD" w:rsidRPr="009807EB" w:rsidRDefault="00E84D3F">
            <w:pPr>
              <w:spacing w:before="240" w:after="240"/>
              <w:ind w:left="280"/>
              <w:jc w:val="left"/>
              <w:rPr>
                <w:rFonts w:ascii="Times New Roman" w:eastAsia="Calibri" w:hAnsi="Times New Roman" w:cs="Times New Roman"/>
                <w:color w:val="000000"/>
              </w:rPr>
            </w:pPr>
            <w:r w:rsidRPr="009807EB">
              <w:rPr>
                <w:rFonts w:ascii="Times New Roman" w:eastAsia="Calibri" w:hAnsi="Times New Roman" w:cs="Times New Roman"/>
              </w:rPr>
              <w:t>04792472796</w:t>
            </w:r>
          </w:p>
        </w:tc>
      </w:tr>
    </w:tbl>
    <w:p w14:paraId="45E10CF2" w14:textId="77777777" w:rsidR="006463CD" w:rsidRPr="009807EB" w:rsidRDefault="00E84D3F">
      <w:pPr>
        <w:spacing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 xml:space="preserve"> </w:t>
      </w:r>
    </w:p>
    <w:p w14:paraId="65BA7541" w14:textId="77777777" w:rsidR="006463CD" w:rsidRPr="009807EB" w:rsidRDefault="00E84D3F">
      <w:pPr>
        <w:pStyle w:val="Heading3"/>
        <w:ind w:right="1120"/>
        <w:jc w:val="left"/>
        <w:rPr>
          <w:rFonts w:ascii="Times New Roman" w:eastAsia="Calibri" w:hAnsi="Times New Roman" w:cs="Times New Roman"/>
          <w:color w:val="000000"/>
          <w:sz w:val="24"/>
          <w:szCs w:val="24"/>
        </w:rPr>
      </w:pPr>
      <w:bookmarkStart w:id="102" w:name="_heading=h.s4zeyrymp5xq" w:colFirst="0" w:colLast="0"/>
      <w:bookmarkEnd w:id="102"/>
      <w:r w:rsidRPr="009807EB">
        <w:rPr>
          <w:rFonts w:ascii="Times New Roman" w:eastAsia="Calibri" w:hAnsi="Times New Roman" w:cs="Times New Roman"/>
          <w:color w:val="000000"/>
          <w:sz w:val="24"/>
          <w:szCs w:val="24"/>
        </w:rPr>
        <w:lastRenderedPageBreak/>
        <w:t>1.3. Important offices of grama panchayat/municipality/ corporation</w:t>
      </w:r>
    </w:p>
    <w:tbl>
      <w:tblPr>
        <w:tblStyle w:val="Style293"/>
        <w:tblW w:w="9420" w:type="dxa"/>
        <w:tblInd w:w="-94" w:type="dxa"/>
        <w:tblLayout w:type="fixed"/>
        <w:tblLook w:val="04A0" w:firstRow="1" w:lastRow="0" w:firstColumn="1" w:lastColumn="0" w:noHBand="0" w:noVBand="1"/>
      </w:tblPr>
      <w:tblGrid>
        <w:gridCol w:w="870"/>
        <w:gridCol w:w="3450"/>
        <w:gridCol w:w="2730"/>
        <w:gridCol w:w="2370"/>
      </w:tblGrid>
      <w:tr w:rsidR="006463CD" w:rsidRPr="009807EB" w14:paraId="469EBA4B" w14:textId="77777777">
        <w:trPr>
          <w:cantSplit/>
          <w:trHeight w:val="144"/>
          <w:tblHeader/>
        </w:trPr>
        <w:tc>
          <w:tcPr>
            <w:tcW w:w="87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313A8C" w14:textId="77777777" w:rsidR="006463CD" w:rsidRPr="009807EB" w:rsidRDefault="00E84D3F">
            <w:pPr>
              <w:spacing w:before="240" w:after="240"/>
              <w:jc w:val="left"/>
              <w:rPr>
                <w:rFonts w:ascii="Times New Roman" w:eastAsia="Calibri" w:hAnsi="Times New Roman" w:cs="Times New Roman"/>
                <w:color w:val="000000"/>
              </w:rPr>
            </w:pPr>
            <w:proofErr w:type="spellStart"/>
            <w:proofErr w:type="gramStart"/>
            <w:r w:rsidRPr="009807EB">
              <w:rPr>
                <w:rFonts w:ascii="Times New Roman" w:eastAsia="Calibri" w:hAnsi="Times New Roman" w:cs="Times New Roman"/>
                <w:color w:val="000000"/>
              </w:rPr>
              <w:t>Sl.No</w:t>
            </w:r>
            <w:proofErr w:type="spellEnd"/>
            <w:proofErr w:type="gramEnd"/>
          </w:p>
        </w:tc>
        <w:tc>
          <w:tcPr>
            <w:tcW w:w="345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49FD0F9"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Name of the office</w:t>
            </w:r>
          </w:p>
        </w:tc>
        <w:tc>
          <w:tcPr>
            <w:tcW w:w="273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2209835"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Contact person</w:t>
            </w:r>
          </w:p>
        </w:tc>
        <w:tc>
          <w:tcPr>
            <w:tcW w:w="237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77BE220"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Contact number</w:t>
            </w:r>
          </w:p>
        </w:tc>
      </w:tr>
      <w:tr w:rsidR="006463CD" w:rsidRPr="009807EB" w14:paraId="29437180"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25DB2D3"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6FA231D9"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Village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3C5F52EF"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Village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2FFD7377"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9446905177</w:t>
            </w:r>
          </w:p>
        </w:tc>
      </w:tr>
      <w:tr w:rsidR="006463CD" w:rsidRPr="009807EB" w14:paraId="2D638A61"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B660A1A"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349E4FAD"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Agriculture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38637D95"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Agriculture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5BD59FE2"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9383470582</w:t>
            </w:r>
          </w:p>
        </w:tc>
      </w:tr>
      <w:tr w:rsidR="006463CD" w:rsidRPr="009807EB" w14:paraId="73D598D8"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EC06694"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162C3693"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Animal Husbandry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39367414"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Animal Husbandry Doctor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790FF276"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9447075691</w:t>
            </w:r>
          </w:p>
        </w:tc>
      </w:tr>
      <w:tr w:rsidR="006463CD" w:rsidRPr="009807EB" w14:paraId="3CD96A3A"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4557999"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3E26C869"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Police Station</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70E33836"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Police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57F0682D"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04792430629</w:t>
            </w:r>
          </w:p>
        </w:tc>
      </w:tr>
      <w:tr w:rsidR="006463CD" w:rsidRPr="009807EB" w14:paraId="39AAB0CC"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7BCD11C7"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052FEFEA"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BSNL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1B1397C9"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59B2C133"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04792475000</w:t>
            </w:r>
          </w:p>
        </w:tc>
      </w:tr>
      <w:tr w:rsidR="006463CD" w:rsidRPr="009807EB" w14:paraId="64899245"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44D51D5"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05493C69"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Block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659F4E6D"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2B9093F9"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04792472044</w:t>
            </w:r>
          </w:p>
        </w:tc>
      </w:tr>
      <w:tr w:rsidR="006463CD" w:rsidRPr="009807EB" w14:paraId="3244AE26"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CBD409A"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53641E20"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KSEB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42E484B8"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Officer </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53C4718A"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04792472796</w:t>
            </w:r>
          </w:p>
        </w:tc>
      </w:tr>
      <w:tr w:rsidR="006463CD" w:rsidRPr="009807EB" w14:paraId="44B68C17"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FD9BAAE"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2EDB54A4"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Fisheries Office</w:t>
            </w:r>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2F4AF098"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68FCC8F7"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04792297707</w:t>
            </w:r>
          </w:p>
        </w:tc>
      </w:tr>
      <w:tr w:rsidR="006463CD" w:rsidRPr="009807EB" w14:paraId="7A699207" w14:textId="77777777">
        <w:trPr>
          <w:cantSplit/>
          <w:trHeight w:val="144"/>
          <w:tblHeader/>
        </w:trPr>
        <w:tc>
          <w:tcPr>
            <w:tcW w:w="87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A291876"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3450" w:type="dxa"/>
            <w:tcBorders>
              <w:top w:val="nil"/>
              <w:left w:val="nil"/>
              <w:bottom w:val="single" w:sz="4" w:space="0" w:color="000000"/>
              <w:right w:val="single" w:sz="4" w:space="0" w:color="000000"/>
            </w:tcBorders>
            <w:tcMar>
              <w:top w:w="0" w:type="dxa"/>
              <w:left w:w="0" w:type="dxa"/>
              <w:bottom w:w="0" w:type="dxa"/>
              <w:right w:w="0" w:type="dxa"/>
            </w:tcMar>
          </w:tcPr>
          <w:p w14:paraId="059C3300"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Fire and </w:t>
            </w:r>
            <w:proofErr w:type="gramStart"/>
            <w:r w:rsidRPr="009807EB">
              <w:rPr>
                <w:rFonts w:ascii="Times New Roman" w:eastAsia="Calibri" w:hAnsi="Times New Roman" w:cs="Times New Roman"/>
                <w:color w:val="000000"/>
              </w:rPr>
              <w:t>Rescue</w:t>
            </w:r>
            <w:proofErr w:type="gramEnd"/>
          </w:p>
        </w:tc>
        <w:tc>
          <w:tcPr>
            <w:tcW w:w="2730" w:type="dxa"/>
            <w:tcBorders>
              <w:top w:val="nil"/>
              <w:left w:val="nil"/>
              <w:bottom w:val="single" w:sz="4" w:space="0" w:color="000000"/>
              <w:right w:val="single" w:sz="4" w:space="0" w:color="000000"/>
            </w:tcBorders>
            <w:tcMar>
              <w:top w:w="0" w:type="dxa"/>
              <w:left w:w="0" w:type="dxa"/>
              <w:bottom w:w="0" w:type="dxa"/>
              <w:right w:w="0" w:type="dxa"/>
            </w:tcMar>
          </w:tcPr>
          <w:p w14:paraId="545D2917"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Officer</w:t>
            </w:r>
          </w:p>
        </w:tc>
        <w:tc>
          <w:tcPr>
            <w:tcW w:w="2370" w:type="dxa"/>
            <w:tcBorders>
              <w:top w:val="nil"/>
              <w:left w:val="nil"/>
              <w:bottom w:val="single" w:sz="4" w:space="0" w:color="000000"/>
              <w:right w:val="single" w:sz="4" w:space="0" w:color="000000"/>
            </w:tcBorders>
            <w:tcMar>
              <w:top w:w="0" w:type="dxa"/>
              <w:left w:w="0" w:type="dxa"/>
              <w:bottom w:w="0" w:type="dxa"/>
              <w:right w:w="0" w:type="dxa"/>
            </w:tcMar>
          </w:tcPr>
          <w:p w14:paraId="14FE4A00"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04792442101</w:t>
            </w:r>
          </w:p>
        </w:tc>
      </w:tr>
    </w:tbl>
    <w:p w14:paraId="3F1400F1" w14:textId="77777777" w:rsidR="006463CD" w:rsidRPr="009807EB" w:rsidRDefault="00E84D3F">
      <w:pPr>
        <w:pStyle w:val="Heading3"/>
        <w:spacing w:before="80" w:after="200"/>
        <w:ind w:right="1120"/>
        <w:jc w:val="left"/>
        <w:rPr>
          <w:rFonts w:ascii="Times New Roman" w:eastAsia="Calibri" w:hAnsi="Times New Roman" w:cs="Times New Roman"/>
          <w:color w:val="000000"/>
          <w:sz w:val="24"/>
          <w:szCs w:val="24"/>
        </w:rPr>
      </w:pPr>
      <w:bookmarkStart w:id="103" w:name="_heading=h.udu22le8bhhw" w:colFirst="0" w:colLast="0"/>
      <w:bookmarkEnd w:id="103"/>
      <w:r w:rsidRPr="009807EB">
        <w:rPr>
          <w:rFonts w:ascii="Times New Roman" w:eastAsia="Calibri" w:hAnsi="Times New Roman" w:cs="Times New Roman"/>
          <w:color w:val="000000"/>
          <w:sz w:val="24"/>
          <w:szCs w:val="24"/>
        </w:rPr>
        <w:t xml:space="preserve"> 1.4. Health Services</w:t>
      </w:r>
    </w:p>
    <w:p w14:paraId="7D74F4B0" w14:textId="77777777" w:rsidR="006463CD" w:rsidRPr="009807EB" w:rsidRDefault="00E84D3F">
      <w:pPr>
        <w:spacing w:before="6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 xml:space="preserve"> </w:t>
      </w:r>
    </w:p>
    <w:tbl>
      <w:tblPr>
        <w:tblStyle w:val="Style294"/>
        <w:tblW w:w="8625" w:type="dxa"/>
        <w:tblInd w:w="-94" w:type="dxa"/>
        <w:tblLayout w:type="fixed"/>
        <w:tblLook w:val="04A0" w:firstRow="1" w:lastRow="0" w:firstColumn="1" w:lastColumn="0" w:noHBand="0" w:noVBand="1"/>
      </w:tblPr>
      <w:tblGrid>
        <w:gridCol w:w="990"/>
        <w:gridCol w:w="4290"/>
        <w:gridCol w:w="1605"/>
        <w:gridCol w:w="1740"/>
      </w:tblGrid>
      <w:tr w:rsidR="006463CD" w:rsidRPr="009807EB" w14:paraId="4A81A45B" w14:textId="77777777">
        <w:trPr>
          <w:cantSplit/>
          <w:trHeight w:val="20"/>
          <w:tblHeader/>
        </w:trPr>
        <w:tc>
          <w:tcPr>
            <w:tcW w:w="9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DC0DA9"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Sl. No</w:t>
            </w:r>
          </w:p>
        </w:tc>
        <w:tc>
          <w:tcPr>
            <w:tcW w:w="429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704BA7A"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Name of the hospital/institution</w:t>
            </w:r>
          </w:p>
        </w:tc>
        <w:tc>
          <w:tcPr>
            <w:tcW w:w="160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B72A8FF"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Location</w:t>
            </w:r>
          </w:p>
        </w:tc>
        <w:tc>
          <w:tcPr>
            <w:tcW w:w="174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8CA0DD7"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Phone number</w:t>
            </w:r>
          </w:p>
        </w:tc>
      </w:tr>
      <w:tr w:rsidR="006463CD" w:rsidRPr="009807EB" w14:paraId="6554D618" w14:textId="77777777">
        <w:trPr>
          <w:cantSplit/>
          <w:trHeight w:val="20"/>
          <w:tblHeader/>
        </w:trPr>
        <w:tc>
          <w:tcPr>
            <w:tcW w:w="9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6A8B1A30"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75788930"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Government hospitals/PHC</w:t>
            </w:r>
          </w:p>
        </w:tc>
        <w:tc>
          <w:tcPr>
            <w:tcW w:w="1605" w:type="dxa"/>
            <w:tcBorders>
              <w:top w:val="nil"/>
              <w:left w:val="nil"/>
              <w:bottom w:val="single" w:sz="4" w:space="0" w:color="000000"/>
              <w:right w:val="single" w:sz="4" w:space="0" w:color="000000"/>
            </w:tcBorders>
            <w:tcMar>
              <w:top w:w="0" w:type="dxa"/>
              <w:left w:w="0" w:type="dxa"/>
              <w:bottom w:w="0" w:type="dxa"/>
              <w:right w:w="0" w:type="dxa"/>
            </w:tcMar>
          </w:tcPr>
          <w:p w14:paraId="2C33E9E7"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roofErr w:type="spellStart"/>
            <w:r w:rsidRPr="009807EB">
              <w:rPr>
                <w:rFonts w:ascii="Times New Roman" w:eastAsia="Calibri" w:hAnsi="Times New Roman" w:cs="Times New Roman"/>
                <w:color w:val="000000"/>
              </w:rPr>
              <w:t>mut</w:t>
            </w:r>
            <w:r w:rsidRPr="009807EB">
              <w:rPr>
                <w:rFonts w:ascii="Times New Roman" w:eastAsia="Calibri" w:hAnsi="Times New Roman" w:cs="Times New Roman"/>
              </w:rPr>
              <w:t>hukulam</w:t>
            </w:r>
            <w:proofErr w:type="spellEnd"/>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5EA1194F"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9846014874</w:t>
            </w:r>
          </w:p>
        </w:tc>
      </w:tr>
      <w:tr w:rsidR="006463CD" w:rsidRPr="009807EB" w14:paraId="3F6E6862" w14:textId="77777777">
        <w:trPr>
          <w:cantSplit/>
          <w:trHeight w:val="20"/>
          <w:tblHeader/>
        </w:trPr>
        <w:tc>
          <w:tcPr>
            <w:tcW w:w="990"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02A6543A"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41F9F210"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Private hospitals</w:t>
            </w:r>
          </w:p>
        </w:tc>
        <w:tc>
          <w:tcPr>
            <w:tcW w:w="1605" w:type="dxa"/>
            <w:tcBorders>
              <w:top w:val="nil"/>
              <w:left w:val="nil"/>
              <w:bottom w:val="single" w:sz="4" w:space="0" w:color="000000"/>
              <w:right w:val="single" w:sz="4" w:space="0" w:color="000000"/>
            </w:tcBorders>
            <w:tcMar>
              <w:top w:w="0" w:type="dxa"/>
              <w:left w:w="0" w:type="dxa"/>
              <w:bottom w:w="0" w:type="dxa"/>
              <w:right w:w="0" w:type="dxa"/>
            </w:tcMar>
          </w:tcPr>
          <w:p w14:paraId="2CC8241C"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roofErr w:type="spellStart"/>
            <w:r w:rsidRPr="009807EB">
              <w:rPr>
                <w:rFonts w:ascii="Times New Roman" w:eastAsia="Calibri" w:hAnsi="Times New Roman" w:cs="Times New Roman"/>
                <w:color w:val="000000"/>
              </w:rPr>
              <w:t>vettathumu</w:t>
            </w:r>
            <w:r w:rsidRPr="009807EB">
              <w:rPr>
                <w:rFonts w:ascii="Times New Roman" w:eastAsia="Calibri" w:hAnsi="Times New Roman" w:cs="Times New Roman"/>
              </w:rPr>
              <w:t>kku</w:t>
            </w:r>
            <w:proofErr w:type="spellEnd"/>
          </w:p>
        </w:tc>
        <w:tc>
          <w:tcPr>
            <w:tcW w:w="1740" w:type="dxa"/>
            <w:tcBorders>
              <w:top w:val="nil"/>
              <w:left w:val="nil"/>
              <w:bottom w:val="single" w:sz="4" w:space="0" w:color="000000"/>
              <w:right w:val="single" w:sz="4" w:space="0" w:color="000000"/>
            </w:tcBorders>
            <w:tcMar>
              <w:top w:w="0" w:type="dxa"/>
              <w:left w:w="0" w:type="dxa"/>
              <w:bottom w:w="0" w:type="dxa"/>
              <w:right w:w="0" w:type="dxa"/>
            </w:tcMar>
          </w:tcPr>
          <w:p w14:paraId="151E1DEA" w14:textId="77777777" w:rsidR="006463CD" w:rsidRPr="009807EB" w:rsidRDefault="00E84D3F">
            <w:pPr>
              <w:spacing w:before="240" w:after="240"/>
              <w:jc w:val="center"/>
              <w:rPr>
                <w:rFonts w:ascii="Times New Roman" w:eastAsia="Calibri" w:hAnsi="Times New Roman" w:cs="Times New Roman"/>
                <w:color w:val="000000"/>
              </w:rPr>
            </w:pPr>
            <w:r w:rsidRPr="009807EB">
              <w:rPr>
                <w:rFonts w:ascii="Times New Roman" w:eastAsia="Calibri" w:hAnsi="Times New Roman" w:cs="Times New Roman"/>
              </w:rPr>
              <w:t>94004115436</w:t>
            </w:r>
          </w:p>
        </w:tc>
      </w:tr>
    </w:tbl>
    <w:p w14:paraId="01AD707C" w14:textId="77777777" w:rsidR="006463CD" w:rsidRPr="009807EB" w:rsidRDefault="00E84D3F">
      <w:pPr>
        <w:spacing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lastRenderedPageBreak/>
        <w:t xml:space="preserve"> </w:t>
      </w:r>
    </w:p>
    <w:p w14:paraId="75C0F346" w14:textId="77777777" w:rsidR="006463CD" w:rsidRPr="009807EB" w:rsidRDefault="00E84D3F">
      <w:pPr>
        <w:pStyle w:val="Heading3"/>
        <w:spacing w:after="200"/>
        <w:ind w:right="1120"/>
        <w:jc w:val="left"/>
        <w:rPr>
          <w:rFonts w:ascii="Times New Roman" w:eastAsia="Calibri" w:hAnsi="Times New Roman" w:cs="Times New Roman"/>
          <w:color w:val="000000"/>
          <w:sz w:val="24"/>
          <w:szCs w:val="24"/>
        </w:rPr>
      </w:pPr>
      <w:bookmarkStart w:id="104" w:name="_heading=h.liud2se3nxum" w:colFirst="0" w:colLast="0"/>
      <w:bookmarkEnd w:id="104"/>
      <w:r w:rsidRPr="009807EB">
        <w:rPr>
          <w:rFonts w:ascii="Times New Roman" w:eastAsia="Calibri" w:hAnsi="Times New Roman" w:cs="Times New Roman"/>
          <w:color w:val="000000"/>
          <w:sz w:val="24"/>
          <w:szCs w:val="24"/>
        </w:rPr>
        <w:t>1.5. Veterinary Services</w:t>
      </w:r>
    </w:p>
    <w:tbl>
      <w:tblPr>
        <w:tblStyle w:val="Style295"/>
        <w:tblW w:w="8625" w:type="dxa"/>
        <w:tblInd w:w="-94" w:type="dxa"/>
        <w:tblLayout w:type="fixed"/>
        <w:tblLook w:val="04A0" w:firstRow="1" w:lastRow="0" w:firstColumn="1" w:lastColumn="0" w:noHBand="0" w:noVBand="1"/>
      </w:tblPr>
      <w:tblGrid>
        <w:gridCol w:w="795"/>
        <w:gridCol w:w="2670"/>
        <w:gridCol w:w="1875"/>
        <w:gridCol w:w="1395"/>
        <w:gridCol w:w="1890"/>
      </w:tblGrid>
      <w:tr w:rsidR="006463CD" w:rsidRPr="009807EB" w14:paraId="5A3E7A6C" w14:textId="77777777">
        <w:trPr>
          <w:cantSplit/>
          <w:trHeight w:val="879"/>
          <w:tblHeader/>
        </w:trPr>
        <w:tc>
          <w:tcPr>
            <w:tcW w:w="7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641C769" w14:textId="77777777" w:rsidR="006463CD" w:rsidRPr="009807EB" w:rsidRDefault="00E84D3F">
            <w:pPr>
              <w:spacing w:before="240" w:after="240"/>
              <w:ind w:left="420"/>
              <w:jc w:val="left"/>
              <w:rPr>
                <w:rFonts w:ascii="Times New Roman" w:eastAsia="Calibri" w:hAnsi="Times New Roman" w:cs="Times New Roman"/>
                <w:color w:val="000000"/>
              </w:rPr>
            </w:pPr>
            <w:r w:rsidRPr="009807EB">
              <w:rPr>
                <w:rFonts w:ascii="Times New Roman" w:eastAsia="Calibri" w:hAnsi="Times New Roman" w:cs="Times New Roman"/>
                <w:b/>
                <w:bCs/>
                <w:color w:val="000000"/>
              </w:rPr>
              <w:t xml:space="preserve"> </w:t>
            </w:r>
            <w:proofErr w:type="spellStart"/>
            <w:proofErr w:type="gramStart"/>
            <w:r w:rsidRPr="009807EB">
              <w:rPr>
                <w:rFonts w:ascii="Times New Roman" w:eastAsia="Calibri" w:hAnsi="Times New Roman" w:cs="Times New Roman"/>
                <w:color w:val="000000"/>
              </w:rPr>
              <w:t>Sl.No</w:t>
            </w:r>
            <w:proofErr w:type="spellEnd"/>
            <w:proofErr w:type="gramEnd"/>
          </w:p>
        </w:tc>
        <w:tc>
          <w:tcPr>
            <w:tcW w:w="267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48BBED1" w14:textId="77777777" w:rsidR="006463CD" w:rsidRPr="009807EB" w:rsidRDefault="00E84D3F">
            <w:pPr>
              <w:spacing w:before="240" w:after="240"/>
              <w:jc w:val="left"/>
              <w:rPr>
                <w:rFonts w:ascii="Times New Roman" w:eastAsia="Calibri" w:hAnsi="Times New Roman" w:cs="Times New Roman"/>
                <w:color w:val="000000"/>
              </w:rPr>
            </w:pPr>
            <w:r w:rsidRPr="009807EB">
              <w:rPr>
                <w:rFonts w:ascii="Times New Roman" w:eastAsia="Calibri" w:hAnsi="Times New Roman" w:cs="Times New Roman"/>
                <w:color w:val="000000"/>
              </w:rPr>
              <w:t>Name of the Clinic</w:t>
            </w:r>
          </w:p>
        </w:tc>
        <w:tc>
          <w:tcPr>
            <w:tcW w:w="187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0243032" w14:textId="77777777" w:rsidR="006463CD" w:rsidRPr="009807EB" w:rsidRDefault="00E84D3F">
            <w:pPr>
              <w:ind w:left="260"/>
              <w:jc w:val="center"/>
              <w:rPr>
                <w:rFonts w:ascii="Times New Roman" w:eastAsia="Calibri" w:hAnsi="Times New Roman" w:cs="Times New Roman"/>
                <w:color w:val="000000"/>
              </w:rPr>
            </w:pPr>
            <w:r w:rsidRPr="009807EB">
              <w:rPr>
                <w:rFonts w:ascii="Times New Roman" w:eastAsia="Calibri" w:hAnsi="Times New Roman" w:cs="Times New Roman"/>
                <w:color w:val="000000"/>
              </w:rPr>
              <w:t>Name of the</w:t>
            </w:r>
          </w:p>
          <w:p w14:paraId="2759A098" w14:textId="77777777" w:rsidR="006463CD" w:rsidRPr="009807EB" w:rsidRDefault="00E84D3F">
            <w:pPr>
              <w:spacing w:after="240"/>
              <w:ind w:left="260"/>
              <w:jc w:val="center"/>
              <w:rPr>
                <w:rFonts w:ascii="Times New Roman" w:eastAsia="Calibri" w:hAnsi="Times New Roman" w:cs="Times New Roman"/>
                <w:color w:val="000000"/>
              </w:rPr>
            </w:pPr>
            <w:r w:rsidRPr="009807EB">
              <w:rPr>
                <w:rFonts w:ascii="Times New Roman" w:eastAsia="Calibri" w:hAnsi="Times New Roman" w:cs="Times New Roman"/>
                <w:color w:val="000000"/>
              </w:rPr>
              <w:t>Surgeon/Doctor</w:t>
            </w:r>
          </w:p>
        </w:tc>
        <w:tc>
          <w:tcPr>
            <w:tcW w:w="139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472A410" w14:textId="77777777" w:rsidR="006463CD" w:rsidRPr="009807EB" w:rsidRDefault="00E84D3F">
            <w:pPr>
              <w:spacing w:before="240" w:after="240"/>
              <w:ind w:left="500"/>
              <w:jc w:val="left"/>
              <w:rPr>
                <w:rFonts w:ascii="Times New Roman" w:eastAsia="Calibri" w:hAnsi="Times New Roman" w:cs="Times New Roman"/>
                <w:color w:val="000000"/>
              </w:rPr>
            </w:pPr>
            <w:r w:rsidRPr="009807EB">
              <w:rPr>
                <w:rFonts w:ascii="Times New Roman" w:eastAsia="Calibri" w:hAnsi="Times New Roman" w:cs="Times New Roman"/>
                <w:color w:val="000000"/>
              </w:rPr>
              <w:t>Place/location</w:t>
            </w:r>
          </w:p>
        </w:tc>
        <w:tc>
          <w:tcPr>
            <w:tcW w:w="189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D0CC02C" w14:textId="77777777" w:rsidR="006463CD" w:rsidRPr="009807EB" w:rsidRDefault="00E84D3F">
            <w:pPr>
              <w:spacing w:before="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Phone</w:t>
            </w:r>
          </w:p>
          <w:p w14:paraId="5D3520F7" w14:textId="77777777" w:rsidR="006463CD" w:rsidRPr="009807EB" w:rsidRDefault="00E84D3F">
            <w:pPr>
              <w:spacing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number</w:t>
            </w:r>
          </w:p>
        </w:tc>
      </w:tr>
      <w:tr w:rsidR="006463CD" w:rsidRPr="009807EB" w14:paraId="25666505" w14:textId="77777777">
        <w:trPr>
          <w:cantSplit/>
          <w:trHeight w:val="270"/>
          <w:tblHeader/>
        </w:trPr>
        <w:tc>
          <w:tcPr>
            <w:tcW w:w="79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29EB6125" w14:textId="77777777" w:rsidR="006463CD" w:rsidRPr="009807EB" w:rsidRDefault="00E84D3F">
            <w:pPr>
              <w:spacing w:before="240" w:after="240"/>
              <w:ind w:left="360"/>
              <w:jc w:val="left"/>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2670" w:type="dxa"/>
            <w:tcBorders>
              <w:top w:val="nil"/>
              <w:left w:val="nil"/>
              <w:bottom w:val="single" w:sz="4" w:space="0" w:color="000000"/>
              <w:right w:val="single" w:sz="4" w:space="0" w:color="000000"/>
            </w:tcBorders>
            <w:tcMar>
              <w:top w:w="0" w:type="dxa"/>
              <w:left w:w="0" w:type="dxa"/>
              <w:bottom w:w="0" w:type="dxa"/>
              <w:right w:w="0" w:type="dxa"/>
            </w:tcMar>
          </w:tcPr>
          <w:p w14:paraId="45FA8F19"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roofErr w:type="spellStart"/>
            <w:r w:rsidRPr="009807EB">
              <w:rPr>
                <w:rFonts w:ascii="Times New Roman" w:eastAsia="Calibri" w:hAnsi="Times New Roman" w:cs="Times New Roman"/>
                <w:color w:val="000000"/>
              </w:rPr>
              <w:t>Govt.Veterinary</w:t>
            </w:r>
            <w:proofErr w:type="spellEnd"/>
            <w:r w:rsidRPr="009807EB">
              <w:rPr>
                <w:rFonts w:ascii="Times New Roman" w:eastAsia="Calibri" w:hAnsi="Times New Roman" w:cs="Times New Roman"/>
                <w:color w:val="000000"/>
              </w:rPr>
              <w:t xml:space="preserve"> Hospital</w:t>
            </w:r>
          </w:p>
        </w:tc>
        <w:tc>
          <w:tcPr>
            <w:tcW w:w="1875" w:type="dxa"/>
            <w:tcBorders>
              <w:top w:val="nil"/>
              <w:left w:val="nil"/>
              <w:bottom w:val="single" w:sz="4" w:space="0" w:color="000000"/>
              <w:right w:val="single" w:sz="4" w:space="0" w:color="000000"/>
            </w:tcBorders>
            <w:tcMar>
              <w:top w:w="0" w:type="dxa"/>
              <w:left w:w="0" w:type="dxa"/>
              <w:bottom w:w="0" w:type="dxa"/>
              <w:right w:w="0" w:type="dxa"/>
            </w:tcMar>
          </w:tcPr>
          <w:p w14:paraId="385096F0"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 xml:space="preserve">Dr </w:t>
            </w:r>
            <w:proofErr w:type="spellStart"/>
            <w:r w:rsidRPr="009807EB">
              <w:rPr>
                <w:rFonts w:ascii="Times New Roman" w:eastAsia="Calibri" w:hAnsi="Times New Roman" w:cs="Times New Roman"/>
              </w:rPr>
              <w:t>sankara</w:t>
            </w:r>
            <w:proofErr w:type="spellEnd"/>
            <w:r w:rsidRPr="009807EB">
              <w:rPr>
                <w:rFonts w:ascii="Times New Roman" w:eastAsia="Calibri" w:hAnsi="Times New Roman" w:cs="Times New Roman"/>
              </w:rPr>
              <w:t xml:space="preserve"> </w:t>
            </w:r>
            <w:proofErr w:type="spellStart"/>
            <w:r w:rsidRPr="009807EB">
              <w:rPr>
                <w:rFonts w:ascii="Times New Roman" w:eastAsia="Calibri" w:hAnsi="Times New Roman" w:cs="Times New Roman"/>
              </w:rPr>
              <w:t>narayanan</w:t>
            </w:r>
            <w:proofErr w:type="spellEnd"/>
          </w:p>
        </w:tc>
        <w:tc>
          <w:tcPr>
            <w:tcW w:w="1395" w:type="dxa"/>
            <w:tcBorders>
              <w:top w:val="nil"/>
              <w:left w:val="nil"/>
              <w:bottom w:val="single" w:sz="4" w:space="0" w:color="000000"/>
              <w:right w:val="single" w:sz="4" w:space="0" w:color="000000"/>
            </w:tcBorders>
            <w:tcMar>
              <w:top w:w="0" w:type="dxa"/>
              <w:left w:w="0" w:type="dxa"/>
              <w:bottom w:w="0" w:type="dxa"/>
              <w:right w:w="0" w:type="dxa"/>
            </w:tcMar>
          </w:tcPr>
          <w:p w14:paraId="06BB3B66" w14:textId="77777777" w:rsidR="006463CD" w:rsidRPr="009807EB" w:rsidRDefault="00E84D3F">
            <w:pPr>
              <w:spacing w:before="240" w:after="240"/>
              <w:ind w:left="260"/>
              <w:jc w:val="left"/>
              <w:rPr>
                <w:rFonts w:ascii="Times New Roman" w:eastAsia="Calibri" w:hAnsi="Times New Roman" w:cs="Times New Roman"/>
                <w:color w:val="000000"/>
              </w:rPr>
            </w:pPr>
            <w:proofErr w:type="spellStart"/>
            <w:r w:rsidRPr="009807EB">
              <w:rPr>
                <w:rFonts w:ascii="Times New Roman" w:eastAsia="Calibri" w:hAnsi="Times New Roman" w:cs="Times New Roman"/>
              </w:rPr>
              <w:t>muthukulam</w:t>
            </w:r>
            <w:proofErr w:type="spellEnd"/>
          </w:p>
        </w:tc>
        <w:tc>
          <w:tcPr>
            <w:tcW w:w="1890" w:type="dxa"/>
            <w:tcBorders>
              <w:top w:val="nil"/>
              <w:left w:val="nil"/>
              <w:bottom w:val="single" w:sz="4" w:space="0" w:color="000000"/>
              <w:right w:val="single" w:sz="4" w:space="0" w:color="000000"/>
            </w:tcBorders>
            <w:tcMar>
              <w:top w:w="0" w:type="dxa"/>
              <w:left w:w="0" w:type="dxa"/>
              <w:bottom w:w="0" w:type="dxa"/>
              <w:right w:w="0" w:type="dxa"/>
            </w:tcMar>
          </w:tcPr>
          <w:p w14:paraId="57E27319" w14:textId="77777777" w:rsidR="006463CD" w:rsidRPr="009807EB" w:rsidRDefault="00E84D3F">
            <w:pPr>
              <w:spacing w:before="240" w:after="240"/>
              <w:ind w:left="260"/>
              <w:jc w:val="left"/>
              <w:rPr>
                <w:rFonts w:ascii="Times New Roman" w:eastAsia="Calibri" w:hAnsi="Times New Roman" w:cs="Times New Roman"/>
                <w:color w:val="000000"/>
              </w:rPr>
            </w:pPr>
            <w:r w:rsidRPr="009807EB">
              <w:rPr>
                <w:rFonts w:ascii="Times New Roman" w:eastAsia="Calibri" w:hAnsi="Times New Roman" w:cs="Times New Roman"/>
              </w:rPr>
              <w:t>94470755691</w:t>
            </w:r>
          </w:p>
        </w:tc>
      </w:tr>
    </w:tbl>
    <w:p w14:paraId="643E299C" w14:textId="77777777" w:rsidR="006463CD" w:rsidRPr="009807EB" w:rsidRDefault="00E84D3F">
      <w:pPr>
        <w:spacing w:before="240" w:after="240"/>
        <w:jc w:val="left"/>
        <w:rPr>
          <w:rFonts w:ascii="Times New Roman" w:eastAsia="Calibri" w:hAnsi="Times New Roman" w:cs="Times New Roman"/>
          <w:b/>
          <w:bCs/>
          <w:color w:val="000000"/>
        </w:rPr>
      </w:pPr>
      <w:r w:rsidRPr="009807EB">
        <w:rPr>
          <w:rFonts w:ascii="Times New Roman" w:eastAsia="Calibri" w:hAnsi="Times New Roman" w:cs="Times New Roman"/>
          <w:b/>
          <w:bCs/>
          <w:color w:val="000000"/>
        </w:rPr>
        <w:t xml:space="preserve"> </w:t>
      </w:r>
    </w:p>
    <w:p w14:paraId="3FCF39BC" w14:textId="77777777" w:rsidR="006463CD" w:rsidRPr="009807EB" w:rsidRDefault="00E84D3F">
      <w:pPr>
        <w:pStyle w:val="Heading3"/>
        <w:spacing w:after="200"/>
        <w:ind w:right="1120"/>
        <w:jc w:val="left"/>
        <w:rPr>
          <w:rFonts w:ascii="Times New Roman" w:eastAsia="Calibri" w:hAnsi="Times New Roman" w:cs="Times New Roman"/>
          <w:b/>
          <w:bCs/>
          <w:color w:val="000000"/>
          <w:sz w:val="24"/>
          <w:szCs w:val="24"/>
        </w:rPr>
      </w:pPr>
      <w:bookmarkStart w:id="105" w:name="_heading=h.9cnct4jozote" w:colFirst="0" w:colLast="0"/>
      <w:bookmarkEnd w:id="105"/>
      <w:r w:rsidRPr="009807EB">
        <w:rPr>
          <w:rFonts w:ascii="Times New Roman" w:eastAsia="Calibri" w:hAnsi="Times New Roman" w:cs="Times New Roman"/>
          <w:color w:val="000000"/>
          <w:sz w:val="24"/>
          <w:szCs w:val="24"/>
        </w:rPr>
        <w:t>1.6. Helpline numbers</w:t>
      </w:r>
    </w:p>
    <w:tbl>
      <w:tblPr>
        <w:tblStyle w:val="Style296"/>
        <w:tblW w:w="8625" w:type="dxa"/>
        <w:tblInd w:w="-94" w:type="dxa"/>
        <w:tblLayout w:type="fixed"/>
        <w:tblLook w:val="04A0" w:firstRow="1" w:lastRow="0" w:firstColumn="1" w:lastColumn="0" w:noHBand="0" w:noVBand="1"/>
      </w:tblPr>
      <w:tblGrid>
        <w:gridCol w:w="4335"/>
        <w:gridCol w:w="4290"/>
      </w:tblGrid>
      <w:tr w:rsidR="006463CD" w:rsidRPr="009807EB" w14:paraId="0525D822" w14:textId="77777777">
        <w:trPr>
          <w:cantSplit/>
          <w:trHeight w:val="270"/>
          <w:tblHeader/>
        </w:trPr>
        <w:tc>
          <w:tcPr>
            <w:tcW w:w="43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E6C900" w14:textId="77777777" w:rsidR="006463CD" w:rsidRPr="009807EB" w:rsidRDefault="00E84D3F">
            <w:pPr>
              <w:spacing w:line="279" w:lineRule="auto"/>
              <w:ind w:left="260"/>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Helpline</w:t>
            </w:r>
          </w:p>
        </w:tc>
        <w:tc>
          <w:tcPr>
            <w:tcW w:w="4290"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FB9C776" w14:textId="77777777" w:rsidR="006463CD" w:rsidRPr="009807EB" w:rsidRDefault="00E84D3F">
            <w:pPr>
              <w:spacing w:line="279" w:lineRule="auto"/>
              <w:ind w:left="260"/>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Phone number</w:t>
            </w:r>
          </w:p>
        </w:tc>
      </w:tr>
      <w:tr w:rsidR="006463CD" w:rsidRPr="009807EB" w14:paraId="3A154219" w14:textId="77777777">
        <w:trPr>
          <w:cantSplit/>
          <w:trHeight w:val="270"/>
          <w:tblHeader/>
        </w:trPr>
        <w:tc>
          <w:tcPr>
            <w:tcW w:w="433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7E130CC" w14:textId="77777777" w:rsidR="006463CD" w:rsidRPr="009807EB" w:rsidRDefault="00E84D3F">
            <w:pPr>
              <w:spacing w:before="240" w:after="240" w:line="279" w:lineRule="auto"/>
              <w:ind w:left="260"/>
              <w:jc w:val="center"/>
              <w:rPr>
                <w:rFonts w:ascii="Times New Roman" w:eastAsia="Calibri" w:hAnsi="Times New Roman" w:cs="Times New Roman"/>
                <w:color w:val="000000"/>
              </w:rPr>
            </w:pPr>
            <w:r w:rsidRPr="009807EB">
              <w:rPr>
                <w:rFonts w:ascii="Times New Roman" w:eastAsia="Calibri" w:hAnsi="Times New Roman" w:cs="Times New Roman"/>
                <w:color w:val="000000"/>
              </w:rPr>
              <w:t>Police</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3519CE8A" w14:textId="77777777" w:rsidR="006463CD" w:rsidRPr="009807EB" w:rsidRDefault="00E84D3F">
            <w:pPr>
              <w:spacing w:before="240" w:after="240"/>
              <w:ind w:left="260"/>
              <w:jc w:val="center"/>
              <w:rPr>
                <w:rFonts w:ascii="Times New Roman" w:eastAsia="Calibri" w:hAnsi="Times New Roman" w:cs="Times New Roman"/>
                <w:color w:val="000000"/>
              </w:rPr>
            </w:pPr>
            <w:r w:rsidRPr="009807EB">
              <w:rPr>
                <w:rFonts w:ascii="Times New Roman" w:eastAsia="Calibri" w:hAnsi="Times New Roman" w:cs="Times New Roman"/>
              </w:rPr>
              <w:t>04792430629</w:t>
            </w:r>
          </w:p>
        </w:tc>
      </w:tr>
      <w:tr w:rsidR="006463CD" w:rsidRPr="009807EB" w14:paraId="7F590E08" w14:textId="77777777">
        <w:trPr>
          <w:cantSplit/>
          <w:trHeight w:val="270"/>
          <w:tblHeader/>
        </w:trPr>
        <w:tc>
          <w:tcPr>
            <w:tcW w:w="433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5C959B3D" w14:textId="77777777" w:rsidR="006463CD" w:rsidRPr="009807EB" w:rsidRDefault="00E84D3F">
            <w:pPr>
              <w:spacing w:before="240" w:after="240" w:line="279" w:lineRule="auto"/>
              <w:ind w:left="26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Fire and </w:t>
            </w:r>
            <w:proofErr w:type="gramStart"/>
            <w:r w:rsidRPr="009807EB">
              <w:rPr>
                <w:rFonts w:ascii="Times New Roman" w:eastAsia="Calibri" w:hAnsi="Times New Roman" w:cs="Times New Roman"/>
                <w:color w:val="000000"/>
              </w:rPr>
              <w:t>Rescue</w:t>
            </w:r>
            <w:proofErr w:type="gramEnd"/>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72714B0C" w14:textId="77777777" w:rsidR="006463CD" w:rsidRPr="009807EB" w:rsidRDefault="00E84D3F">
            <w:pPr>
              <w:spacing w:before="240" w:after="240"/>
              <w:ind w:left="260"/>
              <w:jc w:val="center"/>
              <w:rPr>
                <w:rFonts w:ascii="Times New Roman" w:eastAsia="Calibri" w:hAnsi="Times New Roman" w:cs="Times New Roman"/>
                <w:color w:val="000000"/>
              </w:rPr>
            </w:pPr>
            <w:r w:rsidRPr="009807EB">
              <w:rPr>
                <w:rFonts w:ascii="Times New Roman" w:eastAsia="Calibri" w:hAnsi="Times New Roman" w:cs="Times New Roman"/>
              </w:rPr>
              <w:t>04772230303</w:t>
            </w:r>
          </w:p>
        </w:tc>
      </w:tr>
      <w:tr w:rsidR="006463CD" w:rsidRPr="009807EB" w14:paraId="187C2BFA" w14:textId="77777777">
        <w:trPr>
          <w:cantSplit/>
          <w:trHeight w:val="270"/>
          <w:tblHeader/>
        </w:trPr>
        <w:tc>
          <w:tcPr>
            <w:tcW w:w="4335" w:type="dxa"/>
            <w:tcBorders>
              <w:top w:val="nil"/>
              <w:left w:val="single" w:sz="4" w:space="0" w:color="000000"/>
              <w:bottom w:val="single" w:sz="4" w:space="0" w:color="000000"/>
              <w:right w:val="single" w:sz="4" w:space="0" w:color="000000"/>
            </w:tcBorders>
            <w:tcMar>
              <w:top w:w="0" w:type="dxa"/>
              <w:left w:w="0" w:type="dxa"/>
              <w:bottom w:w="0" w:type="dxa"/>
              <w:right w:w="0" w:type="dxa"/>
            </w:tcMar>
          </w:tcPr>
          <w:p w14:paraId="167C40B8" w14:textId="77777777" w:rsidR="006463CD" w:rsidRPr="009807EB" w:rsidRDefault="00E84D3F">
            <w:pPr>
              <w:spacing w:line="279" w:lineRule="auto"/>
              <w:ind w:left="260"/>
              <w:jc w:val="center"/>
              <w:rPr>
                <w:rFonts w:ascii="Times New Roman" w:eastAsia="Calibri" w:hAnsi="Times New Roman" w:cs="Times New Roman"/>
                <w:color w:val="000000"/>
              </w:rPr>
            </w:pPr>
            <w:r w:rsidRPr="009807EB">
              <w:rPr>
                <w:rFonts w:ascii="Times New Roman" w:eastAsia="Calibri" w:hAnsi="Times New Roman" w:cs="Times New Roman"/>
                <w:color w:val="000000"/>
              </w:rPr>
              <w:t>KSEB</w:t>
            </w:r>
          </w:p>
        </w:tc>
        <w:tc>
          <w:tcPr>
            <w:tcW w:w="4290" w:type="dxa"/>
            <w:tcBorders>
              <w:top w:val="nil"/>
              <w:left w:val="nil"/>
              <w:bottom w:val="single" w:sz="4" w:space="0" w:color="000000"/>
              <w:right w:val="single" w:sz="4" w:space="0" w:color="000000"/>
            </w:tcBorders>
            <w:tcMar>
              <w:top w:w="0" w:type="dxa"/>
              <w:left w:w="0" w:type="dxa"/>
              <w:bottom w:w="0" w:type="dxa"/>
              <w:right w:w="0" w:type="dxa"/>
            </w:tcMar>
          </w:tcPr>
          <w:p w14:paraId="37CB9767" w14:textId="77777777" w:rsidR="006463CD" w:rsidRPr="009807EB" w:rsidRDefault="00E84D3F">
            <w:pPr>
              <w:spacing w:before="240" w:after="240"/>
              <w:ind w:left="260"/>
              <w:jc w:val="center"/>
              <w:rPr>
                <w:rFonts w:ascii="Times New Roman" w:eastAsia="Calibri" w:hAnsi="Times New Roman" w:cs="Times New Roman"/>
                <w:color w:val="000000"/>
              </w:rPr>
            </w:pPr>
            <w:r w:rsidRPr="009807EB">
              <w:rPr>
                <w:rFonts w:ascii="Times New Roman" w:eastAsia="Calibri" w:hAnsi="Times New Roman" w:cs="Times New Roman"/>
              </w:rPr>
              <w:t>04792472796</w:t>
            </w:r>
          </w:p>
        </w:tc>
      </w:tr>
    </w:tbl>
    <w:p w14:paraId="6EAFDC53" w14:textId="77777777" w:rsidR="006463CD" w:rsidRPr="009807EB" w:rsidRDefault="006463CD">
      <w:pPr>
        <w:jc w:val="left"/>
        <w:rPr>
          <w:rFonts w:ascii="Times New Roman" w:eastAsia="Calibri" w:hAnsi="Times New Roman" w:cs="Times New Roman"/>
          <w:color w:val="000000"/>
        </w:rPr>
      </w:pPr>
    </w:p>
    <w:p w14:paraId="6BA4596E" w14:textId="77777777" w:rsidR="006463CD" w:rsidRPr="009807EB" w:rsidRDefault="006463CD">
      <w:pPr>
        <w:jc w:val="left"/>
        <w:rPr>
          <w:rFonts w:ascii="Times New Roman" w:eastAsia="Calibri" w:hAnsi="Times New Roman" w:cs="Times New Roman"/>
          <w:color w:val="000000"/>
        </w:rPr>
      </w:pPr>
    </w:p>
    <w:p w14:paraId="1B07C5C7" w14:textId="77777777" w:rsidR="006463CD" w:rsidRPr="009807EB" w:rsidRDefault="006463CD">
      <w:pPr>
        <w:jc w:val="left"/>
        <w:rPr>
          <w:rFonts w:ascii="Times New Roman" w:eastAsia="Calibri" w:hAnsi="Times New Roman" w:cs="Times New Roman"/>
          <w:color w:val="000000"/>
        </w:rPr>
      </w:pPr>
    </w:p>
    <w:p w14:paraId="143B1DAA" w14:textId="77777777" w:rsidR="006463CD" w:rsidRPr="009807EB" w:rsidRDefault="006463CD">
      <w:pPr>
        <w:jc w:val="left"/>
        <w:rPr>
          <w:rFonts w:ascii="Times New Roman" w:eastAsia="Calibri" w:hAnsi="Times New Roman" w:cs="Times New Roman"/>
          <w:color w:val="000000"/>
        </w:rPr>
      </w:pPr>
    </w:p>
    <w:p w14:paraId="3AEDC957" w14:textId="77777777" w:rsidR="006463CD" w:rsidRPr="009807EB" w:rsidRDefault="00E84D3F">
      <w:pPr>
        <w:pStyle w:val="Heading3"/>
        <w:jc w:val="left"/>
        <w:rPr>
          <w:rFonts w:ascii="Times New Roman" w:eastAsia="Calibri" w:hAnsi="Times New Roman" w:cs="Times New Roman"/>
          <w:color w:val="000000"/>
          <w:sz w:val="24"/>
          <w:szCs w:val="24"/>
        </w:rPr>
      </w:pPr>
      <w:bookmarkStart w:id="106" w:name="_heading=h.lh17nxmcw2vm" w:colFirst="0" w:colLast="0"/>
      <w:bookmarkEnd w:id="106"/>
      <w:r w:rsidRPr="009807EB">
        <w:rPr>
          <w:rFonts w:ascii="Times New Roman" w:eastAsia="Calibri" w:hAnsi="Times New Roman" w:cs="Times New Roman"/>
          <w:color w:val="000000"/>
          <w:sz w:val="24"/>
          <w:szCs w:val="24"/>
        </w:rPr>
        <w:t>1.7. Public and Private Schools Contact details</w:t>
      </w:r>
    </w:p>
    <w:p w14:paraId="4F51EC7D" w14:textId="77777777" w:rsidR="006463CD" w:rsidRPr="009807EB" w:rsidRDefault="006463CD">
      <w:pPr>
        <w:jc w:val="left"/>
        <w:rPr>
          <w:rFonts w:ascii="Times New Roman" w:eastAsia="Calibri" w:hAnsi="Times New Roman" w:cs="Times New Roman"/>
          <w:color w:val="000000"/>
        </w:rPr>
      </w:pPr>
    </w:p>
    <w:tbl>
      <w:tblPr>
        <w:tblStyle w:val="Style297"/>
        <w:tblW w:w="9195" w:type="dxa"/>
        <w:tblInd w:w="-100" w:type="dxa"/>
        <w:tblLayout w:type="fixed"/>
        <w:tblLook w:val="04A0" w:firstRow="1" w:lastRow="0" w:firstColumn="1" w:lastColumn="0" w:noHBand="0" w:noVBand="1"/>
      </w:tblPr>
      <w:tblGrid>
        <w:gridCol w:w="705"/>
        <w:gridCol w:w="4320"/>
        <w:gridCol w:w="2160"/>
        <w:gridCol w:w="2010"/>
      </w:tblGrid>
      <w:tr w:rsidR="006463CD" w:rsidRPr="009807EB" w14:paraId="27F7BB3C" w14:textId="77777777">
        <w:trPr>
          <w:cantSplit/>
          <w:trHeight w:val="285"/>
          <w:tblHeader/>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4EA681B" w14:textId="77777777" w:rsidR="006463CD" w:rsidRPr="009807EB" w:rsidRDefault="00E84D3F">
            <w:pPr>
              <w:spacing w:before="240"/>
              <w:jc w:val="left"/>
              <w:rPr>
                <w:rFonts w:ascii="Times New Roman" w:eastAsia="Calibri" w:hAnsi="Times New Roman" w:cs="Times New Roman"/>
                <w:color w:val="000000"/>
              </w:rPr>
            </w:pPr>
            <w:proofErr w:type="spellStart"/>
            <w:proofErr w:type="gramStart"/>
            <w:r w:rsidRPr="009807EB">
              <w:rPr>
                <w:rFonts w:ascii="Times New Roman" w:eastAsia="Calibri" w:hAnsi="Times New Roman" w:cs="Times New Roman"/>
                <w:color w:val="000000"/>
              </w:rPr>
              <w:lastRenderedPageBreak/>
              <w:t>S.No</w:t>
            </w:r>
            <w:proofErr w:type="spellEnd"/>
            <w:proofErr w:type="gramEnd"/>
          </w:p>
        </w:tc>
        <w:tc>
          <w:tcPr>
            <w:tcW w:w="432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FA88E79"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Name of School</w:t>
            </w:r>
          </w:p>
        </w:tc>
        <w:tc>
          <w:tcPr>
            <w:tcW w:w="216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06EC0C8"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Institution type</w:t>
            </w:r>
          </w:p>
        </w:tc>
        <w:tc>
          <w:tcPr>
            <w:tcW w:w="20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3E65FD8"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Phone number</w:t>
            </w:r>
          </w:p>
        </w:tc>
      </w:tr>
      <w:tr w:rsidR="006463CD" w:rsidRPr="009807EB" w14:paraId="23DC0C6F"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5D6C300"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1</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7B03C328" w14:textId="77777777" w:rsidR="006463CD" w:rsidRPr="009807EB" w:rsidRDefault="00E84D3F">
            <w:pPr>
              <w:spacing w:before="240"/>
              <w:jc w:val="left"/>
              <w:rPr>
                <w:rFonts w:ascii="Times New Roman" w:eastAsia="Calibri" w:hAnsi="Times New Roman" w:cs="Times New Roman"/>
                <w:color w:val="000000"/>
              </w:rPr>
            </w:pPr>
            <w:proofErr w:type="gramStart"/>
            <w:r w:rsidRPr="009807EB">
              <w:rPr>
                <w:rFonts w:ascii="Times New Roman" w:eastAsia="Calibri" w:hAnsi="Times New Roman" w:cs="Times New Roman"/>
              </w:rPr>
              <w:t>SAMAJAM  higher</w:t>
            </w:r>
            <w:proofErr w:type="gramEnd"/>
            <w:r w:rsidRPr="009807EB">
              <w:rPr>
                <w:rFonts w:ascii="Times New Roman" w:eastAsia="Calibri" w:hAnsi="Times New Roman" w:cs="Times New Roman"/>
              </w:rPr>
              <w:t xml:space="preserve"> secondary school</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5A62CA1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1AF0D304"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9446688984</w:t>
            </w:r>
          </w:p>
        </w:tc>
      </w:tr>
      <w:tr w:rsidR="006463CD" w:rsidRPr="009807EB" w14:paraId="4B8306BF"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D5B8D8"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2</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61210AF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HSS MUTHUKULAM</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4BAF618E"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223E4FAB"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9497637471</w:t>
            </w:r>
          </w:p>
        </w:tc>
      </w:tr>
      <w:tr w:rsidR="006463CD" w:rsidRPr="009807EB" w14:paraId="52925C5A"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A6ACF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3</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214783C9" w14:textId="77777777" w:rsidR="006463CD" w:rsidRPr="009807EB" w:rsidRDefault="00E84D3F">
            <w:pPr>
              <w:spacing w:before="240"/>
              <w:jc w:val="left"/>
              <w:rPr>
                <w:rFonts w:ascii="Times New Roman" w:eastAsia="Calibri" w:hAnsi="Times New Roman" w:cs="Times New Roman"/>
                <w:color w:val="000000"/>
              </w:rPr>
            </w:pPr>
            <w:proofErr w:type="gramStart"/>
            <w:r w:rsidRPr="009807EB">
              <w:rPr>
                <w:rFonts w:ascii="Times New Roman" w:eastAsia="Calibri" w:hAnsi="Times New Roman" w:cs="Times New Roman"/>
              </w:rPr>
              <w:t>VHSS  MUTHUKULAM</w:t>
            </w:r>
            <w:proofErr w:type="gramEnd"/>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4F978511"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2D8CF38"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7034389466</w:t>
            </w:r>
          </w:p>
        </w:tc>
      </w:tr>
      <w:tr w:rsidR="006463CD" w:rsidRPr="009807EB" w14:paraId="0C76C7C7"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3EDCDB3"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4</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64F9372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SNM MUTHUKULAM</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47C68972"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2693BAEC"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9747200493</w:t>
            </w:r>
          </w:p>
        </w:tc>
      </w:tr>
      <w:tr w:rsidR="006463CD" w:rsidRPr="009807EB" w14:paraId="2EB04057"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DAE12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5</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3EFD6AEB"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BUDDHA SCHOOL MUTHUKULAM</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1AFB7E9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PRIVET</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3D34D3DB"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9447500438</w:t>
            </w:r>
          </w:p>
        </w:tc>
      </w:tr>
      <w:tr w:rsidR="006463CD" w:rsidRPr="009807EB" w14:paraId="522A28FB"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A123E5"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52EADD4F" w14:textId="77777777" w:rsidR="006463CD" w:rsidRPr="009807EB" w:rsidRDefault="00E84D3F">
            <w:pPr>
              <w:spacing w:before="240"/>
              <w:jc w:val="left"/>
              <w:rPr>
                <w:rFonts w:ascii="Times New Roman" w:eastAsia="Calibri" w:hAnsi="Times New Roman" w:cs="Times New Roman"/>
                <w:color w:val="000000"/>
              </w:rPr>
            </w:pPr>
            <w:proofErr w:type="gramStart"/>
            <w:r w:rsidRPr="009807EB">
              <w:rPr>
                <w:rFonts w:ascii="Times New Roman" w:eastAsia="Calibri" w:hAnsi="Times New Roman" w:cs="Times New Roman"/>
              </w:rPr>
              <w:t>KAM  SCHOOL</w:t>
            </w:r>
            <w:proofErr w:type="gramEnd"/>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173906BA"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1C3DE0C"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9496273017</w:t>
            </w:r>
          </w:p>
        </w:tc>
      </w:tr>
      <w:tr w:rsidR="006463CD" w:rsidRPr="009807EB" w14:paraId="44EC2C50"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6730EF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7712B64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LPS VARANAPALLY</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23E8C998"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GOV</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348A9E6B"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8547563971</w:t>
            </w:r>
          </w:p>
        </w:tc>
      </w:tr>
      <w:tr w:rsidR="006463CD" w:rsidRPr="009807EB" w14:paraId="23D2BFD4"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36CD0C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70933D35"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GLPS MUTHUKULAM</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5BA01A4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GOV</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281E0C83"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9446432662</w:t>
            </w:r>
          </w:p>
        </w:tc>
      </w:tr>
      <w:tr w:rsidR="006463CD" w:rsidRPr="009807EB" w14:paraId="22B1DA50"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15F15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4FD99CA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 xml:space="preserve">G K </w:t>
            </w:r>
            <w:proofErr w:type="gramStart"/>
            <w:r w:rsidRPr="009807EB">
              <w:rPr>
                <w:rFonts w:ascii="Times New Roman" w:eastAsia="Calibri" w:hAnsi="Times New Roman" w:cs="Times New Roman"/>
              </w:rPr>
              <w:t>V  SANSCRIT</w:t>
            </w:r>
            <w:proofErr w:type="gramEnd"/>
            <w:r w:rsidRPr="009807EB">
              <w:rPr>
                <w:rFonts w:ascii="Times New Roman" w:eastAsia="Calibri" w:hAnsi="Times New Roman" w:cs="Times New Roman"/>
              </w:rPr>
              <w:t xml:space="preserve"> MUTHUKULAM</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6A5CB0E0"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0FA7046"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9496230722</w:t>
            </w:r>
          </w:p>
        </w:tc>
      </w:tr>
      <w:tr w:rsidR="006463CD" w:rsidRPr="009807EB" w14:paraId="39FD3336"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110156"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10</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536D1027" w14:textId="77777777" w:rsidR="006463CD" w:rsidRPr="009807EB" w:rsidRDefault="006463CD">
            <w:pPr>
              <w:spacing w:before="240"/>
              <w:jc w:val="left"/>
              <w:rPr>
                <w:rFonts w:ascii="Times New Roman" w:eastAsia="Calibri" w:hAnsi="Times New Roman" w:cs="Times New Roman"/>
                <w:color w:val="000000"/>
              </w:rPr>
            </w:pP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1A118A70" w14:textId="77777777" w:rsidR="006463CD" w:rsidRPr="009807EB" w:rsidRDefault="006463CD">
            <w:pPr>
              <w:spacing w:before="240"/>
              <w:jc w:val="left"/>
              <w:rPr>
                <w:rFonts w:ascii="Times New Roman" w:eastAsia="Calibri" w:hAnsi="Times New Roman" w:cs="Times New Roman"/>
                <w:color w:val="000000"/>
              </w:rPr>
            </w:pP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2DF8B9D0" w14:textId="77777777" w:rsidR="006463CD" w:rsidRPr="009807EB" w:rsidRDefault="006463CD">
            <w:pPr>
              <w:spacing w:before="240"/>
              <w:jc w:val="left"/>
              <w:rPr>
                <w:rFonts w:ascii="Times New Roman" w:eastAsia="Calibri" w:hAnsi="Times New Roman" w:cs="Times New Roman"/>
                <w:color w:val="000000"/>
              </w:rPr>
            </w:pPr>
          </w:p>
        </w:tc>
      </w:tr>
      <w:tr w:rsidR="006463CD" w:rsidRPr="009807EB" w14:paraId="36579358"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A25F81"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10</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0D36BD3F"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UPS KURUMBAKARA</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0806C426"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069FAA5E"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6282149874</w:t>
            </w:r>
          </w:p>
        </w:tc>
      </w:tr>
      <w:tr w:rsidR="006463CD" w:rsidRPr="009807EB" w14:paraId="1ED6A37F"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8BC5D7A"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11</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4D5AE83D"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SNV UPS MUTHUKULAM</w:t>
            </w: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338C3A9C"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AIDED</w:t>
            </w: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25B15355"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9495087519</w:t>
            </w:r>
          </w:p>
        </w:tc>
      </w:tr>
      <w:tr w:rsidR="006463CD" w:rsidRPr="009807EB" w14:paraId="4CC2FED6"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B4AFAC8"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14</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7683949C" w14:textId="77777777" w:rsidR="006463CD" w:rsidRPr="009807EB" w:rsidRDefault="006463CD">
            <w:pPr>
              <w:spacing w:before="240"/>
              <w:jc w:val="left"/>
              <w:rPr>
                <w:rFonts w:ascii="Times New Roman" w:eastAsia="Calibri" w:hAnsi="Times New Roman" w:cs="Times New Roman"/>
                <w:color w:val="000000"/>
              </w:rPr>
            </w:pP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30E9093A" w14:textId="77777777" w:rsidR="006463CD" w:rsidRPr="009807EB" w:rsidRDefault="006463CD">
            <w:pPr>
              <w:spacing w:before="240"/>
              <w:jc w:val="center"/>
              <w:rPr>
                <w:rFonts w:ascii="Times New Roman" w:eastAsia="Calibri" w:hAnsi="Times New Roman" w:cs="Times New Roman"/>
                <w:color w:val="000000"/>
              </w:rPr>
            </w:pP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7713C6EA" w14:textId="77777777" w:rsidR="006463CD" w:rsidRPr="009807EB" w:rsidRDefault="006463CD">
            <w:pPr>
              <w:spacing w:before="240"/>
              <w:jc w:val="center"/>
              <w:rPr>
                <w:rFonts w:ascii="Times New Roman" w:eastAsia="Calibri" w:hAnsi="Times New Roman" w:cs="Times New Roman"/>
                <w:color w:val="000000"/>
              </w:rPr>
            </w:pPr>
          </w:p>
        </w:tc>
      </w:tr>
      <w:tr w:rsidR="006463CD" w:rsidRPr="009807EB" w14:paraId="4DD115FC"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B72D15"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15</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61497A8F" w14:textId="77777777" w:rsidR="006463CD" w:rsidRPr="009807EB" w:rsidRDefault="006463CD">
            <w:pPr>
              <w:spacing w:before="240"/>
              <w:jc w:val="left"/>
              <w:rPr>
                <w:rFonts w:ascii="Times New Roman" w:eastAsia="Calibri" w:hAnsi="Times New Roman" w:cs="Times New Roman"/>
                <w:color w:val="000000"/>
              </w:rPr>
            </w:pP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5AEFAA92" w14:textId="77777777" w:rsidR="006463CD" w:rsidRPr="009807EB" w:rsidRDefault="006463CD">
            <w:pPr>
              <w:spacing w:before="240"/>
              <w:jc w:val="center"/>
              <w:rPr>
                <w:rFonts w:ascii="Times New Roman" w:eastAsia="Calibri" w:hAnsi="Times New Roman" w:cs="Times New Roman"/>
                <w:color w:val="000000"/>
              </w:rPr>
            </w:pP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376F8F16" w14:textId="77777777" w:rsidR="006463CD" w:rsidRPr="009807EB" w:rsidRDefault="006463CD">
            <w:pPr>
              <w:spacing w:before="240"/>
              <w:jc w:val="center"/>
              <w:rPr>
                <w:rFonts w:ascii="Times New Roman" w:eastAsia="Calibri" w:hAnsi="Times New Roman" w:cs="Times New Roman"/>
                <w:color w:val="000000"/>
              </w:rPr>
            </w:pPr>
          </w:p>
        </w:tc>
      </w:tr>
      <w:tr w:rsidR="006463CD" w:rsidRPr="009807EB" w14:paraId="2CC46FC1" w14:textId="77777777">
        <w:trPr>
          <w:cantSplit/>
          <w:trHeight w:val="285"/>
          <w:tblHeader/>
        </w:trPr>
        <w:tc>
          <w:tcPr>
            <w:tcW w:w="7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94539F7"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16</w:t>
            </w:r>
          </w:p>
        </w:tc>
        <w:tc>
          <w:tcPr>
            <w:tcW w:w="4320" w:type="dxa"/>
            <w:tcBorders>
              <w:top w:val="nil"/>
              <w:left w:val="nil"/>
              <w:bottom w:val="single" w:sz="4" w:space="0" w:color="000000"/>
              <w:right w:val="single" w:sz="4" w:space="0" w:color="000000"/>
            </w:tcBorders>
            <w:tcMar>
              <w:top w:w="0" w:type="dxa"/>
              <w:left w:w="100" w:type="dxa"/>
              <w:bottom w:w="0" w:type="dxa"/>
              <w:right w:w="100" w:type="dxa"/>
            </w:tcMar>
          </w:tcPr>
          <w:p w14:paraId="1FCD9545" w14:textId="77777777" w:rsidR="006463CD" w:rsidRPr="009807EB" w:rsidRDefault="006463CD">
            <w:pPr>
              <w:spacing w:before="240"/>
              <w:jc w:val="left"/>
              <w:rPr>
                <w:rFonts w:ascii="Times New Roman" w:eastAsia="Calibri" w:hAnsi="Times New Roman" w:cs="Times New Roman"/>
                <w:color w:val="000000"/>
              </w:rPr>
            </w:pPr>
          </w:p>
        </w:tc>
        <w:tc>
          <w:tcPr>
            <w:tcW w:w="2160" w:type="dxa"/>
            <w:tcBorders>
              <w:top w:val="nil"/>
              <w:left w:val="nil"/>
              <w:bottom w:val="single" w:sz="4" w:space="0" w:color="000000"/>
              <w:right w:val="single" w:sz="4" w:space="0" w:color="000000"/>
            </w:tcBorders>
            <w:tcMar>
              <w:top w:w="0" w:type="dxa"/>
              <w:left w:w="100" w:type="dxa"/>
              <w:bottom w:w="0" w:type="dxa"/>
              <w:right w:w="100" w:type="dxa"/>
            </w:tcMar>
          </w:tcPr>
          <w:p w14:paraId="2CE4380F" w14:textId="77777777" w:rsidR="006463CD" w:rsidRPr="009807EB" w:rsidRDefault="006463CD">
            <w:pPr>
              <w:spacing w:before="240"/>
              <w:jc w:val="center"/>
              <w:rPr>
                <w:rFonts w:ascii="Times New Roman" w:eastAsia="Calibri" w:hAnsi="Times New Roman" w:cs="Times New Roman"/>
                <w:color w:val="000000"/>
              </w:rPr>
            </w:pPr>
          </w:p>
        </w:tc>
        <w:tc>
          <w:tcPr>
            <w:tcW w:w="2010" w:type="dxa"/>
            <w:tcBorders>
              <w:top w:val="nil"/>
              <w:left w:val="nil"/>
              <w:bottom w:val="single" w:sz="4" w:space="0" w:color="000000"/>
              <w:right w:val="single" w:sz="4" w:space="0" w:color="000000"/>
            </w:tcBorders>
            <w:tcMar>
              <w:top w:w="0" w:type="dxa"/>
              <w:left w:w="100" w:type="dxa"/>
              <w:bottom w:w="0" w:type="dxa"/>
              <w:right w:w="100" w:type="dxa"/>
            </w:tcMar>
          </w:tcPr>
          <w:p w14:paraId="4A474F92" w14:textId="77777777" w:rsidR="006463CD" w:rsidRPr="009807EB" w:rsidRDefault="006463CD">
            <w:pPr>
              <w:spacing w:before="240"/>
              <w:jc w:val="center"/>
              <w:rPr>
                <w:rFonts w:ascii="Times New Roman" w:eastAsia="Calibri" w:hAnsi="Times New Roman" w:cs="Times New Roman"/>
                <w:color w:val="000000"/>
              </w:rPr>
            </w:pPr>
          </w:p>
        </w:tc>
      </w:tr>
    </w:tbl>
    <w:p w14:paraId="06FFFF2E" w14:textId="77777777" w:rsidR="006463CD" w:rsidRPr="009807EB" w:rsidRDefault="006463CD">
      <w:pPr>
        <w:jc w:val="left"/>
        <w:rPr>
          <w:rFonts w:ascii="Times New Roman" w:eastAsia="Calibri" w:hAnsi="Times New Roman" w:cs="Times New Roman"/>
          <w:color w:val="000000"/>
        </w:rPr>
      </w:pPr>
    </w:p>
    <w:p w14:paraId="25ED46CD" w14:textId="77777777" w:rsidR="006463CD" w:rsidRPr="009807EB" w:rsidRDefault="006463CD">
      <w:pPr>
        <w:jc w:val="left"/>
        <w:rPr>
          <w:rFonts w:ascii="Times New Roman" w:eastAsia="Calibri" w:hAnsi="Times New Roman" w:cs="Times New Roman"/>
          <w:color w:val="000000"/>
        </w:rPr>
      </w:pPr>
    </w:p>
    <w:p w14:paraId="1AC1FE11" w14:textId="77777777" w:rsidR="006463CD" w:rsidRPr="009807EB" w:rsidRDefault="00E84D3F">
      <w:pPr>
        <w:pStyle w:val="Heading3"/>
        <w:jc w:val="left"/>
        <w:rPr>
          <w:rFonts w:ascii="Times New Roman" w:eastAsia="Calibri" w:hAnsi="Times New Roman" w:cs="Times New Roman"/>
          <w:color w:val="000000"/>
          <w:sz w:val="24"/>
          <w:szCs w:val="24"/>
        </w:rPr>
      </w:pPr>
      <w:bookmarkStart w:id="107" w:name="_heading=h.tuqiga8hrqzt" w:colFirst="0" w:colLast="0"/>
      <w:bookmarkEnd w:id="107"/>
      <w:r w:rsidRPr="009807EB">
        <w:rPr>
          <w:rFonts w:ascii="Times New Roman" w:eastAsia="Calibri" w:hAnsi="Times New Roman" w:cs="Times New Roman"/>
          <w:color w:val="000000"/>
          <w:sz w:val="24"/>
          <w:szCs w:val="24"/>
        </w:rPr>
        <w:t xml:space="preserve">1.9. Anganwadi Contact Details </w:t>
      </w:r>
    </w:p>
    <w:p w14:paraId="1F3C929E" w14:textId="77777777" w:rsidR="006463CD" w:rsidRPr="009807EB" w:rsidRDefault="006463CD">
      <w:pPr>
        <w:jc w:val="left"/>
        <w:rPr>
          <w:rFonts w:ascii="Times New Roman" w:eastAsia="Calibri" w:hAnsi="Times New Roman" w:cs="Times New Roman"/>
          <w:color w:val="000000"/>
        </w:rPr>
      </w:pPr>
    </w:p>
    <w:tbl>
      <w:tblPr>
        <w:tblStyle w:val="Style298"/>
        <w:tblW w:w="8895" w:type="dxa"/>
        <w:tblInd w:w="-100" w:type="dxa"/>
        <w:tblLayout w:type="fixed"/>
        <w:tblLook w:val="04A0" w:firstRow="1" w:lastRow="0" w:firstColumn="1" w:lastColumn="0" w:noHBand="0" w:noVBand="1"/>
      </w:tblPr>
      <w:tblGrid>
        <w:gridCol w:w="1755"/>
        <w:gridCol w:w="4140"/>
        <w:gridCol w:w="3000"/>
      </w:tblGrid>
      <w:tr w:rsidR="006463CD" w:rsidRPr="009807EB" w14:paraId="259AE79E" w14:textId="77777777">
        <w:trPr>
          <w:cantSplit/>
          <w:trHeight w:val="285"/>
          <w:tblHeader/>
        </w:trPr>
        <w:tc>
          <w:tcPr>
            <w:tcW w:w="17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1D172F7"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Ward No</w:t>
            </w:r>
          </w:p>
        </w:tc>
        <w:tc>
          <w:tcPr>
            <w:tcW w:w="41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B345715"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Name of Anganwadi Teachers</w:t>
            </w:r>
          </w:p>
        </w:tc>
        <w:tc>
          <w:tcPr>
            <w:tcW w:w="300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1FD8316"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Phone number</w:t>
            </w:r>
          </w:p>
        </w:tc>
      </w:tr>
      <w:tr w:rsidR="006463CD" w:rsidRPr="009807EB" w14:paraId="621B2BB1"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B45F5B"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2</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1CBB006D"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SHILPA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4D0C0B52"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9207121468</w:t>
            </w:r>
          </w:p>
        </w:tc>
      </w:tr>
      <w:tr w:rsidR="006463CD" w:rsidRPr="009807EB" w14:paraId="021026CB"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7681C83"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2</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001AA70F"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KRISHNA KUMARI</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19879948"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9400667646</w:t>
            </w:r>
          </w:p>
        </w:tc>
      </w:tr>
      <w:tr w:rsidR="006463CD" w:rsidRPr="009807EB" w14:paraId="6F11445C"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ACEE1A"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2</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45373BDD"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ASHA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730056DD"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9946402408</w:t>
            </w:r>
          </w:p>
        </w:tc>
      </w:tr>
      <w:tr w:rsidR="006463CD" w:rsidRPr="009807EB" w14:paraId="6B1AF106"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7862CE"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3</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1973232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THAHIRA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71191A82"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9747745874</w:t>
            </w:r>
          </w:p>
        </w:tc>
      </w:tr>
      <w:tr w:rsidR="006463CD" w:rsidRPr="009807EB" w14:paraId="4B52834F"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9D6081"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4</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478BE8F0"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SREEJI</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5D74223E"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7593073283</w:t>
            </w:r>
          </w:p>
        </w:tc>
      </w:tr>
      <w:tr w:rsidR="006463CD" w:rsidRPr="009807EB" w14:paraId="371C69FA" w14:textId="77777777">
        <w:trPr>
          <w:cantSplit/>
          <w:trHeight w:val="285"/>
          <w:tblHeader/>
        </w:trPr>
        <w:tc>
          <w:tcPr>
            <w:tcW w:w="175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843EEC"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5</w:t>
            </w:r>
          </w:p>
        </w:tc>
        <w:tc>
          <w:tcPr>
            <w:tcW w:w="4140" w:type="dxa"/>
            <w:tcBorders>
              <w:top w:val="nil"/>
              <w:left w:val="nil"/>
              <w:bottom w:val="single" w:sz="4" w:space="0" w:color="000000"/>
              <w:right w:val="single" w:sz="4" w:space="0" w:color="000000"/>
            </w:tcBorders>
            <w:tcMar>
              <w:top w:w="0" w:type="dxa"/>
              <w:left w:w="100" w:type="dxa"/>
              <w:bottom w:w="0" w:type="dxa"/>
              <w:right w:w="100" w:type="dxa"/>
            </w:tcMar>
          </w:tcPr>
          <w:p w14:paraId="676EB9AD"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DEEPA</w:t>
            </w:r>
          </w:p>
        </w:tc>
        <w:tc>
          <w:tcPr>
            <w:tcW w:w="3000" w:type="dxa"/>
            <w:tcBorders>
              <w:top w:val="nil"/>
              <w:left w:val="nil"/>
              <w:bottom w:val="single" w:sz="4" w:space="0" w:color="000000"/>
              <w:right w:val="single" w:sz="4" w:space="0" w:color="000000"/>
            </w:tcBorders>
            <w:tcMar>
              <w:top w:w="0" w:type="dxa"/>
              <w:left w:w="100" w:type="dxa"/>
              <w:bottom w:w="0" w:type="dxa"/>
              <w:right w:w="100" w:type="dxa"/>
            </w:tcMar>
          </w:tcPr>
          <w:p w14:paraId="1DD608CD"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907240826</w:t>
            </w:r>
          </w:p>
        </w:tc>
      </w:tr>
    </w:tbl>
    <w:p w14:paraId="581A7CED" w14:textId="77777777" w:rsidR="006463CD" w:rsidRPr="009807EB" w:rsidRDefault="006463CD">
      <w:pPr>
        <w:jc w:val="left"/>
        <w:rPr>
          <w:rFonts w:ascii="Times New Roman" w:eastAsia="Calibri" w:hAnsi="Times New Roman" w:cs="Times New Roman"/>
          <w:color w:val="000000"/>
        </w:rPr>
      </w:pPr>
    </w:p>
    <w:p w14:paraId="0B377986" w14:textId="77777777" w:rsidR="006463CD" w:rsidRPr="009807EB" w:rsidRDefault="006463CD">
      <w:pPr>
        <w:jc w:val="left"/>
        <w:rPr>
          <w:rFonts w:ascii="Times New Roman" w:eastAsia="Calibri" w:hAnsi="Times New Roman" w:cs="Times New Roman"/>
          <w:color w:val="000000"/>
        </w:rPr>
      </w:pPr>
    </w:p>
    <w:tbl>
      <w:tblPr>
        <w:tblStyle w:val="Style299"/>
        <w:tblW w:w="7650" w:type="dxa"/>
        <w:tblInd w:w="-100" w:type="dxa"/>
        <w:tblLayout w:type="fixed"/>
        <w:tblLook w:val="04A0" w:firstRow="1" w:lastRow="0" w:firstColumn="1" w:lastColumn="0" w:noHBand="0" w:noVBand="1"/>
      </w:tblPr>
      <w:tblGrid>
        <w:gridCol w:w="1140"/>
        <w:gridCol w:w="4530"/>
        <w:gridCol w:w="1980"/>
      </w:tblGrid>
      <w:tr w:rsidR="006463CD" w:rsidRPr="009807EB" w14:paraId="60D2F391" w14:textId="77777777">
        <w:trPr>
          <w:cantSplit/>
          <w:trHeight w:val="571"/>
          <w:tblHeader/>
        </w:trPr>
        <w:tc>
          <w:tcPr>
            <w:tcW w:w="7650" w:type="dxa"/>
            <w:gridSpan w:val="3"/>
            <w:tcBorders>
              <w:top w:val="single" w:sz="4" w:space="0" w:color="000000"/>
              <w:left w:val="single" w:sz="4" w:space="0" w:color="000000"/>
              <w:bottom w:val="single" w:sz="4" w:space="0" w:color="000000"/>
              <w:right w:val="single" w:sz="4" w:space="0" w:color="000000"/>
            </w:tcBorders>
            <w:shd w:val="clear" w:color="auto" w:fill="F1F3F4"/>
            <w:tcMar>
              <w:top w:w="0" w:type="dxa"/>
              <w:left w:w="100" w:type="dxa"/>
              <w:bottom w:w="0" w:type="dxa"/>
              <w:right w:w="100" w:type="dxa"/>
            </w:tcMar>
          </w:tcPr>
          <w:p w14:paraId="6A3DD2F5" w14:textId="77777777" w:rsidR="006463CD" w:rsidRPr="009807EB" w:rsidRDefault="006463CD">
            <w:pPr>
              <w:pStyle w:val="Heading2"/>
              <w:spacing w:before="120" w:after="120"/>
              <w:jc w:val="left"/>
              <w:rPr>
                <w:rFonts w:ascii="Times New Roman" w:eastAsia="Calibri" w:hAnsi="Times New Roman" w:cs="Times New Roman"/>
                <w:sz w:val="24"/>
                <w:szCs w:val="24"/>
              </w:rPr>
            </w:pPr>
            <w:bookmarkStart w:id="108" w:name="_heading=h.l8g2c78438w5" w:colFirst="0" w:colLast="0"/>
            <w:bookmarkEnd w:id="108"/>
          </w:p>
        </w:tc>
      </w:tr>
      <w:tr w:rsidR="006463CD" w:rsidRPr="009807EB" w14:paraId="14DB80D0" w14:textId="77777777">
        <w:trPr>
          <w:cantSplit/>
          <w:trHeight w:val="571"/>
          <w:tblHeader/>
        </w:trPr>
        <w:tc>
          <w:tcPr>
            <w:tcW w:w="114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D6F777"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Ward No</w:t>
            </w:r>
          </w:p>
        </w:tc>
        <w:tc>
          <w:tcPr>
            <w:tcW w:w="45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CE05863"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Anganwadio and Name of Teacher</w:t>
            </w:r>
          </w:p>
        </w:tc>
        <w:tc>
          <w:tcPr>
            <w:tcW w:w="198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5ABA4B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Phone number</w:t>
            </w:r>
          </w:p>
        </w:tc>
      </w:tr>
      <w:tr w:rsidR="006463CD" w:rsidRPr="009807EB" w14:paraId="01A6C4C7" w14:textId="77777777">
        <w:trPr>
          <w:cantSplit/>
          <w:trHeight w:val="571"/>
          <w:tblHeader/>
        </w:trPr>
        <w:tc>
          <w:tcPr>
            <w:tcW w:w="1140" w:type="dxa"/>
            <w:vMerge w:val="restar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E96E19"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6</w:t>
            </w:r>
          </w:p>
          <w:p w14:paraId="6D319A4F"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7</w:t>
            </w:r>
            <w:r w:rsidRPr="009807EB">
              <w:rPr>
                <w:rFonts w:ascii="Times New Roman" w:eastAsia="Calibri" w:hAnsi="Times New Roman" w:cs="Times New Roman"/>
                <w:color w:val="000000"/>
              </w:rPr>
              <w:t xml:space="preserve"> </w:t>
            </w: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22F9B1C0"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SUJITHA</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6024DFB3"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7736586765</w:t>
            </w:r>
          </w:p>
        </w:tc>
      </w:tr>
      <w:tr w:rsidR="006463CD" w:rsidRPr="009807EB" w14:paraId="7FF1990C" w14:textId="77777777">
        <w:trPr>
          <w:cantSplit/>
          <w:trHeight w:val="571"/>
          <w:tblHeader/>
        </w:trPr>
        <w:tc>
          <w:tcPr>
            <w:tcW w:w="1140" w:type="dxa"/>
            <w:vMerge/>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D7A53C" w14:textId="77777777" w:rsidR="006463CD" w:rsidRPr="009807EB" w:rsidRDefault="006463CD">
            <w:pPr>
              <w:widowControl w:val="0"/>
              <w:jc w:val="left"/>
              <w:rPr>
                <w:rFonts w:ascii="Times New Roman" w:eastAsia="Calibri" w:hAnsi="Times New Roman" w:cs="Times New Roman"/>
                <w:color w:val="000000"/>
              </w:rPr>
            </w:pP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6CEAEFAC" w14:textId="77777777" w:rsidR="006463CD" w:rsidRPr="009807EB" w:rsidRDefault="00E84D3F">
            <w:pPr>
              <w:spacing w:before="240"/>
              <w:ind w:left="720"/>
              <w:jc w:val="left"/>
              <w:rPr>
                <w:rFonts w:ascii="Times New Roman" w:eastAsia="Calibri" w:hAnsi="Times New Roman" w:cs="Times New Roman"/>
                <w:color w:val="000000"/>
              </w:rPr>
            </w:pPr>
            <w:r w:rsidRPr="009807EB">
              <w:rPr>
                <w:rFonts w:ascii="Times New Roman" w:eastAsia="Calibri" w:hAnsi="Times New Roman" w:cs="Times New Roman"/>
              </w:rPr>
              <w:t>REKHA</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0BF98F0D"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9744808380</w:t>
            </w:r>
          </w:p>
        </w:tc>
      </w:tr>
      <w:tr w:rsidR="006463CD" w:rsidRPr="009807EB" w14:paraId="43D71778"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894B74"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8</w:t>
            </w: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1820A923"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rPr>
              <w:t>SELMA</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38057144"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974424387</w:t>
            </w:r>
          </w:p>
        </w:tc>
      </w:tr>
      <w:tr w:rsidR="006463CD" w:rsidRPr="009807EB" w14:paraId="23DA91C9" w14:textId="77777777">
        <w:trPr>
          <w:cantSplit/>
          <w:trHeight w:val="571"/>
          <w:tblHeader/>
        </w:trPr>
        <w:tc>
          <w:tcPr>
            <w:tcW w:w="1140" w:type="dxa"/>
            <w:vMerge w:val="restart"/>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AC214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color w:val="000000"/>
              </w:rPr>
              <w:t xml:space="preserve"> 9</w:t>
            </w:r>
          </w:p>
          <w:p w14:paraId="3F863E1F" w14:textId="77777777" w:rsidR="006463CD" w:rsidRPr="009807EB" w:rsidRDefault="00E84D3F">
            <w:pPr>
              <w:spacing w:before="240"/>
              <w:jc w:val="center"/>
              <w:rPr>
                <w:rFonts w:ascii="Times New Roman" w:eastAsia="Calibri" w:hAnsi="Times New Roman" w:cs="Times New Roman"/>
                <w:color w:val="000000"/>
              </w:rPr>
            </w:pPr>
            <w:r w:rsidRPr="009807EB">
              <w:rPr>
                <w:rFonts w:ascii="Times New Roman" w:eastAsia="Calibri" w:hAnsi="Times New Roman" w:cs="Times New Roman"/>
                <w:color w:val="000000"/>
              </w:rPr>
              <w:t xml:space="preserve"> 9</w:t>
            </w: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1C09F91D" w14:textId="77777777" w:rsidR="006463CD" w:rsidRPr="009807EB" w:rsidRDefault="00E84D3F">
            <w:pPr>
              <w:spacing w:before="240"/>
              <w:ind w:left="720"/>
              <w:jc w:val="left"/>
              <w:rPr>
                <w:rFonts w:ascii="Times New Roman" w:eastAsia="Calibri" w:hAnsi="Times New Roman" w:cs="Times New Roman"/>
                <w:color w:val="000000"/>
              </w:rPr>
            </w:pPr>
            <w:r w:rsidRPr="009807EB">
              <w:rPr>
                <w:rFonts w:ascii="Times New Roman" w:eastAsia="Calibri" w:hAnsi="Times New Roman" w:cs="Times New Roman"/>
              </w:rPr>
              <w:t>AMBILI</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45A69CCF"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9747264939</w:t>
            </w:r>
          </w:p>
        </w:tc>
      </w:tr>
      <w:tr w:rsidR="006463CD" w:rsidRPr="009807EB" w14:paraId="7E7C8F11" w14:textId="77777777">
        <w:trPr>
          <w:cantSplit/>
          <w:trHeight w:val="571"/>
          <w:tblHeader/>
        </w:trPr>
        <w:tc>
          <w:tcPr>
            <w:tcW w:w="1140" w:type="dxa"/>
            <w:vMerge/>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31784AB" w14:textId="77777777" w:rsidR="006463CD" w:rsidRPr="009807EB" w:rsidRDefault="006463CD">
            <w:pPr>
              <w:widowControl w:val="0"/>
              <w:jc w:val="left"/>
              <w:rPr>
                <w:rFonts w:ascii="Times New Roman" w:eastAsia="Calibri" w:hAnsi="Times New Roman" w:cs="Times New Roman"/>
                <w:color w:val="000000"/>
              </w:rPr>
            </w:pP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084953E4" w14:textId="77777777" w:rsidR="006463CD" w:rsidRPr="009807EB" w:rsidRDefault="00E84D3F">
            <w:pPr>
              <w:spacing w:before="240"/>
              <w:ind w:left="720"/>
              <w:jc w:val="left"/>
              <w:rPr>
                <w:rFonts w:ascii="Times New Roman" w:eastAsia="Calibri" w:hAnsi="Times New Roman" w:cs="Times New Roman"/>
                <w:color w:val="000000"/>
              </w:rPr>
            </w:pPr>
            <w:r w:rsidRPr="009807EB">
              <w:rPr>
                <w:rFonts w:ascii="Times New Roman" w:eastAsia="Calibri" w:hAnsi="Times New Roman" w:cs="Times New Roman"/>
              </w:rPr>
              <w:t>SREELATHA</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0023F50C"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9745441241</w:t>
            </w:r>
          </w:p>
        </w:tc>
      </w:tr>
      <w:tr w:rsidR="006463CD" w:rsidRPr="009807EB" w14:paraId="31BEDA87" w14:textId="77777777">
        <w:trPr>
          <w:cantSplit/>
          <w:trHeight w:val="571"/>
          <w:tblHeader/>
        </w:trPr>
        <w:tc>
          <w:tcPr>
            <w:tcW w:w="1140" w:type="dxa"/>
            <w:vMerge/>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898AD9" w14:textId="77777777" w:rsidR="006463CD" w:rsidRPr="009807EB" w:rsidRDefault="006463CD">
            <w:pPr>
              <w:widowControl w:val="0"/>
              <w:jc w:val="left"/>
              <w:rPr>
                <w:rFonts w:ascii="Times New Roman" w:eastAsia="Calibri" w:hAnsi="Times New Roman" w:cs="Times New Roman"/>
                <w:color w:val="000000"/>
              </w:rPr>
            </w:pP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36A05883" w14:textId="77777777" w:rsidR="006463CD" w:rsidRPr="009807EB" w:rsidRDefault="006463CD">
            <w:pPr>
              <w:spacing w:before="240"/>
              <w:ind w:left="720"/>
              <w:jc w:val="left"/>
              <w:rPr>
                <w:rFonts w:ascii="Times New Roman" w:eastAsia="Calibri" w:hAnsi="Times New Roman" w:cs="Times New Roman"/>
                <w:color w:val="000000"/>
              </w:rPr>
            </w:pP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40705D7A" w14:textId="77777777" w:rsidR="006463CD" w:rsidRPr="009807EB" w:rsidRDefault="006463CD">
            <w:pPr>
              <w:spacing w:before="240"/>
              <w:jc w:val="left"/>
              <w:rPr>
                <w:rFonts w:ascii="Times New Roman" w:eastAsia="Calibri" w:hAnsi="Times New Roman" w:cs="Times New Roman"/>
                <w:color w:val="000000"/>
              </w:rPr>
            </w:pPr>
          </w:p>
        </w:tc>
      </w:tr>
      <w:tr w:rsidR="006463CD" w:rsidRPr="009807EB" w14:paraId="1FF51D55"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D23248" w14:textId="77777777" w:rsidR="006463CD" w:rsidRPr="009807EB" w:rsidRDefault="006463CD">
            <w:pPr>
              <w:spacing w:line="240" w:lineRule="auto"/>
              <w:jc w:val="left"/>
              <w:rPr>
                <w:rFonts w:ascii="Times New Roman" w:eastAsia="Calibri" w:hAnsi="Times New Roman" w:cs="Times New Roman"/>
              </w:rPr>
            </w:pP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77DFA156" w14:textId="77777777" w:rsidR="006463CD" w:rsidRPr="009807EB" w:rsidRDefault="006463CD">
            <w:pPr>
              <w:spacing w:before="240"/>
              <w:ind w:left="720" w:hanging="360"/>
              <w:jc w:val="left"/>
              <w:rPr>
                <w:rFonts w:ascii="Times New Roman" w:eastAsia="Calibri" w:hAnsi="Times New Roman" w:cs="Times New Roman"/>
              </w:rPr>
            </w:pP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593D4E63" w14:textId="77777777" w:rsidR="006463CD" w:rsidRPr="009807EB" w:rsidRDefault="006463CD">
            <w:pPr>
              <w:spacing w:before="240"/>
              <w:jc w:val="left"/>
              <w:rPr>
                <w:rFonts w:ascii="Times New Roman" w:eastAsia="Calibri" w:hAnsi="Times New Roman" w:cs="Times New Roman"/>
              </w:rPr>
            </w:pPr>
          </w:p>
        </w:tc>
      </w:tr>
      <w:tr w:rsidR="006463CD" w:rsidRPr="009807EB" w14:paraId="5EBC17E4"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97318E7" w14:textId="77777777" w:rsidR="006463CD" w:rsidRPr="009807EB" w:rsidRDefault="00E84D3F">
            <w:pPr>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rPr>
              <w:t>10</w:t>
            </w: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6F8F1348" w14:textId="77777777" w:rsidR="006463CD" w:rsidRPr="009807EB" w:rsidRDefault="00E84D3F">
            <w:pPr>
              <w:spacing w:before="240"/>
              <w:ind w:left="720" w:hanging="360"/>
              <w:jc w:val="left"/>
              <w:rPr>
                <w:rFonts w:ascii="Times New Roman" w:eastAsia="Calibri" w:hAnsi="Times New Roman" w:cs="Times New Roman"/>
                <w:color w:val="000000"/>
              </w:rPr>
            </w:pPr>
            <w:r w:rsidRPr="009807EB">
              <w:rPr>
                <w:rFonts w:ascii="Times New Roman" w:eastAsia="Calibri" w:hAnsi="Times New Roman" w:cs="Times New Roman"/>
              </w:rPr>
              <w:t>PUSHPA</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5EE3A84A"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8113911524</w:t>
            </w:r>
          </w:p>
        </w:tc>
      </w:tr>
      <w:tr w:rsidR="006463CD" w:rsidRPr="009807EB" w14:paraId="29DDA61C"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0ED6D14" w14:textId="77777777" w:rsidR="006463CD" w:rsidRPr="009807EB" w:rsidRDefault="006463CD">
            <w:pPr>
              <w:spacing w:line="240" w:lineRule="auto"/>
              <w:jc w:val="left"/>
              <w:rPr>
                <w:rFonts w:ascii="Times New Roman" w:eastAsia="Calibri" w:hAnsi="Times New Roman" w:cs="Times New Roman"/>
              </w:rPr>
            </w:pP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5F7E7DA4" w14:textId="77777777" w:rsidR="006463CD" w:rsidRPr="009807EB" w:rsidRDefault="006463CD">
            <w:pPr>
              <w:spacing w:before="240"/>
              <w:ind w:left="720" w:hanging="360"/>
              <w:jc w:val="left"/>
              <w:rPr>
                <w:rFonts w:ascii="Times New Roman" w:eastAsia="Calibri" w:hAnsi="Times New Roman" w:cs="Times New Roman"/>
              </w:rPr>
            </w:pP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12A6F3A4" w14:textId="77777777" w:rsidR="006463CD" w:rsidRPr="009807EB" w:rsidRDefault="006463CD">
            <w:pPr>
              <w:spacing w:before="240"/>
              <w:jc w:val="left"/>
              <w:rPr>
                <w:rFonts w:ascii="Times New Roman" w:eastAsia="Calibri" w:hAnsi="Times New Roman" w:cs="Times New Roman"/>
              </w:rPr>
            </w:pPr>
          </w:p>
        </w:tc>
      </w:tr>
      <w:tr w:rsidR="006463CD" w:rsidRPr="009807EB" w14:paraId="5ACAF793"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3A373F" w14:textId="77777777" w:rsidR="006463CD" w:rsidRPr="009807EB" w:rsidRDefault="00E84D3F">
            <w:pPr>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rPr>
              <w:t>11</w:t>
            </w: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4F6632C5" w14:textId="77777777" w:rsidR="006463CD" w:rsidRPr="009807EB" w:rsidRDefault="00E84D3F">
            <w:pPr>
              <w:spacing w:before="240"/>
              <w:ind w:left="720" w:hanging="360"/>
              <w:jc w:val="left"/>
              <w:rPr>
                <w:rFonts w:ascii="Times New Roman" w:eastAsia="Calibri" w:hAnsi="Times New Roman" w:cs="Times New Roman"/>
                <w:color w:val="000000"/>
              </w:rPr>
            </w:pPr>
            <w:r w:rsidRPr="009807EB">
              <w:rPr>
                <w:rFonts w:ascii="Times New Roman" w:eastAsia="Calibri" w:hAnsi="Times New Roman" w:cs="Times New Roman"/>
              </w:rPr>
              <w:t>REVATHI</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1EB682F7" w14:textId="77777777" w:rsidR="006463CD" w:rsidRPr="009807EB" w:rsidRDefault="00E84D3F">
            <w:pPr>
              <w:spacing w:before="240"/>
              <w:jc w:val="left"/>
              <w:rPr>
                <w:rFonts w:ascii="Times New Roman" w:eastAsia="Calibri" w:hAnsi="Times New Roman" w:cs="Times New Roman"/>
                <w:color w:val="000000"/>
              </w:rPr>
            </w:pPr>
            <w:r w:rsidRPr="009807EB">
              <w:rPr>
                <w:rFonts w:ascii="Times New Roman" w:eastAsia="Calibri" w:hAnsi="Times New Roman" w:cs="Times New Roman"/>
              </w:rPr>
              <w:t>7902617448</w:t>
            </w:r>
          </w:p>
        </w:tc>
      </w:tr>
      <w:tr w:rsidR="006463CD" w:rsidRPr="009807EB" w14:paraId="53971055"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88A4EF" w14:textId="77777777" w:rsidR="006463CD" w:rsidRPr="009807EB" w:rsidRDefault="00E84D3F">
            <w:pPr>
              <w:spacing w:line="240" w:lineRule="auto"/>
              <w:jc w:val="left"/>
              <w:rPr>
                <w:rFonts w:ascii="Times New Roman" w:eastAsia="Calibri" w:hAnsi="Times New Roman" w:cs="Times New Roman"/>
              </w:rPr>
            </w:pPr>
            <w:r w:rsidRPr="009807EB">
              <w:rPr>
                <w:rFonts w:ascii="Times New Roman" w:eastAsia="Calibri" w:hAnsi="Times New Roman" w:cs="Times New Roman"/>
              </w:rPr>
              <w:t>12</w:t>
            </w: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102C3932" w14:textId="77777777" w:rsidR="006463CD" w:rsidRPr="009807EB" w:rsidRDefault="00E84D3F">
            <w:pPr>
              <w:spacing w:before="240"/>
              <w:ind w:left="720" w:hanging="360"/>
              <w:jc w:val="left"/>
              <w:rPr>
                <w:rFonts w:ascii="Times New Roman" w:eastAsia="Calibri" w:hAnsi="Times New Roman" w:cs="Times New Roman"/>
              </w:rPr>
            </w:pPr>
            <w:r w:rsidRPr="009807EB">
              <w:rPr>
                <w:rFonts w:ascii="Times New Roman" w:eastAsia="Calibri" w:hAnsi="Times New Roman" w:cs="Times New Roman"/>
              </w:rPr>
              <w:t>SUDARSANA</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0B9AFAE0" w14:textId="77777777" w:rsidR="006463CD" w:rsidRPr="009807EB" w:rsidRDefault="00E84D3F">
            <w:pPr>
              <w:spacing w:before="240"/>
              <w:jc w:val="left"/>
              <w:rPr>
                <w:rFonts w:ascii="Times New Roman" w:eastAsia="Calibri" w:hAnsi="Times New Roman" w:cs="Times New Roman"/>
              </w:rPr>
            </w:pPr>
            <w:r w:rsidRPr="009807EB">
              <w:rPr>
                <w:rFonts w:ascii="Times New Roman" w:eastAsia="Calibri" w:hAnsi="Times New Roman" w:cs="Times New Roman"/>
              </w:rPr>
              <w:t>9746586863</w:t>
            </w:r>
          </w:p>
        </w:tc>
      </w:tr>
      <w:tr w:rsidR="006463CD" w:rsidRPr="009807EB" w14:paraId="20767B93" w14:textId="77777777">
        <w:trPr>
          <w:cantSplit/>
          <w:trHeight w:val="571"/>
          <w:tblHeader/>
        </w:trPr>
        <w:tc>
          <w:tcPr>
            <w:tcW w:w="114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55A661E" w14:textId="77777777" w:rsidR="006463CD" w:rsidRPr="009807EB" w:rsidRDefault="00E84D3F">
            <w:pPr>
              <w:spacing w:line="240" w:lineRule="auto"/>
              <w:jc w:val="left"/>
              <w:rPr>
                <w:rFonts w:ascii="Times New Roman" w:eastAsia="Calibri" w:hAnsi="Times New Roman" w:cs="Times New Roman"/>
              </w:rPr>
            </w:pPr>
            <w:r w:rsidRPr="009807EB">
              <w:rPr>
                <w:rFonts w:ascii="Times New Roman" w:eastAsia="Calibri" w:hAnsi="Times New Roman" w:cs="Times New Roman"/>
              </w:rPr>
              <w:t>11</w:t>
            </w:r>
          </w:p>
        </w:tc>
        <w:tc>
          <w:tcPr>
            <w:tcW w:w="4530" w:type="dxa"/>
            <w:tcBorders>
              <w:top w:val="nil"/>
              <w:left w:val="nil"/>
              <w:bottom w:val="single" w:sz="4" w:space="0" w:color="000000"/>
              <w:right w:val="single" w:sz="4" w:space="0" w:color="000000"/>
            </w:tcBorders>
            <w:tcMar>
              <w:top w:w="0" w:type="dxa"/>
              <w:left w:w="100" w:type="dxa"/>
              <w:bottom w:w="0" w:type="dxa"/>
              <w:right w:w="100" w:type="dxa"/>
            </w:tcMar>
          </w:tcPr>
          <w:p w14:paraId="580C738D" w14:textId="77777777" w:rsidR="006463CD" w:rsidRPr="009807EB" w:rsidRDefault="00E84D3F">
            <w:pPr>
              <w:spacing w:before="240"/>
              <w:ind w:left="720" w:hanging="360"/>
              <w:jc w:val="left"/>
              <w:rPr>
                <w:rFonts w:ascii="Times New Roman" w:eastAsia="Calibri" w:hAnsi="Times New Roman" w:cs="Times New Roman"/>
              </w:rPr>
            </w:pPr>
            <w:r w:rsidRPr="009807EB">
              <w:rPr>
                <w:rFonts w:ascii="Times New Roman" w:eastAsia="Calibri" w:hAnsi="Times New Roman" w:cs="Times New Roman"/>
              </w:rPr>
              <w:t>JAYA</w:t>
            </w:r>
          </w:p>
        </w:tc>
        <w:tc>
          <w:tcPr>
            <w:tcW w:w="1980" w:type="dxa"/>
            <w:tcBorders>
              <w:top w:val="nil"/>
              <w:left w:val="nil"/>
              <w:bottom w:val="single" w:sz="4" w:space="0" w:color="000000"/>
              <w:right w:val="single" w:sz="4" w:space="0" w:color="000000"/>
            </w:tcBorders>
            <w:tcMar>
              <w:top w:w="0" w:type="dxa"/>
              <w:left w:w="100" w:type="dxa"/>
              <w:bottom w:w="0" w:type="dxa"/>
              <w:right w:w="100" w:type="dxa"/>
            </w:tcMar>
          </w:tcPr>
          <w:p w14:paraId="70B9BC37" w14:textId="77777777" w:rsidR="006463CD" w:rsidRPr="009807EB" w:rsidRDefault="00E84D3F">
            <w:pPr>
              <w:spacing w:before="240"/>
              <w:jc w:val="left"/>
              <w:rPr>
                <w:rFonts w:ascii="Times New Roman" w:eastAsia="Calibri" w:hAnsi="Times New Roman" w:cs="Times New Roman"/>
              </w:rPr>
            </w:pPr>
            <w:r w:rsidRPr="009807EB">
              <w:rPr>
                <w:rFonts w:ascii="Times New Roman" w:eastAsia="Calibri" w:hAnsi="Times New Roman" w:cs="Times New Roman"/>
              </w:rPr>
              <w:t>9526488297</w:t>
            </w:r>
          </w:p>
        </w:tc>
      </w:tr>
    </w:tbl>
    <w:p w14:paraId="7C6F77F6" w14:textId="77777777" w:rsidR="006463CD" w:rsidRPr="009807EB" w:rsidRDefault="006463CD">
      <w:pPr>
        <w:jc w:val="left"/>
        <w:rPr>
          <w:rFonts w:ascii="Times New Roman" w:eastAsia="Calibri" w:hAnsi="Times New Roman" w:cs="Times New Roman"/>
          <w:color w:val="000000"/>
        </w:rPr>
      </w:pPr>
    </w:p>
    <w:p w14:paraId="5B5A1618" w14:textId="77777777" w:rsidR="006463CD" w:rsidRPr="009807EB" w:rsidRDefault="006463CD">
      <w:pPr>
        <w:jc w:val="left"/>
        <w:rPr>
          <w:rFonts w:ascii="Times New Roman" w:eastAsia="Calibri" w:hAnsi="Times New Roman" w:cs="Times New Roman"/>
          <w:color w:val="000000"/>
        </w:rPr>
      </w:pPr>
    </w:p>
    <w:p w14:paraId="2A0E8F21" w14:textId="77777777" w:rsidR="006463CD" w:rsidRPr="009807EB" w:rsidRDefault="006463CD">
      <w:pPr>
        <w:jc w:val="left"/>
        <w:rPr>
          <w:rFonts w:ascii="Times New Roman" w:eastAsia="Calibri" w:hAnsi="Times New Roman" w:cs="Times New Roman"/>
          <w:color w:val="000000"/>
        </w:rPr>
      </w:pPr>
    </w:p>
    <w:p w14:paraId="0B95BADC" w14:textId="77777777" w:rsidR="006463CD" w:rsidRPr="009807EB" w:rsidRDefault="00E84D3F">
      <w:pPr>
        <w:pStyle w:val="Heading3"/>
        <w:jc w:val="left"/>
        <w:rPr>
          <w:rFonts w:ascii="Times New Roman" w:eastAsia="Calibri" w:hAnsi="Times New Roman" w:cs="Times New Roman"/>
          <w:color w:val="000000"/>
          <w:sz w:val="24"/>
          <w:szCs w:val="24"/>
        </w:rPr>
      </w:pPr>
      <w:bookmarkStart w:id="109" w:name="_heading=h.ni2wf205ura" w:colFirst="0" w:colLast="0"/>
      <w:bookmarkEnd w:id="109"/>
      <w:r w:rsidRPr="009807EB">
        <w:rPr>
          <w:rFonts w:ascii="Times New Roman" w:eastAsia="Calibri" w:hAnsi="Times New Roman" w:cs="Times New Roman"/>
          <w:color w:val="000000"/>
          <w:sz w:val="24"/>
          <w:szCs w:val="24"/>
        </w:rPr>
        <w:t>1.12. Information regarding resources</w:t>
      </w:r>
    </w:p>
    <w:p w14:paraId="0A2E438C" w14:textId="77777777" w:rsidR="006463CD" w:rsidRPr="009807EB" w:rsidRDefault="006463CD">
      <w:pPr>
        <w:rPr>
          <w:rFonts w:ascii="Times New Roman" w:eastAsia="Calibri" w:hAnsi="Times New Roman" w:cs="Times New Roman"/>
          <w:color w:val="000000"/>
        </w:rPr>
      </w:pPr>
    </w:p>
    <w:tbl>
      <w:tblPr>
        <w:tblStyle w:val="Style300"/>
        <w:tblW w:w="9192"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064"/>
        <w:gridCol w:w="3064"/>
        <w:gridCol w:w="3064"/>
      </w:tblGrid>
      <w:tr w:rsidR="006463CD" w:rsidRPr="009807EB" w14:paraId="1A0D753B" w14:textId="77777777">
        <w:trPr>
          <w:cantSplit/>
          <w:tblHeader/>
        </w:trPr>
        <w:tc>
          <w:tcPr>
            <w:tcW w:w="3064" w:type="dxa"/>
            <w:shd w:val="clear" w:color="auto" w:fill="FFFFFF"/>
            <w:tcMar>
              <w:top w:w="100" w:type="dxa"/>
              <w:left w:w="100" w:type="dxa"/>
              <w:bottom w:w="100" w:type="dxa"/>
              <w:right w:w="100" w:type="dxa"/>
            </w:tcMar>
          </w:tcPr>
          <w:p w14:paraId="2BE1F920"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Means of transportation</w:t>
            </w:r>
          </w:p>
        </w:tc>
        <w:tc>
          <w:tcPr>
            <w:tcW w:w="3064" w:type="dxa"/>
            <w:shd w:val="clear" w:color="auto" w:fill="FFFFFF"/>
            <w:tcMar>
              <w:top w:w="100" w:type="dxa"/>
              <w:left w:w="100" w:type="dxa"/>
              <w:bottom w:w="100" w:type="dxa"/>
              <w:right w:w="100" w:type="dxa"/>
            </w:tcMar>
          </w:tcPr>
          <w:p w14:paraId="171EFAFF"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Name of Owner</w:t>
            </w:r>
          </w:p>
        </w:tc>
        <w:tc>
          <w:tcPr>
            <w:tcW w:w="3064" w:type="dxa"/>
            <w:shd w:val="clear" w:color="auto" w:fill="FFFFFF"/>
            <w:tcMar>
              <w:top w:w="100" w:type="dxa"/>
              <w:left w:w="100" w:type="dxa"/>
              <w:bottom w:w="100" w:type="dxa"/>
              <w:right w:w="100" w:type="dxa"/>
            </w:tcMar>
          </w:tcPr>
          <w:p w14:paraId="1A8FCF39"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Phone Number</w:t>
            </w:r>
          </w:p>
        </w:tc>
      </w:tr>
      <w:tr w:rsidR="006463CD" w:rsidRPr="009807EB" w14:paraId="59250CFE" w14:textId="77777777">
        <w:trPr>
          <w:cantSplit/>
          <w:tblHeader/>
        </w:trPr>
        <w:tc>
          <w:tcPr>
            <w:tcW w:w="3064" w:type="dxa"/>
            <w:tcMar>
              <w:top w:w="100" w:type="dxa"/>
              <w:left w:w="100" w:type="dxa"/>
              <w:bottom w:w="100" w:type="dxa"/>
              <w:right w:w="100" w:type="dxa"/>
            </w:tcMar>
          </w:tcPr>
          <w:p w14:paraId="115722C4"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Heavy Trucks</w:t>
            </w:r>
          </w:p>
        </w:tc>
        <w:tc>
          <w:tcPr>
            <w:tcW w:w="3064" w:type="dxa"/>
            <w:tcMar>
              <w:top w:w="100" w:type="dxa"/>
              <w:left w:w="100" w:type="dxa"/>
              <w:bottom w:w="100" w:type="dxa"/>
              <w:right w:w="100" w:type="dxa"/>
            </w:tcMar>
          </w:tcPr>
          <w:p w14:paraId="56DD73DF"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rPr>
              <w:t>0</w:t>
            </w:r>
          </w:p>
        </w:tc>
        <w:tc>
          <w:tcPr>
            <w:tcW w:w="3064" w:type="dxa"/>
            <w:tcMar>
              <w:top w:w="100" w:type="dxa"/>
              <w:left w:w="100" w:type="dxa"/>
              <w:bottom w:w="100" w:type="dxa"/>
              <w:right w:w="100" w:type="dxa"/>
            </w:tcMar>
          </w:tcPr>
          <w:p w14:paraId="08B31479" w14:textId="77777777" w:rsidR="006463CD" w:rsidRPr="009807EB" w:rsidRDefault="006463CD">
            <w:pPr>
              <w:widowControl w:val="0"/>
              <w:spacing w:line="240" w:lineRule="auto"/>
              <w:jc w:val="left"/>
              <w:rPr>
                <w:rFonts w:ascii="Times New Roman" w:eastAsia="Calibri" w:hAnsi="Times New Roman" w:cs="Times New Roman"/>
                <w:color w:val="000000"/>
              </w:rPr>
            </w:pPr>
          </w:p>
        </w:tc>
      </w:tr>
      <w:tr w:rsidR="006463CD" w:rsidRPr="009807EB" w14:paraId="55F0F3EF" w14:textId="77777777">
        <w:trPr>
          <w:cantSplit/>
          <w:tblHeader/>
        </w:trPr>
        <w:tc>
          <w:tcPr>
            <w:tcW w:w="3064" w:type="dxa"/>
            <w:tcMar>
              <w:top w:w="100" w:type="dxa"/>
              <w:left w:w="100" w:type="dxa"/>
              <w:bottom w:w="100" w:type="dxa"/>
              <w:right w:w="100" w:type="dxa"/>
            </w:tcMar>
          </w:tcPr>
          <w:p w14:paraId="7D705E76"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Tractor</w:t>
            </w:r>
          </w:p>
        </w:tc>
        <w:tc>
          <w:tcPr>
            <w:tcW w:w="3064" w:type="dxa"/>
            <w:tcMar>
              <w:top w:w="100" w:type="dxa"/>
              <w:left w:w="100" w:type="dxa"/>
              <w:bottom w:w="100" w:type="dxa"/>
              <w:right w:w="100" w:type="dxa"/>
            </w:tcMar>
          </w:tcPr>
          <w:p w14:paraId="5AE4CE2D"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rPr>
              <w:t>1</w:t>
            </w:r>
          </w:p>
        </w:tc>
        <w:tc>
          <w:tcPr>
            <w:tcW w:w="3064" w:type="dxa"/>
            <w:tcMar>
              <w:top w:w="100" w:type="dxa"/>
              <w:left w:w="100" w:type="dxa"/>
              <w:bottom w:w="100" w:type="dxa"/>
              <w:right w:w="100" w:type="dxa"/>
            </w:tcMar>
          </w:tcPr>
          <w:p w14:paraId="16C67130" w14:textId="77777777" w:rsidR="006463CD" w:rsidRPr="009807EB" w:rsidRDefault="006463CD">
            <w:pPr>
              <w:widowControl w:val="0"/>
              <w:spacing w:line="240" w:lineRule="auto"/>
              <w:jc w:val="left"/>
              <w:rPr>
                <w:rFonts w:ascii="Times New Roman" w:eastAsia="Calibri" w:hAnsi="Times New Roman" w:cs="Times New Roman"/>
                <w:color w:val="000000"/>
              </w:rPr>
            </w:pPr>
          </w:p>
        </w:tc>
      </w:tr>
      <w:tr w:rsidR="006463CD" w:rsidRPr="009807EB" w14:paraId="1095ABB4" w14:textId="77777777">
        <w:trPr>
          <w:cantSplit/>
          <w:tblHeader/>
        </w:trPr>
        <w:tc>
          <w:tcPr>
            <w:tcW w:w="3064" w:type="dxa"/>
            <w:tcMar>
              <w:top w:w="100" w:type="dxa"/>
              <w:left w:w="100" w:type="dxa"/>
              <w:bottom w:w="100" w:type="dxa"/>
              <w:right w:w="100" w:type="dxa"/>
            </w:tcMar>
          </w:tcPr>
          <w:p w14:paraId="17CB0C31"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Ambulances</w:t>
            </w:r>
          </w:p>
        </w:tc>
        <w:tc>
          <w:tcPr>
            <w:tcW w:w="3064" w:type="dxa"/>
            <w:tcMar>
              <w:top w:w="100" w:type="dxa"/>
              <w:left w:w="100" w:type="dxa"/>
              <w:bottom w:w="100" w:type="dxa"/>
              <w:right w:w="100" w:type="dxa"/>
            </w:tcMar>
          </w:tcPr>
          <w:p w14:paraId="639F6AA5" w14:textId="77777777" w:rsidR="006463CD" w:rsidRPr="009807EB" w:rsidRDefault="00964F80">
            <w:pPr>
              <w:widowControl w:val="0"/>
              <w:spacing w:line="240" w:lineRule="auto"/>
              <w:jc w:val="left"/>
              <w:rPr>
                <w:rFonts w:ascii="Times New Roman" w:eastAsia="Calibri" w:hAnsi="Times New Roman" w:cs="Times New Roman"/>
                <w:color w:val="000000"/>
              </w:rPr>
            </w:pPr>
            <w:sdt>
              <w:sdtPr>
                <w:rPr>
                  <w:rFonts w:ascii="Times New Roman" w:hAnsi="Times New Roman" w:cs="Times New Roman"/>
                </w:rPr>
                <w:tag w:val="goog_rdk_1"/>
                <w:id w:val="-44271270"/>
              </w:sdtPr>
              <w:sdtEndPr/>
              <w:sdtContent>
                <w:sdt>
                  <w:sdtPr>
                    <w:rPr>
                      <w:rFonts w:ascii="Times New Roman" w:hAnsi="Times New Roman" w:cs="Times New Roman"/>
                    </w:rPr>
                    <w:tag w:val="goog_rdk_2"/>
                    <w:id w:val="1584984057"/>
                  </w:sdtPr>
                  <w:sdtEndPr/>
                  <w:sdtContent>
                    <w:ins w:id="110" w:author="COMMUNITY HEALTH CENTER MUTHUKULAM" w:date="2026-02-11T06:56:00Z">
                      <w:r w:rsidR="00E84D3F" w:rsidRPr="009807EB">
                        <w:rPr>
                          <w:rFonts w:ascii="Times New Roman" w:eastAsia="Calibri" w:hAnsi="Times New Roman" w:cs="Times New Roman"/>
                          <w:rPrChange w:id="111" w:author="COMMUNITY HEALTH CENTER MUTHUKULAM" w:date="2026-02-11T06:56:00Z">
                            <w:rPr>
                              <w:rFonts w:ascii="Calibri" w:eastAsia="Calibri" w:hAnsi="Calibri" w:cs="Calibri"/>
                              <w:color w:val="000000"/>
                              <w:sz w:val="16"/>
                              <w:szCs w:val="16"/>
                            </w:rPr>
                          </w:rPrChange>
                        </w:rPr>
                        <w:t>1</w:t>
                      </w:r>
                    </w:ins>
                  </w:sdtContent>
                </w:sdt>
              </w:sdtContent>
            </w:sdt>
          </w:p>
        </w:tc>
        <w:tc>
          <w:tcPr>
            <w:tcW w:w="3064" w:type="dxa"/>
            <w:tcMar>
              <w:top w:w="100" w:type="dxa"/>
              <w:left w:w="100" w:type="dxa"/>
              <w:bottom w:w="100" w:type="dxa"/>
              <w:right w:w="100" w:type="dxa"/>
            </w:tcMar>
          </w:tcPr>
          <w:p w14:paraId="75CB3AA4" w14:textId="77777777" w:rsidR="006463CD" w:rsidRPr="009807EB" w:rsidRDefault="006463CD">
            <w:pPr>
              <w:widowControl w:val="0"/>
              <w:spacing w:line="240" w:lineRule="auto"/>
              <w:jc w:val="left"/>
              <w:rPr>
                <w:rFonts w:ascii="Times New Roman" w:eastAsia="Calibri" w:hAnsi="Times New Roman" w:cs="Times New Roman"/>
                <w:color w:val="000000"/>
              </w:rPr>
            </w:pPr>
          </w:p>
        </w:tc>
      </w:tr>
      <w:tr w:rsidR="006463CD" w:rsidRPr="009807EB" w14:paraId="4F6F359C" w14:textId="77777777">
        <w:trPr>
          <w:cantSplit/>
          <w:tblHeader/>
        </w:trPr>
        <w:tc>
          <w:tcPr>
            <w:tcW w:w="3064" w:type="dxa"/>
            <w:tcMar>
              <w:top w:w="100" w:type="dxa"/>
              <w:left w:w="100" w:type="dxa"/>
              <w:bottom w:w="100" w:type="dxa"/>
              <w:right w:w="100" w:type="dxa"/>
            </w:tcMar>
          </w:tcPr>
          <w:p w14:paraId="58E8D143"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Boats</w:t>
            </w:r>
          </w:p>
        </w:tc>
        <w:tc>
          <w:tcPr>
            <w:tcW w:w="3064" w:type="dxa"/>
            <w:tcMar>
              <w:top w:w="100" w:type="dxa"/>
              <w:left w:w="100" w:type="dxa"/>
              <w:bottom w:w="100" w:type="dxa"/>
              <w:right w:w="100" w:type="dxa"/>
            </w:tcMar>
          </w:tcPr>
          <w:p w14:paraId="76B0CC01" w14:textId="77777777" w:rsidR="006463CD" w:rsidRPr="009807EB" w:rsidRDefault="00964F80">
            <w:pPr>
              <w:widowControl w:val="0"/>
              <w:spacing w:line="240" w:lineRule="auto"/>
              <w:jc w:val="left"/>
              <w:rPr>
                <w:rFonts w:ascii="Times New Roman" w:eastAsia="Calibri" w:hAnsi="Times New Roman" w:cs="Times New Roman"/>
                <w:color w:val="000000"/>
              </w:rPr>
            </w:pPr>
            <w:sdt>
              <w:sdtPr>
                <w:rPr>
                  <w:rFonts w:ascii="Times New Roman" w:hAnsi="Times New Roman" w:cs="Times New Roman"/>
                </w:rPr>
                <w:tag w:val="goog_rdk_4"/>
                <w:id w:val="-1920600022"/>
              </w:sdtPr>
              <w:sdtEndPr/>
              <w:sdtContent>
                <w:sdt>
                  <w:sdtPr>
                    <w:rPr>
                      <w:rFonts w:ascii="Times New Roman" w:hAnsi="Times New Roman" w:cs="Times New Roman"/>
                    </w:rPr>
                    <w:tag w:val="goog_rdk_5"/>
                    <w:id w:val="-2073728478"/>
                  </w:sdtPr>
                  <w:sdtEndPr/>
                  <w:sdtContent>
                    <w:ins w:id="112" w:author="COMMUNITY HEALTH CENTER MUTHUKULAM" w:date="2026-02-11T07:30:00Z">
                      <w:r w:rsidR="00E84D3F" w:rsidRPr="009807EB">
                        <w:rPr>
                          <w:rFonts w:ascii="Times New Roman" w:eastAsia="Calibri" w:hAnsi="Times New Roman" w:cs="Times New Roman"/>
                          <w:rPrChange w:id="113" w:author="COMMUNITY HEALTH CENTER MUTHUKULAM" w:date="2026-02-11T07:30:00Z">
                            <w:rPr>
                              <w:rFonts w:ascii="Calibri" w:eastAsia="Calibri" w:hAnsi="Calibri" w:cs="Calibri"/>
                              <w:color w:val="000000"/>
                              <w:sz w:val="16"/>
                              <w:szCs w:val="16"/>
                            </w:rPr>
                          </w:rPrChange>
                        </w:rPr>
                        <w:t>0</w:t>
                      </w:r>
                    </w:ins>
                  </w:sdtContent>
                </w:sdt>
              </w:sdtContent>
            </w:sdt>
          </w:p>
        </w:tc>
        <w:tc>
          <w:tcPr>
            <w:tcW w:w="3064" w:type="dxa"/>
            <w:tcMar>
              <w:top w:w="100" w:type="dxa"/>
              <w:left w:w="100" w:type="dxa"/>
              <w:bottom w:w="100" w:type="dxa"/>
              <w:right w:w="100" w:type="dxa"/>
            </w:tcMar>
          </w:tcPr>
          <w:p w14:paraId="778F4C4E" w14:textId="77777777" w:rsidR="006463CD" w:rsidRPr="009807EB" w:rsidRDefault="006463CD">
            <w:pPr>
              <w:widowControl w:val="0"/>
              <w:spacing w:line="240" w:lineRule="auto"/>
              <w:jc w:val="left"/>
              <w:rPr>
                <w:rFonts w:ascii="Times New Roman" w:eastAsia="Calibri" w:hAnsi="Times New Roman" w:cs="Times New Roman"/>
                <w:color w:val="000000"/>
              </w:rPr>
            </w:pPr>
          </w:p>
        </w:tc>
      </w:tr>
      <w:tr w:rsidR="006463CD" w:rsidRPr="009807EB" w14:paraId="1F4832A7" w14:textId="77777777">
        <w:trPr>
          <w:cantSplit/>
          <w:tblHeader/>
        </w:trPr>
        <w:tc>
          <w:tcPr>
            <w:tcW w:w="3064" w:type="dxa"/>
            <w:tcMar>
              <w:top w:w="100" w:type="dxa"/>
              <w:left w:w="100" w:type="dxa"/>
              <w:bottom w:w="100" w:type="dxa"/>
              <w:right w:w="100" w:type="dxa"/>
            </w:tcMar>
          </w:tcPr>
          <w:p w14:paraId="78688373"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color w:val="000000"/>
              </w:rPr>
              <w:t>Taxi service</w:t>
            </w:r>
          </w:p>
        </w:tc>
        <w:tc>
          <w:tcPr>
            <w:tcW w:w="3064" w:type="dxa"/>
            <w:tcMar>
              <w:top w:w="100" w:type="dxa"/>
              <w:left w:w="100" w:type="dxa"/>
              <w:bottom w:w="100" w:type="dxa"/>
              <w:right w:w="100" w:type="dxa"/>
            </w:tcMar>
          </w:tcPr>
          <w:p w14:paraId="5C87D48D" w14:textId="77777777" w:rsidR="006463CD" w:rsidRPr="009807EB" w:rsidRDefault="00E84D3F">
            <w:pPr>
              <w:widowControl w:val="0"/>
              <w:spacing w:line="240" w:lineRule="auto"/>
              <w:jc w:val="left"/>
              <w:rPr>
                <w:rFonts w:ascii="Times New Roman" w:eastAsia="Calibri" w:hAnsi="Times New Roman" w:cs="Times New Roman"/>
                <w:color w:val="000000"/>
              </w:rPr>
            </w:pPr>
            <w:r w:rsidRPr="009807EB">
              <w:rPr>
                <w:rFonts w:ascii="Times New Roman" w:eastAsia="Calibri" w:hAnsi="Times New Roman" w:cs="Times New Roman"/>
              </w:rPr>
              <w:t>25</w:t>
            </w:r>
          </w:p>
        </w:tc>
        <w:tc>
          <w:tcPr>
            <w:tcW w:w="3064" w:type="dxa"/>
            <w:tcMar>
              <w:top w:w="100" w:type="dxa"/>
              <w:left w:w="100" w:type="dxa"/>
              <w:bottom w:w="100" w:type="dxa"/>
              <w:right w:w="100" w:type="dxa"/>
            </w:tcMar>
          </w:tcPr>
          <w:p w14:paraId="61F21623" w14:textId="77777777" w:rsidR="006463CD" w:rsidRPr="009807EB" w:rsidRDefault="006463CD">
            <w:pPr>
              <w:widowControl w:val="0"/>
              <w:spacing w:line="240" w:lineRule="auto"/>
              <w:jc w:val="left"/>
              <w:rPr>
                <w:rFonts w:ascii="Times New Roman" w:eastAsia="Calibri" w:hAnsi="Times New Roman" w:cs="Times New Roman"/>
                <w:color w:val="000000"/>
              </w:rPr>
            </w:pPr>
          </w:p>
        </w:tc>
      </w:tr>
    </w:tbl>
    <w:p w14:paraId="2FCC06C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412C355D" w14:textId="77777777" w:rsidR="006463CD" w:rsidRPr="009807EB" w:rsidRDefault="00E84D3F">
      <w:pPr>
        <w:rPr>
          <w:rFonts w:ascii="Times New Roman" w:eastAsia="Calibri" w:hAnsi="Times New Roman" w:cs="Times New Roman"/>
          <w:color w:val="000000"/>
        </w:rPr>
      </w:pPr>
      <w:r w:rsidRPr="009807EB">
        <w:rPr>
          <w:rFonts w:ascii="Times New Roman" w:hAnsi="Times New Roman" w:cs="Times New Roman"/>
        </w:rPr>
        <w:br w:type="page"/>
      </w:r>
    </w:p>
    <w:p w14:paraId="58081869" w14:textId="77777777" w:rsidR="006463CD" w:rsidRPr="009807EB" w:rsidRDefault="00E84D3F">
      <w:pPr>
        <w:spacing w:before="240" w:after="240"/>
        <w:jc w:val="center"/>
        <w:rPr>
          <w:rFonts w:ascii="Times New Roman" w:eastAsia="Calibri" w:hAnsi="Times New Roman" w:cs="Times New Roman"/>
          <w:color w:val="000000"/>
          <w:sz w:val="16"/>
          <w:szCs w:val="16"/>
        </w:rPr>
      </w:pPr>
      <w:r w:rsidRPr="009807EB">
        <w:rPr>
          <w:rFonts w:ascii="Times New Roman" w:eastAsia="Calibri" w:hAnsi="Times New Roman" w:cs="Times New Roman"/>
          <w:b/>
          <w:bCs/>
          <w:color w:val="000000"/>
        </w:rPr>
        <w:lastRenderedPageBreak/>
        <w:t xml:space="preserve">Annexure 1: </w:t>
      </w:r>
      <w:r w:rsidRPr="009807EB">
        <w:rPr>
          <w:rFonts w:ascii="Times New Roman" w:eastAsia="Calibri" w:hAnsi="Times New Roman" w:cs="Times New Roman"/>
          <w:b/>
          <w:bCs/>
        </w:rPr>
        <w:t>LSGD</w:t>
      </w:r>
      <w:r w:rsidRPr="009807EB">
        <w:rPr>
          <w:rFonts w:ascii="Times New Roman" w:eastAsia="Calibri" w:hAnsi="Times New Roman" w:cs="Times New Roman"/>
          <w:b/>
          <w:bCs/>
          <w:color w:val="000000"/>
        </w:rPr>
        <w:t xml:space="preserve"> Baseline Data Collection Format </w:t>
      </w:r>
    </w:p>
    <w:p w14:paraId="499D5600"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sz w:val="16"/>
          <w:szCs w:val="16"/>
        </w:rPr>
        <w:t>A</w:t>
      </w:r>
      <w:r w:rsidRPr="009807EB">
        <w:rPr>
          <w:rFonts w:ascii="Times New Roman" w:eastAsia="Calibri" w:hAnsi="Times New Roman" w:cs="Times New Roman"/>
          <w:b/>
          <w:bCs/>
          <w:color w:val="000000"/>
        </w:rPr>
        <w:t>. Baseline data</w:t>
      </w:r>
    </w:p>
    <w:tbl>
      <w:tblPr>
        <w:tblStyle w:val="Style301"/>
        <w:tblW w:w="8910" w:type="dxa"/>
        <w:tblInd w:w="-100" w:type="dxa"/>
        <w:tblLayout w:type="fixed"/>
        <w:tblLook w:val="04A0" w:firstRow="1" w:lastRow="0" w:firstColumn="1" w:lastColumn="0" w:noHBand="0" w:noVBand="1"/>
      </w:tblPr>
      <w:tblGrid>
        <w:gridCol w:w="765"/>
        <w:gridCol w:w="3675"/>
        <w:gridCol w:w="2235"/>
        <w:gridCol w:w="2235"/>
      </w:tblGrid>
      <w:tr w:rsidR="006463CD" w:rsidRPr="009807EB" w14:paraId="494B0E29" w14:textId="77777777">
        <w:trPr>
          <w:cantSplit/>
          <w:trHeight w:val="20"/>
          <w:tblHeader/>
        </w:trPr>
        <w:tc>
          <w:tcPr>
            <w:tcW w:w="7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3F92062"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Sl. No.</w:t>
            </w:r>
          </w:p>
        </w:tc>
        <w:tc>
          <w:tcPr>
            <w:tcW w:w="36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75C1608"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Indicator / Field</w:t>
            </w:r>
          </w:p>
        </w:tc>
        <w:tc>
          <w:tcPr>
            <w:tcW w:w="22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2C62738"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Baseline Data</w:t>
            </w:r>
          </w:p>
        </w:tc>
        <w:tc>
          <w:tcPr>
            <w:tcW w:w="22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6DB61FE" w14:textId="77777777" w:rsidR="006463CD" w:rsidRPr="009807EB" w:rsidRDefault="00E84D3F">
            <w:pPr>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Source / Remarks</w:t>
            </w:r>
          </w:p>
        </w:tc>
      </w:tr>
      <w:tr w:rsidR="006463CD" w:rsidRPr="009807EB" w14:paraId="2E596F02"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F6B2045"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2BC1EE0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Name of</w:t>
            </w:r>
            <w:r w:rsidRPr="009807EB">
              <w:rPr>
                <w:rFonts w:ascii="Times New Roman" w:eastAsia="Calibri" w:hAnsi="Times New Roman" w:cs="Times New Roman"/>
              </w:rPr>
              <w:t xml:space="preserve"> Block</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49D653A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roofErr w:type="spellStart"/>
            <w:r w:rsidRPr="009807EB">
              <w:rPr>
                <w:rFonts w:ascii="Times New Roman" w:eastAsia="Calibri" w:hAnsi="Times New Roman" w:cs="Times New Roman"/>
              </w:rPr>
              <w:t>M</w:t>
            </w:r>
            <w:r w:rsidRPr="009807EB">
              <w:rPr>
                <w:rFonts w:ascii="Times New Roman" w:eastAsia="Calibri" w:hAnsi="Times New Roman" w:cs="Times New Roman"/>
                <w:color w:val="000000"/>
              </w:rPr>
              <w:t>uthukulam</w:t>
            </w:r>
            <w:proofErr w:type="spellEnd"/>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3E53C28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390415B0"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80476A5"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1E486665"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District</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5A8CEAF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roofErr w:type="spellStart"/>
            <w:r w:rsidRPr="009807EB">
              <w:rPr>
                <w:rFonts w:ascii="Times New Roman" w:eastAsia="Calibri" w:hAnsi="Times New Roman" w:cs="Times New Roman"/>
              </w:rPr>
              <w:t>A</w:t>
            </w:r>
            <w:r w:rsidRPr="009807EB">
              <w:rPr>
                <w:rFonts w:ascii="Times New Roman" w:eastAsia="Calibri" w:hAnsi="Times New Roman" w:cs="Times New Roman"/>
                <w:color w:val="000000"/>
              </w:rPr>
              <w:t>lapuzha</w:t>
            </w:r>
            <w:proofErr w:type="spellEnd"/>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6B1FAB86"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458775B8"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CC0CAE4"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3B34716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Taluk</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65EE8D72" w14:textId="77777777" w:rsidR="006463CD" w:rsidRPr="009807EB" w:rsidRDefault="00E84D3F">
            <w:pPr>
              <w:rPr>
                <w:rFonts w:ascii="Times New Roman" w:eastAsia="Calibri" w:hAnsi="Times New Roman" w:cs="Times New Roman"/>
                <w:color w:val="000000"/>
              </w:rPr>
            </w:pPr>
            <w:proofErr w:type="spellStart"/>
            <w:r w:rsidRPr="009807EB">
              <w:rPr>
                <w:rFonts w:ascii="Times New Roman" w:eastAsia="Calibri" w:hAnsi="Times New Roman" w:cs="Times New Roman"/>
              </w:rPr>
              <w:t>Karthikapalli</w:t>
            </w:r>
            <w:proofErr w:type="spellEnd"/>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BB54E3F"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675CBEF1"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BBDB79"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59DFA3AC"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Type of </w:t>
            </w:r>
            <w:r w:rsidRPr="009807EB">
              <w:rPr>
                <w:rFonts w:ascii="Times New Roman" w:eastAsia="Calibri" w:hAnsi="Times New Roman" w:cs="Times New Roman"/>
              </w:rPr>
              <w:t>LSGI</w:t>
            </w:r>
            <w:r w:rsidRPr="009807EB">
              <w:rPr>
                <w:rFonts w:ascii="Times New Roman" w:eastAsia="Calibri" w:hAnsi="Times New Roman" w:cs="Times New Roman"/>
                <w:color w:val="000000"/>
              </w:rPr>
              <w:t xml:space="preserve"> (Gram Panchayat / Municipality / Corporation)</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7396DAEB"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Block Panchayat</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7D59569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5D2D117C"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C1611C5"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25B493D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Area (sq. km)</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1B97D6CD"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11.2 </w:t>
            </w:r>
            <w:proofErr w:type="spellStart"/>
            <w:r w:rsidRPr="009807EB">
              <w:rPr>
                <w:rFonts w:ascii="Times New Roman" w:eastAsia="Calibri" w:hAnsi="Times New Roman" w:cs="Times New Roman"/>
                <w:color w:val="000000"/>
              </w:rPr>
              <w:t>skm</w:t>
            </w:r>
            <w:proofErr w:type="spellEnd"/>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2B18457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654309A9"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04B18B"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401BDFC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No. of wards</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864138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rPr>
              <w:t>118</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24D29A3"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15943E29"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7D6821F"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5B4AB50E"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GIS boundary file available </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5C10B319"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Yes</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7B3BE3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40A8A4B2" w14:textId="77777777">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32174FF" w14:textId="77777777" w:rsidR="006463CD" w:rsidRPr="009807EB" w:rsidRDefault="00E84D3F">
            <w:pPr>
              <w:jc w:val="center"/>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65924D20"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Key contact person &amp; phone</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38A5B372"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Health supervisor</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47E1E8B1" w14:textId="77777777" w:rsidR="006463CD" w:rsidRPr="009807EB" w:rsidRDefault="00E84D3F">
            <w:pPr>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bl>
    <w:p w14:paraId="20C304B4"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74981E2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b/>
          <w:bCs/>
          <w:color w:val="000000"/>
        </w:rPr>
        <w:t>B. Demography</w:t>
      </w:r>
    </w:p>
    <w:tbl>
      <w:tblPr>
        <w:tblStyle w:val="Style302"/>
        <w:tblW w:w="8910" w:type="dxa"/>
        <w:tblInd w:w="-100" w:type="dxa"/>
        <w:tblLayout w:type="fixed"/>
        <w:tblLook w:val="04A0" w:firstRow="1" w:lastRow="0" w:firstColumn="1" w:lastColumn="0" w:noHBand="0" w:noVBand="1"/>
      </w:tblPr>
      <w:tblGrid>
        <w:gridCol w:w="2970"/>
        <w:gridCol w:w="2970"/>
        <w:gridCol w:w="2970"/>
      </w:tblGrid>
      <w:tr w:rsidR="006463CD" w:rsidRPr="009807EB" w14:paraId="4E6F0070" w14:textId="77777777">
        <w:trPr>
          <w:cantSplit/>
          <w:trHeight w:val="20"/>
          <w:tblHeader/>
        </w:trPr>
        <w:tc>
          <w:tcPr>
            <w:tcW w:w="29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0ACA3AFB" w14:textId="77777777" w:rsidR="006463CD" w:rsidRPr="009807EB" w:rsidRDefault="00E84D3F">
            <w:pPr>
              <w:spacing w:before="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Indicator / Field</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B455D45" w14:textId="77777777" w:rsidR="006463CD" w:rsidRPr="009807EB" w:rsidRDefault="00E84D3F">
            <w:pPr>
              <w:spacing w:before="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Baseline Data</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F17C860" w14:textId="77777777" w:rsidR="006463CD" w:rsidRPr="009807EB" w:rsidRDefault="00E84D3F">
            <w:pPr>
              <w:spacing w:before="240" w:line="240" w:lineRule="auto"/>
              <w:jc w:val="center"/>
              <w:rPr>
                <w:rFonts w:ascii="Times New Roman" w:eastAsia="Calibri" w:hAnsi="Times New Roman" w:cs="Times New Roman"/>
                <w:b/>
                <w:bCs/>
                <w:color w:val="000000"/>
              </w:rPr>
            </w:pPr>
            <w:r w:rsidRPr="009807EB">
              <w:rPr>
                <w:rFonts w:ascii="Times New Roman" w:eastAsia="Calibri" w:hAnsi="Times New Roman" w:cs="Times New Roman"/>
                <w:b/>
                <w:bCs/>
                <w:color w:val="000000"/>
              </w:rPr>
              <w:t>Source / Remarks</w:t>
            </w:r>
          </w:p>
        </w:tc>
      </w:tr>
      <w:tr w:rsidR="006463CD" w:rsidRPr="009807EB" w14:paraId="79063FD4"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370A261"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Total population</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631226F9"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25100</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A6E0017"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6EFF1B65"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CBA12C"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Males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1F30A3F"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11512</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3DCF711"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648E302D"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BCAD1D3"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Females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EE0674A"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13588</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1E76157"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4E9B5542"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DDB2BEE"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Transgender population</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1C310D6C"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0</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0DCB869"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317B982D"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82298E6"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Age distribution</w:t>
            </w:r>
          </w:p>
          <w:p w14:paraId="225073D1" w14:textId="77777777" w:rsidR="006463CD" w:rsidRPr="009807EB" w:rsidRDefault="00E84D3F">
            <w:pPr>
              <w:spacing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(&lt;5, 5–14, 15–59, ≥60)</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377DE9D"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8A3DDAA"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72D4D393"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89D2E2"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No. of households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5B6C0E74"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5B7356C6"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32C45248"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9C5B2F3"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Population density (persons/sq.km)</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606EFA8E"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1C8EF11B"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252B42D1"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09553D9"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No. of migrant workers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6BBE6E71"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130</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39FD140"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6463CD" w:rsidRPr="009807EB" w14:paraId="75452628" w14:textId="77777777">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7AF191B"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Major occupational groups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6362D7BB"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61FB003E" w14:textId="77777777" w:rsidR="006463CD" w:rsidRPr="009807EB" w:rsidRDefault="00E84D3F">
            <w:pPr>
              <w:spacing w:before="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bl>
    <w:p w14:paraId="78D5D25A" w14:textId="77777777" w:rsidR="006463CD" w:rsidRPr="009807EB" w:rsidRDefault="006463CD">
      <w:pPr>
        <w:spacing w:before="240" w:after="240"/>
        <w:rPr>
          <w:rFonts w:ascii="Times New Roman" w:eastAsia="Calibri" w:hAnsi="Times New Roman" w:cs="Times New Roman"/>
          <w:color w:val="000000"/>
        </w:rPr>
      </w:pPr>
    </w:p>
    <w:p w14:paraId="3DF3B06B" w14:textId="77777777" w:rsidR="006463CD" w:rsidRPr="009807EB" w:rsidRDefault="006463CD">
      <w:pPr>
        <w:spacing w:before="240" w:after="240"/>
        <w:rPr>
          <w:rFonts w:ascii="Times New Roman" w:eastAsia="Calibri" w:hAnsi="Times New Roman" w:cs="Times New Roman"/>
          <w:color w:val="000000"/>
        </w:rPr>
      </w:pPr>
    </w:p>
    <w:p w14:paraId="48C3DE19" w14:textId="77777777" w:rsidR="006463CD" w:rsidRPr="009807EB" w:rsidRDefault="006463CD">
      <w:pPr>
        <w:spacing w:before="240" w:after="240"/>
        <w:rPr>
          <w:rFonts w:ascii="Times New Roman" w:eastAsia="Calibri" w:hAnsi="Times New Roman" w:cs="Times New Roman"/>
          <w:color w:val="000000"/>
        </w:rPr>
      </w:pPr>
    </w:p>
    <w:p w14:paraId="1D2C4E22"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sz w:val="16"/>
          <w:szCs w:val="16"/>
        </w:rPr>
        <w:t>C</w:t>
      </w:r>
      <w:r w:rsidRPr="009807EB">
        <w:rPr>
          <w:rFonts w:ascii="Times New Roman" w:eastAsia="Calibri" w:hAnsi="Times New Roman" w:cs="Times New Roman"/>
          <w:b/>
          <w:bCs/>
          <w:color w:val="000000"/>
        </w:rPr>
        <w:t>. Vulnerable Populations &amp; Social Risks</w:t>
      </w:r>
    </w:p>
    <w:tbl>
      <w:tblPr>
        <w:tblStyle w:val="Style303"/>
        <w:tblW w:w="6780" w:type="dxa"/>
        <w:tblInd w:w="-100" w:type="dxa"/>
        <w:tblLayout w:type="fixed"/>
        <w:tblLook w:val="04A0" w:firstRow="1" w:lastRow="0" w:firstColumn="1" w:lastColumn="0" w:noHBand="0" w:noVBand="1"/>
      </w:tblPr>
      <w:tblGrid>
        <w:gridCol w:w="1005"/>
        <w:gridCol w:w="3570"/>
        <w:gridCol w:w="2205"/>
      </w:tblGrid>
      <w:tr w:rsidR="00D07C0E" w:rsidRPr="009807EB" w14:paraId="7706937F" w14:textId="77777777" w:rsidTr="00D07C0E">
        <w:trPr>
          <w:cantSplit/>
          <w:trHeight w:val="20"/>
          <w:tblHeader/>
        </w:trPr>
        <w:tc>
          <w:tcPr>
            <w:tcW w:w="10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7BE3B2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35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7F027F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0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33A6F6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6F89485D"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5563A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30DCC28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No. of elderly (≥60)</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201F8C1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2617</w:t>
            </w:r>
          </w:p>
        </w:tc>
      </w:tr>
      <w:tr w:rsidR="00D07C0E" w:rsidRPr="009807EB" w14:paraId="0860322F"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0A9FE8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1495C2A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No. of persons with disability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5058689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182</w:t>
            </w:r>
          </w:p>
        </w:tc>
      </w:tr>
      <w:tr w:rsidR="00D07C0E" w:rsidRPr="009807EB" w14:paraId="202BC477"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71DF8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449A4A6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No. of bedridden persons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E2599D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295</w:t>
            </w:r>
          </w:p>
        </w:tc>
      </w:tr>
      <w:tr w:rsidR="00D07C0E" w:rsidRPr="009807EB" w14:paraId="6583A022"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A1CCEE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4E3ABE0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No. of chronic disease cases (DM/HTN/COPD/CKD etc.)</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E97DB6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6"/>
                <w:id w:val="-990971032"/>
              </w:sdtPr>
              <w:sdtContent>
                <w:ins w:id="114" w:author="COMMUNITY HEALTH CENTER MUTHUKULAM" w:date="2026-02-11T07:00:00Z">
                  <w:r w:rsidRPr="009807EB">
                    <w:rPr>
                      <w:rFonts w:ascii="Times New Roman" w:eastAsia="Calibri" w:hAnsi="Times New Roman" w:cs="Times New Roman"/>
                      <w:color w:val="000000"/>
                    </w:rPr>
                    <w:t xml:space="preserve">HT  1867     DM   497   CKD </w:t>
                  </w:r>
                  <w:proofErr w:type="gramStart"/>
                  <w:r w:rsidRPr="009807EB">
                    <w:rPr>
                      <w:rFonts w:ascii="Times New Roman" w:eastAsia="Calibri" w:hAnsi="Times New Roman" w:cs="Times New Roman"/>
                      <w:color w:val="000000"/>
                    </w:rPr>
                    <w:t>21  C</w:t>
                  </w:r>
                </w:ins>
                <w:proofErr w:type="gramEnd"/>
                <w:sdt>
                  <w:sdtPr>
                    <w:rPr>
                      <w:rFonts w:ascii="Times New Roman" w:hAnsi="Times New Roman" w:cs="Times New Roman"/>
                    </w:rPr>
                    <w:tag w:val="goog_rdk_7"/>
                    <w:id w:val="-1655253710"/>
                  </w:sdtPr>
                  <w:sdtContent>
                    <w:ins w:id="115" w:author="COMMUNITY HEALTH CENTER MUTHUKULAM" w:date="2026-02-11T07:00:00Z">
                      <w:r w:rsidRPr="009807EB">
                        <w:rPr>
                          <w:rFonts w:ascii="Times New Roman" w:eastAsia="Calibri" w:hAnsi="Times New Roman" w:cs="Times New Roman"/>
                          <w:rPrChange w:id="116" w:author="COMMUNITY HEALTH CENTER MUTHUKULAM" w:date="2026-02-11T07:00:00Z">
                            <w:rPr>
                              <w:rFonts w:ascii="Calibri" w:eastAsia="Calibri" w:hAnsi="Calibri" w:cs="Calibri"/>
                              <w:color w:val="000000"/>
                              <w:sz w:val="16"/>
                              <w:szCs w:val="16"/>
                            </w:rPr>
                          </w:rPrChange>
                        </w:rPr>
                        <w:t>OPD  22</w:t>
                      </w:r>
                    </w:ins>
                  </w:sdtContent>
                </w:sdt>
              </w:sdtContent>
            </w:sdt>
          </w:p>
        </w:tc>
      </w:tr>
      <w:tr w:rsidR="00D07C0E" w:rsidRPr="009807EB" w14:paraId="685C0894"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5A316D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CAFEB7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Pregnant women (current estimate)</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3E8A79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78</w:t>
            </w:r>
          </w:p>
        </w:tc>
      </w:tr>
      <w:tr w:rsidR="00D07C0E" w:rsidRPr="009807EB" w14:paraId="4D42AB72"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DC1FCA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606087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Children &lt;5 years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080158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933</w:t>
            </w:r>
          </w:p>
        </w:tc>
      </w:tr>
      <w:tr w:rsidR="00D07C0E" w:rsidRPr="009807EB" w14:paraId="0E625616"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B8153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E12F94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Tribal population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8F132B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
                <w:id w:val="-1932312530"/>
              </w:sdtPr>
              <w:sdtContent>
                <w:ins w:id="117" w:author="COMMUNITY HEALTH CENTER MUTHUKULAM" w:date="2026-02-11T07:04:00Z">
                  <w:r w:rsidRPr="009807EB">
                    <w:rPr>
                      <w:rFonts w:ascii="Times New Roman" w:eastAsia="Calibri" w:hAnsi="Times New Roman" w:cs="Times New Roman"/>
                      <w:color w:val="000000"/>
                    </w:rPr>
                    <w:t>198</w:t>
                  </w:r>
                </w:ins>
              </w:sdtContent>
            </w:sdt>
          </w:p>
        </w:tc>
      </w:tr>
      <w:tr w:rsidR="00D07C0E" w:rsidRPr="009807EB" w14:paraId="4764FE69"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D8D317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CB00AF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Fisherfolk / coastal vulnerable groups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8A139B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
                <w:id w:val="774980790"/>
              </w:sdtPr>
              <w:sdtContent>
                <w:ins w:id="118" w:author="COMMUNITY HEALTH CENTER MUTHUKULAM" w:date="2026-02-11T07:03:00Z">
                  <w:r w:rsidRPr="009807EB">
                    <w:rPr>
                      <w:rFonts w:ascii="Times New Roman" w:eastAsia="Calibri" w:hAnsi="Times New Roman" w:cs="Times New Roman"/>
                      <w:color w:val="000000"/>
                    </w:rPr>
                    <w:t>0</w:t>
                  </w:r>
                </w:ins>
              </w:sdtContent>
            </w:sdt>
          </w:p>
        </w:tc>
      </w:tr>
      <w:tr w:rsidR="00D07C0E" w:rsidRPr="009807EB" w14:paraId="2B7C260D"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80CC7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0311EF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Urban slums / unnotified settlements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077EB25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0"/>
                <w:id w:val="224038618"/>
              </w:sdtPr>
              <w:sdtContent>
                <w:ins w:id="119" w:author="COMMUNITY HEALTH CENTER MUTHUKULAM" w:date="2026-02-11T07:03:00Z">
                  <w:r w:rsidRPr="009807EB">
                    <w:rPr>
                      <w:rFonts w:ascii="Times New Roman" w:eastAsia="Calibri" w:hAnsi="Times New Roman" w:cs="Times New Roman"/>
                      <w:color w:val="000000"/>
                    </w:rPr>
                    <w:t>0</w:t>
                  </w:r>
                </w:ins>
              </w:sdtContent>
            </w:sdt>
          </w:p>
        </w:tc>
      </w:tr>
      <w:tr w:rsidR="00D07C0E" w:rsidRPr="009807EB" w14:paraId="65C10850"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4CC93A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10</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4749E3E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Homeless population</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78B829F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1"/>
                <w:id w:val="-2080867950"/>
              </w:sdtPr>
              <w:sdtContent>
                <w:ins w:id="120" w:author="COMMUNITY HEALTH CENTER MUTHUKULAM" w:date="2026-02-11T07:03:00Z">
                  <w:r w:rsidRPr="009807EB">
                    <w:rPr>
                      <w:rFonts w:ascii="Times New Roman" w:eastAsia="Calibri" w:hAnsi="Times New Roman" w:cs="Times New Roman"/>
                      <w:color w:val="000000"/>
                    </w:rPr>
                    <w:t>0</w:t>
                  </w:r>
                </w:ins>
              </w:sdtContent>
            </w:sdt>
          </w:p>
        </w:tc>
      </w:tr>
      <w:tr w:rsidR="00D07C0E" w:rsidRPr="009807EB" w14:paraId="4EFDE841"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68C0E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11</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2BE121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Orphanages / old age homes (number &amp; capacity)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50C9264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2"/>
                <w:id w:val="-1865738830"/>
              </w:sdtPr>
              <w:sdtContent>
                <w:ins w:id="121" w:author="COMMUNITY HEALTH CENTER MUTHUKULAM" w:date="2026-02-11T07:03:00Z">
                  <w:r w:rsidRPr="009807EB">
                    <w:rPr>
                      <w:rFonts w:ascii="Times New Roman" w:eastAsia="Calibri" w:hAnsi="Times New Roman" w:cs="Times New Roman"/>
                      <w:color w:val="000000"/>
                    </w:rPr>
                    <w:t>0</w:t>
                  </w:r>
                </w:ins>
              </w:sdtContent>
            </w:sdt>
          </w:p>
        </w:tc>
      </w:tr>
      <w:tr w:rsidR="00D07C0E" w:rsidRPr="009807EB" w14:paraId="40E0EA79"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C3DBA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12</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DCD9D6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Hostels / prisons / shelters (number &amp; capacity)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41C8A9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1</w:t>
            </w:r>
          </w:p>
        </w:tc>
      </w:tr>
      <w:tr w:rsidR="00D07C0E" w:rsidRPr="009807EB" w14:paraId="0EB140FF"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8FFF5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13</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244AA1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Poverty / BPL estimate</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F3D1DC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3"/>
                <w:id w:val="1043376657"/>
              </w:sdtPr>
              <w:sdtContent>
                <w:ins w:id="122" w:author="COMMUNITY HEALTH CENTER MUTHUKULAM" w:date="2026-02-11T07:08:00Z">
                  <w:r w:rsidRPr="009807EB">
                    <w:rPr>
                      <w:rFonts w:ascii="Times New Roman" w:eastAsia="Calibri" w:hAnsi="Times New Roman" w:cs="Times New Roman"/>
                      <w:color w:val="000000"/>
                    </w:rPr>
                    <w:t>2340</w:t>
                  </w:r>
                </w:ins>
              </w:sdtContent>
            </w:sdt>
          </w:p>
        </w:tc>
      </w:tr>
      <w:tr w:rsidR="00D07C0E" w:rsidRPr="009807EB" w14:paraId="63EA2744"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1737E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14</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32C8546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Food insecurity hotspots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A5B228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4"/>
                <w:id w:val="-91429601"/>
              </w:sdtPr>
              <w:sdtContent>
                <w:ins w:id="123" w:author="COMMUNITY HEALTH CENTER MUTHUKULAM" w:date="2026-02-11T07:01:00Z">
                  <w:r w:rsidRPr="009807EB">
                    <w:rPr>
                      <w:rFonts w:ascii="Times New Roman" w:eastAsia="Calibri" w:hAnsi="Times New Roman" w:cs="Times New Roman"/>
                      <w:color w:val="000000"/>
                    </w:rPr>
                    <w:t>0</w:t>
                  </w:r>
                </w:ins>
              </w:sdtContent>
            </w:sdt>
          </w:p>
        </w:tc>
      </w:tr>
      <w:tr w:rsidR="00D07C0E" w:rsidRPr="009807EB" w14:paraId="57691463" w14:textId="77777777" w:rsidTr="00D07C0E">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8F154A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15</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4D48D17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Any history of stigma/discrimination issues (Yes/No)</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7D99DEA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5"/>
                <w:id w:val="1807480060"/>
              </w:sdtPr>
              <w:sdtContent>
                <w:ins w:id="124" w:author="COMMUNITY HEALTH CENTER MUTHUKULAM" w:date="2026-02-11T07:02:00Z">
                  <w:r w:rsidRPr="009807EB">
                    <w:rPr>
                      <w:rFonts w:ascii="Times New Roman" w:eastAsia="Calibri" w:hAnsi="Times New Roman" w:cs="Times New Roman"/>
                      <w:color w:val="000000"/>
                    </w:rPr>
                    <w:t>0</w:t>
                  </w:r>
                </w:ins>
              </w:sdtContent>
            </w:sdt>
          </w:p>
        </w:tc>
      </w:tr>
    </w:tbl>
    <w:p w14:paraId="753FF0BB"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31031CD0"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rPr>
        <w:t>D. Health System &amp; Service Readiness</w:t>
      </w:r>
    </w:p>
    <w:tbl>
      <w:tblPr>
        <w:tblStyle w:val="Style304"/>
        <w:tblW w:w="6900" w:type="dxa"/>
        <w:tblInd w:w="-100" w:type="dxa"/>
        <w:tblLayout w:type="fixed"/>
        <w:tblLook w:val="04A0" w:firstRow="1" w:lastRow="0" w:firstColumn="1" w:lastColumn="0" w:noHBand="0" w:noVBand="1"/>
      </w:tblPr>
      <w:tblGrid>
        <w:gridCol w:w="1845"/>
        <w:gridCol w:w="2955"/>
        <w:gridCol w:w="2100"/>
      </w:tblGrid>
      <w:tr w:rsidR="00D07C0E" w:rsidRPr="009807EB" w14:paraId="377D4866" w14:textId="77777777" w:rsidTr="00D07C0E">
        <w:trPr>
          <w:cantSplit/>
          <w:trHeight w:val="20"/>
          <w:tblHeader/>
        </w:trPr>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F751A2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29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A79F62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10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3E627A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0F300098"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C4F505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69CADB6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No. of health facilities in </w:t>
            </w: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(PHC/CHC/TH/DH/Private)</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26509DB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6"/>
                <w:id w:val="1240502315"/>
              </w:sdtPr>
              <w:sdtContent>
                <w:proofErr w:type="gramStart"/>
                <w:ins w:id="125" w:author="COMMUNITY HEALTH CENTER MUTHUKULAM" w:date="2026-02-11T07:06:00Z">
                  <w:r w:rsidRPr="009807EB">
                    <w:rPr>
                      <w:rFonts w:ascii="Times New Roman" w:eastAsia="Calibri" w:hAnsi="Times New Roman" w:cs="Times New Roman"/>
                      <w:color w:val="000000"/>
                    </w:rPr>
                    <w:t>CHC  MUTHUKULAM</w:t>
                  </w:r>
                </w:ins>
                <w:proofErr w:type="gramEnd"/>
              </w:sdtContent>
            </w:sdt>
          </w:p>
        </w:tc>
      </w:tr>
      <w:tr w:rsidR="00D07C0E" w:rsidRPr="009807EB" w14:paraId="6F922D32"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938B2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A4F33E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PHC/Family Health Centre details (name, location)</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6B864C9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7"/>
                <w:id w:val="839027536"/>
              </w:sdtPr>
              <w:sdtContent>
                <w:sdt>
                  <w:sdtPr>
                    <w:rPr>
                      <w:rFonts w:ascii="Times New Roman" w:hAnsi="Times New Roman" w:cs="Times New Roman"/>
                    </w:rPr>
                    <w:tag w:val="goog_rdk_18"/>
                    <w:id w:val="-1729974834"/>
                  </w:sdtPr>
                  <w:sdtContent>
                    <w:ins w:id="126" w:author="COMMUNITY HEALTH CENTER MUTHUKULAM" w:date="2026-02-11T07:07:00Z">
                      <w:r w:rsidRPr="009807EB">
                        <w:rPr>
                          <w:rFonts w:ascii="Times New Roman" w:eastAsia="Calibri" w:hAnsi="Times New Roman" w:cs="Times New Roman"/>
                          <w:rPrChange w:id="127" w:author="COMMUNITY HEALTH CENTER MUTHUKULAM" w:date="2026-02-11T07:07:00Z">
                            <w:rPr>
                              <w:rFonts w:ascii="Calibri" w:eastAsia="Calibri" w:hAnsi="Calibri" w:cs="Calibri"/>
                              <w:color w:val="000000"/>
                              <w:sz w:val="16"/>
                              <w:szCs w:val="16"/>
                            </w:rPr>
                          </w:rPrChange>
                        </w:rPr>
                        <w:t>1</w:t>
                      </w:r>
                    </w:ins>
                  </w:sdtContent>
                </w:sdt>
              </w:sdtContent>
            </w:sdt>
          </w:p>
        </w:tc>
      </w:tr>
      <w:tr w:rsidR="00D07C0E" w:rsidRPr="009807EB" w14:paraId="0E9D46AA"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5DCC33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139C5C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Subcentres / Health &amp; Wellness Centres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06486D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9"/>
                <w:id w:val="556727645"/>
              </w:sdtPr>
              <w:sdtContent>
                <w:ins w:id="128" w:author="COMMUNITY HEALTH CENTER MUTHUKULAM" w:date="2026-02-11T07:07:00Z">
                  <w:r w:rsidRPr="009807EB">
                    <w:rPr>
                      <w:rFonts w:ascii="Times New Roman" w:eastAsia="Calibri" w:hAnsi="Times New Roman" w:cs="Times New Roman"/>
                      <w:color w:val="000000"/>
                    </w:rPr>
                    <w:t>4</w:t>
                  </w:r>
                </w:ins>
              </w:sdtContent>
            </w:sdt>
          </w:p>
        </w:tc>
      </w:tr>
      <w:tr w:rsidR="00D07C0E" w:rsidRPr="009807EB" w14:paraId="3B8D3FEF"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2AC9FC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737B769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Private clinics / hospitals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6280F65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0"/>
                <w:id w:val="957236413"/>
              </w:sdtPr>
              <w:sdtContent>
                <w:ins w:id="129" w:author="COMMUNITY HEALTH CENTER MUTHUKULAM" w:date="2026-02-11T07:07:00Z">
                  <w:r w:rsidRPr="009807EB">
                    <w:rPr>
                      <w:rFonts w:ascii="Times New Roman" w:eastAsia="Calibri" w:hAnsi="Times New Roman" w:cs="Times New Roman"/>
                      <w:color w:val="000000"/>
                    </w:rPr>
                    <w:t>2</w:t>
                  </w:r>
                </w:ins>
              </w:sdtContent>
            </w:sdt>
          </w:p>
        </w:tc>
      </w:tr>
      <w:tr w:rsidR="00D07C0E" w:rsidRPr="009807EB" w14:paraId="2EAEFA48"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4DA80A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3D855AE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Labs available (public/private)</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3FFE506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1"/>
                <w:id w:val="1895450185"/>
              </w:sdtPr>
              <w:sdtContent>
                <w:ins w:id="130" w:author="COMMUNITY HEALTH CENTER MUTHUKULAM" w:date="2026-02-11T07:07:00Z">
                  <w:r w:rsidRPr="009807EB">
                    <w:rPr>
                      <w:rFonts w:ascii="Times New Roman" w:eastAsia="Calibri" w:hAnsi="Times New Roman" w:cs="Times New Roman"/>
                      <w:color w:val="000000"/>
                    </w:rPr>
                    <w:t>12</w:t>
                  </w:r>
                </w:ins>
              </w:sdtContent>
            </w:sdt>
          </w:p>
        </w:tc>
      </w:tr>
      <w:tr w:rsidR="00D07C0E" w:rsidRPr="009807EB" w14:paraId="115B75F7"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C479A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17C62F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Availability of ambulance services (Yes/No,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2BEDB9B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2"/>
                <w:id w:val="-1450417612"/>
              </w:sdtPr>
              <w:sdtContent>
                <w:sdt>
                  <w:sdtPr>
                    <w:rPr>
                      <w:rFonts w:ascii="Times New Roman" w:hAnsi="Times New Roman" w:cs="Times New Roman"/>
                    </w:rPr>
                    <w:tag w:val="goog_rdk_23"/>
                    <w:id w:val="723091040"/>
                  </w:sdtPr>
                  <w:sdtContent>
                    <w:ins w:id="131" w:author="COMMUNITY HEALTH CENTER MUTHUKULAM" w:date="2026-02-11T07:08:00Z">
                      <w:r w:rsidRPr="009807EB">
                        <w:rPr>
                          <w:rFonts w:ascii="Times New Roman" w:eastAsia="Calibri" w:hAnsi="Times New Roman" w:cs="Times New Roman"/>
                          <w:rPrChange w:id="132" w:author="COMMUNITY HEALTH CENTER MUTHUKULAM" w:date="2026-02-11T07:08:00Z">
                            <w:rPr>
                              <w:rFonts w:ascii="Calibri" w:eastAsia="Calibri" w:hAnsi="Calibri" w:cs="Calibri"/>
                              <w:color w:val="000000"/>
                              <w:sz w:val="16"/>
                              <w:szCs w:val="16"/>
                            </w:rPr>
                          </w:rPrChange>
                        </w:rPr>
                        <w:t>YES</w:t>
                      </w:r>
                    </w:ins>
                  </w:sdtContent>
                </w:sdt>
              </w:sdtContent>
            </w:sdt>
          </w:p>
        </w:tc>
      </w:tr>
      <w:tr w:rsidR="00D07C0E" w:rsidRPr="009807EB" w14:paraId="2AEF516A"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CC9447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05585B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Availability of isolation/quarantine facilities (Yes/No, details)</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BF7A5B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4"/>
                <w:id w:val="-1403035217"/>
              </w:sdtPr>
              <w:sdtContent>
                <w:ins w:id="133" w:author="COMMUNITY HEALTH CENTER MUTHUKULAM" w:date="2026-02-11T07:08:00Z">
                  <w:r w:rsidRPr="009807EB">
                    <w:rPr>
                      <w:rFonts w:ascii="Times New Roman" w:eastAsia="Calibri" w:hAnsi="Times New Roman" w:cs="Times New Roman"/>
                      <w:color w:val="000000"/>
                    </w:rPr>
                    <w:t>YES</w:t>
                  </w:r>
                </w:ins>
              </w:sdtContent>
            </w:sdt>
          </w:p>
        </w:tc>
      </w:tr>
      <w:tr w:rsidR="00D07C0E" w:rsidRPr="009807EB" w14:paraId="14801C42"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A1326E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0BC7314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Cold chain facilities (Yes/No, details)</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3BA125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5"/>
                <w:id w:val="1830377737"/>
              </w:sdtPr>
              <w:sdtContent>
                <w:ins w:id="134" w:author="COMMUNITY HEALTH CENTER MUTHUKULAM" w:date="2026-02-11T07:08:00Z">
                  <w:r w:rsidRPr="009807EB">
                    <w:rPr>
                      <w:rFonts w:ascii="Times New Roman" w:eastAsia="Calibri" w:hAnsi="Times New Roman" w:cs="Times New Roman"/>
                      <w:color w:val="000000"/>
                    </w:rPr>
                    <w:t>YES</w:t>
                  </w:r>
                </w:ins>
              </w:sdtContent>
            </w:sdt>
          </w:p>
        </w:tc>
      </w:tr>
      <w:tr w:rsidR="00D07C0E" w:rsidRPr="009807EB" w14:paraId="2DAA445A"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C8D85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612106B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Stockpile space available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4B0C0E7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6"/>
                <w:id w:val="433891460"/>
              </w:sdtPr>
              <w:sdtContent>
                <w:ins w:id="135" w:author="COMMUNITY HEALTH CENTER MUTHUKULAM" w:date="2026-02-11T07:09:00Z">
                  <w:r w:rsidRPr="009807EB">
                    <w:rPr>
                      <w:rFonts w:ascii="Times New Roman" w:eastAsia="Calibri" w:hAnsi="Times New Roman" w:cs="Times New Roman"/>
                      <w:color w:val="000000"/>
                    </w:rPr>
                    <w:t>NO</w:t>
                  </w:r>
                </w:ins>
              </w:sdtContent>
            </w:sdt>
          </w:p>
        </w:tc>
      </w:tr>
      <w:tr w:rsidR="00D07C0E" w:rsidRPr="009807EB" w14:paraId="76BA7CF4"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0D024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10</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261DC9A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PPE / mask / sanitizer availability plan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5FCE777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7"/>
                <w:id w:val="2039599142"/>
              </w:sdtPr>
              <w:sdtContent>
                <w:ins w:id="136" w:author="COMMUNITY HEALTH CENTER MUTHUKULAM" w:date="2026-02-11T07:09:00Z">
                  <w:r w:rsidRPr="009807EB">
                    <w:rPr>
                      <w:rFonts w:ascii="Times New Roman" w:eastAsia="Calibri" w:hAnsi="Times New Roman" w:cs="Times New Roman"/>
                      <w:color w:val="000000"/>
                    </w:rPr>
                    <w:t>YES</w:t>
                  </w:r>
                </w:ins>
              </w:sdtContent>
            </w:sdt>
          </w:p>
        </w:tc>
      </w:tr>
      <w:tr w:rsidR="00D07C0E" w:rsidRPr="009807EB" w14:paraId="6C355F2A"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B58922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11</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3FEACEA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Surveillance staff available (JHI/JPHN/ASHA count)</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2E06042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8"/>
                <w:id w:val="-1995449556"/>
              </w:sdtPr>
              <w:sdtContent>
                <w:ins w:id="137" w:author="COMMUNITY HEALTH CENTER MUTHUKULAM" w:date="2026-02-11T07:09:00Z">
                  <w:r w:rsidRPr="009807EB">
                    <w:rPr>
                      <w:rFonts w:ascii="Times New Roman" w:eastAsia="Calibri" w:hAnsi="Times New Roman" w:cs="Times New Roman"/>
                      <w:color w:val="000000"/>
                    </w:rPr>
                    <w:t>YES</w:t>
                  </w:r>
                </w:ins>
              </w:sdtContent>
            </w:sdt>
          </w:p>
        </w:tc>
      </w:tr>
      <w:tr w:rsidR="00D07C0E" w:rsidRPr="009807EB" w14:paraId="70139F15" w14:textId="77777777" w:rsidTr="00D07C0E">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690B98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12</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092B5AA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Existing emergency referral pathways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5F405E0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29"/>
                <w:id w:val="-94461678"/>
              </w:sdtPr>
              <w:sdtContent>
                <w:ins w:id="138" w:author="COMMUNITY HEALTH CENTER MUTHUKULAM" w:date="2026-02-11T07:10:00Z">
                  <w:r w:rsidRPr="009807EB">
                    <w:rPr>
                      <w:rFonts w:ascii="Times New Roman" w:eastAsia="Calibri" w:hAnsi="Times New Roman" w:cs="Times New Roman"/>
                      <w:color w:val="000000"/>
                    </w:rPr>
                    <w:t>NO</w:t>
                  </w:r>
                </w:ins>
              </w:sdtContent>
            </w:sdt>
          </w:p>
        </w:tc>
      </w:tr>
    </w:tbl>
    <w:p w14:paraId="3BCAD55A"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6F67A6BF"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rPr>
        <w:t>E. Points of Entry &amp; Mobility</w:t>
      </w:r>
    </w:p>
    <w:tbl>
      <w:tblPr>
        <w:tblStyle w:val="Style305"/>
        <w:tblW w:w="6705" w:type="dxa"/>
        <w:tblInd w:w="-100" w:type="dxa"/>
        <w:tblLayout w:type="fixed"/>
        <w:tblLook w:val="04A0" w:firstRow="1" w:lastRow="0" w:firstColumn="1" w:lastColumn="0" w:noHBand="0" w:noVBand="1"/>
      </w:tblPr>
      <w:tblGrid>
        <w:gridCol w:w="2145"/>
        <w:gridCol w:w="2310"/>
        <w:gridCol w:w="2250"/>
      </w:tblGrid>
      <w:tr w:rsidR="00D07C0E" w:rsidRPr="009807EB" w14:paraId="4EAED9F6" w14:textId="77777777" w:rsidTr="00D07C0E">
        <w:trPr>
          <w:cantSplit/>
          <w:trHeight w:val="20"/>
          <w:tblHeader/>
        </w:trPr>
        <w:tc>
          <w:tcPr>
            <w:tcW w:w="21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674F16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23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F5E251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5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9C16BA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20EEA311"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EC8B0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219DA0F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Bus stands / depots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3736253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0"/>
                <w:id w:val="458148541"/>
              </w:sdtPr>
              <w:sdtContent>
                <w:ins w:id="139" w:author="COMMUNITY HEALTH CENTER MUTHUKULAM" w:date="2026-02-11T07:10:00Z">
                  <w:r w:rsidRPr="009807EB">
                    <w:rPr>
                      <w:rFonts w:ascii="Times New Roman" w:eastAsia="Calibri" w:hAnsi="Times New Roman" w:cs="Times New Roman"/>
                      <w:color w:val="000000"/>
                    </w:rPr>
                    <w:t>0</w:t>
                  </w:r>
                </w:ins>
              </w:sdtContent>
            </w:sdt>
          </w:p>
        </w:tc>
      </w:tr>
      <w:tr w:rsidR="00D07C0E" w:rsidRPr="009807EB" w14:paraId="546EE4D6"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DF27F9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5B14C6F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Railway stations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47213A0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1"/>
                <w:id w:val="825196875"/>
              </w:sdtPr>
              <w:sdtContent>
                <w:ins w:id="140" w:author="COMMUNITY HEALTH CENTER MUTHUKULAM" w:date="2026-02-11T07:10:00Z">
                  <w:r w:rsidRPr="009807EB">
                    <w:rPr>
                      <w:rFonts w:ascii="Times New Roman" w:eastAsia="Calibri" w:hAnsi="Times New Roman" w:cs="Times New Roman"/>
                      <w:color w:val="000000"/>
                    </w:rPr>
                    <w:t>0</w:t>
                  </w:r>
                </w:ins>
              </w:sdtContent>
            </w:sdt>
          </w:p>
        </w:tc>
      </w:tr>
      <w:tr w:rsidR="00D07C0E" w:rsidRPr="009807EB" w14:paraId="5F9E25B7"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D4DDBA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6EF1784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Boat jetties / fishing harbours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40A116D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2"/>
                <w:id w:val="-823810045"/>
              </w:sdtPr>
              <w:sdtContent>
                <w:ins w:id="141" w:author="COMMUNITY HEALTH CENTER MUTHUKULAM" w:date="2026-02-11T07:10:00Z">
                  <w:r w:rsidRPr="009807EB">
                    <w:rPr>
                      <w:rFonts w:ascii="Times New Roman" w:eastAsia="Calibri" w:hAnsi="Times New Roman" w:cs="Times New Roman"/>
                      <w:color w:val="000000"/>
                    </w:rPr>
                    <w:t>0</w:t>
                  </w:r>
                </w:ins>
              </w:sdtContent>
            </w:sdt>
          </w:p>
        </w:tc>
      </w:tr>
      <w:tr w:rsidR="00D07C0E" w:rsidRPr="009807EB" w14:paraId="73368D72"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119C00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63E8077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Ports / airports nearby (specify distance)</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773019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3"/>
                <w:id w:val="-1685246928"/>
              </w:sdtPr>
              <w:sdtContent>
                <w:ins w:id="142" w:author="COMMUNITY HEALTH CENTER MUTHUKULAM" w:date="2026-02-11T07:10:00Z">
                  <w:r w:rsidRPr="009807EB">
                    <w:rPr>
                      <w:rFonts w:ascii="Times New Roman" w:eastAsia="Calibri" w:hAnsi="Times New Roman" w:cs="Times New Roman"/>
                      <w:color w:val="000000"/>
                    </w:rPr>
                    <w:t>0</w:t>
                  </w:r>
                </w:ins>
              </w:sdtContent>
            </w:sdt>
          </w:p>
        </w:tc>
      </w:tr>
      <w:tr w:rsidR="00D07C0E" w:rsidRPr="009807EB" w14:paraId="7611566E"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EDD352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574C811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Major highways/roads passing through</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D0229F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4"/>
                <w:id w:val="-1791543319"/>
              </w:sdtPr>
              <w:sdtContent>
                <w:ins w:id="143" w:author="COMMUNITY HEALTH CENTER MUTHUKULAM" w:date="2026-02-11T07:10:00Z">
                  <w:r w:rsidRPr="009807EB">
                    <w:rPr>
                      <w:rFonts w:ascii="Times New Roman" w:eastAsia="Calibri" w:hAnsi="Times New Roman" w:cs="Times New Roman"/>
                      <w:color w:val="000000"/>
                    </w:rPr>
                    <w:t>0</w:t>
                  </w:r>
                </w:ins>
              </w:sdtContent>
            </w:sdt>
          </w:p>
        </w:tc>
      </w:tr>
      <w:tr w:rsidR="00D07C0E" w:rsidRPr="009807EB" w14:paraId="57E33A92"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22DC07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003D242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Border crossings (state/district)</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44A0588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5"/>
                <w:id w:val="-509694228"/>
              </w:sdtPr>
              <w:sdtContent>
                <w:ins w:id="144" w:author="COMMUNITY HEALTH CENTER MUTHUKULAM" w:date="2026-02-11T07:10:00Z">
                  <w:r w:rsidRPr="009807EB">
                    <w:rPr>
                      <w:rFonts w:ascii="Times New Roman" w:eastAsia="Calibri" w:hAnsi="Times New Roman" w:cs="Times New Roman"/>
                      <w:color w:val="000000"/>
                    </w:rPr>
                    <w:t>0</w:t>
                  </w:r>
                </w:ins>
              </w:sdtContent>
            </w:sdt>
          </w:p>
        </w:tc>
      </w:tr>
      <w:tr w:rsidR="00D07C0E" w:rsidRPr="009807EB" w14:paraId="577756F4"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4AD89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2963113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Major markets / weekly markets</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8990D7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6"/>
                <w:id w:val="-333115722"/>
              </w:sdtPr>
              <w:sdtContent>
                <w:ins w:id="145" w:author="COMMUNITY HEALTH CENTER MUTHUKULAM" w:date="2026-02-11T07:10:00Z">
                  <w:r w:rsidRPr="009807EB">
                    <w:rPr>
                      <w:rFonts w:ascii="Times New Roman" w:eastAsia="Calibri" w:hAnsi="Times New Roman" w:cs="Times New Roman"/>
                      <w:color w:val="000000"/>
                    </w:rPr>
                    <w:t>0</w:t>
                  </w:r>
                </w:ins>
              </w:sdtContent>
            </w:sdt>
          </w:p>
        </w:tc>
      </w:tr>
      <w:tr w:rsidR="00D07C0E" w:rsidRPr="009807EB" w14:paraId="5129BEF4"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84FA2B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4222095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Tourism hubs / major event venues</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ECC432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7"/>
                <w:id w:val="-2050189266"/>
              </w:sdtPr>
              <w:sdtContent>
                <w:ins w:id="146" w:author="COMMUNITY HEALTH CENTER MUTHUKULAM" w:date="2026-02-11T07:10:00Z">
                  <w:r w:rsidRPr="009807EB">
                    <w:rPr>
                      <w:rFonts w:ascii="Times New Roman" w:eastAsia="Calibri" w:hAnsi="Times New Roman" w:cs="Times New Roman"/>
                      <w:color w:val="000000"/>
                    </w:rPr>
                    <w:t>0</w:t>
                  </w:r>
                </w:ins>
              </w:sdtContent>
            </w:sdt>
          </w:p>
        </w:tc>
      </w:tr>
      <w:tr w:rsidR="00D07C0E" w:rsidRPr="009807EB" w14:paraId="4A818B6E"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8F697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1DCCBC8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Schools/colleges with hostels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268CAB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8"/>
                <w:id w:val="357571396"/>
              </w:sdtPr>
              <w:sdtContent>
                <w:ins w:id="147" w:author="COMMUNITY HEALTH CENTER MUTHUKULAM" w:date="2026-02-11T07:10:00Z">
                  <w:r w:rsidRPr="009807EB">
                    <w:rPr>
                      <w:rFonts w:ascii="Times New Roman" w:eastAsia="Calibri" w:hAnsi="Times New Roman" w:cs="Times New Roman"/>
                      <w:color w:val="000000"/>
                    </w:rPr>
                    <w:t>1</w:t>
                  </w:r>
                </w:ins>
              </w:sdtContent>
            </w:sdt>
            <w:r w:rsidRPr="009807EB">
              <w:rPr>
                <w:rFonts w:ascii="Times New Roman" w:eastAsia="Calibri" w:hAnsi="Times New Roman" w:cs="Times New Roman"/>
              </w:rPr>
              <w:t>1</w:t>
            </w:r>
          </w:p>
        </w:tc>
      </w:tr>
      <w:tr w:rsidR="00D07C0E" w:rsidRPr="009807EB" w14:paraId="2DC5340C" w14:textId="77777777" w:rsidTr="00D07C0E">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6CED9A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10</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288165B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Factories / large workplaces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0728DDB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39"/>
                <w:id w:val="1561717859"/>
              </w:sdtPr>
              <w:sdtContent>
                <w:ins w:id="148" w:author="COMMUNITY HEALTH CENTER MUTHUKULAM" w:date="2026-02-11T07:10:00Z">
                  <w:r w:rsidRPr="009807EB">
                    <w:rPr>
                      <w:rFonts w:ascii="Times New Roman" w:eastAsia="Calibri" w:hAnsi="Times New Roman" w:cs="Times New Roman"/>
                      <w:color w:val="000000"/>
                    </w:rPr>
                    <w:t>8</w:t>
                  </w:r>
                </w:ins>
              </w:sdtContent>
            </w:sdt>
          </w:p>
        </w:tc>
      </w:tr>
    </w:tbl>
    <w:p w14:paraId="016A7FB6"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color w:val="000000"/>
        </w:rPr>
        <w:lastRenderedPageBreak/>
        <w:t xml:space="preserve"> </w:t>
      </w:r>
      <w:r w:rsidRPr="009807EB">
        <w:rPr>
          <w:rFonts w:ascii="Times New Roman" w:eastAsia="Calibri" w:hAnsi="Times New Roman" w:cs="Times New Roman"/>
          <w:b/>
          <w:bCs/>
          <w:color w:val="000000"/>
        </w:rPr>
        <w:t>F. Water, Sanitation &amp; Hygiene (WASH)</w:t>
      </w:r>
    </w:p>
    <w:tbl>
      <w:tblPr>
        <w:tblStyle w:val="Style306"/>
        <w:tblW w:w="6690" w:type="dxa"/>
        <w:tblInd w:w="-100" w:type="dxa"/>
        <w:tblLayout w:type="fixed"/>
        <w:tblLook w:val="04A0" w:firstRow="1" w:lastRow="0" w:firstColumn="1" w:lastColumn="0" w:noHBand="0" w:noVBand="1"/>
      </w:tblPr>
      <w:tblGrid>
        <w:gridCol w:w="895"/>
        <w:gridCol w:w="3530"/>
        <w:gridCol w:w="2265"/>
      </w:tblGrid>
      <w:tr w:rsidR="00D07C0E" w:rsidRPr="009807EB" w14:paraId="78DAE05E" w14:textId="77777777" w:rsidTr="00D07C0E">
        <w:trPr>
          <w:cantSplit/>
          <w:trHeight w:val="20"/>
          <w:tblHeader/>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DB22A4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Sl. No.</w:t>
            </w:r>
          </w:p>
        </w:tc>
        <w:tc>
          <w:tcPr>
            <w:tcW w:w="35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70DCD3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6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1786F5D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067BD305"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DE710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13A3158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Major drinking water sources (piped / wells / borewells / springs)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727E8D5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0"/>
                <w:id w:val="-402522102"/>
              </w:sdtPr>
              <w:sdtContent>
                <w:ins w:id="149" w:author="COMMUNITY HEALTH CENTER MUTHUKULAM" w:date="2026-02-11T07:11:00Z">
                  <w:r w:rsidRPr="009807EB">
                    <w:rPr>
                      <w:rFonts w:ascii="Times New Roman" w:eastAsia="Calibri" w:hAnsi="Times New Roman" w:cs="Times New Roman"/>
                      <w:color w:val="000000"/>
                    </w:rPr>
                    <w:t>0</w:t>
                  </w:r>
                </w:ins>
              </w:sdtContent>
            </w:sdt>
          </w:p>
        </w:tc>
      </w:tr>
      <w:tr w:rsidR="00D07C0E" w:rsidRPr="009807EB" w14:paraId="07E8E2FA"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75B1FF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5DE6F71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No. of public wells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00A2007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5</w:t>
            </w:r>
          </w:p>
        </w:tc>
      </w:tr>
      <w:tr w:rsidR="00D07C0E" w:rsidRPr="009807EB" w14:paraId="15111EE3"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5848C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31ED618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No. of households with piped water connection</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7AC319F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1"/>
                <w:id w:val="650445955"/>
              </w:sdtPr>
              <w:sdtContent>
                <w:ins w:id="150" w:author="COMMUNITY HEALTH CENTER MUTHUKULAM" w:date="2026-02-11T07:12:00Z">
                  <w:r w:rsidRPr="009807EB">
                    <w:rPr>
                      <w:rFonts w:ascii="Times New Roman" w:eastAsia="Calibri" w:hAnsi="Times New Roman" w:cs="Times New Roman"/>
                      <w:color w:val="000000"/>
                    </w:rPr>
                    <w:t>3405</w:t>
                  </w:r>
                </w:ins>
              </w:sdtContent>
            </w:sdt>
          </w:p>
        </w:tc>
      </w:tr>
      <w:tr w:rsidR="00D07C0E" w:rsidRPr="009807EB" w14:paraId="198CBA50"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CDAADC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7C487CE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Water quality testing routine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03EDC30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2"/>
                <w:id w:val="412352528"/>
              </w:sdtPr>
              <w:sdtContent>
                <w:ins w:id="151" w:author="COMMUNITY HEALTH CENTER MUTHUKULAM" w:date="2026-02-11T07:12:00Z">
                  <w:r w:rsidRPr="009807EB">
                    <w:rPr>
                      <w:rFonts w:ascii="Times New Roman" w:eastAsia="Calibri" w:hAnsi="Times New Roman" w:cs="Times New Roman"/>
                      <w:color w:val="000000"/>
                    </w:rPr>
                    <w:t>YES</w:t>
                  </w:r>
                </w:ins>
              </w:sdtContent>
            </w:sdt>
          </w:p>
        </w:tc>
      </w:tr>
      <w:tr w:rsidR="00D07C0E" w:rsidRPr="009807EB" w14:paraId="77E913A9"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6D44E6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59CFA55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Common contamination risks (flooding, salinity, industrial waste)</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0E0807F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3"/>
                <w:id w:val="-730809135"/>
              </w:sdtPr>
              <w:sdtContent>
                <w:ins w:id="152" w:author="COMMUNITY HEALTH CENTER MUTHUKULAM" w:date="2026-02-11T07:12:00Z">
                  <w:r w:rsidRPr="009807EB">
                    <w:rPr>
                      <w:rFonts w:ascii="Times New Roman" w:eastAsia="Calibri" w:hAnsi="Times New Roman" w:cs="Times New Roman"/>
                      <w:color w:val="000000"/>
                    </w:rPr>
                    <w:t>NO</w:t>
                  </w:r>
                </w:ins>
              </w:sdtContent>
            </w:sdt>
          </w:p>
        </w:tc>
      </w:tr>
      <w:tr w:rsidR="00D07C0E" w:rsidRPr="009807EB" w14:paraId="6A5AF52C"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A431F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0D1E402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Open defecation free status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5C8EF29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4"/>
                <w:id w:val="573605339"/>
              </w:sdtPr>
              <w:sdtContent>
                <w:ins w:id="153" w:author="COMMUNITY HEALTH CENTER MUTHUKULAM" w:date="2026-02-11T07:12:00Z">
                  <w:r w:rsidRPr="009807EB">
                    <w:rPr>
                      <w:rFonts w:ascii="Times New Roman" w:eastAsia="Calibri" w:hAnsi="Times New Roman" w:cs="Times New Roman"/>
                      <w:color w:val="000000"/>
                    </w:rPr>
                    <w:t>NO</w:t>
                  </w:r>
                </w:ins>
              </w:sdtContent>
            </w:sdt>
          </w:p>
        </w:tc>
      </w:tr>
      <w:tr w:rsidR="00D07C0E" w:rsidRPr="009807EB" w14:paraId="24AFEEB6"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E7C826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49A3BF6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Solid waste management system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29F384C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5"/>
                <w:id w:val="186159758"/>
              </w:sdtPr>
              <w:sdtContent>
                <w:ins w:id="154" w:author="COMMUNITY HEALTH CENTER MUTHUKULAM" w:date="2026-02-11T07:12:00Z">
                  <w:r w:rsidRPr="009807EB">
                    <w:rPr>
                      <w:rFonts w:ascii="Times New Roman" w:eastAsia="Calibri" w:hAnsi="Times New Roman" w:cs="Times New Roman"/>
                      <w:color w:val="000000"/>
                    </w:rPr>
                    <w:t>YES</w:t>
                  </w:r>
                </w:ins>
              </w:sdtContent>
            </w:sdt>
          </w:p>
        </w:tc>
      </w:tr>
      <w:tr w:rsidR="00D07C0E" w:rsidRPr="009807EB" w14:paraId="4697A7F5"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6592F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2FC3AED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Bio-medical waste disposal mechanism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01179F9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6"/>
                <w:id w:val="-2112322264"/>
              </w:sdtPr>
              <w:sdtContent>
                <w:ins w:id="155" w:author="COMMUNITY HEALTH CENTER MUTHUKULAM" w:date="2026-02-11T07:12:00Z">
                  <w:r w:rsidRPr="009807EB">
                    <w:rPr>
                      <w:rFonts w:ascii="Times New Roman" w:eastAsia="Calibri" w:hAnsi="Times New Roman" w:cs="Times New Roman"/>
                      <w:color w:val="000000"/>
                    </w:rPr>
                    <w:t>YES</w:t>
                  </w:r>
                </w:ins>
              </w:sdtContent>
            </w:sdt>
          </w:p>
        </w:tc>
      </w:tr>
      <w:tr w:rsidR="00D07C0E" w:rsidRPr="009807EB" w14:paraId="2F442F48"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3134C1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5659DC2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No. of public toilets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5060866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7"/>
                <w:id w:val="-772760765"/>
              </w:sdtPr>
              <w:sdtContent>
                <w:ins w:id="156" w:author="COMMUNITY HEALTH CENTER MUTHUKULAM" w:date="2026-02-11T07:13:00Z">
                  <w:r w:rsidRPr="009807EB">
                    <w:rPr>
                      <w:rFonts w:ascii="Times New Roman" w:eastAsia="Calibri" w:hAnsi="Times New Roman" w:cs="Times New Roman"/>
                      <w:color w:val="000000"/>
                    </w:rPr>
                    <w:t>0</w:t>
                  </w:r>
                </w:ins>
              </w:sdtContent>
            </w:sdt>
          </w:p>
        </w:tc>
      </w:tr>
      <w:tr w:rsidR="00D07C0E" w:rsidRPr="009807EB" w14:paraId="4E7C1909" w14:textId="77777777" w:rsidTr="00D07C0E">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5D6B69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10</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7928C6F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Handwashing stations in public places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2C656CA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8"/>
                <w:id w:val="-429507109"/>
              </w:sdtPr>
              <w:sdtContent>
                <w:ins w:id="157" w:author="COMMUNITY HEALTH CENTER MUTHUKULAM" w:date="2026-02-11T07:13:00Z">
                  <w:r w:rsidRPr="009807EB">
                    <w:rPr>
                      <w:rFonts w:ascii="Times New Roman" w:eastAsia="Calibri" w:hAnsi="Times New Roman" w:cs="Times New Roman"/>
                      <w:color w:val="000000"/>
                    </w:rPr>
                    <w:t>NO</w:t>
                  </w:r>
                </w:ins>
              </w:sdtContent>
            </w:sdt>
          </w:p>
        </w:tc>
      </w:tr>
    </w:tbl>
    <w:p w14:paraId="09D9548D"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b/>
          <w:bCs/>
          <w:color w:val="000000"/>
        </w:rPr>
        <w:t>G. Zoonotic Risks &amp; One Health</w:t>
      </w:r>
    </w:p>
    <w:tbl>
      <w:tblPr>
        <w:tblStyle w:val="Style307"/>
        <w:tblW w:w="68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785"/>
        <w:gridCol w:w="2160"/>
      </w:tblGrid>
      <w:tr w:rsidR="00D07C0E" w:rsidRPr="009807EB" w14:paraId="0C16134A" w14:textId="77777777" w:rsidTr="00D07C0E">
        <w:trPr>
          <w:cantSplit/>
          <w:trHeight w:val="20"/>
          <w:tblHeader/>
        </w:trPr>
        <w:tc>
          <w:tcPr>
            <w:tcW w:w="895" w:type="dxa"/>
            <w:tcMar>
              <w:top w:w="0" w:type="dxa"/>
              <w:left w:w="100" w:type="dxa"/>
              <w:bottom w:w="0" w:type="dxa"/>
              <w:right w:w="100" w:type="dxa"/>
            </w:tcMar>
          </w:tcPr>
          <w:p w14:paraId="718D565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3785" w:type="dxa"/>
            <w:tcMar>
              <w:top w:w="0" w:type="dxa"/>
              <w:left w:w="100" w:type="dxa"/>
              <w:bottom w:w="0" w:type="dxa"/>
              <w:right w:w="100" w:type="dxa"/>
            </w:tcMar>
          </w:tcPr>
          <w:p w14:paraId="563780B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160" w:type="dxa"/>
            <w:tcMar>
              <w:top w:w="0" w:type="dxa"/>
              <w:left w:w="100" w:type="dxa"/>
              <w:bottom w:w="0" w:type="dxa"/>
              <w:right w:w="100" w:type="dxa"/>
            </w:tcMar>
          </w:tcPr>
          <w:p w14:paraId="2A5185E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31359615" w14:textId="77777777" w:rsidTr="00D07C0E">
        <w:trPr>
          <w:cantSplit/>
          <w:trHeight w:val="20"/>
          <w:tblHeader/>
        </w:trPr>
        <w:tc>
          <w:tcPr>
            <w:tcW w:w="895" w:type="dxa"/>
            <w:tcMar>
              <w:top w:w="0" w:type="dxa"/>
              <w:left w:w="100" w:type="dxa"/>
              <w:bottom w:w="0" w:type="dxa"/>
              <w:right w:w="100" w:type="dxa"/>
            </w:tcMar>
          </w:tcPr>
          <w:p w14:paraId="45EEBCD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785" w:type="dxa"/>
            <w:tcMar>
              <w:top w:w="0" w:type="dxa"/>
              <w:left w:w="100" w:type="dxa"/>
              <w:bottom w:w="0" w:type="dxa"/>
              <w:right w:w="100" w:type="dxa"/>
            </w:tcMar>
          </w:tcPr>
          <w:p w14:paraId="72CEB44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Livestock population (cattle/goats/pigs/poultry) – estimates</w:t>
            </w:r>
          </w:p>
        </w:tc>
        <w:tc>
          <w:tcPr>
            <w:tcW w:w="2160" w:type="dxa"/>
            <w:tcMar>
              <w:top w:w="0" w:type="dxa"/>
              <w:left w:w="100" w:type="dxa"/>
              <w:bottom w:w="0" w:type="dxa"/>
              <w:right w:w="100" w:type="dxa"/>
            </w:tcMar>
          </w:tcPr>
          <w:p w14:paraId="7EE8036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49"/>
                <w:id w:val="492598527"/>
              </w:sdtPr>
              <w:sdtContent>
                <w:ins w:id="158" w:author="COMMUNITY HEALTH CENTER MUTHUKULAM" w:date="2026-02-11T07:15:00Z">
                  <w:r w:rsidRPr="009807EB">
                    <w:rPr>
                      <w:rFonts w:ascii="Times New Roman" w:eastAsia="Calibri" w:hAnsi="Times New Roman" w:cs="Times New Roman"/>
                      <w:color w:val="000000"/>
                    </w:rPr>
                    <w:t>170</w:t>
                  </w:r>
                </w:ins>
              </w:sdtContent>
            </w:sdt>
          </w:p>
        </w:tc>
      </w:tr>
      <w:tr w:rsidR="00D07C0E" w:rsidRPr="009807EB" w14:paraId="4820F071" w14:textId="77777777" w:rsidTr="00D07C0E">
        <w:trPr>
          <w:cantSplit/>
          <w:trHeight w:val="20"/>
          <w:tblHeader/>
        </w:trPr>
        <w:tc>
          <w:tcPr>
            <w:tcW w:w="895" w:type="dxa"/>
            <w:tcMar>
              <w:top w:w="0" w:type="dxa"/>
              <w:left w:w="100" w:type="dxa"/>
              <w:bottom w:w="0" w:type="dxa"/>
              <w:right w:w="100" w:type="dxa"/>
            </w:tcMar>
          </w:tcPr>
          <w:p w14:paraId="6FCB678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785" w:type="dxa"/>
            <w:tcMar>
              <w:top w:w="0" w:type="dxa"/>
              <w:left w:w="100" w:type="dxa"/>
              <w:bottom w:w="0" w:type="dxa"/>
              <w:right w:w="100" w:type="dxa"/>
            </w:tcMar>
          </w:tcPr>
          <w:p w14:paraId="694EFC2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No. of dairy farms / poultry farms / pig farms</w:t>
            </w:r>
          </w:p>
        </w:tc>
        <w:tc>
          <w:tcPr>
            <w:tcW w:w="2160" w:type="dxa"/>
            <w:tcMar>
              <w:top w:w="0" w:type="dxa"/>
              <w:left w:w="100" w:type="dxa"/>
              <w:bottom w:w="0" w:type="dxa"/>
              <w:right w:w="100" w:type="dxa"/>
            </w:tcMar>
          </w:tcPr>
          <w:p w14:paraId="162C763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0"/>
                <w:id w:val="1507533399"/>
              </w:sdtPr>
              <w:sdtContent>
                <w:ins w:id="159" w:author="COMMUNITY HEALTH CENTER MUTHUKULAM" w:date="2026-02-11T07:15:00Z">
                  <w:r w:rsidRPr="009807EB">
                    <w:rPr>
                      <w:rFonts w:ascii="Times New Roman" w:eastAsia="Calibri" w:hAnsi="Times New Roman" w:cs="Times New Roman"/>
                      <w:color w:val="000000"/>
                    </w:rPr>
                    <w:t>0</w:t>
                  </w:r>
                </w:ins>
              </w:sdtContent>
            </w:sdt>
          </w:p>
        </w:tc>
      </w:tr>
      <w:tr w:rsidR="00D07C0E" w:rsidRPr="009807EB" w14:paraId="0DA07DE7" w14:textId="77777777" w:rsidTr="00D07C0E">
        <w:trPr>
          <w:cantSplit/>
          <w:trHeight w:val="20"/>
          <w:tblHeader/>
        </w:trPr>
        <w:tc>
          <w:tcPr>
            <w:tcW w:w="895" w:type="dxa"/>
            <w:tcMar>
              <w:top w:w="0" w:type="dxa"/>
              <w:left w:w="100" w:type="dxa"/>
              <w:bottom w:w="0" w:type="dxa"/>
              <w:right w:w="100" w:type="dxa"/>
            </w:tcMar>
          </w:tcPr>
          <w:p w14:paraId="32B4F9B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785" w:type="dxa"/>
            <w:tcMar>
              <w:top w:w="0" w:type="dxa"/>
              <w:left w:w="100" w:type="dxa"/>
              <w:bottom w:w="0" w:type="dxa"/>
              <w:right w:w="100" w:type="dxa"/>
            </w:tcMar>
          </w:tcPr>
          <w:p w14:paraId="63DCB31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Slaughterhouses / meat shops (number)</w:t>
            </w:r>
          </w:p>
        </w:tc>
        <w:tc>
          <w:tcPr>
            <w:tcW w:w="2160" w:type="dxa"/>
            <w:tcMar>
              <w:top w:w="0" w:type="dxa"/>
              <w:left w:w="100" w:type="dxa"/>
              <w:bottom w:w="0" w:type="dxa"/>
              <w:right w:w="100" w:type="dxa"/>
            </w:tcMar>
          </w:tcPr>
          <w:p w14:paraId="24CED8B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1"/>
                <w:id w:val="719754175"/>
              </w:sdtPr>
              <w:sdtContent>
                <w:ins w:id="160" w:author="COMMUNITY HEALTH CENTER MUTHUKULAM" w:date="2026-02-11T07:15:00Z">
                  <w:r w:rsidRPr="009807EB">
                    <w:rPr>
                      <w:rFonts w:ascii="Times New Roman" w:eastAsia="Calibri" w:hAnsi="Times New Roman" w:cs="Times New Roman"/>
                      <w:color w:val="000000"/>
                    </w:rPr>
                    <w:t>0</w:t>
                  </w:r>
                </w:ins>
              </w:sdtContent>
            </w:sdt>
          </w:p>
        </w:tc>
      </w:tr>
      <w:tr w:rsidR="00D07C0E" w:rsidRPr="009807EB" w14:paraId="0F83E51B" w14:textId="77777777" w:rsidTr="00D07C0E">
        <w:trPr>
          <w:cantSplit/>
          <w:trHeight w:val="20"/>
          <w:tblHeader/>
        </w:trPr>
        <w:tc>
          <w:tcPr>
            <w:tcW w:w="895" w:type="dxa"/>
            <w:tcMar>
              <w:top w:w="0" w:type="dxa"/>
              <w:left w:w="100" w:type="dxa"/>
              <w:bottom w:w="0" w:type="dxa"/>
              <w:right w:w="100" w:type="dxa"/>
            </w:tcMar>
          </w:tcPr>
          <w:p w14:paraId="610AB00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785" w:type="dxa"/>
            <w:tcMar>
              <w:top w:w="0" w:type="dxa"/>
              <w:left w:w="100" w:type="dxa"/>
              <w:bottom w:w="0" w:type="dxa"/>
              <w:right w:w="100" w:type="dxa"/>
            </w:tcMar>
          </w:tcPr>
          <w:p w14:paraId="7210D83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Animal markets (Yes/No, details)</w:t>
            </w:r>
          </w:p>
        </w:tc>
        <w:tc>
          <w:tcPr>
            <w:tcW w:w="2160" w:type="dxa"/>
            <w:tcMar>
              <w:top w:w="0" w:type="dxa"/>
              <w:left w:w="100" w:type="dxa"/>
              <w:bottom w:w="0" w:type="dxa"/>
              <w:right w:w="100" w:type="dxa"/>
            </w:tcMar>
          </w:tcPr>
          <w:p w14:paraId="0B43624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2"/>
                <w:id w:val="1524557521"/>
              </w:sdtPr>
              <w:sdtContent>
                <w:ins w:id="161" w:author="COMMUNITY HEALTH CENTER MUTHUKULAM" w:date="2026-02-11T07:15:00Z">
                  <w:r w:rsidRPr="009807EB">
                    <w:rPr>
                      <w:rFonts w:ascii="Times New Roman" w:eastAsia="Calibri" w:hAnsi="Times New Roman" w:cs="Times New Roman"/>
                      <w:color w:val="000000"/>
                    </w:rPr>
                    <w:t>0</w:t>
                  </w:r>
                </w:ins>
              </w:sdtContent>
            </w:sdt>
          </w:p>
        </w:tc>
      </w:tr>
      <w:tr w:rsidR="00D07C0E" w:rsidRPr="009807EB" w14:paraId="60B6D68A" w14:textId="77777777" w:rsidTr="00D07C0E">
        <w:trPr>
          <w:cantSplit/>
          <w:trHeight w:val="20"/>
          <w:tblHeader/>
        </w:trPr>
        <w:tc>
          <w:tcPr>
            <w:tcW w:w="895" w:type="dxa"/>
            <w:tcMar>
              <w:top w:w="0" w:type="dxa"/>
              <w:left w:w="100" w:type="dxa"/>
              <w:bottom w:w="0" w:type="dxa"/>
              <w:right w:w="100" w:type="dxa"/>
            </w:tcMar>
          </w:tcPr>
          <w:p w14:paraId="51F9094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785" w:type="dxa"/>
            <w:tcMar>
              <w:top w:w="0" w:type="dxa"/>
              <w:left w:w="100" w:type="dxa"/>
              <w:bottom w:w="0" w:type="dxa"/>
              <w:right w:w="100" w:type="dxa"/>
            </w:tcMar>
          </w:tcPr>
          <w:p w14:paraId="59E706F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Veterinary dispensaries (number)</w:t>
            </w:r>
          </w:p>
        </w:tc>
        <w:tc>
          <w:tcPr>
            <w:tcW w:w="2160" w:type="dxa"/>
            <w:tcMar>
              <w:top w:w="0" w:type="dxa"/>
              <w:left w:w="100" w:type="dxa"/>
              <w:bottom w:w="0" w:type="dxa"/>
              <w:right w:w="100" w:type="dxa"/>
            </w:tcMar>
          </w:tcPr>
          <w:p w14:paraId="0F0442A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3"/>
                <w:id w:val="1475580451"/>
              </w:sdtPr>
              <w:sdtContent>
                <w:sdt>
                  <w:sdtPr>
                    <w:rPr>
                      <w:rFonts w:ascii="Times New Roman" w:hAnsi="Times New Roman" w:cs="Times New Roman"/>
                    </w:rPr>
                    <w:tag w:val="goog_rdk_54"/>
                    <w:id w:val="2041707741"/>
                  </w:sdtPr>
                  <w:sdtContent>
                    <w:ins w:id="162" w:author="COMMUNITY HEALTH CENTER MUTHUKULAM" w:date="2026-02-11T07:15:00Z">
                      <w:r w:rsidRPr="009807EB">
                        <w:rPr>
                          <w:rFonts w:ascii="Times New Roman" w:eastAsia="Calibri" w:hAnsi="Times New Roman" w:cs="Times New Roman"/>
                          <w:rPrChange w:id="163" w:author="COMMUNITY HEALTH CENTER MUTHUKULAM" w:date="2026-02-11T07:15:00Z">
                            <w:rPr>
                              <w:rFonts w:ascii="Calibri" w:eastAsia="Calibri" w:hAnsi="Calibri" w:cs="Calibri"/>
                              <w:color w:val="000000"/>
                              <w:sz w:val="16"/>
                              <w:szCs w:val="16"/>
                            </w:rPr>
                          </w:rPrChange>
                        </w:rPr>
                        <w:t>1</w:t>
                      </w:r>
                    </w:ins>
                  </w:sdtContent>
                </w:sdt>
              </w:sdtContent>
            </w:sdt>
          </w:p>
        </w:tc>
      </w:tr>
      <w:tr w:rsidR="00D07C0E" w:rsidRPr="009807EB" w14:paraId="16FEC71C" w14:textId="77777777" w:rsidTr="00D07C0E">
        <w:trPr>
          <w:cantSplit/>
          <w:trHeight w:val="20"/>
          <w:tblHeader/>
        </w:trPr>
        <w:tc>
          <w:tcPr>
            <w:tcW w:w="895" w:type="dxa"/>
            <w:tcMar>
              <w:top w:w="0" w:type="dxa"/>
              <w:left w:w="100" w:type="dxa"/>
              <w:bottom w:w="0" w:type="dxa"/>
              <w:right w:w="100" w:type="dxa"/>
            </w:tcMar>
          </w:tcPr>
          <w:p w14:paraId="61514F5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785" w:type="dxa"/>
            <w:tcMar>
              <w:top w:w="0" w:type="dxa"/>
              <w:left w:w="100" w:type="dxa"/>
              <w:bottom w:w="0" w:type="dxa"/>
              <w:right w:w="100" w:type="dxa"/>
            </w:tcMar>
          </w:tcPr>
          <w:p w14:paraId="075D82F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History of zoonotic outbreaks (rabies, leptospirosis, avian flu etc.)</w:t>
            </w:r>
          </w:p>
        </w:tc>
        <w:tc>
          <w:tcPr>
            <w:tcW w:w="2160" w:type="dxa"/>
            <w:tcMar>
              <w:top w:w="0" w:type="dxa"/>
              <w:left w:w="100" w:type="dxa"/>
              <w:bottom w:w="0" w:type="dxa"/>
              <w:right w:w="100" w:type="dxa"/>
            </w:tcMar>
          </w:tcPr>
          <w:p w14:paraId="297606B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5"/>
                <w:id w:val="113731995"/>
              </w:sdtPr>
              <w:sdtContent>
                <w:ins w:id="164" w:author="COMMUNITY HEALTH CENTER MUTHUKULAM" w:date="2026-02-11T07:15:00Z">
                  <w:r w:rsidRPr="009807EB">
                    <w:rPr>
                      <w:rFonts w:ascii="Times New Roman" w:eastAsia="Calibri" w:hAnsi="Times New Roman" w:cs="Times New Roman"/>
                      <w:color w:val="000000"/>
                    </w:rPr>
                    <w:t>0</w:t>
                  </w:r>
                </w:ins>
              </w:sdtContent>
            </w:sdt>
          </w:p>
        </w:tc>
      </w:tr>
      <w:tr w:rsidR="00D07C0E" w:rsidRPr="009807EB" w14:paraId="641F2EAF" w14:textId="77777777" w:rsidTr="00D07C0E">
        <w:trPr>
          <w:cantSplit/>
          <w:trHeight w:val="20"/>
          <w:tblHeader/>
        </w:trPr>
        <w:tc>
          <w:tcPr>
            <w:tcW w:w="895" w:type="dxa"/>
            <w:tcMar>
              <w:top w:w="0" w:type="dxa"/>
              <w:left w:w="100" w:type="dxa"/>
              <w:bottom w:w="0" w:type="dxa"/>
              <w:right w:w="100" w:type="dxa"/>
            </w:tcMar>
          </w:tcPr>
          <w:p w14:paraId="472943D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785" w:type="dxa"/>
            <w:tcMar>
              <w:top w:w="0" w:type="dxa"/>
              <w:left w:w="100" w:type="dxa"/>
              <w:bottom w:w="0" w:type="dxa"/>
              <w:right w:w="100" w:type="dxa"/>
            </w:tcMar>
          </w:tcPr>
          <w:p w14:paraId="151C00D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Stray dog population management measures (Yes/No)</w:t>
            </w:r>
          </w:p>
        </w:tc>
        <w:tc>
          <w:tcPr>
            <w:tcW w:w="2160" w:type="dxa"/>
            <w:tcMar>
              <w:top w:w="0" w:type="dxa"/>
              <w:left w:w="100" w:type="dxa"/>
              <w:bottom w:w="0" w:type="dxa"/>
              <w:right w:w="100" w:type="dxa"/>
            </w:tcMar>
          </w:tcPr>
          <w:p w14:paraId="6E5A313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6"/>
                <w:id w:val="1630928332"/>
              </w:sdtPr>
              <w:sdtContent>
                <w:ins w:id="165" w:author="COMMUNITY HEALTH CENTER MUTHUKULAM" w:date="2026-02-11T07:15:00Z">
                  <w:r w:rsidRPr="009807EB">
                    <w:rPr>
                      <w:rFonts w:ascii="Times New Roman" w:eastAsia="Calibri" w:hAnsi="Times New Roman" w:cs="Times New Roman"/>
                      <w:color w:val="000000"/>
                    </w:rPr>
                    <w:t>NO</w:t>
                  </w:r>
                </w:ins>
              </w:sdtContent>
            </w:sdt>
          </w:p>
        </w:tc>
      </w:tr>
      <w:tr w:rsidR="00D07C0E" w:rsidRPr="009807EB" w14:paraId="478C1F6F" w14:textId="77777777" w:rsidTr="00D07C0E">
        <w:trPr>
          <w:cantSplit/>
          <w:trHeight w:val="20"/>
          <w:tblHeader/>
        </w:trPr>
        <w:tc>
          <w:tcPr>
            <w:tcW w:w="895" w:type="dxa"/>
            <w:tcMar>
              <w:top w:w="0" w:type="dxa"/>
              <w:left w:w="100" w:type="dxa"/>
              <w:bottom w:w="0" w:type="dxa"/>
              <w:right w:w="100" w:type="dxa"/>
            </w:tcMar>
          </w:tcPr>
          <w:p w14:paraId="1B4ECEB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785" w:type="dxa"/>
            <w:tcMar>
              <w:top w:w="0" w:type="dxa"/>
              <w:left w:w="100" w:type="dxa"/>
              <w:bottom w:w="0" w:type="dxa"/>
              <w:right w:w="100" w:type="dxa"/>
            </w:tcMar>
          </w:tcPr>
          <w:p w14:paraId="395DD00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Rodent infestation hotspots (Yes/No)</w:t>
            </w:r>
          </w:p>
        </w:tc>
        <w:tc>
          <w:tcPr>
            <w:tcW w:w="2160" w:type="dxa"/>
            <w:tcMar>
              <w:top w:w="0" w:type="dxa"/>
              <w:left w:w="100" w:type="dxa"/>
              <w:bottom w:w="0" w:type="dxa"/>
              <w:right w:w="100" w:type="dxa"/>
            </w:tcMar>
          </w:tcPr>
          <w:p w14:paraId="5F01515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7"/>
                <w:id w:val="778875505"/>
              </w:sdtPr>
              <w:sdtContent>
                <w:ins w:id="166" w:author="COMMUNITY HEALTH CENTER MUTHUKULAM" w:date="2026-02-11T07:15:00Z">
                  <w:r w:rsidRPr="009807EB">
                    <w:rPr>
                      <w:rFonts w:ascii="Times New Roman" w:eastAsia="Calibri" w:hAnsi="Times New Roman" w:cs="Times New Roman"/>
                      <w:color w:val="000000"/>
                    </w:rPr>
                    <w:t>NO</w:t>
                  </w:r>
                </w:ins>
              </w:sdtContent>
            </w:sdt>
          </w:p>
        </w:tc>
      </w:tr>
      <w:tr w:rsidR="00D07C0E" w:rsidRPr="009807EB" w14:paraId="0E315331" w14:textId="77777777" w:rsidTr="00D07C0E">
        <w:trPr>
          <w:cantSplit/>
          <w:trHeight w:val="20"/>
          <w:tblHeader/>
        </w:trPr>
        <w:tc>
          <w:tcPr>
            <w:tcW w:w="895" w:type="dxa"/>
            <w:tcMar>
              <w:top w:w="0" w:type="dxa"/>
              <w:left w:w="100" w:type="dxa"/>
              <w:bottom w:w="0" w:type="dxa"/>
              <w:right w:w="100" w:type="dxa"/>
            </w:tcMar>
          </w:tcPr>
          <w:p w14:paraId="659ED27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3785" w:type="dxa"/>
            <w:tcMar>
              <w:top w:w="0" w:type="dxa"/>
              <w:left w:w="100" w:type="dxa"/>
              <w:bottom w:w="0" w:type="dxa"/>
              <w:right w:w="100" w:type="dxa"/>
            </w:tcMar>
          </w:tcPr>
          <w:p w14:paraId="18FE1E9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Wetlands / waterlogged areas prone to leptospirosis</w:t>
            </w:r>
          </w:p>
        </w:tc>
        <w:tc>
          <w:tcPr>
            <w:tcW w:w="2160" w:type="dxa"/>
            <w:tcMar>
              <w:top w:w="0" w:type="dxa"/>
              <w:left w:w="100" w:type="dxa"/>
              <w:bottom w:w="0" w:type="dxa"/>
              <w:right w:w="100" w:type="dxa"/>
            </w:tcMar>
          </w:tcPr>
          <w:p w14:paraId="67E75EA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D07C0E" w:rsidRPr="009807EB" w14:paraId="21F4AED7" w14:textId="77777777" w:rsidTr="00D07C0E">
        <w:trPr>
          <w:cantSplit/>
          <w:trHeight w:val="20"/>
          <w:tblHeader/>
        </w:trPr>
        <w:tc>
          <w:tcPr>
            <w:tcW w:w="895" w:type="dxa"/>
            <w:tcMar>
              <w:top w:w="0" w:type="dxa"/>
              <w:left w:w="100" w:type="dxa"/>
              <w:bottom w:w="0" w:type="dxa"/>
              <w:right w:w="100" w:type="dxa"/>
            </w:tcMar>
          </w:tcPr>
          <w:p w14:paraId="155134C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10</w:t>
            </w:r>
          </w:p>
        </w:tc>
        <w:tc>
          <w:tcPr>
            <w:tcW w:w="3785" w:type="dxa"/>
            <w:tcMar>
              <w:top w:w="0" w:type="dxa"/>
              <w:left w:w="100" w:type="dxa"/>
              <w:bottom w:w="0" w:type="dxa"/>
              <w:right w:w="100" w:type="dxa"/>
            </w:tcMar>
          </w:tcPr>
          <w:p w14:paraId="67617B3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Bat roosting areas / caves / fruit orchards (if any)</w:t>
            </w:r>
          </w:p>
        </w:tc>
        <w:tc>
          <w:tcPr>
            <w:tcW w:w="2160" w:type="dxa"/>
            <w:tcMar>
              <w:top w:w="0" w:type="dxa"/>
              <w:left w:w="100" w:type="dxa"/>
              <w:bottom w:w="0" w:type="dxa"/>
              <w:right w:w="100" w:type="dxa"/>
            </w:tcMar>
          </w:tcPr>
          <w:p w14:paraId="21C0180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8"/>
                <w:id w:val="-1563243609"/>
              </w:sdtPr>
              <w:sdtContent>
                <w:ins w:id="167" w:author="COMMUNITY HEALTH CENTER MUTHUKULAM" w:date="2026-02-11T07:16:00Z">
                  <w:r w:rsidRPr="009807EB">
                    <w:rPr>
                      <w:rFonts w:ascii="Times New Roman" w:eastAsia="Calibri" w:hAnsi="Times New Roman" w:cs="Times New Roman"/>
                      <w:color w:val="000000"/>
                    </w:rPr>
                    <w:t>NO</w:t>
                  </w:r>
                </w:ins>
              </w:sdtContent>
            </w:sdt>
          </w:p>
        </w:tc>
      </w:tr>
      <w:tr w:rsidR="00D07C0E" w:rsidRPr="009807EB" w14:paraId="19406509" w14:textId="77777777" w:rsidTr="00D07C0E">
        <w:trPr>
          <w:cantSplit/>
          <w:trHeight w:val="20"/>
          <w:tblHeader/>
        </w:trPr>
        <w:tc>
          <w:tcPr>
            <w:tcW w:w="895" w:type="dxa"/>
            <w:tcMar>
              <w:top w:w="0" w:type="dxa"/>
              <w:left w:w="100" w:type="dxa"/>
              <w:bottom w:w="0" w:type="dxa"/>
              <w:right w:w="100" w:type="dxa"/>
            </w:tcMar>
          </w:tcPr>
          <w:p w14:paraId="42E444A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11</w:t>
            </w:r>
          </w:p>
        </w:tc>
        <w:tc>
          <w:tcPr>
            <w:tcW w:w="3785" w:type="dxa"/>
            <w:tcMar>
              <w:top w:w="0" w:type="dxa"/>
              <w:left w:w="100" w:type="dxa"/>
              <w:bottom w:w="0" w:type="dxa"/>
              <w:right w:w="100" w:type="dxa"/>
            </w:tcMar>
          </w:tcPr>
          <w:p w14:paraId="4A2A664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Human-animal interface hotspots (farms near residences)</w:t>
            </w:r>
          </w:p>
        </w:tc>
        <w:tc>
          <w:tcPr>
            <w:tcW w:w="2160" w:type="dxa"/>
            <w:tcMar>
              <w:top w:w="0" w:type="dxa"/>
              <w:left w:w="100" w:type="dxa"/>
              <w:bottom w:w="0" w:type="dxa"/>
              <w:right w:w="100" w:type="dxa"/>
            </w:tcMar>
          </w:tcPr>
          <w:p w14:paraId="57A280B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59"/>
                <w:id w:val="-1469295884"/>
              </w:sdtPr>
              <w:sdtContent>
                <w:ins w:id="168" w:author="COMMUNITY HEALTH CENTER MUTHUKULAM" w:date="2026-02-11T07:16:00Z">
                  <w:r w:rsidRPr="009807EB">
                    <w:rPr>
                      <w:rFonts w:ascii="Times New Roman" w:eastAsia="Calibri" w:hAnsi="Times New Roman" w:cs="Times New Roman"/>
                      <w:color w:val="000000"/>
                    </w:rPr>
                    <w:t>NO</w:t>
                  </w:r>
                </w:ins>
              </w:sdtContent>
            </w:sdt>
          </w:p>
        </w:tc>
      </w:tr>
    </w:tbl>
    <w:p w14:paraId="5670C829"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color w:val="000000"/>
        </w:rPr>
        <w:lastRenderedPageBreak/>
        <w:t xml:space="preserve"> </w:t>
      </w:r>
      <w:r w:rsidRPr="009807EB">
        <w:rPr>
          <w:rFonts w:ascii="Times New Roman" w:eastAsia="Calibri" w:hAnsi="Times New Roman" w:cs="Times New Roman"/>
          <w:b/>
          <w:bCs/>
          <w:color w:val="000000"/>
        </w:rPr>
        <w:t>H. Climate &amp; Disaster Risks (Pandemic Amplifiers)</w:t>
      </w:r>
    </w:p>
    <w:tbl>
      <w:tblPr>
        <w:tblStyle w:val="Style308"/>
        <w:tblW w:w="669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545"/>
        <w:gridCol w:w="2250"/>
      </w:tblGrid>
      <w:tr w:rsidR="00D07C0E" w:rsidRPr="009807EB" w14:paraId="756C36D2" w14:textId="77777777" w:rsidTr="00D07C0E">
        <w:trPr>
          <w:cantSplit/>
          <w:trHeight w:val="20"/>
          <w:tblHeader/>
        </w:trPr>
        <w:tc>
          <w:tcPr>
            <w:tcW w:w="895" w:type="dxa"/>
            <w:tcMar>
              <w:top w:w="0" w:type="dxa"/>
              <w:left w:w="100" w:type="dxa"/>
              <w:bottom w:w="0" w:type="dxa"/>
              <w:right w:w="100" w:type="dxa"/>
            </w:tcMar>
          </w:tcPr>
          <w:p w14:paraId="3FBBA815"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Sl. No.</w:t>
            </w:r>
          </w:p>
        </w:tc>
        <w:tc>
          <w:tcPr>
            <w:tcW w:w="3545" w:type="dxa"/>
            <w:tcMar>
              <w:top w:w="0" w:type="dxa"/>
              <w:left w:w="100" w:type="dxa"/>
              <w:bottom w:w="0" w:type="dxa"/>
              <w:right w:w="100" w:type="dxa"/>
            </w:tcMar>
          </w:tcPr>
          <w:p w14:paraId="1D2C09A5"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50" w:type="dxa"/>
            <w:tcMar>
              <w:top w:w="0" w:type="dxa"/>
              <w:left w:w="100" w:type="dxa"/>
              <w:bottom w:w="0" w:type="dxa"/>
              <w:right w:w="100" w:type="dxa"/>
            </w:tcMar>
          </w:tcPr>
          <w:p w14:paraId="3D7AB484"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504C7EC5" w14:textId="77777777" w:rsidTr="00D07C0E">
        <w:trPr>
          <w:cantSplit/>
          <w:trHeight w:val="20"/>
          <w:tblHeader/>
        </w:trPr>
        <w:tc>
          <w:tcPr>
            <w:tcW w:w="895" w:type="dxa"/>
            <w:tcMar>
              <w:top w:w="0" w:type="dxa"/>
              <w:left w:w="100" w:type="dxa"/>
              <w:bottom w:w="0" w:type="dxa"/>
              <w:right w:w="100" w:type="dxa"/>
            </w:tcMar>
          </w:tcPr>
          <w:p w14:paraId="5380155E"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545" w:type="dxa"/>
            <w:tcMar>
              <w:top w:w="0" w:type="dxa"/>
              <w:left w:w="100" w:type="dxa"/>
              <w:bottom w:w="0" w:type="dxa"/>
              <w:right w:w="100" w:type="dxa"/>
            </w:tcMar>
          </w:tcPr>
          <w:p w14:paraId="73C09362"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Flood-prone wards (list)</w:t>
            </w:r>
          </w:p>
        </w:tc>
        <w:tc>
          <w:tcPr>
            <w:tcW w:w="2250" w:type="dxa"/>
            <w:tcMar>
              <w:top w:w="0" w:type="dxa"/>
              <w:left w:w="100" w:type="dxa"/>
              <w:bottom w:w="0" w:type="dxa"/>
              <w:right w:w="100" w:type="dxa"/>
            </w:tcMar>
          </w:tcPr>
          <w:p w14:paraId="3DE30772"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60"/>
                <w:id w:val="-651728711"/>
              </w:sdtPr>
              <w:sdtContent>
                <w:ins w:id="169" w:author="COMMUNITY HEALTH CENTER MUTHUKULAM" w:date="2026-02-11T07:16:00Z">
                  <w:r w:rsidRPr="009807EB">
                    <w:rPr>
                      <w:rFonts w:ascii="Times New Roman" w:eastAsia="Calibri" w:hAnsi="Times New Roman" w:cs="Times New Roman"/>
                      <w:color w:val="000000"/>
                    </w:rPr>
                    <w:t>NO</w:t>
                  </w:r>
                </w:ins>
              </w:sdtContent>
            </w:sdt>
          </w:p>
        </w:tc>
      </w:tr>
      <w:tr w:rsidR="00D07C0E" w:rsidRPr="009807EB" w14:paraId="4136A561" w14:textId="77777777" w:rsidTr="00D07C0E">
        <w:trPr>
          <w:cantSplit/>
          <w:trHeight w:val="20"/>
          <w:tblHeader/>
        </w:trPr>
        <w:tc>
          <w:tcPr>
            <w:tcW w:w="895" w:type="dxa"/>
            <w:tcMar>
              <w:top w:w="0" w:type="dxa"/>
              <w:left w:w="100" w:type="dxa"/>
              <w:bottom w:w="0" w:type="dxa"/>
              <w:right w:w="100" w:type="dxa"/>
            </w:tcMar>
          </w:tcPr>
          <w:p w14:paraId="21A837D7"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545" w:type="dxa"/>
            <w:tcMar>
              <w:top w:w="0" w:type="dxa"/>
              <w:left w:w="100" w:type="dxa"/>
              <w:bottom w:w="0" w:type="dxa"/>
              <w:right w:w="100" w:type="dxa"/>
            </w:tcMar>
          </w:tcPr>
          <w:p w14:paraId="4D72F8A3"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Landslide-prone wards (list)</w:t>
            </w:r>
          </w:p>
        </w:tc>
        <w:tc>
          <w:tcPr>
            <w:tcW w:w="2250" w:type="dxa"/>
            <w:tcMar>
              <w:top w:w="0" w:type="dxa"/>
              <w:left w:w="100" w:type="dxa"/>
              <w:bottom w:w="0" w:type="dxa"/>
              <w:right w:w="100" w:type="dxa"/>
            </w:tcMar>
          </w:tcPr>
          <w:p w14:paraId="4EB974A2"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61"/>
                <w:id w:val="625361475"/>
              </w:sdtPr>
              <w:sdtContent>
                <w:ins w:id="170" w:author="COMMUNITY HEALTH CENTER MUTHUKULAM" w:date="2026-02-11T07:17:00Z">
                  <w:r w:rsidRPr="009807EB">
                    <w:rPr>
                      <w:rFonts w:ascii="Times New Roman" w:eastAsia="Calibri" w:hAnsi="Times New Roman" w:cs="Times New Roman"/>
                      <w:color w:val="000000"/>
                    </w:rPr>
                    <w:t>NO</w:t>
                  </w:r>
                </w:ins>
              </w:sdtContent>
            </w:sdt>
          </w:p>
        </w:tc>
      </w:tr>
      <w:tr w:rsidR="00D07C0E" w:rsidRPr="009807EB" w14:paraId="3A1CD57C" w14:textId="77777777" w:rsidTr="00D07C0E">
        <w:trPr>
          <w:cantSplit/>
          <w:trHeight w:val="20"/>
          <w:tblHeader/>
        </w:trPr>
        <w:tc>
          <w:tcPr>
            <w:tcW w:w="895" w:type="dxa"/>
            <w:tcMar>
              <w:top w:w="0" w:type="dxa"/>
              <w:left w:w="100" w:type="dxa"/>
              <w:bottom w:w="0" w:type="dxa"/>
              <w:right w:w="100" w:type="dxa"/>
            </w:tcMar>
          </w:tcPr>
          <w:p w14:paraId="68734145"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545" w:type="dxa"/>
            <w:tcMar>
              <w:top w:w="0" w:type="dxa"/>
              <w:left w:w="100" w:type="dxa"/>
              <w:bottom w:w="0" w:type="dxa"/>
              <w:right w:w="100" w:type="dxa"/>
            </w:tcMar>
          </w:tcPr>
          <w:p w14:paraId="289BD566"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Cyclone/sea surge risk (Yes/No)</w:t>
            </w:r>
          </w:p>
        </w:tc>
        <w:tc>
          <w:tcPr>
            <w:tcW w:w="2250" w:type="dxa"/>
            <w:tcMar>
              <w:top w:w="0" w:type="dxa"/>
              <w:left w:w="100" w:type="dxa"/>
              <w:bottom w:w="0" w:type="dxa"/>
              <w:right w:w="100" w:type="dxa"/>
            </w:tcMar>
          </w:tcPr>
          <w:p w14:paraId="7D568204"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62"/>
                <w:id w:val="-1834890281"/>
              </w:sdtPr>
              <w:sdtContent>
                <w:ins w:id="171" w:author="COMMUNITY HEALTH CENTER MUTHUKULAM" w:date="2026-02-11T07:17:00Z">
                  <w:r w:rsidRPr="009807EB">
                    <w:rPr>
                      <w:rFonts w:ascii="Times New Roman" w:eastAsia="Calibri" w:hAnsi="Times New Roman" w:cs="Times New Roman"/>
                      <w:color w:val="000000"/>
                    </w:rPr>
                    <w:t>NO</w:t>
                  </w:r>
                </w:ins>
              </w:sdtContent>
            </w:sdt>
          </w:p>
        </w:tc>
      </w:tr>
      <w:tr w:rsidR="00D07C0E" w:rsidRPr="009807EB" w14:paraId="6EBEC142" w14:textId="77777777" w:rsidTr="00D07C0E">
        <w:trPr>
          <w:cantSplit/>
          <w:trHeight w:val="20"/>
          <w:tblHeader/>
        </w:trPr>
        <w:tc>
          <w:tcPr>
            <w:tcW w:w="895" w:type="dxa"/>
            <w:tcMar>
              <w:top w:w="0" w:type="dxa"/>
              <w:left w:w="100" w:type="dxa"/>
              <w:bottom w:w="0" w:type="dxa"/>
              <w:right w:w="100" w:type="dxa"/>
            </w:tcMar>
          </w:tcPr>
          <w:p w14:paraId="7F36C1F2"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545" w:type="dxa"/>
            <w:tcMar>
              <w:top w:w="0" w:type="dxa"/>
              <w:left w:w="100" w:type="dxa"/>
              <w:bottom w:w="0" w:type="dxa"/>
              <w:right w:w="100" w:type="dxa"/>
            </w:tcMar>
          </w:tcPr>
          <w:p w14:paraId="72BB6130"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Heatwave risk zones (Yes/No)</w:t>
            </w:r>
          </w:p>
        </w:tc>
        <w:tc>
          <w:tcPr>
            <w:tcW w:w="2250" w:type="dxa"/>
            <w:tcMar>
              <w:top w:w="0" w:type="dxa"/>
              <w:left w:w="100" w:type="dxa"/>
              <w:bottom w:w="0" w:type="dxa"/>
              <w:right w:w="100" w:type="dxa"/>
            </w:tcMar>
          </w:tcPr>
          <w:p w14:paraId="198C6D72"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63"/>
                <w:id w:val="-1132314690"/>
              </w:sdtPr>
              <w:sdtContent>
                <w:ins w:id="172" w:author="COMMUNITY HEALTH CENTER MUTHUKULAM" w:date="2026-02-11T07:17:00Z">
                  <w:r w:rsidRPr="009807EB">
                    <w:rPr>
                      <w:rFonts w:ascii="Times New Roman" w:eastAsia="Calibri" w:hAnsi="Times New Roman" w:cs="Times New Roman"/>
                      <w:color w:val="000000"/>
                    </w:rPr>
                    <w:t>NO</w:t>
                  </w:r>
                </w:ins>
              </w:sdtContent>
            </w:sdt>
          </w:p>
        </w:tc>
      </w:tr>
      <w:tr w:rsidR="00D07C0E" w:rsidRPr="009807EB" w14:paraId="2C001E86" w14:textId="77777777" w:rsidTr="00D07C0E">
        <w:trPr>
          <w:cantSplit/>
          <w:trHeight w:val="20"/>
          <w:tblHeader/>
        </w:trPr>
        <w:tc>
          <w:tcPr>
            <w:tcW w:w="895" w:type="dxa"/>
            <w:tcMar>
              <w:top w:w="0" w:type="dxa"/>
              <w:left w:w="100" w:type="dxa"/>
              <w:bottom w:w="0" w:type="dxa"/>
              <w:right w:w="100" w:type="dxa"/>
            </w:tcMar>
          </w:tcPr>
          <w:p w14:paraId="2708EB74"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545" w:type="dxa"/>
            <w:tcMar>
              <w:top w:w="0" w:type="dxa"/>
              <w:left w:w="100" w:type="dxa"/>
              <w:bottom w:w="0" w:type="dxa"/>
              <w:right w:w="100" w:type="dxa"/>
            </w:tcMar>
          </w:tcPr>
          <w:p w14:paraId="1C3D78F7"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Waterlogging areas (list)</w:t>
            </w:r>
          </w:p>
        </w:tc>
        <w:tc>
          <w:tcPr>
            <w:tcW w:w="2250" w:type="dxa"/>
            <w:tcMar>
              <w:top w:w="0" w:type="dxa"/>
              <w:left w:w="100" w:type="dxa"/>
              <w:bottom w:w="0" w:type="dxa"/>
              <w:right w:w="100" w:type="dxa"/>
            </w:tcMar>
          </w:tcPr>
          <w:p w14:paraId="7D565B91" w14:textId="77777777" w:rsidR="00D07C0E" w:rsidRPr="009807EB" w:rsidRDefault="00D07C0E">
            <w:pPr>
              <w:spacing w:before="240" w:after="240" w:line="240" w:lineRule="auto"/>
              <w:rPr>
                <w:rFonts w:ascii="Times New Roman" w:eastAsia="Calibri" w:hAnsi="Times New Roman" w:cs="Times New Roman"/>
                <w:color w:val="000000"/>
              </w:rPr>
            </w:pPr>
            <w:sdt>
              <w:sdtPr>
                <w:rPr>
                  <w:rFonts w:ascii="Times New Roman" w:hAnsi="Times New Roman" w:cs="Times New Roman"/>
                </w:rPr>
                <w:tag w:val="goog_rdk_65"/>
                <w:id w:val="1228514053"/>
              </w:sdtPr>
              <w:sdtContent>
                <w:sdt>
                  <w:sdtPr>
                    <w:rPr>
                      <w:rFonts w:ascii="Times New Roman" w:hAnsi="Times New Roman" w:cs="Times New Roman"/>
                    </w:rPr>
                    <w:tag w:val="goog_rdk_66"/>
                    <w:id w:val="297452919"/>
                  </w:sdtPr>
                  <w:sdtContent>
                    <w:ins w:id="173" w:author="COMMUNITY HEALTH CENTER MUTHUKULAM" w:date="2026-02-11T07:17:00Z">
                      <w:r w:rsidRPr="009807EB">
                        <w:rPr>
                          <w:rFonts w:ascii="Times New Roman" w:eastAsia="Calibri" w:hAnsi="Times New Roman" w:cs="Times New Roman"/>
                          <w:rPrChange w:id="174" w:author="COMMUNITY HEALTH CENTER MUTHUKULAM" w:date="2026-02-11T07:17:00Z">
                            <w:rPr>
                              <w:rFonts w:ascii="Calibri" w:eastAsia="Calibri" w:hAnsi="Calibri" w:cs="Calibri"/>
                              <w:color w:val="000000"/>
                              <w:sz w:val="16"/>
                              <w:szCs w:val="16"/>
                            </w:rPr>
                          </w:rPrChange>
                        </w:rPr>
                        <w:t>YES</w:t>
                      </w:r>
                    </w:ins>
                  </w:sdtContent>
                </w:sdt>
              </w:sdtContent>
            </w:sdt>
            <w:r w:rsidRPr="009807EB">
              <w:rPr>
                <w:rFonts w:ascii="Times New Roman" w:eastAsia="Calibri" w:hAnsi="Times New Roman" w:cs="Times New Roman"/>
                <w:color w:val="000000"/>
              </w:rPr>
              <w:t xml:space="preserve"> </w:t>
            </w:r>
          </w:p>
        </w:tc>
      </w:tr>
      <w:tr w:rsidR="00D07C0E" w:rsidRPr="009807EB" w14:paraId="0C179658" w14:textId="77777777" w:rsidTr="00D07C0E">
        <w:trPr>
          <w:cantSplit/>
          <w:trHeight w:val="20"/>
          <w:tblHeader/>
        </w:trPr>
        <w:tc>
          <w:tcPr>
            <w:tcW w:w="895" w:type="dxa"/>
            <w:tcMar>
              <w:top w:w="0" w:type="dxa"/>
              <w:left w:w="100" w:type="dxa"/>
              <w:bottom w:w="0" w:type="dxa"/>
              <w:right w:w="100" w:type="dxa"/>
            </w:tcMar>
          </w:tcPr>
          <w:p w14:paraId="1B9FC10A"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545" w:type="dxa"/>
            <w:tcMar>
              <w:top w:w="0" w:type="dxa"/>
              <w:left w:w="100" w:type="dxa"/>
              <w:bottom w:w="0" w:type="dxa"/>
              <w:right w:w="100" w:type="dxa"/>
            </w:tcMar>
          </w:tcPr>
          <w:p w14:paraId="5ABD659D"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Shelter homes / relief camps (number, capacity)</w:t>
            </w:r>
          </w:p>
        </w:tc>
        <w:tc>
          <w:tcPr>
            <w:tcW w:w="2250" w:type="dxa"/>
            <w:tcMar>
              <w:top w:w="0" w:type="dxa"/>
              <w:left w:w="100" w:type="dxa"/>
              <w:bottom w:w="0" w:type="dxa"/>
              <w:right w:w="100" w:type="dxa"/>
            </w:tcMar>
          </w:tcPr>
          <w:p w14:paraId="2EF00EBB"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rPr>
              <w:t>0</w:t>
            </w:r>
          </w:p>
        </w:tc>
      </w:tr>
      <w:tr w:rsidR="00D07C0E" w:rsidRPr="009807EB" w14:paraId="36D9CFE7" w14:textId="77777777" w:rsidTr="00D07C0E">
        <w:trPr>
          <w:cantSplit/>
          <w:trHeight w:val="20"/>
          <w:tblHeader/>
        </w:trPr>
        <w:tc>
          <w:tcPr>
            <w:tcW w:w="895" w:type="dxa"/>
            <w:tcMar>
              <w:top w:w="0" w:type="dxa"/>
              <w:left w:w="100" w:type="dxa"/>
              <w:bottom w:w="0" w:type="dxa"/>
              <w:right w:w="100" w:type="dxa"/>
            </w:tcMar>
          </w:tcPr>
          <w:p w14:paraId="7FEF6C75"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545" w:type="dxa"/>
            <w:tcMar>
              <w:top w:w="0" w:type="dxa"/>
              <w:left w:w="100" w:type="dxa"/>
              <w:bottom w:w="0" w:type="dxa"/>
              <w:right w:w="100" w:type="dxa"/>
            </w:tcMar>
          </w:tcPr>
          <w:p w14:paraId="1F20B114"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Past disaster displacement history</w:t>
            </w:r>
          </w:p>
        </w:tc>
        <w:tc>
          <w:tcPr>
            <w:tcW w:w="2250" w:type="dxa"/>
            <w:tcMar>
              <w:top w:w="0" w:type="dxa"/>
              <w:left w:w="100" w:type="dxa"/>
              <w:bottom w:w="0" w:type="dxa"/>
              <w:right w:w="100" w:type="dxa"/>
            </w:tcMar>
          </w:tcPr>
          <w:p w14:paraId="44360762"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67"/>
                <w:id w:val="-1905676011"/>
              </w:sdtPr>
              <w:sdtContent>
                <w:ins w:id="175" w:author="COMMUNITY HEALTH CENTER MUTHUKULAM" w:date="2026-02-11T07:17:00Z">
                  <w:r w:rsidRPr="009807EB">
                    <w:rPr>
                      <w:rFonts w:ascii="Times New Roman" w:eastAsia="Calibri" w:hAnsi="Times New Roman" w:cs="Times New Roman"/>
                      <w:color w:val="000000"/>
                    </w:rPr>
                    <w:t>YES</w:t>
                  </w:r>
                </w:ins>
              </w:sdtContent>
            </w:sdt>
          </w:p>
        </w:tc>
      </w:tr>
      <w:tr w:rsidR="00D07C0E" w:rsidRPr="009807EB" w14:paraId="5188B026" w14:textId="77777777" w:rsidTr="00D07C0E">
        <w:trPr>
          <w:cantSplit/>
          <w:trHeight w:val="20"/>
          <w:tblHeader/>
        </w:trPr>
        <w:tc>
          <w:tcPr>
            <w:tcW w:w="895" w:type="dxa"/>
            <w:tcMar>
              <w:top w:w="0" w:type="dxa"/>
              <w:left w:w="100" w:type="dxa"/>
              <w:bottom w:w="0" w:type="dxa"/>
              <w:right w:w="100" w:type="dxa"/>
            </w:tcMar>
          </w:tcPr>
          <w:p w14:paraId="5D099EFE"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545" w:type="dxa"/>
            <w:tcMar>
              <w:top w:w="0" w:type="dxa"/>
              <w:left w:w="100" w:type="dxa"/>
              <w:bottom w:w="0" w:type="dxa"/>
              <w:right w:w="100" w:type="dxa"/>
            </w:tcMar>
          </w:tcPr>
          <w:p w14:paraId="55255A74"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Disruption to water supply/transport common (Yes/No)</w:t>
            </w:r>
          </w:p>
        </w:tc>
        <w:tc>
          <w:tcPr>
            <w:tcW w:w="2250" w:type="dxa"/>
            <w:tcMar>
              <w:top w:w="0" w:type="dxa"/>
              <w:left w:w="100" w:type="dxa"/>
              <w:bottom w:w="0" w:type="dxa"/>
              <w:right w:w="100" w:type="dxa"/>
            </w:tcMar>
          </w:tcPr>
          <w:p w14:paraId="150BE85D" w14:textId="77777777" w:rsidR="00D07C0E" w:rsidRPr="009807EB" w:rsidRDefault="00D07C0E">
            <w:pPr>
              <w:spacing w:before="240" w:after="240" w:line="240" w:lineRule="auto"/>
              <w:rPr>
                <w:rFonts w:ascii="Times New Roman" w:eastAsia="Calibri" w:hAnsi="Times New Roman" w:cs="Times New Roman"/>
                <w:color w:val="000000"/>
              </w:rPr>
            </w:pPr>
            <w:sdt>
              <w:sdtPr>
                <w:rPr>
                  <w:rFonts w:ascii="Times New Roman" w:hAnsi="Times New Roman" w:cs="Times New Roman"/>
                </w:rPr>
                <w:tag w:val="goog_rdk_69"/>
                <w:id w:val="2037385720"/>
              </w:sdtPr>
              <w:sdtContent>
                <w:sdt>
                  <w:sdtPr>
                    <w:rPr>
                      <w:rFonts w:ascii="Times New Roman" w:hAnsi="Times New Roman" w:cs="Times New Roman"/>
                    </w:rPr>
                    <w:tag w:val="goog_rdk_70"/>
                    <w:id w:val="-1536811127"/>
                  </w:sdtPr>
                  <w:sdtContent>
                    <w:ins w:id="176" w:author="COMMUNITY HEALTH CENTER MUTHUKULAM" w:date="2026-02-11T07:18:00Z">
                      <w:r w:rsidRPr="009807EB">
                        <w:rPr>
                          <w:rFonts w:ascii="Times New Roman" w:eastAsia="Calibri" w:hAnsi="Times New Roman" w:cs="Times New Roman"/>
                          <w:rPrChange w:id="177" w:author="COMMUNITY HEALTH CENTER MUTHUKULAM" w:date="2026-02-11T07:18:00Z">
                            <w:rPr>
                              <w:rFonts w:ascii="Calibri" w:eastAsia="Calibri" w:hAnsi="Calibri" w:cs="Calibri"/>
                              <w:color w:val="000000"/>
                              <w:sz w:val="16"/>
                              <w:szCs w:val="16"/>
                            </w:rPr>
                          </w:rPrChange>
                        </w:rPr>
                        <w:t>YES</w:t>
                      </w:r>
                    </w:ins>
                  </w:sdtContent>
                </w:sdt>
              </w:sdtContent>
            </w:sdt>
            <w:sdt>
              <w:sdtPr>
                <w:rPr>
                  <w:rFonts w:ascii="Times New Roman" w:hAnsi="Times New Roman" w:cs="Times New Roman"/>
                </w:rPr>
                <w:tag w:val="goog_rdk_71"/>
                <w:id w:val="-1425464156"/>
              </w:sdtPr>
              <w:sdtContent>
                <w:del w:id="178" w:author="COMMUNITY HEALTH CENTER MUTHUKULAM" w:date="2026-02-11T07:18:00Z">
                  <w:r w:rsidRPr="009807EB">
                    <w:rPr>
                      <w:rFonts w:ascii="Times New Roman" w:eastAsia="Calibri" w:hAnsi="Times New Roman" w:cs="Times New Roman"/>
                      <w:color w:val="000000"/>
                    </w:rPr>
                    <w:delText xml:space="preserve"> </w:delText>
                  </w:r>
                </w:del>
              </w:sdtContent>
            </w:sdt>
          </w:p>
        </w:tc>
      </w:tr>
    </w:tbl>
    <w:p w14:paraId="03DA7A4D"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b/>
          <w:bCs/>
          <w:color w:val="000000"/>
        </w:rPr>
        <w:t>I. Critical Infrastructure &amp; Logistics</w:t>
      </w:r>
    </w:p>
    <w:tbl>
      <w:tblPr>
        <w:tblStyle w:val="Style309"/>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3665"/>
        <w:gridCol w:w="2250"/>
      </w:tblGrid>
      <w:tr w:rsidR="00D07C0E" w:rsidRPr="009807EB" w14:paraId="27A94E56" w14:textId="77777777" w:rsidTr="00D07C0E">
        <w:trPr>
          <w:cantSplit/>
          <w:trHeight w:val="20"/>
          <w:tblHeader/>
        </w:trPr>
        <w:tc>
          <w:tcPr>
            <w:tcW w:w="805" w:type="dxa"/>
            <w:tcMar>
              <w:top w:w="0" w:type="dxa"/>
              <w:left w:w="100" w:type="dxa"/>
              <w:bottom w:w="0" w:type="dxa"/>
              <w:right w:w="100" w:type="dxa"/>
            </w:tcMar>
          </w:tcPr>
          <w:p w14:paraId="6F927CF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3665" w:type="dxa"/>
            <w:tcMar>
              <w:top w:w="0" w:type="dxa"/>
              <w:left w:w="100" w:type="dxa"/>
              <w:bottom w:w="0" w:type="dxa"/>
              <w:right w:w="100" w:type="dxa"/>
            </w:tcMar>
          </w:tcPr>
          <w:p w14:paraId="61D0006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50" w:type="dxa"/>
            <w:tcMar>
              <w:top w:w="0" w:type="dxa"/>
              <w:left w:w="100" w:type="dxa"/>
              <w:bottom w:w="0" w:type="dxa"/>
              <w:right w:w="100" w:type="dxa"/>
            </w:tcMar>
          </w:tcPr>
          <w:p w14:paraId="03ABEA4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41A9E2B2" w14:textId="77777777" w:rsidTr="00D07C0E">
        <w:trPr>
          <w:cantSplit/>
          <w:trHeight w:val="20"/>
          <w:tblHeader/>
        </w:trPr>
        <w:tc>
          <w:tcPr>
            <w:tcW w:w="805" w:type="dxa"/>
            <w:tcMar>
              <w:top w:w="0" w:type="dxa"/>
              <w:left w:w="100" w:type="dxa"/>
              <w:bottom w:w="0" w:type="dxa"/>
              <w:right w:w="100" w:type="dxa"/>
            </w:tcMar>
          </w:tcPr>
          <w:p w14:paraId="252EF8D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665" w:type="dxa"/>
            <w:tcMar>
              <w:top w:w="0" w:type="dxa"/>
              <w:left w:w="100" w:type="dxa"/>
              <w:bottom w:w="0" w:type="dxa"/>
              <w:right w:w="100" w:type="dxa"/>
            </w:tcMar>
          </w:tcPr>
          <w:p w14:paraId="160DCB9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Schools (number)</w:t>
            </w:r>
          </w:p>
        </w:tc>
        <w:tc>
          <w:tcPr>
            <w:tcW w:w="2250" w:type="dxa"/>
            <w:tcMar>
              <w:top w:w="0" w:type="dxa"/>
              <w:left w:w="100" w:type="dxa"/>
              <w:bottom w:w="0" w:type="dxa"/>
              <w:right w:w="100" w:type="dxa"/>
            </w:tcMar>
          </w:tcPr>
          <w:p w14:paraId="2A4743A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72"/>
                <w:id w:val="1722990620"/>
              </w:sdtPr>
              <w:sdtContent>
                <w:ins w:id="179" w:author="COMMUNITY HEALTH CENTER MUTHUKULAM" w:date="2026-02-11T07:18:00Z">
                  <w:r w:rsidRPr="009807EB">
                    <w:rPr>
                      <w:rFonts w:ascii="Times New Roman" w:eastAsia="Calibri" w:hAnsi="Times New Roman" w:cs="Times New Roman"/>
                      <w:color w:val="000000"/>
                    </w:rPr>
                    <w:t>1</w:t>
                  </w:r>
                </w:ins>
              </w:sdtContent>
            </w:sdt>
            <w:r w:rsidRPr="009807EB">
              <w:rPr>
                <w:rFonts w:ascii="Times New Roman" w:eastAsia="Calibri" w:hAnsi="Times New Roman" w:cs="Times New Roman"/>
              </w:rPr>
              <w:t>1</w:t>
            </w:r>
          </w:p>
        </w:tc>
      </w:tr>
      <w:tr w:rsidR="00D07C0E" w:rsidRPr="009807EB" w14:paraId="119A4F48" w14:textId="77777777" w:rsidTr="00D07C0E">
        <w:trPr>
          <w:cantSplit/>
          <w:trHeight w:val="20"/>
          <w:tblHeader/>
        </w:trPr>
        <w:tc>
          <w:tcPr>
            <w:tcW w:w="805" w:type="dxa"/>
            <w:tcMar>
              <w:top w:w="0" w:type="dxa"/>
              <w:left w:w="100" w:type="dxa"/>
              <w:bottom w:w="0" w:type="dxa"/>
              <w:right w:w="100" w:type="dxa"/>
            </w:tcMar>
          </w:tcPr>
          <w:p w14:paraId="2D6A923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665" w:type="dxa"/>
            <w:tcMar>
              <w:top w:w="0" w:type="dxa"/>
              <w:left w:w="100" w:type="dxa"/>
              <w:bottom w:w="0" w:type="dxa"/>
              <w:right w:w="100" w:type="dxa"/>
            </w:tcMar>
          </w:tcPr>
          <w:p w14:paraId="6C773F3C" w14:textId="77777777" w:rsidR="00D07C0E" w:rsidRPr="009807EB" w:rsidRDefault="00D07C0E">
            <w:pPr>
              <w:spacing w:before="240" w:after="240"/>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Anganwadis</w:t>
            </w:r>
            <w:proofErr w:type="spellEnd"/>
            <w:r w:rsidRPr="009807EB">
              <w:rPr>
                <w:rFonts w:ascii="Times New Roman" w:eastAsia="Calibri" w:hAnsi="Times New Roman" w:cs="Times New Roman"/>
                <w:color w:val="000000"/>
              </w:rPr>
              <w:t xml:space="preserve"> (number)</w:t>
            </w:r>
          </w:p>
        </w:tc>
        <w:tc>
          <w:tcPr>
            <w:tcW w:w="2250" w:type="dxa"/>
            <w:tcMar>
              <w:top w:w="0" w:type="dxa"/>
              <w:left w:w="100" w:type="dxa"/>
              <w:bottom w:w="0" w:type="dxa"/>
              <w:right w:w="100" w:type="dxa"/>
            </w:tcMar>
          </w:tcPr>
          <w:p w14:paraId="35C1CE0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73"/>
                <w:id w:val="-1035800318"/>
              </w:sdtPr>
              <w:sdtContent>
                <w:ins w:id="180" w:author="COMMUNITY HEALTH CENTER MUTHUKULAM" w:date="2026-02-11T07:18:00Z">
                  <w:r w:rsidRPr="009807EB">
                    <w:rPr>
                      <w:rFonts w:ascii="Times New Roman" w:eastAsia="Calibri" w:hAnsi="Times New Roman" w:cs="Times New Roman"/>
                      <w:color w:val="000000"/>
                    </w:rPr>
                    <w:t>2</w:t>
                  </w:r>
                </w:ins>
              </w:sdtContent>
            </w:sdt>
            <w:r w:rsidRPr="009807EB">
              <w:rPr>
                <w:rFonts w:ascii="Times New Roman" w:eastAsia="Calibri" w:hAnsi="Times New Roman" w:cs="Times New Roman"/>
              </w:rPr>
              <w:t>1</w:t>
            </w:r>
          </w:p>
        </w:tc>
      </w:tr>
      <w:tr w:rsidR="00D07C0E" w:rsidRPr="009807EB" w14:paraId="5EF23D51" w14:textId="77777777" w:rsidTr="00D07C0E">
        <w:trPr>
          <w:cantSplit/>
          <w:trHeight w:val="20"/>
          <w:tblHeader/>
        </w:trPr>
        <w:tc>
          <w:tcPr>
            <w:tcW w:w="805" w:type="dxa"/>
            <w:tcMar>
              <w:top w:w="0" w:type="dxa"/>
              <w:left w:w="100" w:type="dxa"/>
              <w:bottom w:w="0" w:type="dxa"/>
              <w:right w:w="100" w:type="dxa"/>
            </w:tcMar>
          </w:tcPr>
          <w:p w14:paraId="67E0311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665" w:type="dxa"/>
            <w:tcMar>
              <w:top w:w="0" w:type="dxa"/>
              <w:left w:w="100" w:type="dxa"/>
              <w:bottom w:w="0" w:type="dxa"/>
              <w:right w:w="100" w:type="dxa"/>
            </w:tcMar>
          </w:tcPr>
          <w:p w14:paraId="1EC7C7C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Colleges (number)</w:t>
            </w:r>
          </w:p>
        </w:tc>
        <w:tc>
          <w:tcPr>
            <w:tcW w:w="2250" w:type="dxa"/>
            <w:tcMar>
              <w:top w:w="0" w:type="dxa"/>
              <w:left w:w="100" w:type="dxa"/>
              <w:bottom w:w="0" w:type="dxa"/>
              <w:right w:w="100" w:type="dxa"/>
            </w:tcMar>
          </w:tcPr>
          <w:p w14:paraId="7146D16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74"/>
                <w:id w:val="2011956560"/>
              </w:sdtPr>
              <w:sdtContent>
                <w:ins w:id="181" w:author="COMMUNITY HEALTH CENTER MUTHUKULAM" w:date="2026-02-11T07:18:00Z">
                  <w:r w:rsidRPr="009807EB">
                    <w:rPr>
                      <w:rFonts w:ascii="Times New Roman" w:eastAsia="Calibri" w:hAnsi="Times New Roman" w:cs="Times New Roman"/>
                      <w:color w:val="000000"/>
                    </w:rPr>
                    <w:t>1</w:t>
                  </w:r>
                </w:ins>
              </w:sdtContent>
            </w:sdt>
          </w:p>
        </w:tc>
      </w:tr>
      <w:tr w:rsidR="00D07C0E" w:rsidRPr="009807EB" w14:paraId="0DDF9472" w14:textId="77777777" w:rsidTr="00D07C0E">
        <w:trPr>
          <w:cantSplit/>
          <w:trHeight w:val="20"/>
          <w:tblHeader/>
        </w:trPr>
        <w:tc>
          <w:tcPr>
            <w:tcW w:w="805" w:type="dxa"/>
            <w:tcMar>
              <w:top w:w="0" w:type="dxa"/>
              <w:left w:w="100" w:type="dxa"/>
              <w:bottom w:w="0" w:type="dxa"/>
              <w:right w:w="100" w:type="dxa"/>
            </w:tcMar>
          </w:tcPr>
          <w:p w14:paraId="0E27442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665" w:type="dxa"/>
            <w:tcMar>
              <w:top w:w="0" w:type="dxa"/>
              <w:left w:w="100" w:type="dxa"/>
              <w:bottom w:w="0" w:type="dxa"/>
              <w:right w:w="100" w:type="dxa"/>
            </w:tcMar>
          </w:tcPr>
          <w:p w14:paraId="136EBCC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Community halls (number)</w:t>
            </w:r>
          </w:p>
        </w:tc>
        <w:tc>
          <w:tcPr>
            <w:tcW w:w="2250" w:type="dxa"/>
            <w:tcMar>
              <w:top w:w="0" w:type="dxa"/>
              <w:left w:w="100" w:type="dxa"/>
              <w:bottom w:w="0" w:type="dxa"/>
              <w:right w:w="100" w:type="dxa"/>
            </w:tcMar>
          </w:tcPr>
          <w:p w14:paraId="1A4CD6A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2</w:t>
            </w:r>
          </w:p>
        </w:tc>
      </w:tr>
      <w:tr w:rsidR="00D07C0E" w:rsidRPr="009807EB" w14:paraId="35741592" w14:textId="77777777" w:rsidTr="00D07C0E">
        <w:trPr>
          <w:cantSplit/>
          <w:trHeight w:val="20"/>
          <w:tblHeader/>
        </w:trPr>
        <w:tc>
          <w:tcPr>
            <w:tcW w:w="805" w:type="dxa"/>
            <w:tcMar>
              <w:top w:w="0" w:type="dxa"/>
              <w:left w:w="100" w:type="dxa"/>
              <w:bottom w:w="0" w:type="dxa"/>
              <w:right w:w="100" w:type="dxa"/>
            </w:tcMar>
          </w:tcPr>
          <w:p w14:paraId="554E99A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665" w:type="dxa"/>
            <w:tcMar>
              <w:top w:w="0" w:type="dxa"/>
              <w:left w:w="100" w:type="dxa"/>
              <w:bottom w:w="0" w:type="dxa"/>
              <w:right w:w="100" w:type="dxa"/>
            </w:tcMar>
          </w:tcPr>
          <w:p w14:paraId="4368828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Places of worship with large gatherings (number)</w:t>
            </w:r>
          </w:p>
        </w:tc>
        <w:tc>
          <w:tcPr>
            <w:tcW w:w="2250" w:type="dxa"/>
            <w:tcMar>
              <w:top w:w="0" w:type="dxa"/>
              <w:left w:w="100" w:type="dxa"/>
              <w:bottom w:w="0" w:type="dxa"/>
              <w:right w:w="100" w:type="dxa"/>
            </w:tcMar>
          </w:tcPr>
          <w:p w14:paraId="1B63D14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Pr="009807EB">
              <w:rPr>
                <w:rFonts w:ascii="Times New Roman" w:eastAsia="Calibri" w:hAnsi="Times New Roman" w:cs="Times New Roman"/>
              </w:rPr>
              <w:t>4</w:t>
            </w:r>
          </w:p>
        </w:tc>
      </w:tr>
      <w:tr w:rsidR="00D07C0E" w:rsidRPr="009807EB" w14:paraId="45E80891" w14:textId="77777777" w:rsidTr="00D07C0E">
        <w:trPr>
          <w:cantSplit/>
          <w:trHeight w:val="20"/>
          <w:tblHeader/>
        </w:trPr>
        <w:tc>
          <w:tcPr>
            <w:tcW w:w="805" w:type="dxa"/>
            <w:tcMar>
              <w:top w:w="0" w:type="dxa"/>
              <w:left w:w="100" w:type="dxa"/>
              <w:bottom w:w="0" w:type="dxa"/>
              <w:right w:w="100" w:type="dxa"/>
            </w:tcMar>
          </w:tcPr>
          <w:p w14:paraId="416C422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665" w:type="dxa"/>
            <w:tcMar>
              <w:top w:w="0" w:type="dxa"/>
              <w:left w:w="100" w:type="dxa"/>
              <w:bottom w:w="0" w:type="dxa"/>
              <w:right w:w="100" w:type="dxa"/>
            </w:tcMar>
          </w:tcPr>
          <w:p w14:paraId="7133A4C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Large markets / shopping areas (number)</w:t>
            </w:r>
          </w:p>
        </w:tc>
        <w:tc>
          <w:tcPr>
            <w:tcW w:w="2250" w:type="dxa"/>
            <w:tcMar>
              <w:top w:w="0" w:type="dxa"/>
              <w:left w:w="100" w:type="dxa"/>
              <w:bottom w:w="0" w:type="dxa"/>
              <w:right w:w="100" w:type="dxa"/>
            </w:tcMar>
          </w:tcPr>
          <w:p w14:paraId="6544ED0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75"/>
                <w:id w:val="659819008"/>
              </w:sdtPr>
              <w:sdtContent>
                <w:ins w:id="182" w:author="COMMUNITY HEALTH CENTER MUTHUKULAM" w:date="2026-02-11T07:19:00Z">
                  <w:r w:rsidRPr="009807EB">
                    <w:rPr>
                      <w:rFonts w:ascii="Times New Roman" w:eastAsia="Calibri" w:hAnsi="Times New Roman" w:cs="Times New Roman"/>
                      <w:color w:val="000000"/>
                    </w:rPr>
                    <w:t>0</w:t>
                  </w:r>
                </w:ins>
              </w:sdtContent>
            </w:sdt>
          </w:p>
        </w:tc>
      </w:tr>
      <w:tr w:rsidR="00D07C0E" w:rsidRPr="009807EB" w14:paraId="55AA52C8" w14:textId="77777777" w:rsidTr="00D07C0E">
        <w:trPr>
          <w:cantSplit/>
          <w:trHeight w:val="20"/>
          <w:tblHeader/>
        </w:trPr>
        <w:tc>
          <w:tcPr>
            <w:tcW w:w="805" w:type="dxa"/>
            <w:tcMar>
              <w:top w:w="0" w:type="dxa"/>
              <w:left w:w="100" w:type="dxa"/>
              <w:bottom w:w="0" w:type="dxa"/>
              <w:right w:w="100" w:type="dxa"/>
            </w:tcMar>
          </w:tcPr>
          <w:p w14:paraId="719D6F2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665" w:type="dxa"/>
            <w:tcMar>
              <w:top w:w="0" w:type="dxa"/>
              <w:left w:w="100" w:type="dxa"/>
              <w:bottom w:w="0" w:type="dxa"/>
              <w:right w:w="100" w:type="dxa"/>
            </w:tcMar>
          </w:tcPr>
          <w:p w14:paraId="3FBEFCA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Warehouses / cold storages (number)</w:t>
            </w:r>
          </w:p>
        </w:tc>
        <w:tc>
          <w:tcPr>
            <w:tcW w:w="2250" w:type="dxa"/>
            <w:tcMar>
              <w:top w:w="0" w:type="dxa"/>
              <w:left w:w="100" w:type="dxa"/>
              <w:bottom w:w="0" w:type="dxa"/>
              <w:right w:w="100" w:type="dxa"/>
            </w:tcMar>
          </w:tcPr>
          <w:p w14:paraId="1CEF23F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76"/>
                <w:id w:val="-1447568820"/>
              </w:sdtPr>
              <w:sdtContent>
                <w:ins w:id="183" w:author="COMMUNITY HEALTH CENTER MUTHUKULAM" w:date="2026-02-11T07:19:00Z">
                  <w:r w:rsidRPr="009807EB">
                    <w:rPr>
                      <w:rFonts w:ascii="Times New Roman" w:eastAsia="Calibri" w:hAnsi="Times New Roman" w:cs="Times New Roman"/>
                      <w:color w:val="000000"/>
                    </w:rPr>
                    <w:t>0</w:t>
                  </w:r>
                </w:ins>
              </w:sdtContent>
            </w:sdt>
          </w:p>
        </w:tc>
      </w:tr>
      <w:tr w:rsidR="00D07C0E" w:rsidRPr="009807EB" w14:paraId="5F3C70F0" w14:textId="77777777" w:rsidTr="00D07C0E">
        <w:trPr>
          <w:cantSplit/>
          <w:trHeight w:val="20"/>
          <w:tblHeader/>
        </w:trPr>
        <w:tc>
          <w:tcPr>
            <w:tcW w:w="805" w:type="dxa"/>
            <w:tcMar>
              <w:top w:w="0" w:type="dxa"/>
              <w:left w:w="100" w:type="dxa"/>
              <w:bottom w:w="0" w:type="dxa"/>
              <w:right w:w="100" w:type="dxa"/>
            </w:tcMar>
          </w:tcPr>
          <w:p w14:paraId="0236A5D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665" w:type="dxa"/>
            <w:tcMar>
              <w:top w:w="0" w:type="dxa"/>
              <w:left w:w="100" w:type="dxa"/>
              <w:bottom w:w="0" w:type="dxa"/>
              <w:right w:w="100" w:type="dxa"/>
            </w:tcMar>
          </w:tcPr>
          <w:p w14:paraId="0585D5A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Telecom/mobile network coverage gaps (Yes/No)</w:t>
            </w:r>
          </w:p>
        </w:tc>
        <w:tc>
          <w:tcPr>
            <w:tcW w:w="2250" w:type="dxa"/>
            <w:tcMar>
              <w:top w:w="0" w:type="dxa"/>
              <w:left w:w="100" w:type="dxa"/>
              <w:bottom w:w="0" w:type="dxa"/>
              <w:right w:w="100" w:type="dxa"/>
            </w:tcMar>
          </w:tcPr>
          <w:p w14:paraId="7A61E3E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77"/>
                <w:id w:val="1483348182"/>
              </w:sdtPr>
              <w:sdtContent>
                <w:ins w:id="184" w:author="COMMUNITY HEALTH CENTER MUTHUKULAM" w:date="2026-02-11T07:19:00Z">
                  <w:r w:rsidRPr="009807EB">
                    <w:rPr>
                      <w:rFonts w:ascii="Times New Roman" w:eastAsia="Calibri" w:hAnsi="Times New Roman" w:cs="Times New Roman"/>
                      <w:color w:val="000000"/>
                    </w:rPr>
                    <w:t>YES</w:t>
                  </w:r>
                </w:ins>
              </w:sdtContent>
            </w:sdt>
          </w:p>
        </w:tc>
      </w:tr>
      <w:tr w:rsidR="00D07C0E" w:rsidRPr="009807EB" w14:paraId="71E2023C" w14:textId="77777777" w:rsidTr="00D07C0E">
        <w:trPr>
          <w:cantSplit/>
          <w:trHeight w:val="20"/>
          <w:tblHeader/>
        </w:trPr>
        <w:tc>
          <w:tcPr>
            <w:tcW w:w="805" w:type="dxa"/>
            <w:tcMar>
              <w:top w:w="0" w:type="dxa"/>
              <w:left w:w="100" w:type="dxa"/>
              <w:bottom w:w="0" w:type="dxa"/>
              <w:right w:w="100" w:type="dxa"/>
            </w:tcMar>
          </w:tcPr>
          <w:p w14:paraId="2CC5A0D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3665" w:type="dxa"/>
            <w:tcMar>
              <w:top w:w="0" w:type="dxa"/>
              <w:left w:w="100" w:type="dxa"/>
              <w:bottom w:w="0" w:type="dxa"/>
              <w:right w:w="100" w:type="dxa"/>
            </w:tcMar>
          </w:tcPr>
          <w:p w14:paraId="34B9644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Power outage frequency (high/medium/low)</w:t>
            </w:r>
          </w:p>
        </w:tc>
        <w:tc>
          <w:tcPr>
            <w:tcW w:w="2250" w:type="dxa"/>
            <w:tcMar>
              <w:top w:w="0" w:type="dxa"/>
              <w:left w:w="100" w:type="dxa"/>
              <w:bottom w:w="0" w:type="dxa"/>
              <w:right w:w="100" w:type="dxa"/>
            </w:tcMar>
          </w:tcPr>
          <w:p w14:paraId="4747D1E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78"/>
                <w:id w:val="1685559867"/>
              </w:sdtPr>
              <w:sdtContent>
                <w:ins w:id="185" w:author="COMMUNITY HEALTH CENTER MUTHUKULAM" w:date="2026-02-11T07:19:00Z">
                  <w:r w:rsidRPr="009807EB">
                    <w:rPr>
                      <w:rFonts w:ascii="Times New Roman" w:eastAsia="Calibri" w:hAnsi="Times New Roman" w:cs="Times New Roman"/>
                      <w:color w:val="000000"/>
                    </w:rPr>
                    <w:t>MEDIUM</w:t>
                  </w:r>
                </w:ins>
              </w:sdtContent>
            </w:sdt>
          </w:p>
        </w:tc>
      </w:tr>
      <w:tr w:rsidR="00D07C0E" w:rsidRPr="009807EB" w14:paraId="39F00317" w14:textId="77777777" w:rsidTr="00D07C0E">
        <w:trPr>
          <w:cantSplit/>
          <w:trHeight w:val="20"/>
          <w:tblHeader/>
        </w:trPr>
        <w:tc>
          <w:tcPr>
            <w:tcW w:w="805" w:type="dxa"/>
            <w:tcMar>
              <w:top w:w="0" w:type="dxa"/>
              <w:left w:w="100" w:type="dxa"/>
              <w:bottom w:w="0" w:type="dxa"/>
              <w:right w:w="100" w:type="dxa"/>
            </w:tcMar>
          </w:tcPr>
          <w:p w14:paraId="067C9FB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10</w:t>
            </w:r>
          </w:p>
        </w:tc>
        <w:tc>
          <w:tcPr>
            <w:tcW w:w="3665" w:type="dxa"/>
            <w:tcMar>
              <w:top w:w="0" w:type="dxa"/>
              <w:left w:w="100" w:type="dxa"/>
              <w:bottom w:w="0" w:type="dxa"/>
              <w:right w:w="100" w:type="dxa"/>
            </w:tcMar>
          </w:tcPr>
          <w:p w14:paraId="760853A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Availability of generators in key facilities</w:t>
            </w:r>
          </w:p>
        </w:tc>
        <w:tc>
          <w:tcPr>
            <w:tcW w:w="2250" w:type="dxa"/>
            <w:tcMar>
              <w:top w:w="0" w:type="dxa"/>
              <w:left w:w="100" w:type="dxa"/>
              <w:bottom w:w="0" w:type="dxa"/>
              <w:right w:w="100" w:type="dxa"/>
            </w:tcMar>
          </w:tcPr>
          <w:p w14:paraId="387DE02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79"/>
                <w:id w:val="-158839261"/>
              </w:sdtPr>
              <w:sdtContent>
                <w:ins w:id="186" w:author="COMMUNITY HEALTH CENTER MUTHUKULAM" w:date="2026-02-11T07:19:00Z">
                  <w:r w:rsidRPr="009807EB">
                    <w:rPr>
                      <w:rFonts w:ascii="Times New Roman" w:eastAsia="Calibri" w:hAnsi="Times New Roman" w:cs="Times New Roman"/>
                      <w:color w:val="000000"/>
                    </w:rPr>
                    <w:t>YES</w:t>
                  </w:r>
                </w:ins>
              </w:sdtContent>
            </w:sdt>
          </w:p>
        </w:tc>
      </w:tr>
    </w:tbl>
    <w:p w14:paraId="47B34A78"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443CB183"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rPr>
        <w:t>J. Risk Communication &amp; Community Networks</w:t>
      </w:r>
    </w:p>
    <w:tbl>
      <w:tblPr>
        <w:tblStyle w:val="Style310"/>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560"/>
        <w:gridCol w:w="2265"/>
      </w:tblGrid>
      <w:tr w:rsidR="00D07C0E" w:rsidRPr="009807EB" w14:paraId="252AA529" w14:textId="77777777" w:rsidTr="00D07C0E">
        <w:trPr>
          <w:cantSplit/>
          <w:trHeight w:val="20"/>
          <w:tblHeader/>
        </w:trPr>
        <w:tc>
          <w:tcPr>
            <w:tcW w:w="895" w:type="dxa"/>
            <w:tcMar>
              <w:top w:w="0" w:type="dxa"/>
              <w:left w:w="100" w:type="dxa"/>
              <w:bottom w:w="0" w:type="dxa"/>
              <w:right w:w="100" w:type="dxa"/>
            </w:tcMar>
          </w:tcPr>
          <w:p w14:paraId="6772D93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3560" w:type="dxa"/>
            <w:tcMar>
              <w:top w:w="0" w:type="dxa"/>
              <w:left w:w="100" w:type="dxa"/>
              <w:bottom w:w="0" w:type="dxa"/>
              <w:right w:w="100" w:type="dxa"/>
            </w:tcMar>
          </w:tcPr>
          <w:p w14:paraId="3C03D8A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65" w:type="dxa"/>
            <w:tcMar>
              <w:top w:w="0" w:type="dxa"/>
              <w:left w:w="100" w:type="dxa"/>
              <w:bottom w:w="0" w:type="dxa"/>
              <w:right w:w="100" w:type="dxa"/>
            </w:tcMar>
          </w:tcPr>
          <w:p w14:paraId="7A9BC8B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13FED6C6" w14:textId="77777777" w:rsidTr="00D07C0E">
        <w:trPr>
          <w:cantSplit/>
          <w:trHeight w:val="20"/>
          <w:tblHeader/>
        </w:trPr>
        <w:tc>
          <w:tcPr>
            <w:tcW w:w="895" w:type="dxa"/>
            <w:tcMar>
              <w:top w:w="0" w:type="dxa"/>
              <w:left w:w="100" w:type="dxa"/>
              <w:bottom w:w="0" w:type="dxa"/>
              <w:right w:w="100" w:type="dxa"/>
            </w:tcMar>
          </w:tcPr>
          <w:p w14:paraId="700ED5E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560" w:type="dxa"/>
            <w:tcMar>
              <w:top w:w="0" w:type="dxa"/>
              <w:left w:w="100" w:type="dxa"/>
              <w:bottom w:w="0" w:type="dxa"/>
              <w:right w:w="100" w:type="dxa"/>
            </w:tcMar>
          </w:tcPr>
          <w:p w14:paraId="04301D9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Ward-level rapid response teams (Yes/No)</w:t>
            </w:r>
          </w:p>
        </w:tc>
        <w:tc>
          <w:tcPr>
            <w:tcW w:w="2265" w:type="dxa"/>
            <w:tcMar>
              <w:top w:w="0" w:type="dxa"/>
              <w:left w:w="100" w:type="dxa"/>
              <w:bottom w:w="0" w:type="dxa"/>
              <w:right w:w="100" w:type="dxa"/>
            </w:tcMar>
          </w:tcPr>
          <w:p w14:paraId="44EBDF4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0"/>
                <w:id w:val="-1530202817"/>
              </w:sdtPr>
              <w:sdtContent>
                <w:ins w:id="187" w:author="COMMUNITY HEALTH CENTER MUTHUKULAM" w:date="2026-02-11T07:20:00Z">
                  <w:r w:rsidRPr="009807EB">
                    <w:rPr>
                      <w:rFonts w:ascii="Times New Roman" w:eastAsia="Calibri" w:hAnsi="Times New Roman" w:cs="Times New Roman"/>
                      <w:color w:val="000000"/>
                    </w:rPr>
                    <w:t>YES</w:t>
                  </w:r>
                </w:ins>
              </w:sdtContent>
            </w:sdt>
          </w:p>
        </w:tc>
      </w:tr>
      <w:tr w:rsidR="00D07C0E" w:rsidRPr="009807EB" w14:paraId="31AE2061" w14:textId="77777777" w:rsidTr="00D07C0E">
        <w:trPr>
          <w:cantSplit/>
          <w:trHeight w:val="20"/>
          <w:tblHeader/>
        </w:trPr>
        <w:tc>
          <w:tcPr>
            <w:tcW w:w="895" w:type="dxa"/>
            <w:tcMar>
              <w:top w:w="0" w:type="dxa"/>
              <w:left w:w="100" w:type="dxa"/>
              <w:bottom w:w="0" w:type="dxa"/>
              <w:right w:w="100" w:type="dxa"/>
            </w:tcMar>
          </w:tcPr>
          <w:p w14:paraId="32821B89"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560" w:type="dxa"/>
            <w:tcMar>
              <w:top w:w="0" w:type="dxa"/>
              <w:left w:w="100" w:type="dxa"/>
              <w:bottom w:w="0" w:type="dxa"/>
              <w:right w:w="100" w:type="dxa"/>
            </w:tcMar>
          </w:tcPr>
          <w:p w14:paraId="446713B0" w14:textId="77777777" w:rsidR="00D07C0E" w:rsidRPr="009807EB" w:rsidRDefault="00D07C0E">
            <w:pPr>
              <w:spacing w:before="240" w:after="240"/>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Jagratha</w:t>
            </w:r>
            <w:proofErr w:type="spellEnd"/>
            <w:r w:rsidRPr="009807EB">
              <w:rPr>
                <w:rFonts w:ascii="Times New Roman" w:eastAsia="Calibri" w:hAnsi="Times New Roman" w:cs="Times New Roman"/>
                <w:color w:val="000000"/>
              </w:rPr>
              <w:t xml:space="preserve"> </w:t>
            </w:r>
            <w:proofErr w:type="spellStart"/>
            <w:r w:rsidRPr="009807EB">
              <w:rPr>
                <w:rFonts w:ascii="Times New Roman" w:eastAsia="Calibri" w:hAnsi="Times New Roman" w:cs="Times New Roman"/>
                <w:color w:val="000000"/>
              </w:rPr>
              <w:t>samithis</w:t>
            </w:r>
            <w:proofErr w:type="spellEnd"/>
            <w:r w:rsidRPr="009807EB">
              <w:rPr>
                <w:rFonts w:ascii="Times New Roman" w:eastAsia="Calibri" w:hAnsi="Times New Roman" w:cs="Times New Roman"/>
                <w:color w:val="000000"/>
              </w:rPr>
              <w:t xml:space="preserve"> / committees active (Yes/No)</w:t>
            </w:r>
          </w:p>
        </w:tc>
        <w:tc>
          <w:tcPr>
            <w:tcW w:w="2265" w:type="dxa"/>
            <w:tcMar>
              <w:top w:w="0" w:type="dxa"/>
              <w:left w:w="100" w:type="dxa"/>
              <w:bottom w:w="0" w:type="dxa"/>
              <w:right w:w="100" w:type="dxa"/>
            </w:tcMar>
          </w:tcPr>
          <w:p w14:paraId="416B144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1"/>
                <w:id w:val="515446626"/>
              </w:sdtPr>
              <w:sdtContent>
                <w:ins w:id="188" w:author="COMMUNITY HEALTH CENTER MUTHUKULAM" w:date="2026-02-11T07:20:00Z">
                  <w:r w:rsidRPr="009807EB">
                    <w:rPr>
                      <w:rFonts w:ascii="Times New Roman" w:eastAsia="Calibri" w:hAnsi="Times New Roman" w:cs="Times New Roman"/>
                      <w:color w:val="000000"/>
                    </w:rPr>
                    <w:t>YES</w:t>
                  </w:r>
                </w:ins>
              </w:sdtContent>
            </w:sdt>
          </w:p>
        </w:tc>
      </w:tr>
      <w:tr w:rsidR="00D07C0E" w:rsidRPr="009807EB" w14:paraId="14483F9D" w14:textId="77777777" w:rsidTr="00D07C0E">
        <w:trPr>
          <w:cantSplit/>
          <w:trHeight w:val="20"/>
          <w:tblHeader/>
        </w:trPr>
        <w:tc>
          <w:tcPr>
            <w:tcW w:w="895" w:type="dxa"/>
            <w:tcMar>
              <w:top w:w="0" w:type="dxa"/>
              <w:left w:w="100" w:type="dxa"/>
              <w:bottom w:w="0" w:type="dxa"/>
              <w:right w:w="100" w:type="dxa"/>
            </w:tcMar>
          </w:tcPr>
          <w:p w14:paraId="001D05A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560" w:type="dxa"/>
            <w:tcMar>
              <w:top w:w="0" w:type="dxa"/>
              <w:left w:w="100" w:type="dxa"/>
              <w:bottom w:w="0" w:type="dxa"/>
              <w:right w:w="100" w:type="dxa"/>
            </w:tcMar>
          </w:tcPr>
          <w:p w14:paraId="746DA38A" w14:textId="77777777" w:rsidR="00D07C0E" w:rsidRPr="009807EB" w:rsidRDefault="00D07C0E">
            <w:pPr>
              <w:spacing w:before="240" w:after="240"/>
              <w:rPr>
                <w:rFonts w:ascii="Times New Roman" w:eastAsia="Calibri" w:hAnsi="Times New Roman" w:cs="Times New Roman"/>
                <w:color w:val="000000"/>
              </w:rPr>
            </w:pPr>
            <w:proofErr w:type="spellStart"/>
            <w:r w:rsidRPr="009807EB">
              <w:rPr>
                <w:rFonts w:ascii="Times New Roman" w:eastAsia="Calibri" w:hAnsi="Times New Roman" w:cs="Times New Roman"/>
                <w:color w:val="000000"/>
              </w:rPr>
              <w:t>Kudumbashree</w:t>
            </w:r>
            <w:proofErr w:type="spellEnd"/>
            <w:r w:rsidRPr="009807EB">
              <w:rPr>
                <w:rFonts w:ascii="Times New Roman" w:eastAsia="Calibri" w:hAnsi="Times New Roman" w:cs="Times New Roman"/>
                <w:color w:val="000000"/>
              </w:rPr>
              <w:t xml:space="preserve"> presence and strength (number of units)</w:t>
            </w:r>
          </w:p>
        </w:tc>
        <w:tc>
          <w:tcPr>
            <w:tcW w:w="2265" w:type="dxa"/>
            <w:tcMar>
              <w:top w:w="0" w:type="dxa"/>
              <w:left w:w="100" w:type="dxa"/>
              <w:bottom w:w="0" w:type="dxa"/>
              <w:right w:w="100" w:type="dxa"/>
            </w:tcMar>
          </w:tcPr>
          <w:p w14:paraId="2D27CBD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2"/>
                <w:id w:val="1601977672"/>
              </w:sdtPr>
              <w:sdtContent>
                <w:ins w:id="189" w:author="COMMUNITY HEALTH CENTER MUTHUKULAM" w:date="2026-02-11T07:21:00Z">
                  <w:r w:rsidRPr="009807EB">
                    <w:rPr>
                      <w:rFonts w:ascii="Times New Roman" w:eastAsia="Calibri" w:hAnsi="Times New Roman" w:cs="Times New Roman"/>
                      <w:color w:val="000000"/>
                    </w:rPr>
                    <w:t>196</w:t>
                  </w:r>
                </w:ins>
              </w:sdtContent>
            </w:sdt>
          </w:p>
        </w:tc>
      </w:tr>
      <w:tr w:rsidR="00D07C0E" w:rsidRPr="009807EB" w14:paraId="68CEBB6A" w14:textId="77777777" w:rsidTr="00D07C0E">
        <w:trPr>
          <w:cantSplit/>
          <w:trHeight w:val="20"/>
          <w:tblHeader/>
        </w:trPr>
        <w:tc>
          <w:tcPr>
            <w:tcW w:w="895" w:type="dxa"/>
            <w:tcMar>
              <w:top w:w="0" w:type="dxa"/>
              <w:left w:w="100" w:type="dxa"/>
              <w:bottom w:w="0" w:type="dxa"/>
              <w:right w:w="100" w:type="dxa"/>
            </w:tcMar>
          </w:tcPr>
          <w:p w14:paraId="32BD363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560" w:type="dxa"/>
            <w:tcMar>
              <w:top w:w="0" w:type="dxa"/>
              <w:left w:w="100" w:type="dxa"/>
              <w:bottom w:w="0" w:type="dxa"/>
              <w:right w:w="100" w:type="dxa"/>
            </w:tcMar>
          </w:tcPr>
          <w:p w14:paraId="1FD6919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Volunteer network (number, coverage)</w:t>
            </w:r>
          </w:p>
        </w:tc>
        <w:tc>
          <w:tcPr>
            <w:tcW w:w="2265" w:type="dxa"/>
            <w:tcMar>
              <w:top w:w="0" w:type="dxa"/>
              <w:left w:w="100" w:type="dxa"/>
              <w:bottom w:w="0" w:type="dxa"/>
              <w:right w:w="100" w:type="dxa"/>
            </w:tcMar>
          </w:tcPr>
          <w:p w14:paraId="059BEFA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3"/>
                <w:id w:val="2053402821"/>
              </w:sdtPr>
              <w:sdtContent>
                <w:ins w:id="190" w:author="COMMUNITY HEALTH CENTER MUTHUKULAM" w:date="2026-02-11T07:21:00Z">
                  <w:r w:rsidRPr="009807EB">
                    <w:rPr>
                      <w:rFonts w:ascii="Times New Roman" w:eastAsia="Calibri" w:hAnsi="Times New Roman" w:cs="Times New Roman"/>
                      <w:color w:val="000000"/>
                    </w:rPr>
                    <w:t>25</w:t>
                  </w:r>
                </w:ins>
              </w:sdtContent>
            </w:sdt>
          </w:p>
        </w:tc>
      </w:tr>
      <w:tr w:rsidR="00D07C0E" w:rsidRPr="009807EB" w14:paraId="09321A88" w14:textId="77777777" w:rsidTr="00D07C0E">
        <w:trPr>
          <w:cantSplit/>
          <w:trHeight w:val="20"/>
          <w:tblHeader/>
        </w:trPr>
        <w:tc>
          <w:tcPr>
            <w:tcW w:w="895" w:type="dxa"/>
            <w:tcMar>
              <w:top w:w="0" w:type="dxa"/>
              <w:left w:w="100" w:type="dxa"/>
              <w:bottom w:w="0" w:type="dxa"/>
              <w:right w:w="100" w:type="dxa"/>
            </w:tcMar>
          </w:tcPr>
          <w:p w14:paraId="5DF8BA6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560" w:type="dxa"/>
            <w:tcMar>
              <w:top w:w="0" w:type="dxa"/>
              <w:left w:w="100" w:type="dxa"/>
              <w:bottom w:w="0" w:type="dxa"/>
              <w:right w:w="100" w:type="dxa"/>
            </w:tcMar>
          </w:tcPr>
          <w:p w14:paraId="2A140D0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Community-based surveillance mechanisms (Yes/No)</w:t>
            </w:r>
          </w:p>
        </w:tc>
        <w:tc>
          <w:tcPr>
            <w:tcW w:w="2265" w:type="dxa"/>
            <w:tcMar>
              <w:top w:w="0" w:type="dxa"/>
              <w:left w:w="100" w:type="dxa"/>
              <w:bottom w:w="0" w:type="dxa"/>
              <w:right w:w="100" w:type="dxa"/>
            </w:tcMar>
          </w:tcPr>
          <w:p w14:paraId="5E43EEC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4"/>
                <w:id w:val="-912254697"/>
              </w:sdtPr>
              <w:sdtContent>
                <w:ins w:id="191" w:author="COMMUNITY HEALTH CENTER MUTHUKULAM" w:date="2026-02-11T07:21:00Z">
                  <w:r w:rsidRPr="009807EB">
                    <w:rPr>
                      <w:rFonts w:ascii="Times New Roman" w:eastAsia="Calibri" w:hAnsi="Times New Roman" w:cs="Times New Roman"/>
                      <w:color w:val="000000"/>
                    </w:rPr>
                    <w:t>YES</w:t>
                  </w:r>
                </w:ins>
              </w:sdtContent>
            </w:sdt>
          </w:p>
        </w:tc>
      </w:tr>
      <w:tr w:rsidR="00D07C0E" w:rsidRPr="009807EB" w14:paraId="0E704290" w14:textId="77777777" w:rsidTr="00D07C0E">
        <w:trPr>
          <w:cantSplit/>
          <w:trHeight w:val="20"/>
          <w:tblHeader/>
        </w:trPr>
        <w:tc>
          <w:tcPr>
            <w:tcW w:w="895" w:type="dxa"/>
            <w:tcMar>
              <w:top w:w="0" w:type="dxa"/>
              <w:left w:w="100" w:type="dxa"/>
              <w:bottom w:w="0" w:type="dxa"/>
              <w:right w:w="100" w:type="dxa"/>
            </w:tcMar>
          </w:tcPr>
          <w:p w14:paraId="62307A9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560" w:type="dxa"/>
            <w:tcMar>
              <w:top w:w="0" w:type="dxa"/>
              <w:left w:w="100" w:type="dxa"/>
              <w:bottom w:w="0" w:type="dxa"/>
              <w:right w:w="100" w:type="dxa"/>
            </w:tcMar>
          </w:tcPr>
          <w:p w14:paraId="78DBF2F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IEC dissemination channels (WhatsApp groups, community radio, PA systems)</w:t>
            </w:r>
          </w:p>
        </w:tc>
        <w:tc>
          <w:tcPr>
            <w:tcW w:w="2265" w:type="dxa"/>
            <w:tcMar>
              <w:top w:w="0" w:type="dxa"/>
              <w:left w:w="100" w:type="dxa"/>
              <w:bottom w:w="0" w:type="dxa"/>
              <w:right w:w="100" w:type="dxa"/>
            </w:tcMar>
          </w:tcPr>
          <w:p w14:paraId="2905784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5"/>
                <w:id w:val="47086001"/>
              </w:sdtPr>
              <w:sdtContent>
                <w:ins w:id="192" w:author="COMMUNITY HEALTH CENTER MUTHUKULAM" w:date="2026-02-11T07:21:00Z">
                  <w:r w:rsidRPr="009807EB">
                    <w:rPr>
                      <w:rFonts w:ascii="Times New Roman" w:eastAsia="Calibri" w:hAnsi="Times New Roman" w:cs="Times New Roman"/>
                      <w:color w:val="000000"/>
                    </w:rPr>
                    <w:t>YES</w:t>
                  </w:r>
                </w:ins>
              </w:sdtContent>
            </w:sdt>
          </w:p>
        </w:tc>
      </w:tr>
      <w:tr w:rsidR="00D07C0E" w:rsidRPr="009807EB" w14:paraId="39622337" w14:textId="77777777" w:rsidTr="00D07C0E">
        <w:trPr>
          <w:cantSplit/>
          <w:trHeight w:val="20"/>
          <w:tblHeader/>
        </w:trPr>
        <w:tc>
          <w:tcPr>
            <w:tcW w:w="895" w:type="dxa"/>
            <w:tcMar>
              <w:top w:w="0" w:type="dxa"/>
              <w:left w:w="100" w:type="dxa"/>
              <w:bottom w:w="0" w:type="dxa"/>
              <w:right w:w="100" w:type="dxa"/>
            </w:tcMar>
          </w:tcPr>
          <w:p w14:paraId="03B6597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560" w:type="dxa"/>
            <w:tcMar>
              <w:top w:w="0" w:type="dxa"/>
              <w:left w:w="100" w:type="dxa"/>
              <w:bottom w:w="0" w:type="dxa"/>
              <w:right w:w="100" w:type="dxa"/>
            </w:tcMar>
          </w:tcPr>
          <w:p w14:paraId="05930B3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Rumour tracking mechanisms (Yes/No)</w:t>
            </w:r>
          </w:p>
        </w:tc>
        <w:tc>
          <w:tcPr>
            <w:tcW w:w="2265" w:type="dxa"/>
            <w:tcMar>
              <w:top w:w="0" w:type="dxa"/>
              <w:left w:w="100" w:type="dxa"/>
              <w:bottom w:w="0" w:type="dxa"/>
              <w:right w:w="100" w:type="dxa"/>
            </w:tcMar>
          </w:tcPr>
          <w:p w14:paraId="75210BE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6"/>
                <w:id w:val="-2033262294"/>
              </w:sdtPr>
              <w:sdtContent>
                <w:ins w:id="193" w:author="COMMUNITY HEALTH CENTER MUTHUKULAM" w:date="2026-02-11T07:21:00Z">
                  <w:r w:rsidRPr="009807EB">
                    <w:rPr>
                      <w:rFonts w:ascii="Times New Roman" w:eastAsia="Calibri" w:hAnsi="Times New Roman" w:cs="Times New Roman"/>
                      <w:color w:val="000000"/>
                    </w:rPr>
                    <w:t>YES</w:t>
                  </w:r>
                </w:ins>
              </w:sdtContent>
            </w:sdt>
          </w:p>
        </w:tc>
      </w:tr>
      <w:tr w:rsidR="00D07C0E" w:rsidRPr="009807EB" w14:paraId="1DAACA8A" w14:textId="77777777" w:rsidTr="00D07C0E">
        <w:trPr>
          <w:cantSplit/>
          <w:trHeight w:val="20"/>
          <w:tblHeader/>
        </w:trPr>
        <w:tc>
          <w:tcPr>
            <w:tcW w:w="895" w:type="dxa"/>
            <w:tcMar>
              <w:top w:w="0" w:type="dxa"/>
              <w:left w:w="100" w:type="dxa"/>
              <w:bottom w:w="0" w:type="dxa"/>
              <w:right w:w="100" w:type="dxa"/>
            </w:tcMar>
          </w:tcPr>
          <w:p w14:paraId="04EDCB7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560" w:type="dxa"/>
            <w:tcMar>
              <w:top w:w="0" w:type="dxa"/>
              <w:left w:w="100" w:type="dxa"/>
              <w:bottom w:w="0" w:type="dxa"/>
              <w:right w:w="100" w:type="dxa"/>
            </w:tcMar>
          </w:tcPr>
          <w:p w14:paraId="31A2C5C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Languages spoken / literacy considerations</w:t>
            </w:r>
          </w:p>
        </w:tc>
        <w:tc>
          <w:tcPr>
            <w:tcW w:w="2265" w:type="dxa"/>
            <w:tcMar>
              <w:top w:w="0" w:type="dxa"/>
              <w:left w:w="100" w:type="dxa"/>
              <w:bottom w:w="0" w:type="dxa"/>
              <w:right w:w="100" w:type="dxa"/>
            </w:tcMar>
          </w:tcPr>
          <w:p w14:paraId="4C8A5CA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7"/>
                <w:id w:val="-1109905490"/>
              </w:sdtPr>
              <w:sdtContent>
                <w:ins w:id="194" w:author="COMMUNITY HEALTH CENTER MUTHUKULAM" w:date="2026-02-11T07:21:00Z">
                  <w:r w:rsidRPr="009807EB">
                    <w:rPr>
                      <w:rFonts w:ascii="Times New Roman" w:eastAsia="Calibri" w:hAnsi="Times New Roman" w:cs="Times New Roman"/>
                      <w:color w:val="000000"/>
                    </w:rPr>
                    <w:t>YES</w:t>
                  </w:r>
                </w:ins>
              </w:sdtContent>
            </w:sdt>
          </w:p>
        </w:tc>
      </w:tr>
      <w:tr w:rsidR="00D07C0E" w:rsidRPr="009807EB" w14:paraId="4B2DBE8F" w14:textId="77777777" w:rsidTr="00D07C0E">
        <w:trPr>
          <w:cantSplit/>
          <w:trHeight w:val="20"/>
          <w:tblHeader/>
        </w:trPr>
        <w:tc>
          <w:tcPr>
            <w:tcW w:w="895" w:type="dxa"/>
            <w:tcMar>
              <w:top w:w="0" w:type="dxa"/>
              <w:left w:w="100" w:type="dxa"/>
              <w:bottom w:w="0" w:type="dxa"/>
              <w:right w:w="100" w:type="dxa"/>
            </w:tcMar>
          </w:tcPr>
          <w:p w14:paraId="3C28E2C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3560" w:type="dxa"/>
            <w:tcMar>
              <w:top w:w="0" w:type="dxa"/>
              <w:left w:w="100" w:type="dxa"/>
              <w:bottom w:w="0" w:type="dxa"/>
              <w:right w:w="100" w:type="dxa"/>
            </w:tcMar>
          </w:tcPr>
          <w:p w14:paraId="0790D38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Vulnerable groups communication strategy available (Yes/No)</w:t>
            </w:r>
          </w:p>
        </w:tc>
        <w:tc>
          <w:tcPr>
            <w:tcW w:w="2265" w:type="dxa"/>
            <w:tcMar>
              <w:top w:w="0" w:type="dxa"/>
              <w:left w:w="100" w:type="dxa"/>
              <w:bottom w:w="0" w:type="dxa"/>
              <w:right w:w="100" w:type="dxa"/>
            </w:tcMar>
          </w:tcPr>
          <w:p w14:paraId="5A1060D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8"/>
                <w:id w:val="16658738"/>
              </w:sdtPr>
              <w:sdtContent>
                <w:ins w:id="195" w:author="COMMUNITY HEALTH CENTER MUTHUKULAM" w:date="2026-02-11T07:22:00Z">
                  <w:r w:rsidRPr="009807EB">
                    <w:rPr>
                      <w:rFonts w:ascii="Times New Roman" w:eastAsia="Calibri" w:hAnsi="Times New Roman" w:cs="Times New Roman"/>
                      <w:color w:val="000000"/>
                    </w:rPr>
                    <w:t>YES</w:t>
                  </w:r>
                </w:ins>
              </w:sdtContent>
            </w:sdt>
          </w:p>
        </w:tc>
      </w:tr>
    </w:tbl>
    <w:p w14:paraId="34F4558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1C8122BD"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rPr>
        <w:t>K. Preparedness Planning &amp; Governance</w:t>
      </w:r>
    </w:p>
    <w:tbl>
      <w:tblPr>
        <w:tblStyle w:val="Style311"/>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3740"/>
        <w:gridCol w:w="2265"/>
      </w:tblGrid>
      <w:tr w:rsidR="00D07C0E" w:rsidRPr="009807EB" w14:paraId="3E2E10E2" w14:textId="77777777" w:rsidTr="00D07C0E">
        <w:trPr>
          <w:cantSplit/>
          <w:trHeight w:val="20"/>
          <w:tblHeader/>
        </w:trPr>
        <w:tc>
          <w:tcPr>
            <w:tcW w:w="715" w:type="dxa"/>
            <w:tcMar>
              <w:top w:w="0" w:type="dxa"/>
              <w:left w:w="100" w:type="dxa"/>
              <w:bottom w:w="0" w:type="dxa"/>
              <w:right w:w="100" w:type="dxa"/>
            </w:tcMar>
          </w:tcPr>
          <w:p w14:paraId="211E5D3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3740" w:type="dxa"/>
            <w:tcMar>
              <w:top w:w="0" w:type="dxa"/>
              <w:left w:w="100" w:type="dxa"/>
              <w:bottom w:w="0" w:type="dxa"/>
              <w:right w:w="100" w:type="dxa"/>
            </w:tcMar>
          </w:tcPr>
          <w:p w14:paraId="24EAD56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65" w:type="dxa"/>
            <w:tcMar>
              <w:top w:w="0" w:type="dxa"/>
              <w:left w:w="100" w:type="dxa"/>
              <w:bottom w:w="0" w:type="dxa"/>
              <w:right w:w="100" w:type="dxa"/>
            </w:tcMar>
          </w:tcPr>
          <w:p w14:paraId="600ABD9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734CE739" w14:textId="77777777" w:rsidTr="00D07C0E">
        <w:trPr>
          <w:cantSplit/>
          <w:trHeight w:val="20"/>
          <w:tblHeader/>
        </w:trPr>
        <w:tc>
          <w:tcPr>
            <w:tcW w:w="715" w:type="dxa"/>
            <w:tcMar>
              <w:top w:w="0" w:type="dxa"/>
              <w:left w:w="100" w:type="dxa"/>
              <w:bottom w:w="0" w:type="dxa"/>
              <w:right w:w="100" w:type="dxa"/>
            </w:tcMar>
          </w:tcPr>
          <w:p w14:paraId="084A780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740" w:type="dxa"/>
            <w:tcMar>
              <w:top w:w="0" w:type="dxa"/>
              <w:left w:w="100" w:type="dxa"/>
              <w:bottom w:w="0" w:type="dxa"/>
              <w:right w:w="100" w:type="dxa"/>
            </w:tcMar>
          </w:tcPr>
          <w:p w14:paraId="2BEC95A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rPr>
              <w:t>LSGD</w:t>
            </w:r>
            <w:r w:rsidRPr="009807EB">
              <w:rPr>
                <w:rFonts w:ascii="Times New Roman" w:eastAsia="Calibri" w:hAnsi="Times New Roman" w:cs="Times New Roman"/>
                <w:color w:val="000000"/>
              </w:rPr>
              <w:t xml:space="preserve"> emergency plan available (Yes/No)</w:t>
            </w:r>
          </w:p>
        </w:tc>
        <w:tc>
          <w:tcPr>
            <w:tcW w:w="2265" w:type="dxa"/>
            <w:tcMar>
              <w:top w:w="0" w:type="dxa"/>
              <w:left w:w="100" w:type="dxa"/>
              <w:bottom w:w="0" w:type="dxa"/>
              <w:right w:w="100" w:type="dxa"/>
            </w:tcMar>
          </w:tcPr>
          <w:p w14:paraId="2E35854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89"/>
                <w:id w:val="-413764663"/>
              </w:sdtPr>
              <w:sdtContent>
                <w:ins w:id="196" w:author="COMMUNITY HEALTH CENTER MUTHUKULAM" w:date="2026-02-11T07:22:00Z">
                  <w:r w:rsidRPr="009807EB">
                    <w:rPr>
                      <w:rFonts w:ascii="Times New Roman" w:eastAsia="Calibri" w:hAnsi="Times New Roman" w:cs="Times New Roman"/>
                      <w:color w:val="000000"/>
                    </w:rPr>
                    <w:t>YES</w:t>
                  </w:r>
                </w:ins>
              </w:sdtContent>
            </w:sdt>
          </w:p>
        </w:tc>
      </w:tr>
      <w:tr w:rsidR="00D07C0E" w:rsidRPr="009807EB" w14:paraId="44E8190C" w14:textId="77777777" w:rsidTr="00D07C0E">
        <w:trPr>
          <w:cantSplit/>
          <w:trHeight w:val="20"/>
          <w:tblHeader/>
        </w:trPr>
        <w:tc>
          <w:tcPr>
            <w:tcW w:w="715" w:type="dxa"/>
            <w:tcMar>
              <w:top w:w="0" w:type="dxa"/>
              <w:left w:w="100" w:type="dxa"/>
              <w:bottom w:w="0" w:type="dxa"/>
              <w:right w:w="100" w:type="dxa"/>
            </w:tcMar>
          </w:tcPr>
          <w:p w14:paraId="684F62F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740" w:type="dxa"/>
            <w:tcMar>
              <w:top w:w="0" w:type="dxa"/>
              <w:left w:w="100" w:type="dxa"/>
              <w:bottom w:w="0" w:type="dxa"/>
              <w:right w:w="100" w:type="dxa"/>
            </w:tcMar>
          </w:tcPr>
          <w:p w14:paraId="4893FE2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Pandemic preparedness plan available (Yes/No)</w:t>
            </w:r>
          </w:p>
        </w:tc>
        <w:tc>
          <w:tcPr>
            <w:tcW w:w="2265" w:type="dxa"/>
            <w:tcMar>
              <w:top w:w="0" w:type="dxa"/>
              <w:left w:w="100" w:type="dxa"/>
              <w:bottom w:w="0" w:type="dxa"/>
              <w:right w:w="100" w:type="dxa"/>
            </w:tcMar>
          </w:tcPr>
          <w:p w14:paraId="708B3F37"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0"/>
                <w:id w:val="15035391"/>
              </w:sdtPr>
              <w:sdtContent>
                <w:ins w:id="197" w:author="COMMUNITY HEALTH CENTER MUTHUKULAM" w:date="2026-02-11T07:22:00Z">
                  <w:r w:rsidRPr="009807EB">
                    <w:rPr>
                      <w:rFonts w:ascii="Times New Roman" w:eastAsia="Calibri" w:hAnsi="Times New Roman" w:cs="Times New Roman"/>
                      <w:color w:val="000000"/>
                    </w:rPr>
                    <w:t>YES</w:t>
                  </w:r>
                </w:ins>
              </w:sdtContent>
            </w:sdt>
          </w:p>
        </w:tc>
      </w:tr>
      <w:tr w:rsidR="00D07C0E" w:rsidRPr="009807EB" w14:paraId="349739BF" w14:textId="77777777" w:rsidTr="00D07C0E">
        <w:trPr>
          <w:cantSplit/>
          <w:trHeight w:val="20"/>
          <w:tblHeader/>
        </w:trPr>
        <w:tc>
          <w:tcPr>
            <w:tcW w:w="715" w:type="dxa"/>
            <w:tcMar>
              <w:top w:w="0" w:type="dxa"/>
              <w:left w:w="100" w:type="dxa"/>
              <w:bottom w:w="0" w:type="dxa"/>
              <w:right w:w="100" w:type="dxa"/>
            </w:tcMar>
          </w:tcPr>
          <w:p w14:paraId="1715A8FE"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740" w:type="dxa"/>
            <w:tcMar>
              <w:top w:w="0" w:type="dxa"/>
              <w:left w:w="100" w:type="dxa"/>
              <w:bottom w:w="0" w:type="dxa"/>
              <w:right w:w="100" w:type="dxa"/>
            </w:tcMar>
          </w:tcPr>
          <w:p w14:paraId="3500E4A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Incident Command System identified (Yes/No)</w:t>
            </w:r>
          </w:p>
        </w:tc>
        <w:tc>
          <w:tcPr>
            <w:tcW w:w="2265" w:type="dxa"/>
            <w:tcMar>
              <w:top w:w="0" w:type="dxa"/>
              <w:left w:w="100" w:type="dxa"/>
              <w:bottom w:w="0" w:type="dxa"/>
              <w:right w:w="100" w:type="dxa"/>
            </w:tcMar>
          </w:tcPr>
          <w:p w14:paraId="7E4FAB7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1"/>
                <w:id w:val="-1728987705"/>
              </w:sdtPr>
              <w:sdtContent>
                <w:ins w:id="198" w:author="COMMUNITY HEALTH CENTER MUTHUKULAM" w:date="2026-02-11T07:22:00Z">
                  <w:r w:rsidRPr="009807EB">
                    <w:rPr>
                      <w:rFonts w:ascii="Times New Roman" w:eastAsia="Calibri" w:hAnsi="Times New Roman" w:cs="Times New Roman"/>
                      <w:color w:val="000000"/>
                    </w:rPr>
                    <w:t>YES</w:t>
                  </w:r>
                </w:ins>
              </w:sdtContent>
            </w:sdt>
          </w:p>
        </w:tc>
      </w:tr>
      <w:tr w:rsidR="00D07C0E" w:rsidRPr="009807EB" w14:paraId="66153008" w14:textId="77777777" w:rsidTr="00D07C0E">
        <w:trPr>
          <w:cantSplit/>
          <w:trHeight w:val="20"/>
          <w:tblHeader/>
        </w:trPr>
        <w:tc>
          <w:tcPr>
            <w:tcW w:w="715" w:type="dxa"/>
            <w:tcMar>
              <w:top w:w="0" w:type="dxa"/>
              <w:left w:w="100" w:type="dxa"/>
              <w:bottom w:w="0" w:type="dxa"/>
              <w:right w:w="100" w:type="dxa"/>
            </w:tcMar>
          </w:tcPr>
          <w:p w14:paraId="288F14D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740" w:type="dxa"/>
            <w:tcMar>
              <w:top w:w="0" w:type="dxa"/>
              <w:left w:w="100" w:type="dxa"/>
              <w:bottom w:w="0" w:type="dxa"/>
              <w:right w:w="100" w:type="dxa"/>
            </w:tcMar>
          </w:tcPr>
          <w:p w14:paraId="141EC496"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Rapid procurement mechanism available (Yes/No)</w:t>
            </w:r>
          </w:p>
        </w:tc>
        <w:tc>
          <w:tcPr>
            <w:tcW w:w="2265" w:type="dxa"/>
            <w:tcMar>
              <w:top w:w="0" w:type="dxa"/>
              <w:left w:w="100" w:type="dxa"/>
              <w:bottom w:w="0" w:type="dxa"/>
              <w:right w:w="100" w:type="dxa"/>
            </w:tcMar>
          </w:tcPr>
          <w:p w14:paraId="7B68717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2"/>
                <w:id w:val="-616548890"/>
              </w:sdtPr>
              <w:sdtContent>
                <w:ins w:id="199" w:author="COMMUNITY HEALTH CENTER MUTHUKULAM" w:date="2026-02-11T07:23:00Z">
                  <w:r w:rsidRPr="009807EB">
                    <w:rPr>
                      <w:rFonts w:ascii="Times New Roman" w:eastAsia="Calibri" w:hAnsi="Times New Roman" w:cs="Times New Roman"/>
                      <w:color w:val="000000"/>
                    </w:rPr>
                    <w:t>YES</w:t>
                  </w:r>
                </w:ins>
              </w:sdtContent>
            </w:sdt>
          </w:p>
        </w:tc>
      </w:tr>
      <w:tr w:rsidR="00D07C0E" w:rsidRPr="009807EB" w14:paraId="646FAC1B" w14:textId="77777777" w:rsidTr="00D07C0E">
        <w:trPr>
          <w:cantSplit/>
          <w:trHeight w:val="20"/>
          <w:tblHeader/>
        </w:trPr>
        <w:tc>
          <w:tcPr>
            <w:tcW w:w="715" w:type="dxa"/>
            <w:tcMar>
              <w:top w:w="0" w:type="dxa"/>
              <w:left w:w="100" w:type="dxa"/>
              <w:bottom w:w="0" w:type="dxa"/>
              <w:right w:w="100" w:type="dxa"/>
            </w:tcMar>
          </w:tcPr>
          <w:p w14:paraId="55E09F5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740" w:type="dxa"/>
            <w:tcMar>
              <w:top w:w="0" w:type="dxa"/>
              <w:left w:w="100" w:type="dxa"/>
              <w:bottom w:w="0" w:type="dxa"/>
              <w:right w:w="100" w:type="dxa"/>
            </w:tcMar>
          </w:tcPr>
          <w:p w14:paraId="254E8150"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Emergency fund available (Yes/No, amount)</w:t>
            </w:r>
          </w:p>
        </w:tc>
        <w:tc>
          <w:tcPr>
            <w:tcW w:w="2265" w:type="dxa"/>
            <w:tcMar>
              <w:top w:w="0" w:type="dxa"/>
              <w:left w:w="100" w:type="dxa"/>
              <w:bottom w:w="0" w:type="dxa"/>
              <w:right w:w="100" w:type="dxa"/>
            </w:tcMar>
          </w:tcPr>
          <w:p w14:paraId="4FC39B5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3"/>
                <w:id w:val="1153638786"/>
              </w:sdtPr>
              <w:sdtContent>
                <w:ins w:id="200" w:author="COMMUNITY HEALTH CENTER MUTHUKULAM" w:date="2026-02-11T07:23:00Z">
                  <w:r w:rsidRPr="009807EB">
                    <w:rPr>
                      <w:rFonts w:ascii="Times New Roman" w:eastAsia="Calibri" w:hAnsi="Times New Roman" w:cs="Times New Roman"/>
                      <w:color w:val="000000"/>
                    </w:rPr>
                    <w:t>YES</w:t>
                  </w:r>
                </w:ins>
              </w:sdtContent>
            </w:sdt>
          </w:p>
        </w:tc>
      </w:tr>
      <w:tr w:rsidR="00D07C0E" w:rsidRPr="009807EB" w14:paraId="0FECA995" w14:textId="77777777" w:rsidTr="00D07C0E">
        <w:trPr>
          <w:cantSplit/>
          <w:trHeight w:val="20"/>
          <w:tblHeader/>
        </w:trPr>
        <w:tc>
          <w:tcPr>
            <w:tcW w:w="715" w:type="dxa"/>
            <w:tcMar>
              <w:top w:w="0" w:type="dxa"/>
              <w:left w:w="100" w:type="dxa"/>
              <w:bottom w:w="0" w:type="dxa"/>
              <w:right w:w="100" w:type="dxa"/>
            </w:tcMar>
          </w:tcPr>
          <w:p w14:paraId="2B2A749B"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740" w:type="dxa"/>
            <w:tcMar>
              <w:top w:w="0" w:type="dxa"/>
              <w:left w:w="100" w:type="dxa"/>
              <w:bottom w:w="0" w:type="dxa"/>
              <w:right w:w="100" w:type="dxa"/>
            </w:tcMar>
          </w:tcPr>
          <w:p w14:paraId="16C82E43"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Past outbreak response experience (Yes/No, details)</w:t>
            </w:r>
          </w:p>
        </w:tc>
        <w:tc>
          <w:tcPr>
            <w:tcW w:w="2265" w:type="dxa"/>
            <w:tcMar>
              <w:top w:w="0" w:type="dxa"/>
              <w:left w:w="100" w:type="dxa"/>
              <w:bottom w:w="0" w:type="dxa"/>
              <w:right w:w="100" w:type="dxa"/>
            </w:tcMar>
          </w:tcPr>
          <w:p w14:paraId="18A36C8D"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4"/>
                <w:id w:val="1257123540"/>
              </w:sdtPr>
              <w:sdtContent>
                <w:ins w:id="201" w:author="COMMUNITY HEALTH CENTER MUTHUKULAM" w:date="2026-02-11T07:23:00Z">
                  <w:r w:rsidRPr="009807EB">
                    <w:rPr>
                      <w:rFonts w:ascii="Times New Roman" w:eastAsia="Calibri" w:hAnsi="Times New Roman" w:cs="Times New Roman"/>
                      <w:color w:val="000000"/>
                    </w:rPr>
                    <w:t>NO</w:t>
                  </w:r>
                </w:ins>
              </w:sdtContent>
            </w:sdt>
          </w:p>
        </w:tc>
      </w:tr>
      <w:tr w:rsidR="00D07C0E" w:rsidRPr="009807EB" w14:paraId="40A886E1" w14:textId="77777777" w:rsidTr="00D07C0E">
        <w:trPr>
          <w:cantSplit/>
          <w:trHeight w:val="20"/>
          <w:tblHeader/>
        </w:trPr>
        <w:tc>
          <w:tcPr>
            <w:tcW w:w="715" w:type="dxa"/>
            <w:tcMar>
              <w:top w:w="0" w:type="dxa"/>
              <w:left w:w="100" w:type="dxa"/>
              <w:bottom w:w="0" w:type="dxa"/>
              <w:right w:w="100" w:type="dxa"/>
            </w:tcMar>
          </w:tcPr>
          <w:p w14:paraId="05326305"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740" w:type="dxa"/>
            <w:tcMar>
              <w:top w:w="0" w:type="dxa"/>
              <w:left w:w="100" w:type="dxa"/>
              <w:bottom w:w="0" w:type="dxa"/>
              <w:right w:w="100" w:type="dxa"/>
            </w:tcMar>
          </w:tcPr>
          <w:p w14:paraId="790D5888"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Intersectoral coordination mechanism (Health, Police, </w:t>
            </w:r>
            <w:r w:rsidRPr="009807EB">
              <w:rPr>
                <w:rFonts w:ascii="Times New Roman" w:eastAsia="Calibri" w:hAnsi="Times New Roman" w:cs="Times New Roman"/>
              </w:rPr>
              <w:t>LSGD</w:t>
            </w:r>
            <w:r w:rsidRPr="009807EB">
              <w:rPr>
                <w:rFonts w:ascii="Times New Roman" w:eastAsia="Calibri" w:hAnsi="Times New Roman" w:cs="Times New Roman"/>
                <w:color w:val="000000"/>
              </w:rPr>
              <w:t>, Veterinary, Education)</w:t>
            </w:r>
          </w:p>
        </w:tc>
        <w:tc>
          <w:tcPr>
            <w:tcW w:w="2265" w:type="dxa"/>
            <w:tcMar>
              <w:top w:w="0" w:type="dxa"/>
              <w:left w:w="100" w:type="dxa"/>
              <w:bottom w:w="0" w:type="dxa"/>
              <w:right w:w="100" w:type="dxa"/>
            </w:tcMar>
          </w:tcPr>
          <w:p w14:paraId="100A4F92"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5"/>
                <w:id w:val="1393134515"/>
              </w:sdtPr>
              <w:sdtContent>
                <w:ins w:id="202" w:author="COMMUNITY HEALTH CENTER MUTHUKULAM" w:date="2026-02-11T07:23:00Z">
                  <w:r w:rsidRPr="009807EB">
                    <w:rPr>
                      <w:rFonts w:ascii="Times New Roman" w:eastAsia="Calibri" w:hAnsi="Times New Roman" w:cs="Times New Roman"/>
                      <w:color w:val="000000"/>
                    </w:rPr>
                    <w:t>YES</w:t>
                  </w:r>
                </w:ins>
              </w:sdtContent>
            </w:sdt>
          </w:p>
        </w:tc>
      </w:tr>
      <w:tr w:rsidR="00D07C0E" w:rsidRPr="009807EB" w14:paraId="5750E7A9" w14:textId="77777777" w:rsidTr="00D07C0E">
        <w:trPr>
          <w:cantSplit/>
          <w:trHeight w:val="20"/>
          <w:tblHeader/>
        </w:trPr>
        <w:tc>
          <w:tcPr>
            <w:tcW w:w="715" w:type="dxa"/>
            <w:tcMar>
              <w:top w:w="0" w:type="dxa"/>
              <w:left w:w="100" w:type="dxa"/>
              <w:bottom w:w="0" w:type="dxa"/>
              <w:right w:w="100" w:type="dxa"/>
            </w:tcMar>
          </w:tcPr>
          <w:p w14:paraId="1C4B4A5F"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740" w:type="dxa"/>
            <w:tcMar>
              <w:top w:w="0" w:type="dxa"/>
              <w:left w:w="100" w:type="dxa"/>
              <w:bottom w:w="0" w:type="dxa"/>
              <w:right w:w="100" w:type="dxa"/>
            </w:tcMar>
          </w:tcPr>
          <w:p w14:paraId="0F70CFD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Mock drills conducted in last 12 months (Yes/No)</w:t>
            </w:r>
          </w:p>
        </w:tc>
        <w:tc>
          <w:tcPr>
            <w:tcW w:w="2265" w:type="dxa"/>
            <w:tcMar>
              <w:top w:w="0" w:type="dxa"/>
              <w:left w:w="100" w:type="dxa"/>
              <w:bottom w:w="0" w:type="dxa"/>
              <w:right w:w="100" w:type="dxa"/>
            </w:tcMar>
          </w:tcPr>
          <w:p w14:paraId="75E14C54"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6"/>
                <w:id w:val="-98604463"/>
              </w:sdtPr>
              <w:sdtContent>
                <w:ins w:id="203" w:author="COMMUNITY HEALTH CENTER MUTHUKULAM" w:date="2026-02-11T07:24:00Z">
                  <w:r w:rsidRPr="009807EB">
                    <w:rPr>
                      <w:rFonts w:ascii="Times New Roman" w:eastAsia="Calibri" w:hAnsi="Times New Roman" w:cs="Times New Roman"/>
                      <w:color w:val="000000"/>
                    </w:rPr>
                    <w:t>YES</w:t>
                  </w:r>
                </w:ins>
              </w:sdtContent>
            </w:sdt>
          </w:p>
        </w:tc>
      </w:tr>
      <w:tr w:rsidR="00D07C0E" w:rsidRPr="009807EB" w14:paraId="369B4467" w14:textId="77777777" w:rsidTr="00D07C0E">
        <w:trPr>
          <w:cantSplit/>
          <w:trHeight w:val="20"/>
          <w:tblHeader/>
        </w:trPr>
        <w:tc>
          <w:tcPr>
            <w:tcW w:w="715" w:type="dxa"/>
            <w:tcMar>
              <w:top w:w="0" w:type="dxa"/>
              <w:left w:w="100" w:type="dxa"/>
              <w:bottom w:w="0" w:type="dxa"/>
              <w:right w:w="100" w:type="dxa"/>
            </w:tcMar>
          </w:tcPr>
          <w:p w14:paraId="55D4238C"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9</w:t>
            </w:r>
          </w:p>
        </w:tc>
        <w:tc>
          <w:tcPr>
            <w:tcW w:w="3740" w:type="dxa"/>
            <w:tcMar>
              <w:top w:w="0" w:type="dxa"/>
              <w:left w:w="100" w:type="dxa"/>
              <w:bottom w:w="0" w:type="dxa"/>
              <w:right w:w="100" w:type="dxa"/>
            </w:tcMar>
          </w:tcPr>
          <w:p w14:paraId="466493F1"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Training coverage for staff/volunteers (Yes/No)</w:t>
            </w:r>
          </w:p>
        </w:tc>
        <w:tc>
          <w:tcPr>
            <w:tcW w:w="2265" w:type="dxa"/>
            <w:tcMar>
              <w:top w:w="0" w:type="dxa"/>
              <w:left w:w="100" w:type="dxa"/>
              <w:bottom w:w="0" w:type="dxa"/>
              <w:right w:w="100" w:type="dxa"/>
            </w:tcMar>
          </w:tcPr>
          <w:p w14:paraId="1B8C557A" w14:textId="77777777" w:rsidR="00D07C0E" w:rsidRPr="009807EB" w:rsidRDefault="00D07C0E">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7"/>
                <w:id w:val="597448368"/>
              </w:sdtPr>
              <w:sdtContent>
                <w:ins w:id="204" w:author="COMMUNITY HEALTH CENTER MUTHUKULAM" w:date="2026-02-11T07:24:00Z">
                  <w:r w:rsidRPr="009807EB">
                    <w:rPr>
                      <w:rFonts w:ascii="Times New Roman" w:eastAsia="Calibri" w:hAnsi="Times New Roman" w:cs="Times New Roman"/>
                      <w:color w:val="000000"/>
                    </w:rPr>
                    <w:t>YES</w:t>
                  </w:r>
                </w:ins>
              </w:sdtContent>
            </w:sdt>
          </w:p>
        </w:tc>
      </w:tr>
    </w:tbl>
    <w:p w14:paraId="7D9BEB92" w14:textId="77777777" w:rsidR="006463CD" w:rsidRPr="009807EB"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61A93D2B"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rPr>
        <w:t>L. Surveillance &amp; Data Systems</w:t>
      </w:r>
    </w:p>
    <w:tbl>
      <w:tblPr>
        <w:tblStyle w:val="Style312"/>
        <w:tblW w:w="673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590"/>
        <w:gridCol w:w="2250"/>
      </w:tblGrid>
      <w:tr w:rsidR="00D07C0E" w:rsidRPr="009807EB" w14:paraId="6F41CDD8" w14:textId="77777777" w:rsidTr="00D07C0E">
        <w:trPr>
          <w:cantSplit/>
          <w:trHeight w:val="20"/>
          <w:tblHeader/>
        </w:trPr>
        <w:tc>
          <w:tcPr>
            <w:tcW w:w="895" w:type="dxa"/>
            <w:tcMar>
              <w:top w:w="0" w:type="dxa"/>
              <w:left w:w="100" w:type="dxa"/>
              <w:bottom w:w="0" w:type="dxa"/>
              <w:right w:w="100" w:type="dxa"/>
            </w:tcMar>
          </w:tcPr>
          <w:p w14:paraId="349C81A6"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3590" w:type="dxa"/>
            <w:tcMar>
              <w:top w:w="0" w:type="dxa"/>
              <w:left w:w="100" w:type="dxa"/>
              <w:bottom w:w="0" w:type="dxa"/>
              <w:right w:w="100" w:type="dxa"/>
            </w:tcMar>
          </w:tcPr>
          <w:p w14:paraId="73268DC6"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50" w:type="dxa"/>
            <w:tcMar>
              <w:top w:w="0" w:type="dxa"/>
              <w:left w:w="100" w:type="dxa"/>
              <w:bottom w:w="0" w:type="dxa"/>
              <w:right w:w="100" w:type="dxa"/>
            </w:tcMar>
          </w:tcPr>
          <w:p w14:paraId="2919E848"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D07C0E" w:rsidRPr="009807EB" w14:paraId="08B8E653" w14:textId="77777777" w:rsidTr="00D07C0E">
        <w:trPr>
          <w:cantSplit/>
          <w:trHeight w:val="20"/>
          <w:tblHeader/>
        </w:trPr>
        <w:tc>
          <w:tcPr>
            <w:tcW w:w="895" w:type="dxa"/>
            <w:tcMar>
              <w:top w:w="0" w:type="dxa"/>
              <w:left w:w="100" w:type="dxa"/>
              <w:bottom w:w="0" w:type="dxa"/>
              <w:right w:w="100" w:type="dxa"/>
            </w:tcMar>
          </w:tcPr>
          <w:p w14:paraId="4A82D7AC"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590" w:type="dxa"/>
            <w:tcMar>
              <w:top w:w="0" w:type="dxa"/>
              <w:left w:w="100" w:type="dxa"/>
              <w:bottom w:w="0" w:type="dxa"/>
              <w:right w:w="100" w:type="dxa"/>
            </w:tcMar>
          </w:tcPr>
          <w:p w14:paraId="1898B33C"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Digital reporting tools used (e.g., DHIS2, portals)</w:t>
            </w:r>
          </w:p>
        </w:tc>
        <w:tc>
          <w:tcPr>
            <w:tcW w:w="2250" w:type="dxa"/>
            <w:tcMar>
              <w:top w:w="0" w:type="dxa"/>
              <w:left w:w="100" w:type="dxa"/>
              <w:bottom w:w="0" w:type="dxa"/>
              <w:right w:w="100" w:type="dxa"/>
            </w:tcMar>
          </w:tcPr>
          <w:p w14:paraId="3520BECB"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tc>
      </w:tr>
      <w:tr w:rsidR="00D07C0E" w:rsidRPr="009807EB" w14:paraId="29D0A976" w14:textId="77777777" w:rsidTr="00D07C0E">
        <w:trPr>
          <w:cantSplit/>
          <w:trHeight w:val="20"/>
          <w:tblHeader/>
        </w:trPr>
        <w:tc>
          <w:tcPr>
            <w:tcW w:w="895" w:type="dxa"/>
            <w:tcMar>
              <w:top w:w="0" w:type="dxa"/>
              <w:left w:w="100" w:type="dxa"/>
              <w:bottom w:w="0" w:type="dxa"/>
              <w:right w:w="100" w:type="dxa"/>
            </w:tcMar>
          </w:tcPr>
          <w:p w14:paraId="3868C69C"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590" w:type="dxa"/>
            <w:tcMar>
              <w:top w:w="0" w:type="dxa"/>
              <w:left w:w="100" w:type="dxa"/>
              <w:bottom w:w="0" w:type="dxa"/>
              <w:right w:w="100" w:type="dxa"/>
            </w:tcMar>
          </w:tcPr>
          <w:p w14:paraId="26981AF3"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Availability of line-listing format (Yes/No)</w:t>
            </w:r>
          </w:p>
        </w:tc>
        <w:tc>
          <w:tcPr>
            <w:tcW w:w="2250" w:type="dxa"/>
            <w:tcMar>
              <w:top w:w="0" w:type="dxa"/>
              <w:left w:w="100" w:type="dxa"/>
              <w:bottom w:w="0" w:type="dxa"/>
              <w:right w:w="100" w:type="dxa"/>
            </w:tcMar>
          </w:tcPr>
          <w:p w14:paraId="344EB2AC"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8"/>
                <w:id w:val="833710720"/>
              </w:sdtPr>
              <w:sdtContent>
                <w:ins w:id="205" w:author="COMMUNITY HEALTH CENTER MUTHUKULAM" w:date="2026-02-11T07:26:00Z">
                  <w:r w:rsidRPr="009807EB">
                    <w:rPr>
                      <w:rFonts w:ascii="Times New Roman" w:eastAsia="Calibri" w:hAnsi="Times New Roman" w:cs="Times New Roman"/>
                      <w:color w:val="000000"/>
                    </w:rPr>
                    <w:t>YES</w:t>
                  </w:r>
                </w:ins>
              </w:sdtContent>
            </w:sdt>
          </w:p>
        </w:tc>
      </w:tr>
      <w:tr w:rsidR="00D07C0E" w:rsidRPr="009807EB" w14:paraId="4EC74D7A" w14:textId="77777777" w:rsidTr="00D07C0E">
        <w:trPr>
          <w:cantSplit/>
          <w:trHeight w:val="20"/>
          <w:tblHeader/>
        </w:trPr>
        <w:tc>
          <w:tcPr>
            <w:tcW w:w="895" w:type="dxa"/>
            <w:tcMar>
              <w:top w:w="0" w:type="dxa"/>
              <w:left w:w="100" w:type="dxa"/>
              <w:bottom w:w="0" w:type="dxa"/>
              <w:right w:w="100" w:type="dxa"/>
            </w:tcMar>
          </w:tcPr>
          <w:p w14:paraId="4501D0DC"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590" w:type="dxa"/>
            <w:tcMar>
              <w:top w:w="0" w:type="dxa"/>
              <w:left w:w="100" w:type="dxa"/>
              <w:bottom w:w="0" w:type="dxa"/>
              <w:right w:w="100" w:type="dxa"/>
            </w:tcMar>
          </w:tcPr>
          <w:p w14:paraId="71B65C37"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Contact tracing team identified (Yes/No)</w:t>
            </w:r>
          </w:p>
        </w:tc>
        <w:tc>
          <w:tcPr>
            <w:tcW w:w="2250" w:type="dxa"/>
            <w:tcMar>
              <w:top w:w="0" w:type="dxa"/>
              <w:left w:w="100" w:type="dxa"/>
              <w:bottom w:w="0" w:type="dxa"/>
              <w:right w:w="100" w:type="dxa"/>
            </w:tcMar>
          </w:tcPr>
          <w:p w14:paraId="7BFC9114"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99"/>
                <w:id w:val="913219685"/>
              </w:sdtPr>
              <w:sdtContent>
                <w:ins w:id="206" w:author="COMMUNITY HEALTH CENTER MUTHUKULAM" w:date="2026-02-11T07:26:00Z">
                  <w:r w:rsidRPr="009807EB">
                    <w:rPr>
                      <w:rFonts w:ascii="Times New Roman" w:eastAsia="Calibri" w:hAnsi="Times New Roman" w:cs="Times New Roman"/>
                      <w:color w:val="000000"/>
                    </w:rPr>
                    <w:t>YES</w:t>
                  </w:r>
                </w:ins>
              </w:sdtContent>
            </w:sdt>
          </w:p>
        </w:tc>
      </w:tr>
      <w:tr w:rsidR="00D07C0E" w:rsidRPr="009807EB" w14:paraId="2B919DEE" w14:textId="77777777" w:rsidTr="00D07C0E">
        <w:trPr>
          <w:cantSplit/>
          <w:trHeight w:val="20"/>
          <w:tblHeader/>
        </w:trPr>
        <w:tc>
          <w:tcPr>
            <w:tcW w:w="895" w:type="dxa"/>
            <w:tcMar>
              <w:top w:w="0" w:type="dxa"/>
              <w:left w:w="100" w:type="dxa"/>
              <w:bottom w:w="0" w:type="dxa"/>
              <w:right w:w="100" w:type="dxa"/>
            </w:tcMar>
          </w:tcPr>
          <w:p w14:paraId="4EF43276"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4</w:t>
            </w:r>
          </w:p>
        </w:tc>
        <w:tc>
          <w:tcPr>
            <w:tcW w:w="3590" w:type="dxa"/>
            <w:tcMar>
              <w:top w:w="0" w:type="dxa"/>
              <w:left w:w="100" w:type="dxa"/>
              <w:bottom w:w="0" w:type="dxa"/>
              <w:right w:w="100" w:type="dxa"/>
            </w:tcMar>
          </w:tcPr>
          <w:p w14:paraId="0940BD5A"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Mapping of high-risk households available (Yes/No)</w:t>
            </w:r>
          </w:p>
        </w:tc>
        <w:tc>
          <w:tcPr>
            <w:tcW w:w="2250" w:type="dxa"/>
            <w:tcMar>
              <w:top w:w="0" w:type="dxa"/>
              <w:left w:w="100" w:type="dxa"/>
              <w:bottom w:w="0" w:type="dxa"/>
              <w:right w:w="100" w:type="dxa"/>
            </w:tcMar>
          </w:tcPr>
          <w:p w14:paraId="13ACC911"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00"/>
                <w:id w:val="-1915180865"/>
              </w:sdtPr>
              <w:sdtContent>
                <w:ins w:id="207" w:author="COMMUNITY HEALTH CENTER MUTHUKULAM" w:date="2026-02-11T07:26:00Z">
                  <w:r w:rsidRPr="009807EB">
                    <w:rPr>
                      <w:rFonts w:ascii="Times New Roman" w:eastAsia="Calibri" w:hAnsi="Times New Roman" w:cs="Times New Roman"/>
                      <w:color w:val="000000"/>
                    </w:rPr>
                    <w:t>YES</w:t>
                  </w:r>
                </w:ins>
              </w:sdtContent>
            </w:sdt>
          </w:p>
        </w:tc>
      </w:tr>
      <w:tr w:rsidR="00D07C0E" w:rsidRPr="009807EB" w14:paraId="65F857B2" w14:textId="77777777" w:rsidTr="00D07C0E">
        <w:trPr>
          <w:cantSplit/>
          <w:trHeight w:val="20"/>
          <w:tblHeader/>
        </w:trPr>
        <w:tc>
          <w:tcPr>
            <w:tcW w:w="895" w:type="dxa"/>
            <w:tcMar>
              <w:top w:w="0" w:type="dxa"/>
              <w:left w:w="100" w:type="dxa"/>
              <w:bottom w:w="0" w:type="dxa"/>
              <w:right w:w="100" w:type="dxa"/>
            </w:tcMar>
          </w:tcPr>
          <w:p w14:paraId="0C647DDE"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5</w:t>
            </w:r>
          </w:p>
        </w:tc>
        <w:tc>
          <w:tcPr>
            <w:tcW w:w="3590" w:type="dxa"/>
            <w:tcMar>
              <w:top w:w="0" w:type="dxa"/>
              <w:left w:w="100" w:type="dxa"/>
              <w:bottom w:w="0" w:type="dxa"/>
              <w:right w:w="100" w:type="dxa"/>
            </w:tcMar>
          </w:tcPr>
          <w:p w14:paraId="063D6F4A"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Testing sample transport mechanism (Yes/No)</w:t>
            </w:r>
          </w:p>
        </w:tc>
        <w:tc>
          <w:tcPr>
            <w:tcW w:w="2250" w:type="dxa"/>
            <w:tcMar>
              <w:top w:w="0" w:type="dxa"/>
              <w:left w:w="100" w:type="dxa"/>
              <w:bottom w:w="0" w:type="dxa"/>
              <w:right w:w="100" w:type="dxa"/>
            </w:tcMar>
          </w:tcPr>
          <w:p w14:paraId="7DE321DA"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01"/>
                <w:id w:val="-1781989443"/>
              </w:sdtPr>
              <w:sdtContent>
                <w:ins w:id="208" w:author="COMMUNITY HEALTH CENTER MUTHUKULAM" w:date="2026-02-11T07:27:00Z">
                  <w:r w:rsidRPr="009807EB">
                    <w:rPr>
                      <w:rFonts w:ascii="Times New Roman" w:eastAsia="Calibri" w:hAnsi="Times New Roman" w:cs="Times New Roman"/>
                      <w:color w:val="000000"/>
                    </w:rPr>
                    <w:t>NO</w:t>
                  </w:r>
                </w:ins>
              </w:sdtContent>
            </w:sdt>
          </w:p>
        </w:tc>
      </w:tr>
      <w:tr w:rsidR="00D07C0E" w:rsidRPr="009807EB" w14:paraId="598C7F73" w14:textId="77777777" w:rsidTr="00D07C0E">
        <w:trPr>
          <w:cantSplit/>
          <w:trHeight w:val="20"/>
          <w:tblHeader/>
        </w:trPr>
        <w:tc>
          <w:tcPr>
            <w:tcW w:w="895" w:type="dxa"/>
            <w:tcMar>
              <w:top w:w="0" w:type="dxa"/>
              <w:left w:w="100" w:type="dxa"/>
              <w:bottom w:w="0" w:type="dxa"/>
              <w:right w:w="100" w:type="dxa"/>
            </w:tcMar>
          </w:tcPr>
          <w:p w14:paraId="03493A4F"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6</w:t>
            </w:r>
          </w:p>
        </w:tc>
        <w:tc>
          <w:tcPr>
            <w:tcW w:w="3590" w:type="dxa"/>
            <w:tcMar>
              <w:top w:w="0" w:type="dxa"/>
              <w:left w:w="100" w:type="dxa"/>
              <w:bottom w:w="0" w:type="dxa"/>
              <w:right w:w="100" w:type="dxa"/>
            </w:tcMar>
          </w:tcPr>
          <w:p w14:paraId="2B4E98BB"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Reporting timeline adherence (good/average/poor)</w:t>
            </w:r>
          </w:p>
        </w:tc>
        <w:tc>
          <w:tcPr>
            <w:tcW w:w="2250" w:type="dxa"/>
            <w:tcMar>
              <w:top w:w="0" w:type="dxa"/>
              <w:left w:w="100" w:type="dxa"/>
              <w:bottom w:w="0" w:type="dxa"/>
              <w:right w:w="100" w:type="dxa"/>
            </w:tcMar>
          </w:tcPr>
          <w:p w14:paraId="014601FA"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02"/>
                <w:id w:val="-1636900229"/>
              </w:sdtPr>
              <w:sdtContent>
                <w:ins w:id="209" w:author="COMMUNITY HEALTH CENTER MUTHUKULAM" w:date="2026-02-11T07:27:00Z">
                  <w:r w:rsidRPr="009807EB">
                    <w:rPr>
                      <w:rFonts w:ascii="Times New Roman" w:eastAsia="Calibri" w:hAnsi="Times New Roman" w:cs="Times New Roman"/>
                      <w:color w:val="000000"/>
                    </w:rPr>
                    <w:t>AVARAGE</w:t>
                  </w:r>
                </w:ins>
              </w:sdtContent>
            </w:sdt>
          </w:p>
        </w:tc>
      </w:tr>
      <w:tr w:rsidR="00D07C0E" w:rsidRPr="009807EB" w14:paraId="5606536B" w14:textId="77777777" w:rsidTr="00D07C0E">
        <w:trPr>
          <w:cantSplit/>
          <w:trHeight w:val="20"/>
          <w:tblHeader/>
        </w:trPr>
        <w:tc>
          <w:tcPr>
            <w:tcW w:w="895" w:type="dxa"/>
            <w:tcMar>
              <w:top w:w="0" w:type="dxa"/>
              <w:left w:w="100" w:type="dxa"/>
              <w:bottom w:w="0" w:type="dxa"/>
              <w:right w:w="100" w:type="dxa"/>
            </w:tcMar>
          </w:tcPr>
          <w:p w14:paraId="7E023F82"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7</w:t>
            </w:r>
          </w:p>
        </w:tc>
        <w:tc>
          <w:tcPr>
            <w:tcW w:w="3590" w:type="dxa"/>
            <w:tcMar>
              <w:top w:w="0" w:type="dxa"/>
              <w:left w:w="100" w:type="dxa"/>
              <w:bottom w:w="0" w:type="dxa"/>
              <w:right w:w="100" w:type="dxa"/>
            </w:tcMar>
          </w:tcPr>
          <w:p w14:paraId="374B4B2C"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Data sharing between departments (Yes/No)</w:t>
            </w:r>
          </w:p>
        </w:tc>
        <w:tc>
          <w:tcPr>
            <w:tcW w:w="2250" w:type="dxa"/>
            <w:tcMar>
              <w:top w:w="0" w:type="dxa"/>
              <w:left w:w="100" w:type="dxa"/>
              <w:bottom w:w="0" w:type="dxa"/>
              <w:right w:w="100" w:type="dxa"/>
            </w:tcMar>
          </w:tcPr>
          <w:p w14:paraId="5E8FB505"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03"/>
                <w:id w:val="-283803192"/>
              </w:sdtPr>
              <w:sdtContent>
                <w:ins w:id="210" w:author="COMMUNITY HEALTH CENTER MUTHUKULAM" w:date="2026-02-11T07:27:00Z">
                  <w:r w:rsidRPr="009807EB">
                    <w:rPr>
                      <w:rFonts w:ascii="Times New Roman" w:eastAsia="Calibri" w:hAnsi="Times New Roman" w:cs="Times New Roman"/>
                      <w:color w:val="000000"/>
                    </w:rPr>
                    <w:t>YES</w:t>
                  </w:r>
                </w:ins>
              </w:sdtContent>
            </w:sdt>
          </w:p>
        </w:tc>
      </w:tr>
      <w:tr w:rsidR="00D07C0E" w:rsidRPr="009807EB" w14:paraId="13389F69" w14:textId="77777777" w:rsidTr="00D07C0E">
        <w:trPr>
          <w:cantSplit/>
          <w:trHeight w:val="20"/>
          <w:tblHeader/>
        </w:trPr>
        <w:tc>
          <w:tcPr>
            <w:tcW w:w="895" w:type="dxa"/>
            <w:tcMar>
              <w:top w:w="0" w:type="dxa"/>
              <w:left w:w="100" w:type="dxa"/>
              <w:bottom w:w="0" w:type="dxa"/>
              <w:right w:w="100" w:type="dxa"/>
            </w:tcMar>
          </w:tcPr>
          <w:p w14:paraId="4BBB1313"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8</w:t>
            </w:r>
          </w:p>
        </w:tc>
        <w:tc>
          <w:tcPr>
            <w:tcW w:w="3590" w:type="dxa"/>
            <w:tcMar>
              <w:top w:w="0" w:type="dxa"/>
              <w:left w:w="100" w:type="dxa"/>
              <w:bottom w:w="0" w:type="dxa"/>
              <w:right w:w="100" w:type="dxa"/>
            </w:tcMar>
          </w:tcPr>
          <w:p w14:paraId="62D7AC9F"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Availability of dashboard for monitoring (Yes/No)</w:t>
            </w:r>
          </w:p>
        </w:tc>
        <w:tc>
          <w:tcPr>
            <w:tcW w:w="2250" w:type="dxa"/>
            <w:tcMar>
              <w:top w:w="0" w:type="dxa"/>
              <w:left w:w="100" w:type="dxa"/>
              <w:bottom w:w="0" w:type="dxa"/>
              <w:right w:w="100" w:type="dxa"/>
            </w:tcMar>
          </w:tcPr>
          <w:p w14:paraId="07063F1C" w14:textId="77777777" w:rsidR="00D07C0E" w:rsidRPr="009807EB" w:rsidRDefault="00D07C0E">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04"/>
                <w:id w:val="805224053"/>
              </w:sdtPr>
              <w:sdtContent>
                <w:ins w:id="211" w:author="COMMUNITY HEALTH CENTER MUTHUKULAM" w:date="2026-02-11T07:27:00Z">
                  <w:r w:rsidRPr="009807EB">
                    <w:rPr>
                      <w:rFonts w:ascii="Times New Roman" w:eastAsia="Calibri" w:hAnsi="Times New Roman" w:cs="Times New Roman"/>
                      <w:color w:val="000000"/>
                    </w:rPr>
                    <w:t>YES</w:t>
                  </w:r>
                </w:ins>
              </w:sdtContent>
            </w:sdt>
          </w:p>
        </w:tc>
      </w:tr>
    </w:tbl>
    <w:p w14:paraId="7E4845CC" w14:textId="77777777" w:rsidR="006463CD" w:rsidRDefault="00E84D3F">
      <w:pPr>
        <w:spacing w:before="240" w:after="240"/>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p>
    <w:p w14:paraId="6B916A33" w14:textId="77777777" w:rsidR="00132328" w:rsidRDefault="00132328">
      <w:pPr>
        <w:spacing w:before="240" w:after="240"/>
        <w:rPr>
          <w:rFonts w:ascii="Times New Roman" w:eastAsia="Calibri" w:hAnsi="Times New Roman" w:cs="Times New Roman"/>
          <w:color w:val="000000"/>
        </w:rPr>
      </w:pPr>
    </w:p>
    <w:p w14:paraId="68072A55" w14:textId="77777777" w:rsidR="00132328" w:rsidRDefault="00132328">
      <w:pPr>
        <w:spacing w:before="240" w:after="240"/>
        <w:rPr>
          <w:rFonts w:ascii="Times New Roman" w:eastAsia="Calibri" w:hAnsi="Times New Roman" w:cs="Times New Roman"/>
          <w:color w:val="000000"/>
        </w:rPr>
      </w:pPr>
    </w:p>
    <w:p w14:paraId="135037D9" w14:textId="77777777" w:rsidR="00132328" w:rsidRDefault="00132328">
      <w:pPr>
        <w:spacing w:before="240" w:after="240"/>
        <w:rPr>
          <w:rFonts w:ascii="Times New Roman" w:eastAsia="Calibri" w:hAnsi="Times New Roman" w:cs="Times New Roman"/>
          <w:color w:val="000000"/>
        </w:rPr>
      </w:pPr>
    </w:p>
    <w:p w14:paraId="1C2172BC" w14:textId="77777777" w:rsidR="00132328" w:rsidRDefault="00132328">
      <w:pPr>
        <w:spacing w:before="240" w:after="240"/>
        <w:rPr>
          <w:rFonts w:ascii="Times New Roman" w:eastAsia="Calibri" w:hAnsi="Times New Roman" w:cs="Times New Roman"/>
          <w:color w:val="000000"/>
        </w:rPr>
      </w:pPr>
    </w:p>
    <w:p w14:paraId="6407CEDF" w14:textId="77777777" w:rsidR="00132328" w:rsidRDefault="00132328">
      <w:pPr>
        <w:spacing w:before="240" w:after="240"/>
        <w:rPr>
          <w:rFonts w:ascii="Times New Roman" w:eastAsia="Calibri" w:hAnsi="Times New Roman" w:cs="Times New Roman"/>
          <w:color w:val="000000"/>
        </w:rPr>
      </w:pPr>
    </w:p>
    <w:p w14:paraId="0F5DAC9D" w14:textId="18B7ACC1" w:rsidR="009115D2" w:rsidRDefault="009115D2" w:rsidP="009115D2">
      <w:pPr>
        <w:pStyle w:val="Heading1"/>
        <w:numPr>
          <w:ilvl w:val="0"/>
          <w:numId w:val="29"/>
        </w:numPr>
        <w:tabs>
          <w:tab w:val="left" w:pos="0"/>
        </w:tabs>
        <w:ind w:left="720" w:hanging="360"/>
        <w:jc w:val="center"/>
      </w:pPr>
      <w:r>
        <w:rPr>
          <w:sz w:val="38"/>
          <w:szCs w:val="38"/>
        </w:rPr>
        <w:lastRenderedPageBreak/>
        <w:t>ANNEXURE</w:t>
      </w:r>
      <w:r>
        <w:rPr>
          <w:sz w:val="38"/>
          <w:szCs w:val="38"/>
        </w:rPr>
        <w:t>-DEVIKULANGARA LSGI</w:t>
      </w:r>
    </w:p>
    <w:p w14:paraId="17B3C9EC" w14:textId="77777777" w:rsidR="009115D2" w:rsidRDefault="009115D2" w:rsidP="009115D2">
      <w:pPr>
        <w:jc w:val="center"/>
        <w:rPr>
          <w:sz w:val="38"/>
          <w:szCs w:val="38"/>
        </w:rPr>
      </w:pPr>
    </w:p>
    <w:p w14:paraId="67560FC4" w14:textId="77777777" w:rsidR="009115D2" w:rsidRDefault="009115D2" w:rsidP="009115D2">
      <w:pPr>
        <w:pStyle w:val="Heading2"/>
        <w:numPr>
          <w:ilvl w:val="0"/>
          <w:numId w:val="30"/>
        </w:numPr>
        <w:jc w:val="left"/>
      </w:pPr>
      <w:bookmarkStart w:id="212" w:name="_51jt74fr4ep" w:colFirst="0" w:colLast="0"/>
      <w:bookmarkEnd w:id="212"/>
      <w:r>
        <w:t>IMPORTANT PHONE NUMBERS</w:t>
      </w:r>
    </w:p>
    <w:p w14:paraId="6BA7B269" w14:textId="77777777" w:rsidR="009115D2" w:rsidRDefault="009115D2" w:rsidP="009115D2">
      <w:pPr>
        <w:jc w:val="left"/>
        <w:rPr>
          <w:b/>
          <w:bCs/>
        </w:rPr>
      </w:pPr>
    </w:p>
    <w:p w14:paraId="1B7448AE" w14:textId="77777777" w:rsidR="009115D2" w:rsidRDefault="009115D2" w:rsidP="009115D2">
      <w:pPr>
        <w:jc w:val="left"/>
      </w:pPr>
      <w:r>
        <w:rPr>
          <w:b/>
          <w:bCs/>
        </w:rPr>
        <w:t xml:space="preserve"> </w:t>
      </w:r>
      <w:r>
        <w:t xml:space="preserve">Phone numbers and particulars of persons responsible for providing guidance, assistance, and support for pandemic preparedness operations may be provided here in a manner that allows easy reference </w:t>
      </w:r>
      <w:proofErr w:type="gramStart"/>
      <w:r>
        <w:t>at a glance</w:t>
      </w:r>
      <w:proofErr w:type="gramEnd"/>
      <w:r>
        <w:t>.</w:t>
      </w:r>
      <w:r>
        <w:rPr>
          <w:b/>
          <w:bCs/>
        </w:rPr>
        <w:t xml:space="preserve"> </w:t>
      </w:r>
      <w:r>
        <w:t>The information recorded here could be exhibited elsewhere at the time of emergencies. LSG institutions shall give special attention to collect and record the above data of persons and institutions who/which are supposed to give technical and co-ordination support to reduce the impact of pandemic.</w:t>
      </w:r>
    </w:p>
    <w:p w14:paraId="5714E94A" w14:textId="77777777" w:rsidR="009115D2" w:rsidRDefault="009115D2" w:rsidP="009115D2">
      <w:pPr>
        <w:pStyle w:val="Heading3"/>
        <w:numPr>
          <w:ilvl w:val="2"/>
          <w:numId w:val="29"/>
        </w:numPr>
        <w:tabs>
          <w:tab w:val="left" w:pos="0"/>
        </w:tabs>
        <w:spacing w:before="280" w:after="0"/>
        <w:ind w:left="2160" w:right="1120" w:hanging="360"/>
        <w:jc w:val="left"/>
      </w:pPr>
      <w:bookmarkStart w:id="213" w:name="_m06o20182h8l" w:colFirst="0" w:colLast="0"/>
      <w:bookmarkEnd w:id="213"/>
      <w:r>
        <w:t xml:space="preserve"> 1.1. Details of grama panchayat/municipality/corporation wards</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0"/>
        <w:gridCol w:w="2880"/>
        <w:gridCol w:w="975"/>
        <w:gridCol w:w="2355"/>
        <w:gridCol w:w="1740"/>
      </w:tblGrid>
      <w:tr w:rsidR="009115D2" w14:paraId="3E3B79C3" w14:textId="77777777" w:rsidTr="00426D56">
        <w:trPr>
          <w:trHeight w:val="1050"/>
        </w:trPr>
        <w:tc>
          <w:tcPr>
            <w:tcW w:w="690" w:type="dxa"/>
            <w:tcBorders>
              <w:top w:val="single" w:sz="4" w:space="0" w:color="000000"/>
              <w:left w:val="single" w:sz="4" w:space="0" w:color="000000"/>
              <w:bottom w:val="single" w:sz="4" w:space="0" w:color="000000"/>
              <w:right w:val="single" w:sz="4" w:space="0" w:color="000000"/>
            </w:tcBorders>
          </w:tcPr>
          <w:p w14:paraId="5846B0EB" w14:textId="77777777" w:rsidR="009115D2" w:rsidRDefault="009115D2" w:rsidP="00426D56">
            <w:pPr>
              <w:spacing w:before="240" w:after="240" w:line="288" w:lineRule="auto"/>
              <w:ind w:left="360"/>
              <w:jc w:val="left"/>
            </w:pPr>
            <w:r>
              <w:t>Sl.</w:t>
            </w:r>
          </w:p>
          <w:p w14:paraId="2AFE1CEF" w14:textId="77777777" w:rsidR="009115D2" w:rsidRDefault="009115D2" w:rsidP="00426D56">
            <w:pPr>
              <w:spacing w:before="240" w:after="240" w:line="278" w:lineRule="auto"/>
              <w:ind w:left="360"/>
              <w:jc w:val="left"/>
            </w:pPr>
            <w:r>
              <w:t>No</w:t>
            </w:r>
          </w:p>
        </w:tc>
        <w:tc>
          <w:tcPr>
            <w:tcW w:w="2880" w:type="dxa"/>
            <w:tcBorders>
              <w:top w:val="single" w:sz="4" w:space="0" w:color="000000"/>
              <w:bottom w:val="single" w:sz="4" w:space="0" w:color="000000"/>
              <w:right w:val="single" w:sz="4" w:space="0" w:color="000000"/>
            </w:tcBorders>
          </w:tcPr>
          <w:p w14:paraId="71A8D670" w14:textId="77777777" w:rsidR="009115D2" w:rsidRDefault="009115D2" w:rsidP="00426D56">
            <w:pPr>
              <w:spacing w:before="240" w:after="240" w:line="288" w:lineRule="auto"/>
              <w:ind w:left="360"/>
              <w:jc w:val="left"/>
            </w:pPr>
            <w:r>
              <w:t>Name of the ward</w:t>
            </w:r>
          </w:p>
        </w:tc>
        <w:tc>
          <w:tcPr>
            <w:tcW w:w="975" w:type="dxa"/>
            <w:tcBorders>
              <w:top w:val="single" w:sz="4" w:space="0" w:color="000000"/>
              <w:bottom w:val="single" w:sz="4" w:space="0" w:color="000000"/>
              <w:right w:val="single" w:sz="4" w:space="0" w:color="000000"/>
            </w:tcBorders>
          </w:tcPr>
          <w:p w14:paraId="753769D1" w14:textId="77777777" w:rsidR="009115D2" w:rsidRDefault="009115D2" w:rsidP="00426D56">
            <w:pPr>
              <w:spacing w:before="240" w:after="240" w:line="288" w:lineRule="auto"/>
              <w:ind w:left="360"/>
              <w:jc w:val="left"/>
            </w:pPr>
            <w:r>
              <w:t>Ward number</w:t>
            </w:r>
          </w:p>
        </w:tc>
        <w:tc>
          <w:tcPr>
            <w:tcW w:w="2355" w:type="dxa"/>
            <w:tcBorders>
              <w:top w:val="single" w:sz="4" w:space="0" w:color="000000"/>
              <w:bottom w:val="single" w:sz="4" w:space="0" w:color="000000"/>
              <w:right w:val="single" w:sz="4" w:space="0" w:color="000000"/>
            </w:tcBorders>
          </w:tcPr>
          <w:p w14:paraId="69E35CC0" w14:textId="77777777" w:rsidR="009115D2" w:rsidRDefault="009115D2" w:rsidP="00426D56">
            <w:pPr>
              <w:spacing w:before="240" w:after="240" w:line="288" w:lineRule="auto"/>
              <w:ind w:left="360"/>
              <w:jc w:val="left"/>
            </w:pPr>
            <w:r>
              <w:t>Name of the ward</w:t>
            </w:r>
          </w:p>
          <w:p w14:paraId="526A2C42" w14:textId="77777777" w:rsidR="009115D2" w:rsidRDefault="009115D2" w:rsidP="00426D56">
            <w:pPr>
              <w:spacing w:before="240" w:after="240" w:line="278" w:lineRule="auto"/>
              <w:ind w:left="360"/>
              <w:jc w:val="left"/>
            </w:pPr>
            <w:r>
              <w:t>member</w:t>
            </w:r>
          </w:p>
        </w:tc>
        <w:tc>
          <w:tcPr>
            <w:tcW w:w="1740" w:type="dxa"/>
            <w:tcBorders>
              <w:top w:val="single" w:sz="4" w:space="0" w:color="000000"/>
              <w:bottom w:val="single" w:sz="4" w:space="0" w:color="000000"/>
              <w:right w:val="single" w:sz="4" w:space="0" w:color="000000"/>
            </w:tcBorders>
          </w:tcPr>
          <w:p w14:paraId="4E30B924" w14:textId="77777777" w:rsidR="009115D2" w:rsidRDefault="009115D2" w:rsidP="00426D56">
            <w:pPr>
              <w:spacing w:before="240" w:after="240" w:line="288" w:lineRule="auto"/>
              <w:ind w:left="360"/>
              <w:jc w:val="left"/>
            </w:pPr>
            <w:r>
              <w:t>Contact number</w:t>
            </w:r>
          </w:p>
        </w:tc>
      </w:tr>
      <w:tr w:rsidR="009115D2" w14:paraId="0B39D63F" w14:textId="77777777" w:rsidTr="00426D56">
        <w:trPr>
          <w:trHeight w:val="270"/>
        </w:trPr>
        <w:tc>
          <w:tcPr>
            <w:tcW w:w="690" w:type="dxa"/>
            <w:tcBorders>
              <w:left w:val="single" w:sz="4" w:space="0" w:color="000000"/>
              <w:bottom w:val="single" w:sz="4" w:space="0" w:color="000000"/>
              <w:right w:val="single" w:sz="4" w:space="0" w:color="000000"/>
            </w:tcBorders>
          </w:tcPr>
          <w:p w14:paraId="0ABB05F6" w14:textId="77777777" w:rsidR="009115D2" w:rsidRDefault="009115D2" w:rsidP="00426D56">
            <w:pPr>
              <w:spacing w:before="240" w:after="240"/>
              <w:ind w:left="360"/>
              <w:jc w:val="left"/>
            </w:pPr>
            <w:r>
              <w:t>1</w:t>
            </w:r>
          </w:p>
        </w:tc>
        <w:tc>
          <w:tcPr>
            <w:tcW w:w="2880" w:type="dxa"/>
            <w:tcBorders>
              <w:bottom w:val="single" w:sz="4" w:space="0" w:color="000000"/>
              <w:right w:val="single" w:sz="4" w:space="0" w:color="000000"/>
            </w:tcBorders>
          </w:tcPr>
          <w:p w14:paraId="43E052DB" w14:textId="77777777" w:rsidR="009115D2" w:rsidRDefault="009115D2" w:rsidP="00426D56">
            <w:pPr>
              <w:spacing w:before="240" w:after="240" w:line="240" w:lineRule="auto"/>
              <w:ind w:left="260"/>
              <w:jc w:val="left"/>
            </w:pPr>
            <w:r>
              <w:t xml:space="preserve"> GOVINDAMUTTOM</w:t>
            </w:r>
          </w:p>
        </w:tc>
        <w:tc>
          <w:tcPr>
            <w:tcW w:w="975" w:type="dxa"/>
            <w:tcBorders>
              <w:bottom w:val="single" w:sz="4" w:space="0" w:color="000000"/>
              <w:right w:val="single" w:sz="4" w:space="0" w:color="000000"/>
            </w:tcBorders>
          </w:tcPr>
          <w:p w14:paraId="0FD78702" w14:textId="77777777" w:rsidR="009115D2" w:rsidRDefault="009115D2" w:rsidP="00426D56">
            <w:pPr>
              <w:spacing w:before="240" w:after="240" w:line="240" w:lineRule="auto"/>
              <w:ind w:left="260"/>
              <w:jc w:val="left"/>
            </w:pPr>
            <w:r>
              <w:t xml:space="preserve"> I</w:t>
            </w:r>
          </w:p>
        </w:tc>
        <w:tc>
          <w:tcPr>
            <w:tcW w:w="2355" w:type="dxa"/>
            <w:tcBorders>
              <w:bottom w:val="single" w:sz="4" w:space="0" w:color="000000"/>
              <w:right w:val="single" w:sz="4" w:space="0" w:color="000000"/>
            </w:tcBorders>
          </w:tcPr>
          <w:p w14:paraId="5A631D55" w14:textId="77777777" w:rsidR="009115D2" w:rsidRDefault="009115D2" w:rsidP="00426D56">
            <w:pPr>
              <w:spacing w:before="240" w:after="240" w:line="240" w:lineRule="auto"/>
              <w:ind w:left="260"/>
              <w:jc w:val="left"/>
            </w:pPr>
            <w:r>
              <w:t xml:space="preserve"> E. Sreedevi</w:t>
            </w:r>
          </w:p>
        </w:tc>
        <w:tc>
          <w:tcPr>
            <w:tcW w:w="1740" w:type="dxa"/>
            <w:tcBorders>
              <w:bottom w:val="single" w:sz="4" w:space="0" w:color="000000"/>
              <w:right w:val="single" w:sz="4" w:space="0" w:color="000000"/>
            </w:tcBorders>
          </w:tcPr>
          <w:p w14:paraId="27693C44" w14:textId="77777777" w:rsidR="009115D2" w:rsidRDefault="009115D2" w:rsidP="00426D56">
            <w:pPr>
              <w:spacing w:before="240" w:after="240" w:line="240" w:lineRule="auto"/>
              <w:ind w:left="260"/>
              <w:jc w:val="left"/>
            </w:pPr>
            <w:r>
              <w:t xml:space="preserve"> 9446616645</w:t>
            </w:r>
          </w:p>
        </w:tc>
      </w:tr>
      <w:tr w:rsidR="009115D2" w14:paraId="10ADEB35" w14:textId="77777777" w:rsidTr="00426D56">
        <w:trPr>
          <w:trHeight w:val="270"/>
        </w:trPr>
        <w:tc>
          <w:tcPr>
            <w:tcW w:w="690" w:type="dxa"/>
            <w:tcBorders>
              <w:left w:val="single" w:sz="4" w:space="0" w:color="000000"/>
              <w:bottom w:val="single" w:sz="4" w:space="0" w:color="000000"/>
              <w:right w:val="single" w:sz="4" w:space="0" w:color="000000"/>
            </w:tcBorders>
          </w:tcPr>
          <w:p w14:paraId="44DCE4AF" w14:textId="77777777" w:rsidR="009115D2" w:rsidRDefault="009115D2" w:rsidP="00426D56">
            <w:pPr>
              <w:spacing w:before="240" w:after="240"/>
              <w:ind w:left="360"/>
              <w:jc w:val="left"/>
            </w:pPr>
            <w:r>
              <w:t>2</w:t>
            </w:r>
          </w:p>
        </w:tc>
        <w:tc>
          <w:tcPr>
            <w:tcW w:w="2880" w:type="dxa"/>
            <w:tcBorders>
              <w:bottom w:val="single" w:sz="4" w:space="0" w:color="000000"/>
              <w:right w:val="single" w:sz="4" w:space="0" w:color="000000"/>
            </w:tcBorders>
          </w:tcPr>
          <w:p w14:paraId="693DF772" w14:textId="77777777" w:rsidR="009115D2" w:rsidRDefault="009115D2" w:rsidP="00426D56">
            <w:pPr>
              <w:spacing w:before="240" w:after="240" w:line="240" w:lineRule="auto"/>
              <w:ind w:left="260"/>
              <w:jc w:val="left"/>
            </w:pPr>
            <w:r>
              <w:t xml:space="preserve"> VADAKKU KOCHUMURI </w:t>
            </w:r>
          </w:p>
        </w:tc>
        <w:tc>
          <w:tcPr>
            <w:tcW w:w="975" w:type="dxa"/>
            <w:tcBorders>
              <w:bottom w:val="single" w:sz="4" w:space="0" w:color="000000"/>
              <w:right w:val="single" w:sz="4" w:space="0" w:color="000000"/>
            </w:tcBorders>
          </w:tcPr>
          <w:p w14:paraId="094AC382" w14:textId="77777777" w:rsidR="009115D2" w:rsidRDefault="009115D2" w:rsidP="00426D56">
            <w:pPr>
              <w:spacing w:before="240" w:after="240" w:line="240" w:lineRule="auto"/>
              <w:ind w:left="260"/>
              <w:jc w:val="left"/>
            </w:pPr>
            <w:r>
              <w:t xml:space="preserve"> II</w:t>
            </w:r>
          </w:p>
        </w:tc>
        <w:tc>
          <w:tcPr>
            <w:tcW w:w="2355" w:type="dxa"/>
            <w:tcBorders>
              <w:bottom w:val="single" w:sz="4" w:space="0" w:color="000000"/>
              <w:right w:val="single" w:sz="4" w:space="0" w:color="000000"/>
            </w:tcBorders>
          </w:tcPr>
          <w:p w14:paraId="143B05B5" w14:textId="77777777" w:rsidR="009115D2" w:rsidRDefault="009115D2" w:rsidP="00426D56">
            <w:pPr>
              <w:spacing w:before="240" w:after="240" w:line="240" w:lineRule="auto"/>
              <w:ind w:left="260"/>
              <w:jc w:val="left"/>
            </w:pPr>
            <w:r>
              <w:t>Sreedevi Sathyan</w:t>
            </w:r>
          </w:p>
        </w:tc>
        <w:tc>
          <w:tcPr>
            <w:tcW w:w="1740" w:type="dxa"/>
            <w:tcBorders>
              <w:bottom w:val="single" w:sz="4" w:space="0" w:color="000000"/>
              <w:right w:val="single" w:sz="4" w:space="0" w:color="000000"/>
            </w:tcBorders>
          </w:tcPr>
          <w:p w14:paraId="37569C10" w14:textId="77777777" w:rsidR="009115D2" w:rsidRDefault="009115D2" w:rsidP="00426D56">
            <w:pPr>
              <w:spacing w:before="240" w:after="240" w:line="240" w:lineRule="auto"/>
              <w:ind w:left="260"/>
              <w:jc w:val="left"/>
            </w:pPr>
            <w:r>
              <w:t xml:space="preserve"> 9744806735</w:t>
            </w:r>
          </w:p>
        </w:tc>
      </w:tr>
      <w:tr w:rsidR="009115D2" w14:paraId="3ED98AD5" w14:textId="77777777" w:rsidTr="00426D56">
        <w:trPr>
          <w:trHeight w:val="270"/>
        </w:trPr>
        <w:tc>
          <w:tcPr>
            <w:tcW w:w="690" w:type="dxa"/>
            <w:tcBorders>
              <w:left w:val="single" w:sz="4" w:space="0" w:color="000000"/>
              <w:bottom w:val="single" w:sz="4" w:space="0" w:color="000000"/>
              <w:right w:val="single" w:sz="4" w:space="0" w:color="000000"/>
            </w:tcBorders>
          </w:tcPr>
          <w:p w14:paraId="7B24F81D" w14:textId="77777777" w:rsidR="009115D2" w:rsidRDefault="009115D2" w:rsidP="00426D56">
            <w:pPr>
              <w:spacing w:before="240" w:after="240"/>
              <w:ind w:left="360"/>
              <w:jc w:val="left"/>
            </w:pPr>
            <w:r>
              <w:t>3</w:t>
            </w:r>
          </w:p>
        </w:tc>
        <w:tc>
          <w:tcPr>
            <w:tcW w:w="2880" w:type="dxa"/>
            <w:tcBorders>
              <w:bottom w:val="single" w:sz="4" w:space="0" w:color="000000"/>
              <w:right w:val="single" w:sz="4" w:space="0" w:color="000000"/>
            </w:tcBorders>
          </w:tcPr>
          <w:p w14:paraId="544F62A6" w14:textId="77777777" w:rsidR="009115D2" w:rsidRDefault="009115D2" w:rsidP="00426D56">
            <w:pPr>
              <w:spacing w:before="240" w:after="240" w:line="240" w:lineRule="auto"/>
              <w:ind w:left="260"/>
              <w:jc w:val="left"/>
            </w:pPr>
            <w:r>
              <w:t xml:space="preserve"> KANIYAMURI</w:t>
            </w:r>
          </w:p>
        </w:tc>
        <w:tc>
          <w:tcPr>
            <w:tcW w:w="975" w:type="dxa"/>
            <w:tcBorders>
              <w:bottom w:val="single" w:sz="4" w:space="0" w:color="000000"/>
              <w:right w:val="single" w:sz="4" w:space="0" w:color="000000"/>
            </w:tcBorders>
          </w:tcPr>
          <w:p w14:paraId="04886CB9" w14:textId="77777777" w:rsidR="009115D2" w:rsidRDefault="009115D2" w:rsidP="00426D56">
            <w:pPr>
              <w:spacing w:before="240" w:after="240" w:line="240" w:lineRule="auto"/>
              <w:ind w:left="260"/>
              <w:jc w:val="left"/>
            </w:pPr>
            <w:r>
              <w:t xml:space="preserve"> III</w:t>
            </w:r>
          </w:p>
        </w:tc>
        <w:tc>
          <w:tcPr>
            <w:tcW w:w="2355" w:type="dxa"/>
            <w:tcBorders>
              <w:bottom w:val="single" w:sz="4" w:space="0" w:color="000000"/>
              <w:right w:val="single" w:sz="4" w:space="0" w:color="000000"/>
            </w:tcBorders>
          </w:tcPr>
          <w:p w14:paraId="00BFB6B3" w14:textId="77777777" w:rsidR="009115D2" w:rsidRDefault="009115D2" w:rsidP="00426D56">
            <w:pPr>
              <w:spacing w:before="240" w:after="240" w:line="240" w:lineRule="auto"/>
              <w:ind w:left="260"/>
              <w:jc w:val="left"/>
            </w:pPr>
            <w:r>
              <w:t xml:space="preserve"> Dhanya Soman</w:t>
            </w:r>
          </w:p>
        </w:tc>
        <w:tc>
          <w:tcPr>
            <w:tcW w:w="1740" w:type="dxa"/>
            <w:tcBorders>
              <w:bottom w:val="single" w:sz="4" w:space="0" w:color="000000"/>
              <w:right w:val="single" w:sz="4" w:space="0" w:color="000000"/>
            </w:tcBorders>
          </w:tcPr>
          <w:p w14:paraId="55D09B10" w14:textId="77777777" w:rsidR="009115D2" w:rsidRDefault="009115D2" w:rsidP="00426D56">
            <w:pPr>
              <w:spacing w:before="240" w:after="240" w:line="240" w:lineRule="auto"/>
              <w:ind w:left="260"/>
              <w:jc w:val="left"/>
            </w:pPr>
            <w:r>
              <w:t xml:space="preserve"> 9605955453</w:t>
            </w:r>
          </w:p>
        </w:tc>
      </w:tr>
      <w:tr w:rsidR="009115D2" w14:paraId="03B85B5E" w14:textId="77777777" w:rsidTr="00426D56">
        <w:trPr>
          <w:trHeight w:val="270"/>
        </w:trPr>
        <w:tc>
          <w:tcPr>
            <w:tcW w:w="690" w:type="dxa"/>
            <w:tcBorders>
              <w:left w:val="single" w:sz="4" w:space="0" w:color="000000"/>
              <w:bottom w:val="single" w:sz="4" w:space="0" w:color="000000"/>
              <w:right w:val="single" w:sz="4" w:space="0" w:color="000000"/>
            </w:tcBorders>
          </w:tcPr>
          <w:p w14:paraId="3AAFE066" w14:textId="77777777" w:rsidR="009115D2" w:rsidRDefault="009115D2" w:rsidP="00426D56">
            <w:pPr>
              <w:spacing w:before="240" w:after="240" w:line="240" w:lineRule="auto"/>
              <w:ind w:left="360"/>
              <w:jc w:val="left"/>
            </w:pPr>
            <w:r>
              <w:lastRenderedPageBreak/>
              <w:t>4</w:t>
            </w:r>
          </w:p>
        </w:tc>
        <w:tc>
          <w:tcPr>
            <w:tcW w:w="2880" w:type="dxa"/>
            <w:tcBorders>
              <w:bottom w:val="single" w:sz="4" w:space="0" w:color="000000"/>
              <w:right w:val="single" w:sz="4" w:space="0" w:color="000000"/>
            </w:tcBorders>
          </w:tcPr>
          <w:p w14:paraId="08408CCA" w14:textId="77777777" w:rsidR="009115D2" w:rsidRDefault="009115D2" w:rsidP="00426D56">
            <w:pPr>
              <w:spacing w:before="240" w:after="240" w:line="240" w:lineRule="auto"/>
              <w:ind w:left="260"/>
              <w:jc w:val="left"/>
            </w:pPr>
            <w:r>
              <w:t xml:space="preserve"> VADAKKE ANJILIMOOD</w:t>
            </w:r>
          </w:p>
        </w:tc>
        <w:tc>
          <w:tcPr>
            <w:tcW w:w="975" w:type="dxa"/>
            <w:tcBorders>
              <w:bottom w:val="single" w:sz="4" w:space="0" w:color="000000"/>
              <w:right w:val="single" w:sz="4" w:space="0" w:color="000000"/>
            </w:tcBorders>
          </w:tcPr>
          <w:p w14:paraId="2F65CBCB" w14:textId="77777777" w:rsidR="009115D2" w:rsidRDefault="009115D2" w:rsidP="00426D56">
            <w:pPr>
              <w:spacing w:before="240" w:after="240" w:line="240" w:lineRule="auto"/>
              <w:ind w:left="260"/>
              <w:jc w:val="left"/>
            </w:pPr>
            <w:r>
              <w:t>IV</w:t>
            </w:r>
          </w:p>
        </w:tc>
        <w:tc>
          <w:tcPr>
            <w:tcW w:w="2355" w:type="dxa"/>
            <w:tcBorders>
              <w:bottom w:val="single" w:sz="4" w:space="0" w:color="000000"/>
              <w:right w:val="single" w:sz="4" w:space="0" w:color="000000"/>
            </w:tcBorders>
          </w:tcPr>
          <w:p w14:paraId="6F47FD3D" w14:textId="77777777" w:rsidR="009115D2" w:rsidRDefault="009115D2" w:rsidP="00426D56">
            <w:pPr>
              <w:spacing w:before="240" w:after="240" w:line="240" w:lineRule="auto"/>
              <w:ind w:left="260"/>
              <w:jc w:val="left"/>
            </w:pPr>
            <w:r>
              <w:t xml:space="preserve"> Leena Raju</w:t>
            </w:r>
          </w:p>
        </w:tc>
        <w:tc>
          <w:tcPr>
            <w:tcW w:w="1740" w:type="dxa"/>
            <w:tcBorders>
              <w:bottom w:val="single" w:sz="4" w:space="0" w:color="000000"/>
              <w:right w:val="single" w:sz="4" w:space="0" w:color="000000"/>
            </w:tcBorders>
          </w:tcPr>
          <w:p w14:paraId="37CB0CD7" w14:textId="77777777" w:rsidR="009115D2" w:rsidRDefault="009115D2" w:rsidP="00426D56">
            <w:pPr>
              <w:spacing w:before="240" w:after="240" w:line="240" w:lineRule="auto"/>
              <w:ind w:left="260"/>
              <w:jc w:val="left"/>
            </w:pPr>
            <w:r>
              <w:t xml:space="preserve"> 9656202053</w:t>
            </w:r>
          </w:p>
        </w:tc>
      </w:tr>
      <w:tr w:rsidR="009115D2" w14:paraId="1CCA3E93" w14:textId="77777777" w:rsidTr="00426D56">
        <w:trPr>
          <w:trHeight w:val="270"/>
        </w:trPr>
        <w:tc>
          <w:tcPr>
            <w:tcW w:w="690" w:type="dxa"/>
            <w:tcBorders>
              <w:left w:val="single" w:sz="4" w:space="0" w:color="000000"/>
              <w:bottom w:val="single" w:sz="4" w:space="0" w:color="000000"/>
              <w:right w:val="single" w:sz="4" w:space="0" w:color="000000"/>
            </w:tcBorders>
          </w:tcPr>
          <w:p w14:paraId="5295CEA8" w14:textId="77777777" w:rsidR="009115D2" w:rsidRDefault="009115D2" w:rsidP="00426D56">
            <w:pPr>
              <w:spacing w:before="240" w:after="240"/>
              <w:ind w:left="360"/>
              <w:jc w:val="left"/>
            </w:pPr>
            <w:r>
              <w:t>5</w:t>
            </w:r>
          </w:p>
        </w:tc>
        <w:tc>
          <w:tcPr>
            <w:tcW w:w="2880" w:type="dxa"/>
            <w:tcBorders>
              <w:bottom w:val="single" w:sz="4" w:space="0" w:color="000000"/>
              <w:right w:val="single" w:sz="4" w:space="0" w:color="000000"/>
            </w:tcBorders>
          </w:tcPr>
          <w:p w14:paraId="5825F4FF" w14:textId="77777777" w:rsidR="009115D2" w:rsidRDefault="009115D2" w:rsidP="00426D56">
            <w:pPr>
              <w:spacing w:before="240" w:after="240" w:line="240" w:lineRule="auto"/>
              <w:ind w:left="260"/>
              <w:jc w:val="left"/>
            </w:pPr>
            <w:r>
              <w:t xml:space="preserve"> THEKKEANJILIMOOD</w:t>
            </w:r>
          </w:p>
        </w:tc>
        <w:tc>
          <w:tcPr>
            <w:tcW w:w="975" w:type="dxa"/>
            <w:tcBorders>
              <w:bottom w:val="single" w:sz="4" w:space="0" w:color="000000"/>
              <w:right w:val="single" w:sz="4" w:space="0" w:color="000000"/>
            </w:tcBorders>
          </w:tcPr>
          <w:p w14:paraId="4334BF0A" w14:textId="77777777" w:rsidR="009115D2" w:rsidRDefault="009115D2" w:rsidP="00426D56">
            <w:pPr>
              <w:spacing w:before="240" w:after="240" w:line="240" w:lineRule="auto"/>
              <w:ind w:left="260"/>
              <w:jc w:val="left"/>
            </w:pPr>
            <w:r>
              <w:t xml:space="preserve"> V</w:t>
            </w:r>
          </w:p>
        </w:tc>
        <w:tc>
          <w:tcPr>
            <w:tcW w:w="2355" w:type="dxa"/>
            <w:tcBorders>
              <w:bottom w:val="single" w:sz="4" w:space="0" w:color="000000"/>
              <w:right w:val="single" w:sz="4" w:space="0" w:color="000000"/>
            </w:tcBorders>
          </w:tcPr>
          <w:p w14:paraId="5991CBC2" w14:textId="77777777" w:rsidR="009115D2" w:rsidRDefault="009115D2" w:rsidP="00426D56">
            <w:pPr>
              <w:spacing w:before="240" w:after="240" w:line="240" w:lineRule="auto"/>
              <w:ind w:left="260"/>
              <w:jc w:val="left"/>
            </w:pPr>
            <w:r>
              <w:t>Saleem Kalleli</w:t>
            </w:r>
          </w:p>
        </w:tc>
        <w:tc>
          <w:tcPr>
            <w:tcW w:w="1740" w:type="dxa"/>
            <w:tcBorders>
              <w:bottom w:val="single" w:sz="4" w:space="0" w:color="000000"/>
              <w:right w:val="single" w:sz="4" w:space="0" w:color="000000"/>
            </w:tcBorders>
          </w:tcPr>
          <w:p w14:paraId="4942A53F" w14:textId="77777777" w:rsidR="009115D2" w:rsidRDefault="009115D2" w:rsidP="00426D56">
            <w:pPr>
              <w:spacing w:before="240" w:after="240" w:line="240" w:lineRule="auto"/>
              <w:ind w:left="260"/>
              <w:jc w:val="left"/>
            </w:pPr>
            <w:r>
              <w:t xml:space="preserve">9847373380 </w:t>
            </w:r>
          </w:p>
        </w:tc>
      </w:tr>
      <w:tr w:rsidR="009115D2" w14:paraId="50D08347" w14:textId="77777777" w:rsidTr="00426D56">
        <w:trPr>
          <w:trHeight w:val="270"/>
        </w:trPr>
        <w:tc>
          <w:tcPr>
            <w:tcW w:w="690" w:type="dxa"/>
            <w:tcBorders>
              <w:left w:val="single" w:sz="4" w:space="0" w:color="000000"/>
              <w:bottom w:val="single" w:sz="4" w:space="0" w:color="000000"/>
              <w:right w:val="single" w:sz="4" w:space="0" w:color="000000"/>
            </w:tcBorders>
          </w:tcPr>
          <w:p w14:paraId="15CF5B55" w14:textId="77777777" w:rsidR="009115D2" w:rsidRDefault="009115D2" w:rsidP="00426D56">
            <w:pPr>
              <w:spacing w:before="240" w:after="240"/>
              <w:ind w:left="360"/>
              <w:jc w:val="left"/>
            </w:pPr>
            <w:r>
              <w:t>6</w:t>
            </w:r>
          </w:p>
        </w:tc>
        <w:tc>
          <w:tcPr>
            <w:tcW w:w="2880" w:type="dxa"/>
            <w:tcBorders>
              <w:bottom w:val="single" w:sz="4" w:space="0" w:color="000000"/>
              <w:right w:val="single" w:sz="4" w:space="0" w:color="000000"/>
            </w:tcBorders>
          </w:tcPr>
          <w:p w14:paraId="4EEF7BC2" w14:textId="77777777" w:rsidR="009115D2" w:rsidRDefault="009115D2" w:rsidP="00426D56">
            <w:pPr>
              <w:spacing w:before="240" w:after="240" w:line="240" w:lineRule="auto"/>
              <w:ind w:left="260"/>
              <w:jc w:val="left"/>
            </w:pPr>
            <w:r>
              <w:t>HIGHSCHOOL WARD</w:t>
            </w:r>
          </w:p>
        </w:tc>
        <w:tc>
          <w:tcPr>
            <w:tcW w:w="975" w:type="dxa"/>
            <w:tcBorders>
              <w:bottom w:val="single" w:sz="4" w:space="0" w:color="000000"/>
              <w:right w:val="single" w:sz="4" w:space="0" w:color="000000"/>
            </w:tcBorders>
          </w:tcPr>
          <w:p w14:paraId="546B9DF0" w14:textId="77777777" w:rsidR="009115D2" w:rsidRDefault="009115D2" w:rsidP="00426D56">
            <w:pPr>
              <w:spacing w:before="240" w:after="240" w:line="240" w:lineRule="auto"/>
              <w:ind w:left="260"/>
              <w:jc w:val="left"/>
            </w:pPr>
            <w:r>
              <w:t>VI</w:t>
            </w:r>
          </w:p>
        </w:tc>
        <w:tc>
          <w:tcPr>
            <w:tcW w:w="2355" w:type="dxa"/>
            <w:tcBorders>
              <w:bottom w:val="single" w:sz="4" w:space="0" w:color="000000"/>
              <w:right w:val="single" w:sz="4" w:space="0" w:color="000000"/>
            </w:tcBorders>
          </w:tcPr>
          <w:p w14:paraId="3F96DF92" w14:textId="77777777" w:rsidR="009115D2" w:rsidRDefault="009115D2" w:rsidP="00426D56">
            <w:pPr>
              <w:spacing w:before="240" w:after="240" w:line="240" w:lineRule="auto"/>
              <w:ind w:left="260"/>
              <w:jc w:val="left"/>
            </w:pPr>
            <w:r>
              <w:t xml:space="preserve">Rekha </w:t>
            </w:r>
          </w:p>
        </w:tc>
        <w:tc>
          <w:tcPr>
            <w:tcW w:w="1740" w:type="dxa"/>
            <w:tcBorders>
              <w:bottom w:val="single" w:sz="4" w:space="0" w:color="000000"/>
              <w:right w:val="single" w:sz="4" w:space="0" w:color="000000"/>
            </w:tcBorders>
          </w:tcPr>
          <w:p w14:paraId="1A0BC6A6" w14:textId="77777777" w:rsidR="009115D2" w:rsidRDefault="009115D2" w:rsidP="00426D56">
            <w:pPr>
              <w:spacing w:before="240" w:after="240" w:line="240" w:lineRule="auto"/>
              <w:ind w:left="260"/>
              <w:jc w:val="left"/>
            </w:pPr>
            <w:r>
              <w:t>9048567442</w:t>
            </w:r>
          </w:p>
        </w:tc>
      </w:tr>
      <w:tr w:rsidR="009115D2" w14:paraId="642937DD" w14:textId="77777777" w:rsidTr="00426D56">
        <w:trPr>
          <w:trHeight w:val="270"/>
        </w:trPr>
        <w:tc>
          <w:tcPr>
            <w:tcW w:w="690" w:type="dxa"/>
            <w:tcBorders>
              <w:left w:val="single" w:sz="4" w:space="0" w:color="000000"/>
              <w:bottom w:val="single" w:sz="4" w:space="0" w:color="000000"/>
              <w:right w:val="single" w:sz="4" w:space="0" w:color="000000"/>
            </w:tcBorders>
          </w:tcPr>
          <w:p w14:paraId="6A4924BD" w14:textId="77777777" w:rsidR="009115D2" w:rsidRDefault="009115D2" w:rsidP="00426D56">
            <w:pPr>
              <w:spacing w:before="240" w:after="240"/>
              <w:ind w:left="360"/>
              <w:jc w:val="left"/>
            </w:pPr>
            <w:r>
              <w:t>7</w:t>
            </w:r>
          </w:p>
        </w:tc>
        <w:tc>
          <w:tcPr>
            <w:tcW w:w="2880" w:type="dxa"/>
            <w:tcBorders>
              <w:bottom w:val="single" w:sz="4" w:space="0" w:color="000000"/>
              <w:right w:val="single" w:sz="4" w:space="0" w:color="000000"/>
            </w:tcBorders>
          </w:tcPr>
          <w:p w14:paraId="131360B9" w14:textId="77777777" w:rsidR="009115D2" w:rsidRDefault="009115D2" w:rsidP="00426D56">
            <w:pPr>
              <w:spacing w:before="240" w:after="240" w:line="240" w:lineRule="auto"/>
              <w:ind w:left="260"/>
              <w:jc w:val="left"/>
            </w:pPr>
            <w:r>
              <w:t>SHAKTHIKULANGARA</w:t>
            </w:r>
          </w:p>
        </w:tc>
        <w:tc>
          <w:tcPr>
            <w:tcW w:w="975" w:type="dxa"/>
            <w:tcBorders>
              <w:bottom w:val="single" w:sz="4" w:space="0" w:color="000000"/>
              <w:right w:val="single" w:sz="4" w:space="0" w:color="000000"/>
            </w:tcBorders>
          </w:tcPr>
          <w:p w14:paraId="6972488F" w14:textId="77777777" w:rsidR="009115D2" w:rsidRDefault="009115D2" w:rsidP="00426D56">
            <w:pPr>
              <w:spacing w:before="240" w:after="240" w:line="240" w:lineRule="auto"/>
              <w:ind w:left="260"/>
              <w:jc w:val="left"/>
            </w:pPr>
            <w:r>
              <w:t>VII</w:t>
            </w:r>
          </w:p>
        </w:tc>
        <w:tc>
          <w:tcPr>
            <w:tcW w:w="2355" w:type="dxa"/>
            <w:tcBorders>
              <w:bottom w:val="single" w:sz="4" w:space="0" w:color="000000"/>
              <w:right w:val="single" w:sz="4" w:space="0" w:color="000000"/>
            </w:tcBorders>
          </w:tcPr>
          <w:p w14:paraId="60568E5B" w14:textId="77777777" w:rsidR="009115D2" w:rsidRDefault="009115D2" w:rsidP="00426D56">
            <w:pPr>
              <w:spacing w:before="240" w:after="240" w:line="240" w:lineRule="auto"/>
              <w:ind w:left="260"/>
              <w:jc w:val="left"/>
            </w:pPr>
            <w:r>
              <w:t>Bindhu T</w:t>
            </w:r>
          </w:p>
        </w:tc>
        <w:tc>
          <w:tcPr>
            <w:tcW w:w="1740" w:type="dxa"/>
            <w:tcBorders>
              <w:bottom w:val="single" w:sz="4" w:space="0" w:color="000000"/>
              <w:right w:val="single" w:sz="4" w:space="0" w:color="000000"/>
            </w:tcBorders>
          </w:tcPr>
          <w:p w14:paraId="73A03549" w14:textId="77777777" w:rsidR="009115D2" w:rsidRDefault="009115D2" w:rsidP="00426D56">
            <w:pPr>
              <w:spacing w:before="240" w:after="240" w:line="240" w:lineRule="auto"/>
              <w:ind w:left="260"/>
              <w:jc w:val="left"/>
            </w:pPr>
            <w:r>
              <w:t>8606787182</w:t>
            </w:r>
          </w:p>
        </w:tc>
      </w:tr>
      <w:tr w:rsidR="009115D2" w14:paraId="50AE6CC6" w14:textId="77777777" w:rsidTr="00426D56">
        <w:trPr>
          <w:trHeight w:val="270"/>
        </w:trPr>
        <w:tc>
          <w:tcPr>
            <w:tcW w:w="690" w:type="dxa"/>
            <w:tcBorders>
              <w:left w:val="single" w:sz="4" w:space="0" w:color="000000"/>
              <w:bottom w:val="single" w:sz="4" w:space="0" w:color="000000"/>
              <w:right w:val="single" w:sz="4" w:space="0" w:color="000000"/>
            </w:tcBorders>
          </w:tcPr>
          <w:p w14:paraId="1C510D5A" w14:textId="77777777" w:rsidR="009115D2" w:rsidRDefault="009115D2" w:rsidP="00426D56">
            <w:pPr>
              <w:spacing w:before="240" w:after="240"/>
              <w:jc w:val="left"/>
            </w:pPr>
            <w:r>
              <w:t xml:space="preserve">    8</w:t>
            </w:r>
          </w:p>
        </w:tc>
        <w:tc>
          <w:tcPr>
            <w:tcW w:w="2880" w:type="dxa"/>
            <w:tcBorders>
              <w:bottom w:val="single" w:sz="4" w:space="0" w:color="000000"/>
              <w:right w:val="single" w:sz="4" w:space="0" w:color="000000"/>
            </w:tcBorders>
          </w:tcPr>
          <w:p w14:paraId="6C79F708" w14:textId="77777777" w:rsidR="009115D2" w:rsidRDefault="009115D2" w:rsidP="00426D56">
            <w:pPr>
              <w:spacing w:before="240" w:after="240" w:line="240" w:lineRule="auto"/>
              <w:ind w:left="260"/>
              <w:jc w:val="left"/>
            </w:pPr>
            <w:r>
              <w:t>KDASSERIL</w:t>
            </w:r>
          </w:p>
        </w:tc>
        <w:tc>
          <w:tcPr>
            <w:tcW w:w="975" w:type="dxa"/>
            <w:tcBorders>
              <w:bottom w:val="single" w:sz="4" w:space="0" w:color="000000"/>
              <w:right w:val="single" w:sz="4" w:space="0" w:color="000000"/>
            </w:tcBorders>
          </w:tcPr>
          <w:p w14:paraId="1E06D6BC" w14:textId="77777777" w:rsidR="009115D2" w:rsidRDefault="009115D2" w:rsidP="00426D56">
            <w:pPr>
              <w:spacing w:before="240" w:after="240" w:line="240" w:lineRule="auto"/>
              <w:ind w:left="260"/>
              <w:jc w:val="left"/>
            </w:pPr>
            <w:r>
              <w:t>VIII</w:t>
            </w:r>
          </w:p>
        </w:tc>
        <w:tc>
          <w:tcPr>
            <w:tcW w:w="2355" w:type="dxa"/>
            <w:tcBorders>
              <w:bottom w:val="single" w:sz="4" w:space="0" w:color="000000"/>
              <w:right w:val="single" w:sz="4" w:space="0" w:color="000000"/>
            </w:tcBorders>
          </w:tcPr>
          <w:p w14:paraId="0768A246" w14:textId="77777777" w:rsidR="009115D2" w:rsidRDefault="009115D2" w:rsidP="00426D56">
            <w:pPr>
              <w:spacing w:before="240" w:after="240" w:line="240" w:lineRule="auto"/>
              <w:ind w:left="260"/>
              <w:jc w:val="left"/>
            </w:pPr>
            <w:r>
              <w:t xml:space="preserve">Arun </w:t>
            </w:r>
          </w:p>
        </w:tc>
        <w:tc>
          <w:tcPr>
            <w:tcW w:w="1740" w:type="dxa"/>
            <w:tcBorders>
              <w:bottom w:val="single" w:sz="4" w:space="0" w:color="000000"/>
              <w:right w:val="single" w:sz="4" w:space="0" w:color="000000"/>
            </w:tcBorders>
          </w:tcPr>
          <w:p w14:paraId="5425FED7" w14:textId="77777777" w:rsidR="009115D2" w:rsidRDefault="009115D2" w:rsidP="00426D56">
            <w:pPr>
              <w:spacing w:before="240" w:after="240" w:line="240" w:lineRule="auto"/>
              <w:ind w:left="260"/>
              <w:jc w:val="left"/>
            </w:pPr>
            <w:r>
              <w:t>9961610007</w:t>
            </w:r>
          </w:p>
        </w:tc>
      </w:tr>
      <w:tr w:rsidR="009115D2" w14:paraId="421DBDC0" w14:textId="77777777" w:rsidTr="00426D56">
        <w:trPr>
          <w:trHeight w:val="270"/>
        </w:trPr>
        <w:tc>
          <w:tcPr>
            <w:tcW w:w="690" w:type="dxa"/>
            <w:tcBorders>
              <w:left w:val="single" w:sz="4" w:space="0" w:color="000000"/>
              <w:bottom w:val="single" w:sz="4" w:space="0" w:color="000000"/>
              <w:right w:val="single" w:sz="4" w:space="0" w:color="000000"/>
            </w:tcBorders>
          </w:tcPr>
          <w:p w14:paraId="4E8FCCA2" w14:textId="77777777" w:rsidR="009115D2" w:rsidRDefault="009115D2" w:rsidP="00426D56">
            <w:pPr>
              <w:spacing w:before="240" w:after="240"/>
              <w:jc w:val="left"/>
            </w:pPr>
            <w:r>
              <w:t xml:space="preserve">   9</w:t>
            </w:r>
          </w:p>
        </w:tc>
        <w:tc>
          <w:tcPr>
            <w:tcW w:w="2880" w:type="dxa"/>
            <w:tcBorders>
              <w:bottom w:val="single" w:sz="4" w:space="0" w:color="000000"/>
              <w:right w:val="single" w:sz="4" w:space="0" w:color="000000"/>
            </w:tcBorders>
          </w:tcPr>
          <w:p w14:paraId="7DAA417C" w14:textId="77777777" w:rsidR="009115D2" w:rsidRDefault="009115D2" w:rsidP="00426D56">
            <w:pPr>
              <w:spacing w:before="240" w:after="240" w:line="240" w:lineRule="auto"/>
              <w:jc w:val="left"/>
            </w:pPr>
            <w:r>
              <w:t xml:space="preserve">  KALEEKKASSERY</w:t>
            </w:r>
          </w:p>
        </w:tc>
        <w:tc>
          <w:tcPr>
            <w:tcW w:w="975" w:type="dxa"/>
            <w:tcBorders>
              <w:bottom w:val="single" w:sz="4" w:space="0" w:color="000000"/>
              <w:right w:val="single" w:sz="4" w:space="0" w:color="000000"/>
            </w:tcBorders>
          </w:tcPr>
          <w:p w14:paraId="079F1BB3" w14:textId="77777777" w:rsidR="009115D2" w:rsidRDefault="009115D2" w:rsidP="00426D56">
            <w:pPr>
              <w:spacing w:before="240" w:after="240" w:line="240" w:lineRule="auto"/>
              <w:ind w:left="260"/>
              <w:jc w:val="left"/>
            </w:pPr>
            <w:r>
              <w:t>IX</w:t>
            </w:r>
          </w:p>
        </w:tc>
        <w:tc>
          <w:tcPr>
            <w:tcW w:w="2355" w:type="dxa"/>
            <w:tcBorders>
              <w:bottom w:val="single" w:sz="4" w:space="0" w:color="000000"/>
              <w:right w:val="single" w:sz="4" w:space="0" w:color="000000"/>
            </w:tcBorders>
          </w:tcPr>
          <w:p w14:paraId="7DF659FF" w14:textId="77777777" w:rsidR="009115D2" w:rsidRDefault="009115D2" w:rsidP="00426D56">
            <w:pPr>
              <w:spacing w:before="240" w:after="240" w:line="240" w:lineRule="auto"/>
              <w:ind w:left="260"/>
              <w:jc w:val="left"/>
            </w:pPr>
            <w:r>
              <w:t>Ambilikala T.</w:t>
            </w:r>
          </w:p>
        </w:tc>
        <w:tc>
          <w:tcPr>
            <w:tcW w:w="1740" w:type="dxa"/>
            <w:tcBorders>
              <w:bottom w:val="single" w:sz="4" w:space="0" w:color="000000"/>
              <w:right w:val="single" w:sz="4" w:space="0" w:color="000000"/>
            </w:tcBorders>
          </w:tcPr>
          <w:p w14:paraId="6EE77FC6" w14:textId="77777777" w:rsidR="009115D2" w:rsidRDefault="009115D2" w:rsidP="00426D56">
            <w:pPr>
              <w:spacing w:before="240" w:after="240" w:line="240" w:lineRule="auto"/>
              <w:ind w:left="260"/>
              <w:jc w:val="left"/>
            </w:pPr>
            <w:r>
              <w:t>9539676030</w:t>
            </w:r>
          </w:p>
        </w:tc>
      </w:tr>
      <w:tr w:rsidR="009115D2" w14:paraId="4B4A01A3" w14:textId="77777777" w:rsidTr="00426D56">
        <w:trPr>
          <w:trHeight w:val="270"/>
        </w:trPr>
        <w:tc>
          <w:tcPr>
            <w:tcW w:w="690" w:type="dxa"/>
            <w:tcBorders>
              <w:left w:val="single" w:sz="4" w:space="0" w:color="000000"/>
              <w:bottom w:val="single" w:sz="4" w:space="0" w:color="000000"/>
              <w:right w:val="single" w:sz="4" w:space="0" w:color="000000"/>
            </w:tcBorders>
          </w:tcPr>
          <w:p w14:paraId="0A053B1B" w14:textId="77777777" w:rsidR="009115D2" w:rsidRDefault="009115D2" w:rsidP="00426D56">
            <w:pPr>
              <w:spacing w:before="240" w:after="240"/>
              <w:jc w:val="left"/>
            </w:pPr>
            <w:r>
              <w:t xml:space="preserve">  10</w:t>
            </w:r>
          </w:p>
        </w:tc>
        <w:tc>
          <w:tcPr>
            <w:tcW w:w="2880" w:type="dxa"/>
            <w:tcBorders>
              <w:bottom w:val="single" w:sz="4" w:space="0" w:color="000000"/>
              <w:right w:val="single" w:sz="4" w:space="0" w:color="000000"/>
            </w:tcBorders>
          </w:tcPr>
          <w:p w14:paraId="05B931CF" w14:textId="77777777" w:rsidR="009115D2" w:rsidRDefault="009115D2" w:rsidP="00426D56">
            <w:pPr>
              <w:spacing w:before="240" w:after="240" w:line="240" w:lineRule="auto"/>
              <w:jc w:val="left"/>
            </w:pPr>
            <w:r>
              <w:t xml:space="preserve">   THANAKULAM</w:t>
            </w:r>
          </w:p>
        </w:tc>
        <w:tc>
          <w:tcPr>
            <w:tcW w:w="975" w:type="dxa"/>
            <w:tcBorders>
              <w:bottom w:val="single" w:sz="4" w:space="0" w:color="000000"/>
              <w:right w:val="single" w:sz="4" w:space="0" w:color="000000"/>
            </w:tcBorders>
          </w:tcPr>
          <w:p w14:paraId="2CB8921D" w14:textId="77777777" w:rsidR="009115D2" w:rsidRDefault="009115D2" w:rsidP="00426D56">
            <w:pPr>
              <w:spacing w:before="240" w:after="240" w:line="240" w:lineRule="auto"/>
              <w:ind w:left="260"/>
              <w:jc w:val="left"/>
            </w:pPr>
            <w:r>
              <w:t>X</w:t>
            </w:r>
          </w:p>
        </w:tc>
        <w:tc>
          <w:tcPr>
            <w:tcW w:w="2355" w:type="dxa"/>
            <w:tcBorders>
              <w:bottom w:val="single" w:sz="4" w:space="0" w:color="000000"/>
              <w:right w:val="single" w:sz="4" w:space="0" w:color="000000"/>
            </w:tcBorders>
          </w:tcPr>
          <w:p w14:paraId="3FCA3A0D" w14:textId="77777777" w:rsidR="009115D2" w:rsidRDefault="009115D2" w:rsidP="00426D56">
            <w:pPr>
              <w:spacing w:before="240" w:after="240" w:line="240" w:lineRule="auto"/>
              <w:ind w:left="260"/>
              <w:jc w:val="left"/>
            </w:pPr>
            <w:r>
              <w:t xml:space="preserve">Stalin </w:t>
            </w:r>
            <w:proofErr w:type="spellStart"/>
            <w:r>
              <w:t>Hentry</w:t>
            </w:r>
            <w:proofErr w:type="spellEnd"/>
          </w:p>
        </w:tc>
        <w:tc>
          <w:tcPr>
            <w:tcW w:w="1740" w:type="dxa"/>
            <w:tcBorders>
              <w:bottom w:val="single" w:sz="4" w:space="0" w:color="000000"/>
              <w:right w:val="single" w:sz="4" w:space="0" w:color="000000"/>
            </w:tcBorders>
          </w:tcPr>
          <w:p w14:paraId="4C21E48E" w14:textId="77777777" w:rsidR="009115D2" w:rsidRDefault="009115D2" w:rsidP="00426D56">
            <w:pPr>
              <w:spacing w:before="240" w:after="240" w:line="240" w:lineRule="auto"/>
              <w:ind w:left="260"/>
              <w:jc w:val="left"/>
            </w:pPr>
            <w:r>
              <w:t>9947334641</w:t>
            </w:r>
          </w:p>
        </w:tc>
      </w:tr>
      <w:tr w:rsidR="009115D2" w14:paraId="5B052537" w14:textId="77777777" w:rsidTr="00426D56">
        <w:trPr>
          <w:trHeight w:val="270"/>
        </w:trPr>
        <w:tc>
          <w:tcPr>
            <w:tcW w:w="690" w:type="dxa"/>
            <w:tcBorders>
              <w:left w:val="single" w:sz="4" w:space="0" w:color="000000"/>
              <w:bottom w:val="single" w:sz="4" w:space="0" w:color="000000"/>
              <w:right w:val="single" w:sz="4" w:space="0" w:color="000000"/>
            </w:tcBorders>
          </w:tcPr>
          <w:p w14:paraId="712DB330" w14:textId="77777777" w:rsidR="009115D2" w:rsidRDefault="009115D2" w:rsidP="00426D56">
            <w:pPr>
              <w:spacing w:before="240" w:after="240"/>
              <w:jc w:val="left"/>
            </w:pPr>
            <w:r>
              <w:t xml:space="preserve">  11</w:t>
            </w:r>
          </w:p>
        </w:tc>
        <w:tc>
          <w:tcPr>
            <w:tcW w:w="2880" w:type="dxa"/>
            <w:tcBorders>
              <w:bottom w:val="single" w:sz="4" w:space="0" w:color="000000"/>
              <w:right w:val="single" w:sz="4" w:space="0" w:color="000000"/>
            </w:tcBorders>
          </w:tcPr>
          <w:p w14:paraId="014024A3" w14:textId="77777777" w:rsidR="009115D2" w:rsidRDefault="009115D2" w:rsidP="00426D56">
            <w:pPr>
              <w:spacing w:before="240" w:after="240" w:line="240" w:lineRule="auto"/>
              <w:ind w:left="260"/>
              <w:jc w:val="left"/>
            </w:pPr>
            <w:r>
              <w:t>DEVIKULANGARA</w:t>
            </w:r>
          </w:p>
        </w:tc>
        <w:tc>
          <w:tcPr>
            <w:tcW w:w="975" w:type="dxa"/>
            <w:tcBorders>
              <w:bottom w:val="single" w:sz="4" w:space="0" w:color="000000"/>
              <w:right w:val="single" w:sz="4" w:space="0" w:color="000000"/>
            </w:tcBorders>
          </w:tcPr>
          <w:p w14:paraId="14CA3FC8" w14:textId="77777777" w:rsidR="009115D2" w:rsidRDefault="009115D2" w:rsidP="00426D56">
            <w:pPr>
              <w:spacing w:before="240" w:after="240" w:line="240" w:lineRule="auto"/>
              <w:ind w:left="260"/>
              <w:jc w:val="left"/>
            </w:pPr>
            <w:r>
              <w:t>XI</w:t>
            </w:r>
          </w:p>
        </w:tc>
        <w:tc>
          <w:tcPr>
            <w:tcW w:w="2355" w:type="dxa"/>
            <w:tcBorders>
              <w:bottom w:val="single" w:sz="4" w:space="0" w:color="000000"/>
              <w:right w:val="single" w:sz="4" w:space="0" w:color="000000"/>
            </w:tcBorders>
          </w:tcPr>
          <w:p w14:paraId="2DFDA8D6" w14:textId="77777777" w:rsidR="009115D2" w:rsidRDefault="009115D2" w:rsidP="00426D56">
            <w:pPr>
              <w:spacing w:before="240" w:after="240" w:line="240" w:lineRule="auto"/>
              <w:ind w:left="260"/>
              <w:jc w:val="left"/>
            </w:pPr>
            <w:r>
              <w:t>Anju Thampi</w:t>
            </w:r>
          </w:p>
        </w:tc>
        <w:tc>
          <w:tcPr>
            <w:tcW w:w="1740" w:type="dxa"/>
            <w:tcBorders>
              <w:bottom w:val="single" w:sz="4" w:space="0" w:color="000000"/>
              <w:right w:val="single" w:sz="4" w:space="0" w:color="000000"/>
            </w:tcBorders>
          </w:tcPr>
          <w:p w14:paraId="7742DC2A" w14:textId="77777777" w:rsidR="009115D2" w:rsidRDefault="009115D2" w:rsidP="00426D56">
            <w:pPr>
              <w:spacing w:before="240" w:after="240" w:line="240" w:lineRule="auto"/>
              <w:ind w:left="260"/>
              <w:jc w:val="left"/>
            </w:pPr>
            <w:r>
              <w:t>9605122924</w:t>
            </w:r>
          </w:p>
        </w:tc>
      </w:tr>
      <w:tr w:rsidR="009115D2" w14:paraId="24F01881" w14:textId="77777777" w:rsidTr="00426D56">
        <w:trPr>
          <w:trHeight w:val="270"/>
        </w:trPr>
        <w:tc>
          <w:tcPr>
            <w:tcW w:w="690" w:type="dxa"/>
            <w:tcBorders>
              <w:left w:val="single" w:sz="4" w:space="0" w:color="000000"/>
              <w:bottom w:val="single" w:sz="4" w:space="0" w:color="000000"/>
              <w:right w:val="single" w:sz="4" w:space="0" w:color="000000"/>
            </w:tcBorders>
          </w:tcPr>
          <w:p w14:paraId="6F718B11" w14:textId="77777777" w:rsidR="009115D2" w:rsidRDefault="009115D2" w:rsidP="00426D56">
            <w:pPr>
              <w:spacing w:before="240" w:after="240"/>
              <w:jc w:val="left"/>
            </w:pPr>
            <w:r>
              <w:t xml:space="preserve">  12</w:t>
            </w:r>
          </w:p>
        </w:tc>
        <w:tc>
          <w:tcPr>
            <w:tcW w:w="2880" w:type="dxa"/>
            <w:tcBorders>
              <w:bottom w:val="single" w:sz="4" w:space="0" w:color="000000"/>
              <w:right w:val="single" w:sz="4" w:space="0" w:color="000000"/>
            </w:tcBorders>
          </w:tcPr>
          <w:p w14:paraId="71F0EE14" w14:textId="77777777" w:rsidR="009115D2" w:rsidRDefault="009115D2" w:rsidP="00426D56">
            <w:pPr>
              <w:spacing w:before="240" w:after="240" w:line="240" w:lineRule="auto"/>
              <w:jc w:val="left"/>
            </w:pPr>
            <w:r>
              <w:t xml:space="preserve">       BANK WARD</w:t>
            </w:r>
          </w:p>
        </w:tc>
        <w:tc>
          <w:tcPr>
            <w:tcW w:w="975" w:type="dxa"/>
            <w:tcBorders>
              <w:bottom w:val="single" w:sz="4" w:space="0" w:color="000000"/>
              <w:right w:val="single" w:sz="4" w:space="0" w:color="000000"/>
            </w:tcBorders>
          </w:tcPr>
          <w:p w14:paraId="42EA6C7A" w14:textId="77777777" w:rsidR="009115D2" w:rsidRDefault="009115D2" w:rsidP="00426D56">
            <w:pPr>
              <w:spacing w:before="240" w:after="240" w:line="240" w:lineRule="auto"/>
              <w:ind w:left="260"/>
              <w:jc w:val="left"/>
            </w:pPr>
            <w:r>
              <w:t>XII</w:t>
            </w:r>
          </w:p>
        </w:tc>
        <w:tc>
          <w:tcPr>
            <w:tcW w:w="2355" w:type="dxa"/>
            <w:tcBorders>
              <w:bottom w:val="single" w:sz="4" w:space="0" w:color="000000"/>
              <w:right w:val="single" w:sz="4" w:space="0" w:color="000000"/>
            </w:tcBorders>
          </w:tcPr>
          <w:p w14:paraId="36505DDC" w14:textId="77777777" w:rsidR="009115D2" w:rsidRDefault="009115D2" w:rsidP="00426D56">
            <w:pPr>
              <w:spacing w:before="240" w:after="240" w:line="240" w:lineRule="auto"/>
              <w:ind w:left="260"/>
              <w:jc w:val="left"/>
            </w:pPr>
            <w:r>
              <w:t xml:space="preserve">M.K </w:t>
            </w:r>
            <w:proofErr w:type="spellStart"/>
            <w:r>
              <w:t>Sajimon</w:t>
            </w:r>
            <w:proofErr w:type="spellEnd"/>
          </w:p>
        </w:tc>
        <w:tc>
          <w:tcPr>
            <w:tcW w:w="1740" w:type="dxa"/>
            <w:tcBorders>
              <w:bottom w:val="single" w:sz="4" w:space="0" w:color="000000"/>
              <w:right w:val="single" w:sz="4" w:space="0" w:color="000000"/>
            </w:tcBorders>
          </w:tcPr>
          <w:p w14:paraId="442D9D15" w14:textId="77777777" w:rsidR="009115D2" w:rsidRDefault="009115D2" w:rsidP="00426D56">
            <w:pPr>
              <w:spacing w:before="240" w:after="240" w:line="240" w:lineRule="auto"/>
              <w:ind w:left="260"/>
              <w:jc w:val="left"/>
            </w:pPr>
            <w:r>
              <w:t>9496273921</w:t>
            </w:r>
          </w:p>
        </w:tc>
      </w:tr>
      <w:tr w:rsidR="009115D2" w14:paraId="37D8DCF7" w14:textId="77777777" w:rsidTr="00426D56">
        <w:trPr>
          <w:trHeight w:val="270"/>
        </w:trPr>
        <w:tc>
          <w:tcPr>
            <w:tcW w:w="690" w:type="dxa"/>
            <w:tcBorders>
              <w:left w:val="single" w:sz="4" w:space="0" w:color="000000"/>
              <w:bottom w:val="single" w:sz="4" w:space="0" w:color="000000"/>
              <w:right w:val="single" w:sz="4" w:space="0" w:color="000000"/>
            </w:tcBorders>
          </w:tcPr>
          <w:p w14:paraId="29E8D997" w14:textId="77777777" w:rsidR="009115D2" w:rsidRDefault="009115D2" w:rsidP="00426D56">
            <w:pPr>
              <w:spacing w:before="240" w:after="240"/>
              <w:jc w:val="left"/>
            </w:pPr>
            <w:r>
              <w:t xml:space="preserve">  13</w:t>
            </w:r>
          </w:p>
        </w:tc>
        <w:tc>
          <w:tcPr>
            <w:tcW w:w="2880" w:type="dxa"/>
            <w:tcBorders>
              <w:bottom w:val="single" w:sz="4" w:space="0" w:color="000000"/>
              <w:right w:val="single" w:sz="4" w:space="0" w:color="000000"/>
            </w:tcBorders>
          </w:tcPr>
          <w:p w14:paraId="64F04FB1" w14:textId="77777777" w:rsidR="009115D2" w:rsidRDefault="009115D2" w:rsidP="00426D56">
            <w:pPr>
              <w:spacing w:before="240" w:after="240" w:line="240" w:lineRule="auto"/>
              <w:ind w:left="260"/>
              <w:jc w:val="left"/>
            </w:pPr>
            <w:r>
              <w:t>KUMBILISERIL</w:t>
            </w:r>
          </w:p>
        </w:tc>
        <w:tc>
          <w:tcPr>
            <w:tcW w:w="975" w:type="dxa"/>
            <w:tcBorders>
              <w:bottom w:val="single" w:sz="4" w:space="0" w:color="000000"/>
              <w:right w:val="single" w:sz="4" w:space="0" w:color="000000"/>
            </w:tcBorders>
          </w:tcPr>
          <w:p w14:paraId="722E3155" w14:textId="77777777" w:rsidR="009115D2" w:rsidRDefault="009115D2" w:rsidP="00426D56">
            <w:pPr>
              <w:spacing w:before="240" w:after="240" w:line="240" w:lineRule="auto"/>
              <w:ind w:left="260"/>
              <w:jc w:val="left"/>
            </w:pPr>
            <w:r>
              <w:t>XIII</w:t>
            </w:r>
          </w:p>
        </w:tc>
        <w:tc>
          <w:tcPr>
            <w:tcW w:w="2355" w:type="dxa"/>
            <w:tcBorders>
              <w:bottom w:val="single" w:sz="4" w:space="0" w:color="000000"/>
              <w:right w:val="single" w:sz="4" w:space="0" w:color="000000"/>
            </w:tcBorders>
          </w:tcPr>
          <w:p w14:paraId="712789A1" w14:textId="77777777" w:rsidR="009115D2" w:rsidRDefault="009115D2" w:rsidP="00426D56">
            <w:pPr>
              <w:spacing w:before="240" w:after="240" w:line="240" w:lineRule="auto"/>
              <w:ind w:left="260"/>
              <w:jc w:val="left"/>
            </w:pPr>
            <w:r>
              <w:t>Chithra Soman</w:t>
            </w:r>
          </w:p>
        </w:tc>
        <w:tc>
          <w:tcPr>
            <w:tcW w:w="1740" w:type="dxa"/>
            <w:tcBorders>
              <w:bottom w:val="single" w:sz="4" w:space="0" w:color="000000"/>
              <w:right w:val="single" w:sz="4" w:space="0" w:color="000000"/>
            </w:tcBorders>
          </w:tcPr>
          <w:p w14:paraId="14D7DA28" w14:textId="77777777" w:rsidR="009115D2" w:rsidRDefault="009115D2" w:rsidP="00426D56">
            <w:pPr>
              <w:spacing w:before="240" w:after="240" w:line="240" w:lineRule="auto"/>
              <w:ind w:left="260"/>
              <w:jc w:val="left"/>
            </w:pPr>
            <w:r>
              <w:t>9961070544</w:t>
            </w:r>
          </w:p>
        </w:tc>
      </w:tr>
      <w:tr w:rsidR="009115D2" w14:paraId="113B31B5" w14:textId="77777777" w:rsidTr="00426D56">
        <w:trPr>
          <w:trHeight w:val="270"/>
        </w:trPr>
        <w:tc>
          <w:tcPr>
            <w:tcW w:w="690" w:type="dxa"/>
            <w:tcBorders>
              <w:left w:val="single" w:sz="4" w:space="0" w:color="000000"/>
              <w:bottom w:val="single" w:sz="4" w:space="0" w:color="000000"/>
              <w:right w:val="single" w:sz="4" w:space="0" w:color="000000"/>
            </w:tcBorders>
          </w:tcPr>
          <w:p w14:paraId="15A1BE8F" w14:textId="77777777" w:rsidR="009115D2" w:rsidRDefault="009115D2" w:rsidP="00426D56">
            <w:pPr>
              <w:spacing w:before="240" w:after="240"/>
              <w:jc w:val="left"/>
            </w:pPr>
            <w:r>
              <w:t xml:space="preserve">  14</w:t>
            </w:r>
          </w:p>
        </w:tc>
        <w:tc>
          <w:tcPr>
            <w:tcW w:w="2880" w:type="dxa"/>
            <w:tcBorders>
              <w:bottom w:val="single" w:sz="4" w:space="0" w:color="000000"/>
              <w:right w:val="single" w:sz="4" w:space="0" w:color="000000"/>
            </w:tcBorders>
          </w:tcPr>
          <w:p w14:paraId="79182AB8" w14:textId="77777777" w:rsidR="009115D2" w:rsidRDefault="009115D2" w:rsidP="00426D56">
            <w:pPr>
              <w:spacing w:before="240" w:after="240" w:line="240" w:lineRule="auto"/>
              <w:ind w:left="260"/>
              <w:jc w:val="left"/>
            </w:pPr>
            <w:r>
              <w:t>KRISHI BHAVAN</w:t>
            </w:r>
          </w:p>
        </w:tc>
        <w:tc>
          <w:tcPr>
            <w:tcW w:w="975" w:type="dxa"/>
            <w:tcBorders>
              <w:bottom w:val="single" w:sz="4" w:space="0" w:color="000000"/>
              <w:right w:val="single" w:sz="4" w:space="0" w:color="000000"/>
            </w:tcBorders>
          </w:tcPr>
          <w:p w14:paraId="2F2BCC95" w14:textId="77777777" w:rsidR="009115D2" w:rsidRDefault="009115D2" w:rsidP="00426D56">
            <w:pPr>
              <w:spacing w:before="240" w:after="240" w:line="240" w:lineRule="auto"/>
              <w:ind w:left="260"/>
              <w:jc w:val="left"/>
            </w:pPr>
            <w:r>
              <w:t>XIV</w:t>
            </w:r>
          </w:p>
        </w:tc>
        <w:tc>
          <w:tcPr>
            <w:tcW w:w="2355" w:type="dxa"/>
            <w:tcBorders>
              <w:bottom w:val="single" w:sz="4" w:space="0" w:color="000000"/>
              <w:right w:val="single" w:sz="4" w:space="0" w:color="000000"/>
            </w:tcBorders>
          </w:tcPr>
          <w:p w14:paraId="3E542DCC" w14:textId="77777777" w:rsidR="009115D2" w:rsidRDefault="009115D2" w:rsidP="00426D56">
            <w:pPr>
              <w:spacing w:before="240" w:after="240" w:line="240" w:lineRule="auto"/>
              <w:ind w:left="260"/>
              <w:jc w:val="left"/>
            </w:pPr>
            <w:r>
              <w:t xml:space="preserve">K </w:t>
            </w:r>
            <w:proofErr w:type="spellStart"/>
            <w:r>
              <w:t>Remanan</w:t>
            </w:r>
            <w:proofErr w:type="spellEnd"/>
          </w:p>
        </w:tc>
        <w:tc>
          <w:tcPr>
            <w:tcW w:w="1740" w:type="dxa"/>
            <w:tcBorders>
              <w:bottom w:val="single" w:sz="4" w:space="0" w:color="000000"/>
              <w:right w:val="single" w:sz="4" w:space="0" w:color="000000"/>
            </w:tcBorders>
          </w:tcPr>
          <w:p w14:paraId="3E6DB164" w14:textId="77777777" w:rsidR="009115D2" w:rsidRDefault="009115D2" w:rsidP="00426D56">
            <w:pPr>
              <w:spacing w:before="240" w:after="240" w:line="240" w:lineRule="auto"/>
              <w:ind w:left="260"/>
              <w:jc w:val="left"/>
            </w:pPr>
            <w:r>
              <w:t>9747542890</w:t>
            </w:r>
          </w:p>
        </w:tc>
      </w:tr>
      <w:tr w:rsidR="009115D2" w14:paraId="363D0569" w14:textId="77777777" w:rsidTr="00426D56">
        <w:trPr>
          <w:trHeight w:val="270"/>
        </w:trPr>
        <w:tc>
          <w:tcPr>
            <w:tcW w:w="690" w:type="dxa"/>
            <w:tcBorders>
              <w:left w:val="single" w:sz="4" w:space="0" w:color="000000"/>
              <w:bottom w:val="single" w:sz="4" w:space="0" w:color="000000"/>
              <w:right w:val="single" w:sz="4" w:space="0" w:color="000000"/>
            </w:tcBorders>
          </w:tcPr>
          <w:p w14:paraId="26EEA135" w14:textId="77777777" w:rsidR="009115D2" w:rsidRDefault="009115D2" w:rsidP="00426D56">
            <w:pPr>
              <w:spacing w:before="240" w:after="240"/>
              <w:jc w:val="left"/>
            </w:pPr>
            <w:r>
              <w:t xml:space="preserve">  15</w:t>
            </w:r>
          </w:p>
        </w:tc>
        <w:tc>
          <w:tcPr>
            <w:tcW w:w="2880" w:type="dxa"/>
            <w:tcBorders>
              <w:bottom w:val="single" w:sz="4" w:space="0" w:color="000000"/>
              <w:right w:val="single" w:sz="4" w:space="0" w:color="000000"/>
            </w:tcBorders>
          </w:tcPr>
          <w:p w14:paraId="2BAB276D" w14:textId="77777777" w:rsidR="009115D2" w:rsidRDefault="009115D2" w:rsidP="00426D56">
            <w:pPr>
              <w:spacing w:before="240" w:after="240" w:line="240" w:lineRule="auto"/>
              <w:ind w:left="260"/>
              <w:jc w:val="left"/>
            </w:pPr>
            <w:r>
              <w:t>VARANAPPALLI</w:t>
            </w:r>
          </w:p>
        </w:tc>
        <w:tc>
          <w:tcPr>
            <w:tcW w:w="975" w:type="dxa"/>
            <w:tcBorders>
              <w:bottom w:val="single" w:sz="4" w:space="0" w:color="000000"/>
              <w:right w:val="single" w:sz="4" w:space="0" w:color="000000"/>
            </w:tcBorders>
          </w:tcPr>
          <w:p w14:paraId="60144AC6" w14:textId="77777777" w:rsidR="009115D2" w:rsidRDefault="009115D2" w:rsidP="00426D56">
            <w:pPr>
              <w:spacing w:before="240" w:after="240" w:line="240" w:lineRule="auto"/>
              <w:ind w:left="260"/>
              <w:jc w:val="left"/>
            </w:pPr>
            <w:r>
              <w:t>XV</w:t>
            </w:r>
          </w:p>
        </w:tc>
        <w:tc>
          <w:tcPr>
            <w:tcW w:w="2355" w:type="dxa"/>
            <w:tcBorders>
              <w:bottom w:val="single" w:sz="4" w:space="0" w:color="000000"/>
              <w:right w:val="single" w:sz="4" w:space="0" w:color="000000"/>
            </w:tcBorders>
          </w:tcPr>
          <w:p w14:paraId="05858764" w14:textId="77777777" w:rsidR="009115D2" w:rsidRDefault="009115D2" w:rsidP="00426D56">
            <w:pPr>
              <w:spacing w:before="240" w:after="240" w:line="240" w:lineRule="auto"/>
              <w:ind w:left="260"/>
              <w:jc w:val="left"/>
            </w:pPr>
            <w:r>
              <w:t>U Sreejith</w:t>
            </w:r>
          </w:p>
        </w:tc>
        <w:tc>
          <w:tcPr>
            <w:tcW w:w="1740" w:type="dxa"/>
            <w:tcBorders>
              <w:bottom w:val="single" w:sz="4" w:space="0" w:color="000000"/>
              <w:right w:val="single" w:sz="4" w:space="0" w:color="000000"/>
            </w:tcBorders>
          </w:tcPr>
          <w:p w14:paraId="6EA7CBA9" w14:textId="77777777" w:rsidR="009115D2" w:rsidRDefault="009115D2" w:rsidP="00426D56">
            <w:pPr>
              <w:spacing w:before="240" w:after="240" w:line="240" w:lineRule="auto"/>
              <w:ind w:left="260"/>
              <w:jc w:val="left"/>
            </w:pPr>
            <w:r>
              <w:t>9747617311</w:t>
            </w:r>
          </w:p>
        </w:tc>
      </w:tr>
      <w:tr w:rsidR="009115D2" w14:paraId="568550E8" w14:textId="77777777" w:rsidTr="00426D56">
        <w:trPr>
          <w:trHeight w:val="270"/>
        </w:trPr>
        <w:tc>
          <w:tcPr>
            <w:tcW w:w="690" w:type="dxa"/>
            <w:tcBorders>
              <w:left w:val="single" w:sz="4" w:space="0" w:color="000000"/>
              <w:bottom w:val="single" w:sz="4" w:space="0" w:color="000000"/>
              <w:right w:val="single" w:sz="4" w:space="0" w:color="000000"/>
            </w:tcBorders>
          </w:tcPr>
          <w:p w14:paraId="5E056017" w14:textId="77777777" w:rsidR="009115D2" w:rsidRDefault="009115D2" w:rsidP="00426D56">
            <w:pPr>
              <w:spacing w:before="240" w:after="240"/>
              <w:jc w:val="left"/>
            </w:pPr>
            <w:r>
              <w:lastRenderedPageBreak/>
              <w:t xml:space="preserve"> 16</w:t>
            </w:r>
          </w:p>
        </w:tc>
        <w:tc>
          <w:tcPr>
            <w:tcW w:w="2880" w:type="dxa"/>
            <w:tcBorders>
              <w:bottom w:val="single" w:sz="4" w:space="0" w:color="000000"/>
              <w:right w:val="single" w:sz="4" w:space="0" w:color="000000"/>
            </w:tcBorders>
          </w:tcPr>
          <w:p w14:paraId="0F442F1F" w14:textId="77777777" w:rsidR="009115D2" w:rsidRDefault="009115D2" w:rsidP="00426D56">
            <w:pPr>
              <w:spacing w:before="240" w:after="240" w:line="240" w:lineRule="auto"/>
              <w:ind w:left="260"/>
              <w:jc w:val="left"/>
            </w:pPr>
            <w:r>
              <w:t xml:space="preserve">TEMPLE WARD </w:t>
            </w:r>
          </w:p>
        </w:tc>
        <w:tc>
          <w:tcPr>
            <w:tcW w:w="975" w:type="dxa"/>
            <w:tcBorders>
              <w:bottom w:val="single" w:sz="4" w:space="0" w:color="000000"/>
              <w:right w:val="single" w:sz="4" w:space="0" w:color="000000"/>
            </w:tcBorders>
          </w:tcPr>
          <w:p w14:paraId="45D066CB" w14:textId="77777777" w:rsidR="009115D2" w:rsidRDefault="009115D2" w:rsidP="00426D56">
            <w:pPr>
              <w:spacing w:before="240" w:after="240" w:line="240" w:lineRule="auto"/>
              <w:ind w:left="260"/>
              <w:jc w:val="left"/>
            </w:pPr>
            <w:r>
              <w:t>XVI</w:t>
            </w:r>
          </w:p>
        </w:tc>
        <w:tc>
          <w:tcPr>
            <w:tcW w:w="2355" w:type="dxa"/>
            <w:tcBorders>
              <w:bottom w:val="single" w:sz="4" w:space="0" w:color="000000"/>
              <w:right w:val="single" w:sz="4" w:space="0" w:color="000000"/>
            </w:tcBorders>
          </w:tcPr>
          <w:p w14:paraId="67044BDE" w14:textId="77777777" w:rsidR="009115D2" w:rsidRDefault="009115D2" w:rsidP="00426D56">
            <w:pPr>
              <w:spacing w:before="240" w:after="240" w:line="240" w:lineRule="auto"/>
              <w:ind w:left="260"/>
              <w:jc w:val="left"/>
            </w:pPr>
            <w:r>
              <w:t>Syam Sasi</w:t>
            </w:r>
          </w:p>
        </w:tc>
        <w:tc>
          <w:tcPr>
            <w:tcW w:w="1740" w:type="dxa"/>
            <w:tcBorders>
              <w:bottom w:val="single" w:sz="4" w:space="0" w:color="000000"/>
              <w:right w:val="single" w:sz="4" w:space="0" w:color="000000"/>
            </w:tcBorders>
          </w:tcPr>
          <w:p w14:paraId="2ADF607C" w14:textId="77777777" w:rsidR="009115D2" w:rsidRDefault="009115D2" w:rsidP="00426D56">
            <w:pPr>
              <w:spacing w:before="240" w:after="240" w:line="240" w:lineRule="auto"/>
              <w:ind w:left="260"/>
              <w:jc w:val="left"/>
            </w:pPr>
            <w:r>
              <w:t>7034195050</w:t>
            </w:r>
          </w:p>
        </w:tc>
      </w:tr>
    </w:tbl>
    <w:p w14:paraId="537DC8A5" w14:textId="77777777" w:rsidR="009115D2" w:rsidRDefault="009115D2" w:rsidP="009115D2">
      <w:pPr>
        <w:spacing w:before="240" w:after="240" w:line="240" w:lineRule="auto"/>
        <w:jc w:val="left"/>
      </w:pPr>
      <w:r>
        <w:rPr>
          <w:b/>
          <w:bCs/>
        </w:rPr>
        <w:t xml:space="preserve"> </w:t>
      </w:r>
    </w:p>
    <w:p w14:paraId="1B873F28" w14:textId="77777777" w:rsidR="009115D2" w:rsidRDefault="009115D2" w:rsidP="009115D2">
      <w:pPr>
        <w:pStyle w:val="Heading3"/>
        <w:numPr>
          <w:ilvl w:val="2"/>
          <w:numId w:val="29"/>
        </w:numPr>
        <w:tabs>
          <w:tab w:val="left" w:pos="0"/>
        </w:tabs>
        <w:ind w:left="2160" w:right="-435" w:hanging="360"/>
        <w:jc w:val="left"/>
      </w:pPr>
      <w:bookmarkStart w:id="214" w:name="_photppomcu32" w:colFirst="0" w:colLast="0"/>
      <w:bookmarkEnd w:id="214"/>
      <w:r>
        <w:t>1.2. Other important phone numbers of grama panchayat/municipality/corporation area</w:t>
      </w:r>
    </w:p>
    <w:tbl>
      <w:tblPr>
        <w:tblW w:w="86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5"/>
        <w:gridCol w:w="4844"/>
        <w:gridCol w:w="2866"/>
      </w:tblGrid>
      <w:tr w:rsidR="009115D2" w14:paraId="4A0F7095" w14:textId="77777777" w:rsidTr="00426D56">
        <w:trPr>
          <w:trHeight w:val="270"/>
        </w:trPr>
        <w:tc>
          <w:tcPr>
            <w:tcW w:w="915" w:type="dxa"/>
            <w:tcBorders>
              <w:top w:val="single" w:sz="4" w:space="0" w:color="000000"/>
              <w:left w:val="single" w:sz="4" w:space="0" w:color="000000"/>
              <w:bottom w:val="single" w:sz="4" w:space="0" w:color="000000"/>
              <w:right w:val="single" w:sz="4" w:space="0" w:color="000000"/>
            </w:tcBorders>
          </w:tcPr>
          <w:p w14:paraId="2E8E9383" w14:textId="77777777" w:rsidR="009115D2" w:rsidRDefault="009115D2" w:rsidP="00426D56">
            <w:pPr>
              <w:spacing w:before="240" w:after="240"/>
              <w:ind w:left="380"/>
              <w:jc w:val="left"/>
            </w:pPr>
            <w:r>
              <w:t>Sl. No.</w:t>
            </w:r>
          </w:p>
        </w:tc>
        <w:tc>
          <w:tcPr>
            <w:tcW w:w="4844" w:type="dxa"/>
            <w:tcBorders>
              <w:top w:val="single" w:sz="4" w:space="0" w:color="000000"/>
              <w:bottom w:val="single" w:sz="4" w:space="0" w:color="000000"/>
              <w:right w:val="single" w:sz="4" w:space="0" w:color="000000"/>
            </w:tcBorders>
          </w:tcPr>
          <w:p w14:paraId="2EBDC1FC" w14:textId="77777777" w:rsidR="009115D2" w:rsidRDefault="009115D2" w:rsidP="00426D56">
            <w:pPr>
              <w:spacing w:before="240" w:after="240"/>
              <w:ind w:left="380"/>
              <w:jc w:val="left"/>
            </w:pPr>
            <w:r>
              <w:t>Name</w:t>
            </w:r>
          </w:p>
        </w:tc>
        <w:tc>
          <w:tcPr>
            <w:tcW w:w="2866" w:type="dxa"/>
            <w:tcBorders>
              <w:top w:val="single" w:sz="4" w:space="0" w:color="000000"/>
              <w:bottom w:val="single" w:sz="4" w:space="0" w:color="000000"/>
              <w:right w:val="single" w:sz="4" w:space="0" w:color="000000"/>
            </w:tcBorders>
          </w:tcPr>
          <w:p w14:paraId="40C7BFA2" w14:textId="77777777" w:rsidR="009115D2" w:rsidRDefault="009115D2" w:rsidP="00426D56">
            <w:pPr>
              <w:spacing w:before="240" w:after="240"/>
              <w:ind w:left="380"/>
              <w:jc w:val="left"/>
            </w:pPr>
            <w:r>
              <w:t>Contact number</w:t>
            </w:r>
          </w:p>
        </w:tc>
      </w:tr>
      <w:tr w:rsidR="009115D2" w14:paraId="2164821C" w14:textId="77777777" w:rsidTr="00426D56">
        <w:trPr>
          <w:trHeight w:val="270"/>
        </w:trPr>
        <w:tc>
          <w:tcPr>
            <w:tcW w:w="915" w:type="dxa"/>
            <w:tcBorders>
              <w:left w:val="single" w:sz="4" w:space="0" w:color="000000"/>
              <w:bottom w:val="single" w:sz="4" w:space="0" w:color="000000"/>
              <w:right w:val="single" w:sz="4" w:space="0" w:color="000000"/>
            </w:tcBorders>
          </w:tcPr>
          <w:p w14:paraId="4D5EEFF3" w14:textId="77777777" w:rsidR="009115D2" w:rsidRDefault="009115D2" w:rsidP="00426D56">
            <w:pPr>
              <w:spacing w:before="240" w:after="240"/>
              <w:ind w:left="380"/>
              <w:jc w:val="left"/>
            </w:pPr>
            <w:r>
              <w:t>1.</w:t>
            </w:r>
          </w:p>
        </w:tc>
        <w:tc>
          <w:tcPr>
            <w:tcW w:w="4844" w:type="dxa"/>
            <w:tcBorders>
              <w:bottom w:val="single" w:sz="4" w:space="0" w:color="000000"/>
              <w:right w:val="single" w:sz="4" w:space="0" w:color="000000"/>
            </w:tcBorders>
          </w:tcPr>
          <w:p w14:paraId="4E2825BA" w14:textId="77777777" w:rsidR="009115D2" w:rsidRDefault="009115D2" w:rsidP="00426D56">
            <w:pPr>
              <w:spacing w:before="240" w:after="240"/>
              <w:ind w:left="380"/>
              <w:jc w:val="left"/>
            </w:pPr>
            <w:r>
              <w:t xml:space="preserve">K C Venugopal </w:t>
            </w:r>
          </w:p>
        </w:tc>
        <w:tc>
          <w:tcPr>
            <w:tcW w:w="2866" w:type="dxa"/>
            <w:tcBorders>
              <w:bottom w:val="single" w:sz="4" w:space="0" w:color="000000"/>
              <w:right w:val="single" w:sz="4" w:space="0" w:color="000000"/>
            </w:tcBorders>
          </w:tcPr>
          <w:p w14:paraId="753C3259" w14:textId="77777777" w:rsidR="009115D2" w:rsidRDefault="009115D2" w:rsidP="00426D56">
            <w:pPr>
              <w:spacing w:before="240" w:after="240" w:line="240" w:lineRule="auto"/>
              <w:ind w:left="280"/>
              <w:jc w:val="left"/>
            </w:pPr>
            <w:r>
              <w:t xml:space="preserve"> 9447016661</w:t>
            </w:r>
          </w:p>
        </w:tc>
      </w:tr>
      <w:tr w:rsidR="009115D2" w14:paraId="0BEA084C" w14:textId="77777777" w:rsidTr="00426D56">
        <w:trPr>
          <w:trHeight w:val="270"/>
        </w:trPr>
        <w:tc>
          <w:tcPr>
            <w:tcW w:w="915" w:type="dxa"/>
            <w:tcBorders>
              <w:left w:val="single" w:sz="4" w:space="0" w:color="000000"/>
              <w:bottom w:val="single" w:sz="4" w:space="0" w:color="000000"/>
              <w:right w:val="single" w:sz="4" w:space="0" w:color="000000"/>
            </w:tcBorders>
          </w:tcPr>
          <w:p w14:paraId="27E036BA" w14:textId="77777777" w:rsidR="009115D2" w:rsidRDefault="009115D2" w:rsidP="00426D56">
            <w:pPr>
              <w:spacing w:before="240" w:after="240"/>
              <w:ind w:left="380"/>
              <w:jc w:val="left"/>
            </w:pPr>
            <w:r>
              <w:t>2.</w:t>
            </w:r>
          </w:p>
        </w:tc>
        <w:tc>
          <w:tcPr>
            <w:tcW w:w="4844" w:type="dxa"/>
            <w:tcBorders>
              <w:bottom w:val="single" w:sz="4" w:space="0" w:color="000000"/>
              <w:right w:val="single" w:sz="4" w:space="0" w:color="000000"/>
            </w:tcBorders>
          </w:tcPr>
          <w:p w14:paraId="5FA04D24" w14:textId="77777777" w:rsidR="009115D2" w:rsidRDefault="009115D2" w:rsidP="00426D56">
            <w:pPr>
              <w:spacing w:before="240" w:after="240"/>
              <w:ind w:left="380"/>
              <w:jc w:val="left"/>
            </w:pPr>
            <w:r>
              <w:t xml:space="preserve">Adv. U Prathibha </w:t>
            </w:r>
          </w:p>
        </w:tc>
        <w:tc>
          <w:tcPr>
            <w:tcW w:w="2866" w:type="dxa"/>
            <w:tcBorders>
              <w:bottom w:val="single" w:sz="4" w:space="0" w:color="000000"/>
              <w:right w:val="single" w:sz="4" w:space="0" w:color="000000"/>
            </w:tcBorders>
          </w:tcPr>
          <w:p w14:paraId="23BC5A89" w14:textId="77777777" w:rsidR="009115D2" w:rsidRDefault="009115D2" w:rsidP="00426D56">
            <w:pPr>
              <w:spacing w:before="240" w:after="240" w:line="240" w:lineRule="auto"/>
              <w:ind w:left="280"/>
              <w:jc w:val="left"/>
            </w:pPr>
            <w:r>
              <w:t xml:space="preserve"> 9495465666</w:t>
            </w:r>
          </w:p>
        </w:tc>
      </w:tr>
      <w:tr w:rsidR="009115D2" w14:paraId="00F30C58" w14:textId="77777777" w:rsidTr="00426D56">
        <w:trPr>
          <w:trHeight w:val="1050"/>
        </w:trPr>
        <w:tc>
          <w:tcPr>
            <w:tcW w:w="915" w:type="dxa"/>
            <w:tcBorders>
              <w:left w:val="single" w:sz="4" w:space="0" w:color="000000"/>
              <w:bottom w:val="single" w:sz="4" w:space="0" w:color="000000"/>
              <w:right w:val="single" w:sz="4" w:space="0" w:color="000000"/>
            </w:tcBorders>
          </w:tcPr>
          <w:p w14:paraId="2C4D0CE0" w14:textId="77777777" w:rsidR="009115D2" w:rsidRDefault="009115D2" w:rsidP="00426D56">
            <w:pPr>
              <w:spacing w:before="240" w:after="240" w:line="288" w:lineRule="auto"/>
              <w:ind w:left="380"/>
              <w:jc w:val="left"/>
            </w:pPr>
            <w:r>
              <w:t>3.</w:t>
            </w:r>
          </w:p>
        </w:tc>
        <w:tc>
          <w:tcPr>
            <w:tcW w:w="4844" w:type="dxa"/>
            <w:tcBorders>
              <w:bottom w:val="single" w:sz="4" w:space="0" w:color="000000"/>
              <w:right w:val="single" w:sz="4" w:space="0" w:color="000000"/>
            </w:tcBorders>
          </w:tcPr>
          <w:p w14:paraId="22F3A8DF" w14:textId="77777777" w:rsidR="009115D2" w:rsidRDefault="009115D2" w:rsidP="00426D56">
            <w:pPr>
              <w:spacing w:before="240" w:after="240" w:line="288" w:lineRule="auto"/>
              <w:ind w:left="380"/>
              <w:jc w:val="left"/>
            </w:pPr>
            <w:proofErr w:type="gramStart"/>
            <w:r>
              <w:t>Collector  (</w:t>
            </w:r>
            <w:proofErr w:type="gramEnd"/>
            <w:r>
              <w:t xml:space="preserve">head   of   </w:t>
            </w:r>
            <w:proofErr w:type="gramStart"/>
            <w:r>
              <w:t>District  Disaster</w:t>
            </w:r>
            <w:proofErr w:type="gramEnd"/>
            <w:r>
              <w:t xml:space="preserve">          Management Authority)</w:t>
            </w:r>
          </w:p>
        </w:tc>
        <w:tc>
          <w:tcPr>
            <w:tcW w:w="2866" w:type="dxa"/>
            <w:tcBorders>
              <w:bottom w:val="single" w:sz="4" w:space="0" w:color="000000"/>
              <w:right w:val="single" w:sz="4" w:space="0" w:color="000000"/>
            </w:tcBorders>
          </w:tcPr>
          <w:p w14:paraId="78A22F07" w14:textId="77777777" w:rsidR="009115D2" w:rsidRDefault="009115D2" w:rsidP="00426D56">
            <w:pPr>
              <w:spacing w:before="240" w:after="240" w:line="240" w:lineRule="auto"/>
              <w:ind w:left="280"/>
              <w:jc w:val="left"/>
            </w:pPr>
            <w:r>
              <w:t xml:space="preserve"> 04772251720,9447129011</w:t>
            </w:r>
          </w:p>
        </w:tc>
      </w:tr>
      <w:tr w:rsidR="009115D2" w14:paraId="3C59BA16" w14:textId="77777777" w:rsidTr="00426D56">
        <w:trPr>
          <w:trHeight w:val="270"/>
        </w:trPr>
        <w:tc>
          <w:tcPr>
            <w:tcW w:w="915" w:type="dxa"/>
            <w:tcBorders>
              <w:left w:val="single" w:sz="4" w:space="0" w:color="000000"/>
              <w:bottom w:val="single" w:sz="4" w:space="0" w:color="000000"/>
              <w:right w:val="single" w:sz="4" w:space="0" w:color="000000"/>
            </w:tcBorders>
          </w:tcPr>
          <w:p w14:paraId="072D358F" w14:textId="77777777" w:rsidR="009115D2" w:rsidRDefault="009115D2" w:rsidP="00426D56">
            <w:pPr>
              <w:spacing w:before="240" w:after="240"/>
              <w:ind w:left="380"/>
              <w:jc w:val="left"/>
            </w:pPr>
            <w:r>
              <w:t>4.</w:t>
            </w:r>
          </w:p>
        </w:tc>
        <w:tc>
          <w:tcPr>
            <w:tcW w:w="4844" w:type="dxa"/>
            <w:tcBorders>
              <w:bottom w:val="single" w:sz="4" w:space="0" w:color="000000"/>
              <w:right w:val="single" w:sz="4" w:space="0" w:color="000000"/>
            </w:tcBorders>
          </w:tcPr>
          <w:p w14:paraId="6C6C5B28" w14:textId="77777777" w:rsidR="009115D2" w:rsidRDefault="009115D2" w:rsidP="00426D56">
            <w:pPr>
              <w:spacing w:before="240" w:after="240"/>
              <w:ind w:left="380"/>
              <w:jc w:val="left"/>
            </w:pPr>
            <w:proofErr w:type="spellStart"/>
            <w:r>
              <w:t>Tahasildar</w:t>
            </w:r>
            <w:proofErr w:type="spellEnd"/>
          </w:p>
        </w:tc>
        <w:tc>
          <w:tcPr>
            <w:tcW w:w="2866" w:type="dxa"/>
            <w:tcBorders>
              <w:bottom w:val="single" w:sz="4" w:space="0" w:color="000000"/>
              <w:right w:val="single" w:sz="4" w:space="0" w:color="000000"/>
            </w:tcBorders>
          </w:tcPr>
          <w:p w14:paraId="13F1F952" w14:textId="77777777" w:rsidR="009115D2" w:rsidRDefault="009115D2" w:rsidP="00426D56">
            <w:pPr>
              <w:spacing w:before="240" w:after="240" w:line="240" w:lineRule="auto"/>
              <w:ind w:left="280"/>
              <w:jc w:val="left"/>
            </w:pPr>
            <w:r>
              <w:t xml:space="preserve"> 0479 2472797</w:t>
            </w:r>
          </w:p>
          <w:p w14:paraId="44F66A53" w14:textId="77777777" w:rsidR="009115D2" w:rsidRDefault="009115D2" w:rsidP="00426D56">
            <w:pPr>
              <w:spacing w:before="240" w:after="240" w:line="240" w:lineRule="auto"/>
              <w:ind w:left="280"/>
              <w:jc w:val="left"/>
            </w:pPr>
            <w:r>
              <w:t>9447495007</w:t>
            </w:r>
          </w:p>
        </w:tc>
      </w:tr>
      <w:tr w:rsidR="009115D2" w14:paraId="254DF9E1" w14:textId="77777777" w:rsidTr="00426D56">
        <w:trPr>
          <w:trHeight w:val="270"/>
        </w:trPr>
        <w:tc>
          <w:tcPr>
            <w:tcW w:w="915" w:type="dxa"/>
            <w:tcBorders>
              <w:left w:val="single" w:sz="4" w:space="0" w:color="000000"/>
              <w:bottom w:val="single" w:sz="4" w:space="0" w:color="000000"/>
              <w:right w:val="single" w:sz="4" w:space="0" w:color="000000"/>
            </w:tcBorders>
          </w:tcPr>
          <w:p w14:paraId="59449FDA" w14:textId="77777777" w:rsidR="009115D2" w:rsidRDefault="009115D2" w:rsidP="00426D56">
            <w:pPr>
              <w:spacing w:before="240" w:after="240"/>
              <w:ind w:left="380"/>
              <w:jc w:val="left"/>
            </w:pPr>
            <w:r>
              <w:t>5.</w:t>
            </w:r>
          </w:p>
        </w:tc>
        <w:tc>
          <w:tcPr>
            <w:tcW w:w="4844" w:type="dxa"/>
            <w:tcBorders>
              <w:bottom w:val="single" w:sz="4" w:space="0" w:color="000000"/>
              <w:right w:val="single" w:sz="4" w:space="0" w:color="000000"/>
            </w:tcBorders>
          </w:tcPr>
          <w:p w14:paraId="38B56170" w14:textId="77777777" w:rsidR="009115D2" w:rsidRDefault="009115D2" w:rsidP="00426D56">
            <w:pPr>
              <w:spacing w:before="240" w:after="240"/>
              <w:ind w:left="380"/>
              <w:jc w:val="left"/>
            </w:pPr>
            <w:r>
              <w:t>District Panchayat Secretary</w:t>
            </w:r>
          </w:p>
        </w:tc>
        <w:tc>
          <w:tcPr>
            <w:tcW w:w="2866" w:type="dxa"/>
            <w:tcBorders>
              <w:bottom w:val="single" w:sz="4" w:space="0" w:color="000000"/>
              <w:right w:val="single" w:sz="4" w:space="0" w:color="000000"/>
            </w:tcBorders>
          </w:tcPr>
          <w:p w14:paraId="2167C71A" w14:textId="77777777" w:rsidR="009115D2" w:rsidRDefault="009115D2" w:rsidP="00426D56">
            <w:pPr>
              <w:spacing w:before="240" w:after="240" w:line="240" w:lineRule="auto"/>
              <w:ind w:left="280"/>
              <w:jc w:val="left"/>
            </w:pPr>
            <w:r>
              <w:t xml:space="preserve"> 04772253836</w:t>
            </w:r>
          </w:p>
        </w:tc>
      </w:tr>
      <w:tr w:rsidR="009115D2" w14:paraId="1535D57D" w14:textId="77777777" w:rsidTr="00426D56">
        <w:trPr>
          <w:trHeight w:val="270"/>
        </w:trPr>
        <w:tc>
          <w:tcPr>
            <w:tcW w:w="915" w:type="dxa"/>
            <w:tcBorders>
              <w:left w:val="single" w:sz="4" w:space="0" w:color="000000"/>
              <w:bottom w:val="single" w:sz="4" w:space="0" w:color="000000"/>
              <w:right w:val="single" w:sz="4" w:space="0" w:color="000000"/>
            </w:tcBorders>
          </w:tcPr>
          <w:p w14:paraId="3B77E084" w14:textId="77777777" w:rsidR="009115D2" w:rsidRDefault="009115D2" w:rsidP="00426D56">
            <w:pPr>
              <w:spacing w:before="240" w:after="240"/>
              <w:ind w:left="380"/>
              <w:jc w:val="left"/>
            </w:pPr>
            <w:r>
              <w:t>6.</w:t>
            </w:r>
          </w:p>
        </w:tc>
        <w:tc>
          <w:tcPr>
            <w:tcW w:w="4844" w:type="dxa"/>
            <w:tcBorders>
              <w:bottom w:val="single" w:sz="4" w:space="0" w:color="000000"/>
              <w:right w:val="single" w:sz="4" w:space="0" w:color="000000"/>
            </w:tcBorders>
          </w:tcPr>
          <w:p w14:paraId="00ECEF24" w14:textId="77777777" w:rsidR="009115D2" w:rsidRDefault="009115D2" w:rsidP="00426D56">
            <w:pPr>
              <w:spacing w:before="240" w:after="240"/>
              <w:ind w:left="380"/>
              <w:jc w:val="left"/>
            </w:pPr>
            <w:r>
              <w:t>Block Panchayat Secretary</w:t>
            </w:r>
          </w:p>
        </w:tc>
        <w:tc>
          <w:tcPr>
            <w:tcW w:w="2866" w:type="dxa"/>
            <w:tcBorders>
              <w:bottom w:val="single" w:sz="4" w:space="0" w:color="000000"/>
              <w:right w:val="single" w:sz="4" w:space="0" w:color="000000"/>
            </w:tcBorders>
          </w:tcPr>
          <w:p w14:paraId="1C9EDA9F" w14:textId="77777777" w:rsidR="009115D2" w:rsidRDefault="009115D2" w:rsidP="00426D56">
            <w:pPr>
              <w:spacing w:before="240" w:after="240" w:line="240" w:lineRule="auto"/>
              <w:ind w:left="280"/>
              <w:jc w:val="left"/>
            </w:pPr>
            <w:r>
              <w:t xml:space="preserve"> 8281040540</w:t>
            </w:r>
          </w:p>
        </w:tc>
      </w:tr>
    </w:tbl>
    <w:p w14:paraId="4D4BE594" w14:textId="77777777" w:rsidR="009115D2" w:rsidRDefault="009115D2" w:rsidP="009115D2">
      <w:pPr>
        <w:spacing w:after="240" w:line="240" w:lineRule="auto"/>
        <w:jc w:val="left"/>
      </w:pPr>
      <w:r>
        <w:rPr>
          <w:b/>
          <w:bCs/>
        </w:rPr>
        <w:t xml:space="preserve"> </w:t>
      </w:r>
    </w:p>
    <w:p w14:paraId="73B333B2" w14:textId="77777777" w:rsidR="009115D2" w:rsidRDefault="009115D2" w:rsidP="009115D2">
      <w:pPr>
        <w:pStyle w:val="Heading3"/>
        <w:numPr>
          <w:ilvl w:val="2"/>
          <w:numId w:val="29"/>
        </w:numPr>
        <w:tabs>
          <w:tab w:val="left" w:pos="0"/>
        </w:tabs>
        <w:ind w:left="2160" w:right="1120" w:hanging="360"/>
        <w:jc w:val="left"/>
      </w:pPr>
      <w:bookmarkStart w:id="215" w:name="_mxr93vlkrk65" w:colFirst="0" w:colLast="0"/>
      <w:bookmarkEnd w:id="215"/>
      <w:r>
        <w:t>1.3. Important offices of grama panchayat/municipality/ corporation</w:t>
      </w:r>
    </w:p>
    <w:tbl>
      <w:tblPr>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1"/>
        <w:gridCol w:w="3450"/>
        <w:gridCol w:w="2160"/>
        <w:gridCol w:w="2159"/>
      </w:tblGrid>
      <w:tr w:rsidR="009115D2" w14:paraId="695146D9" w14:textId="77777777" w:rsidTr="00426D56">
        <w:trPr>
          <w:trHeight w:val="270"/>
        </w:trPr>
        <w:tc>
          <w:tcPr>
            <w:tcW w:w="871" w:type="dxa"/>
            <w:tcBorders>
              <w:top w:val="single" w:sz="4" w:space="0" w:color="000000"/>
              <w:left w:val="single" w:sz="4" w:space="0" w:color="000000"/>
              <w:bottom w:val="single" w:sz="4" w:space="0" w:color="000000"/>
              <w:right w:val="single" w:sz="4" w:space="0" w:color="000000"/>
            </w:tcBorders>
          </w:tcPr>
          <w:p w14:paraId="3CD31C6A" w14:textId="77777777" w:rsidR="009115D2" w:rsidRDefault="009115D2" w:rsidP="00426D56">
            <w:pPr>
              <w:spacing w:before="240" w:after="240"/>
              <w:jc w:val="left"/>
            </w:pPr>
            <w:proofErr w:type="spellStart"/>
            <w:proofErr w:type="gramStart"/>
            <w:r>
              <w:t>Sl.No</w:t>
            </w:r>
            <w:proofErr w:type="spellEnd"/>
            <w:proofErr w:type="gramEnd"/>
          </w:p>
        </w:tc>
        <w:tc>
          <w:tcPr>
            <w:tcW w:w="3450" w:type="dxa"/>
            <w:tcBorders>
              <w:top w:val="single" w:sz="4" w:space="0" w:color="000000"/>
              <w:bottom w:val="single" w:sz="4" w:space="0" w:color="000000"/>
              <w:right w:val="single" w:sz="4" w:space="0" w:color="000000"/>
            </w:tcBorders>
          </w:tcPr>
          <w:p w14:paraId="09F5E5F4" w14:textId="77777777" w:rsidR="009115D2" w:rsidRDefault="009115D2" w:rsidP="00426D56">
            <w:pPr>
              <w:spacing w:before="240" w:after="240"/>
              <w:ind w:left="360"/>
              <w:jc w:val="left"/>
            </w:pPr>
            <w:r>
              <w:t>Name of the office</w:t>
            </w:r>
          </w:p>
        </w:tc>
        <w:tc>
          <w:tcPr>
            <w:tcW w:w="2160" w:type="dxa"/>
            <w:tcBorders>
              <w:top w:val="single" w:sz="4" w:space="0" w:color="000000"/>
              <w:bottom w:val="single" w:sz="4" w:space="0" w:color="000000"/>
              <w:right w:val="single" w:sz="4" w:space="0" w:color="000000"/>
            </w:tcBorders>
          </w:tcPr>
          <w:p w14:paraId="39837425" w14:textId="77777777" w:rsidR="009115D2" w:rsidRDefault="009115D2" w:rsidP="00426D56">
            <w:pPr>
              <w:spacing w:before="240" w:after="240"/>
              <w:ind w:left="360"/>
              <w:jc w:val="left"/>
            </w:pPr>
            <w:r>
              <w:t>Contact person</w:t>
            </w:r>
          </w:p>
        </w:tc>
        <w:tc>
          <w:tcPr>
            <w:tcW w:w="2159" w:type="dxa"/>
            <w:tcBorders>
              <w:top w:val="single" w:sz="4" w:space="0" w:color="000000"/>
              <w:bottom w:val="single" w:sz="4" w:space="0" w:color="000000"/>
              <w:right w:val="single" w:sz="4" w:space="0" w:color="000000"/>
            </w:tcBorders>
          </w:tcPr>
          <w:p w14:paraId="030B7341" w14:textId="77777777" w:rsidR="009115D2" w:rsidRDefault="009115D2" w:rsidP="00426D56">
            <w:pPr>
              <w:spacing w:before="240" w:after="240"/>
              <w:ind w:left="360"/>
              <w:jc w:val="left"/>
            </w:pPr>
            <w:r>
              <w:t>Contact number</w:t>
            </w:r>
          </w:p>
        </w:tc>
      </w:tr>
      <w:tr w:rsidR="009115D2" w14:paraId="12DBDB02" w14:textId="77777777" w:rsidTr="00426D56">
        <w:trPr>
          <w:trHeight w:val="270"/>
        </w:trPr>
        <w:tc>
          <w:tcPr>
            <w:tcW w:w="871" w:type="dxa"/>
            <w:tcBorders>
              <w:left w:val="single" w:sz="4" w:space="0" w:color="000000"/>
              <w:bottom w:val="single" w:sz="4" w:space="0" w:color="000000"/>
              <w:right w:val="single" w:sz="4" w:space="0" w:color="000000"/>
            </w:tcBorders>
          </w:tcPr>
          <w:p w14:paraId="6E17E28D" w14:textId="77777777" w:rsidR="009115D2" w:rsidRDefault="009115D2" w:rsidP="00426D56">
            <w:pPr>
              <w:spacing w:before="240" w:after="240" w:line="240" w:lineRule="auto"/>
              <w:ind w:left="360"/>
              <w:jc w:val="left"/>
            </w:pPr>
            <w:r>
              <w:lastRenderedPageBreak/>
              <w:t>1.</w:t>
            </w:r>
          </w:p>
        </w:tc>
        <w:tc>
          <w:tcPr>
            <w:tcW w:w="3450" w:type="dxa"/>
            <w:tcBorders>
              <w:bottom w:val="single" w:sz="4" w:space="0" w:color="000000"/>
              <w:right w:val="single" w:sz="4" w:space="0" w:color="000000"/>
            </w:tcBorders>
          </w:tcPr>
          <w:p w14:paraId="255B2566" w14:textId="77777777" w:rsidR="009115D2" w:rsidRDefault="009115D2" w:rsidP="00426D56">
            <w:pPr>
              <w:spacing w:before="240" w:after="240" w:line="240" w:lineRule="auto"/>
              <w:ind w:left="360"/>
              <w:jc w:val="left"/>
            </w:pPr>
            <w:r>
              <w:t>Village Office</w:t>
            </w:r>
          </w:p>
        </w:tc>
        <w:tc>
          <w:tcPr>
            <w:tcW w:w="2160" w:type="dxa"/>
            <w:tcBorders>
              <w:bottom w:val="single" w:sz="4" w:space="0" w:color="000000"/>
              <w:right w:val="single" w:sz="4" w:space="0" w:color="000000"/>
            </w:tcBorders>
          </w:tcPr>
          <w:p w14:paraId="34B67C5E" w14:textId="77777777" w:rsidR="009115D2" w:rsidRDefault="009115D2" w:rsidP="00426D56">
            <w:pPr>
              <w:spacing w:before="240" w:after="240" w:line="240" w:lineRule="auto"/>
              <w:ind w:left="260"/>
              <w:jc w:val="left"/>
            </w:pPr>
            <w:r>
              <w:t xml:space="preserve"> VILLAGE OFFICER</w:t>
            </w:r>
          </w:p>
        </w:tc>
        <w:tc>
          <w:tcPr>
            <w:tcW w:w="2159" w:type="dxa"/>
            <w:tcBorders>
              <w:bottom w:val="single" w:sz="4" w:space="0" w:color="000000"/>
              <w:right w:val="single" w:sz="4" w:space="0" w:color="000000"/>
            </w:tcBorders>
          </w:tcPr>
          <w:p w14:paraId="57CDF278" w14:textId="77777777" w:rsidR="009115D2" w:rsidRDefault="009115D2" w:rsidP="00426D56">
            <w:pPr>
              <w:spacing w:before="240" w:after="240" w:line="240" w:lineRule="auto"/>
              <w:ind w:left="260"/>
              <w:jc w:val="left"/>
            </w:pPr>
            <w:r>
              <w:t xml:space="preserve"> 0479 2445700,8547611602</w:t>
            </w:r>
          </w:p>
        </w:tc>
      </w:tr>
      <w:tr w:rsidR="009115D2" w14:paraId="12D3E057" w14:textId="77777777" w:rsidTr="00426D56">
        <w:trPr>
          <w:trHeight w:val="270"/>
        </w:trPr>
        <w:tc>
          <w:tcPr>
            <w:tcW w:w="871" w:type="dxa"/>
            <w:tcBorders>
              <w:left w:val="single" w:sz="4" w:space="0" w:color="000000"/>
              <w:bottom w:val="single" w:sz="4" w:space="0" w:color="000000"/>
              <w:right w:val="single" w:sz="4" w:space="0" w:color="000000"/>
            </w:tcBorders>
          </w:tcPr>
          <w:p w14:paraId="176DA768" w14:textId="77777777" w:rsidR="009115D2" w:rsidRDefault="009115D2" w:rsidP="00426D56">
            <w:pPr>
              <w:spacing w:before="240" w:after="240"/>
              <w:ind w:left="360"/>
              <w:jc w:val="left"/>
            </w:pPr>
            <w:r>
              <w:t>2.</w:t>
            </w:r>
          </w:p>
        </w:tc>
        <w:tc>
          <w:tcPr>
            <w:tcW w:w="3450" w:type="dxa"/>
            <w:tcBorders>
              <w:bottom w:val="single" w:sz="4" w:space="0" w:color="000000"/>
              <w:right w:val="single" w:sz="4" w:space="0" w:color="000000"/>
            </w:tcBorders>
          </w:tcPr>
          <w:p w14:paraId="64BC05CA" w14:textId="77777777" w:rsidR="009115D2" w:rsidRDefault="009115D2" w:rsidP="00426D56">
            <w:pPr>
              <w:spacing w:before="240" w:after="240"/>
              <w:ind w:left="360"/>
              <w:jc w:val="left"/>
            </w:pPr>
            <w:r>
              <w:t>Agriculture Office</w:t>
            </w:r>
          </w:p>
        </w:tc>
        <w:tc>
          <w:tcPr>
            <w:tcW w:w="2160" w:type="dxa"/>
            <w:tcBorders>
              <w:bottom w:val="single" w:sz="4" w:space="0" w:color="000000"/>
              <w:right w:val="single" w:sz="4" w:space="0" w:color="000000"/>
            </w:tcBorders>
          </w:tcPr>
          <w:p w14:paraId="1C36FB63" w14:textId="77777777" w:rsidR="009115D2" w:rsidRDefault="009115D2" w:rsidP="00426D56">
            <w:pPr>
              <w:spacing w:before="240" w:after="240" w:line="240" w:lineRule="auto"/>
              <w:ind w:left="260"/>
              <w:jc w:val="left"/>
            </w:pPr>
            <w:r>
              <w:t xml:space="preserve"> AGRICULTURE OFFICER</w:t>
            </w:r>
          </w:p>
        </w:tc>
        <w:tc>
          <w:tcPr>
            <w:tcW w:w="2159" w:type="dxa"/>
            <w:tcBorders>
              <w:bottom w:val="single" w:sz="4" w:space="0" w:color="000000"/>
              <w:right w:val="single" w:sz="4" w:space="0" w:color="000000"/>
            </w:tcBorders>
          </w:tcPr>
          <w:p w14:paraId="0456D91D" w14:textId="77777777" w:rsidR="009115D2" w:rsidRDefault="009115D2" w:rsidP="00426D56">
            <w:pPr>
              <w:spacing w:before="240" w:after="240" w:line="240" w:lineRule="auto"/>
              <w:ind w:left="260"/>
              <w:jc w:val="left"/>
            </w:pPr>
            <w:r>
              <w:t xml:space="preserve"> 0479 2448866</w:t>
            </w:r>
          </w:p>
        </w:tc>
      </w:tr>
      <w:tr w:rsidR="009115D2" w14:paraId="0C331EA1" w14:textId="77777777" w:rsidTr="00426D56">
        <w:trPr>
          <w:trHeight w:val="270"/>
        </w:trPr>
        <w:tc>
          <w:tcPr>
            <w:tcW w:w="871" w:type="dxa"/>
            <w:tcBorders>
              <w:left w:val="single" w:sz="4" w:space="0" w:color="000000"/>
              <w:bottom w:val="single" w:sz="4" w:space="0" w:color="000000"/>
              <w:right w:val="single" w:sz="4" w:space="0" w:color="000000"/>
            </w:tcBorders>
          </w:tcPr>
          <w:p w14:paraId="655222EC" w14:textId="77777777" w:rsidR="009115D2" w:rsidRDefault="009115D2" w:rsidP="00426D56">
            <w:pPr>
              <w:spacing w:before="240" w:after="240"/>
              <w:ind w:left="360"/>
              <w:jc w:val="left"/>
            </w:pPr>
            <w:r>
              <w:t>3.</w:t>
            </w:r>
          </w:p>
        </w:tc>
        <w:tc>
          <w:tcPr>
            <w:tcW w:w="3450" w:type="dxa"/>
            <w:tcBorders>
              <w:bottom w:val="single" w:sz="4" w:space="0" w:color="000000"/>
              <w:right w:val="single" w:sz="4" w:space="0" w:color="000000"/>
            </w:tcBorders>
          </w:tcPr>
          <w:p w14:paraId="1B12B637" w14:textId="77777777" w:rsidR="009115D2" w:rsidRDefault="009115D2" w:rsidP="00426D56">
            <w:pPr>
              <w:spacing w:before="240" w:after="240"/>
              <w:ind w:left="360"/>
              <w:jc w:val="left"/>
            </w:pPr>
            <w:r>
              <w:t>Animal Husbandry Office</w:t>
            </w:r>
          </w:p>
        </w:tc>
        <w:tc>
          <w:tcPr>
            <w:tcW w:w="2160" w:type="dxa"/>
            <w:tcBorders>
              <w:bottom w:val="single" w:sz="4" w:space="0" w:color="000000"/>
              <w:right w:val="single" w:sz="4" w:space="0" w:color="000000"/>
            </w:tcBorders>
          </w:tcPr>
          <w:p w14:paraId="37E526D6" w14:textId="77777777" w:rsidR="009115D2" w:rsidRDefault="009115D2" w:rsidP="00426D56">
            <w:pPr>
              <w:spacing w:before="240" w:after="240" w:line="240" w:lineRule="auto"/>
              <w:ind w:left="260"/>
              <w:jc w:val="left"/>
            </w:pPr>
            <w:r>
              <w:t xml:space="preserve">VETIENARY SURGEON </w:t>
            </w:r>
          </w:p>
        </w:tc>
        <w:tc>
          <w:tcPr>
            <w:tcW w:w="2159" w:type="dxa"/>
            <w:tcBorders>
              <w:bottom w:val="single" w:sz="4" w:space="0" w:color="000000"/>
              <w:right w:val="single" w:sz="4" w:space="0" w:color="000000"/>
            </w:tcBorders>
          </w:tcPr>
          <w:p w14:paraId="6D0FA4D3" w14:textId="77777777" w:rsidR="009115D2" w:rsidRDefault="009115D2" w:rsidP="00426D56">
            <w:pPr>
              <w:spacing w:before="240" w:after="240" w:line="240" w:lineRule="auto"/>
              <w:ind w:left="260"/>
              <w:jc w:val="left"/>
            </w:pPr>
            <w:r>
              <w:t xml:space="preserve"> 9446190527</w:t>
            </w:r>
          </w:p>
        </w:tc>
      </w:tr>
      <w:tr w:rsidR="009115D2" w14:paraId="18BB2462" w14:textId="77777777" w:rsidTr="00426D56">
        <w:trPr>
          <w:trHeight w:val="270"/>
        </w:trPr>
        <w:tc>
          <w:tcPr>
            <w:tcW w:w="871" w:type="dxa"/>
            <w:tcBorders>
              <w:left w:val="single" w:sz="4" w:space="0" w:color="000000"/>
              <w:bottom w:val="single" w:sz="4" w:space="0" w:color="000000"/>
              <w:right w:val="single" w:sz="4" w:space="0" w:color="000000"/>
            </w:tcBorders>
          </w:tcPr>
          <w:p w14:paraId="202AB03A" w14:textId="77777777" w:rsidR="009115D2" w:rsidRDefault="009115D2" w:rsidP="00426D56">
            <w:pPr>
              <w:spacing w:before="240" w:after="240"/>
              <w:ind w:left="360"/>
              <w:jc w:val="left"/>
            </w:pPr>
            <w:r>
              <w:t>4.</w:t>
            </w:r>
          </w:p>
        </w:tc>
        <w:tc>
          <w:tcPr>
            <w:tcW w:w="3450" w:type="dxa"/>
            <w:tcBorders>
              <w:bottom w:val="single" w:sz="4" w:space="0" w:color="000000"/>
              <w:right w:val="single" w:sz="4" w:space="0" w:color="000000"/>
            </w:tcBorders>
          </w:tcPr>
          <w:p w14:paraId="20B75B38" w14:textId="77777777" w:rsidR="009115D2" w:rsidRDefault="009115D2" w:rsidP="00426D56">
            <w:pPr>
              <w:spacing w:before="240" w:after="240"/>
              <w:ind w:left="360"/>
              <w:jc w:val="left"/>
            </w:pPr>
            <w:r>
              <w:t>Police Station</w:t>
            </w:r>
          </w:p>
        </w:tc>
        <w:tc>
          <w:tcPr>
            <w:tcW w:w="2160" w:type="dxa"/>
            <w:tcBorders>
              <w:bottom w:val="single" w:sz="4" w:space="0" w:color="000000"/>
              <w:right w:val="single" w:sz="4" w:space="0" w:color="000000"/>
            </w:tcBorders>
          </w:tcPr>
          <w:p w14:paraId="35332506" w14:textId="77777777" w:rsidR="009115D2" w:rsidRDefault="009115D2" w:rsidP="00426D56">
            <w:pPr>
              <w:spacing w:before="240" w:after="240" w:line="240" w:lineRule="auto"/>
              <w:ind w:left="260"/>
              <w:jc w:val="left"/>
            </w:pPr>
            <w:r>
              <w:t xml:space="preserve"> SHO</w:t>
            </w:r>
          </w:p>
        </w:tc>
        <w:tc>
          <w:tcPr>
            <w:tcW w:w="2159" w:type="dxa"/>
            <w:tcBorders>
              <w:bottom w:val="single" w:sz="4" w:space="0" w:color="000000"/>
              <w:right w:val="single" w:sz="4" w:space="0" w:color="000000"/>
            </w:tcBorders>
          </w:tcPr>
          <w:p w14:paraId="06201B12" w14:textId="77777777" w:rsidR="009115D2" w:rsidRDefault="009115D2" w:rsidP="00426D56">
            <w:pPr>
              <w:spacing w:before="240" w:after="240" w:line="240" w:lineRule="auto"/>
              <w:ind w:left="260"/>
              <w:jc w:val="left"/>
            </w:pPr>
            <w:r>
              <w:t xml:space="preserve">9497980276 </w:t>
            </w:r>
          </w:p>
        </w:tc>
      </w:tr>
      <w:tr w:rsidR="009115D2" w14:paraId="3BA86E37" w14:textId="77777777" w:rsidTr="00426D56">
        <w:trPr>
          <w:trHeight w:val="270"/>
        </w:trPr>
        <w:tc>
          <w:tcPr>
            <w:tcW w:w="871" w:type="dxa"/>
            <w:tcBorders>
              <w:left w:val="single" w:sz="4" w:space="0" w:color="000000"/>
              <w:bottom w:val="single" w:sz="4" w:space="0" w:color="000000"/>
              <w:right w:val="single" w:sz="4" w:space="0" w:color="000000"/>
            </w:tcBorders>
          </w:tcPr>
          <w:p w14:paraId="5E6F88D5" w14:textId="77777777" w:rsidR="009115D2" w:rsidRDefault="009115D2" w:rsidP="00426D56">
            <w:pPr>
              <w:spacing w:before="240" w:after="240"/>
              <w:ind w:left="360"/>
              <w:jc w:val="left"/>
            </w:pPr>
            <w:r>
              <w:t>5.</w:t>
            </w:r>
          </w:p>
        </w:tc>
        <w:tc>
          <w:tcPr>
            <w:tcW w:w="3450" w:type="dxa"/>
            <w:tcBorders>
              <w:bottom w:val="single" w:sz="4" w:space="0" w:color="000000"/>
              <w:right w:val="single" w:sz="4" w:space="0" w:color="000000"/>
            </w:tcBorders>
          </w:tcPr>
          <w:p w14:paraId="77E14D49" w14:textId="77777777" w:rsidR="009115D2" w:rsidRDefault="009115D2" w:rsidP="00426D56">
            <w:pPr>
              <w:spacing w:before="240" w:after="240"/>
              <w:ind w:left="360"/>
              <w:jc w:val="left"/>
            </w:pPr>
            <w:r>
              <w:t>BSNL Office</w:t>
            </w:r>
          </w:p>
        </w:tc>
        <w:tc>
          <w:tcPr>
            <w:tcW w:w="2160" w:type="dxa"/>
            <w:tcBorders>
              <w:bottom w:val="single" w:sz="4" w:space="0" w:color="000000"/>
              <w:right w:val="single" w:sz="4" w:space="0" w:color="000000"/>
            </w:tcBorders>
          </w:tcPr>
          <w:p w14:paraId="195ED7AB" w14:textId="77777777" w:rsidR="009115D2" w:rsidRDefault="009115D2" w:rsidP="00426D56">
            <w:pPr>
              <w:spacing w:before="240" w:after="240" w:line="240" w:lineRule="auto"/>
              <w:ind w:left="260"/>
              <w:jc w:val="left"/>
            </w:pPr>
            <w:r>
              <w:t xml:space="preserve">SUB DIVISIONAL </w:t>
            </w:r>
          </w:p>
          <w:p w14:paraId="66846F32" w14:textId="77777777" w:rsidR="009115D2" w:rsidRDefault="009115D2" w:rsidP="00426D56">
            <w:pPr>
              <w:spacing w:before="240" w:after="240" w:line="240" w:lineRule="auto"/>
              <w:ind w:left="260"/>
              <w:jc w:val="left"/>
            </w:pPr>
          </w:p>
          <w:p w14:paraId="01AAB439" w14:textId="77777777" w:rsidR="009115D2" w:rsidRDefault="009115D2" w:rsidP="00426D56">
            <w:pPr>
              <w:spacing w:before="240" w:after="240" w:line="240" w:lineRule="auto"/>
              <w:ind w:left="260"/>
              <w:jc w:val="left"/>
            </w:pPr>
            <w:r>
              <w:t xml:space="preserve">OFFICER </w:t>
            </w:r>
          </w:p>
        </w:tc>
        <w:tc>
          <w:tcPr>
            <w:tcW w:w="2159" w:type="dxa"/>
            <w:tcBorders>
              <w:bottom w:val="single" w:sz="4" w:space="0" w:color="000000"/>
              <w:right w:val="single" w:sz="4" w:space="0" w:color="000000"/>
            </w:tcBorders>
          </w:tcPr>
          <w:p w14:paraId="0CD0A722" w14:textId="77777777" w:rsidR="009115D2" w:rsidRDefault="009115D2" w:rsidP="00426D56">
            <w:pPr>
              <w:spacing w:before="240" w:after="240" w:line="240" w:lineRule="auto"/>
              <w:ind w:left="260"/>
              <w:jc w:val="left"/>
            </w:pPr>
            <w:r>
              <w:t>04792448200</w:t>
            </w:r>
          </w:p>
        </w:tc>
      </w:tr>
      <w:tr w:rsidR="009115D2" w14:paraId="028F2651" w14:textId="77777777" w:rsidTr="00426D56">
        <w:trPr>
          <w:trHeight w:val="270"/>
        </w:trPr>
        <w:tc>
          <w:tcPr>
            <w:tcW w:w="871" w:type="dxa"/>
            <w:tcBorders>
              <w:left w:val="single" w:sz="4" w:space="0" w:color="000000"/>
              <w:bottom w:val="single" w:sz="4" w:space="0" w:color="000000"/>
              <w:right w:val="single" w:sz="4" w:space="0" w:color="000000"/>
            </w:tcBorders>
          </w:tcPr>
          <w:p w14:paraId="4798FA8E" w14:textId="77777777" w:rsidR="009115D2" w:rsidRDefault="009115D2" w:rsidP="00426D56">
            <w:pPr>
              <w:spacing w:before="240" w:after="240"/>
              <w:ind w:left="360"/>
              <w:jc w:val="left"/>
            </w:pPr>
            <w:r>
              <w:t>6.</w:t>
            </w:r>
          </w:p>
        </w:tc>
        <w:tc>
          <w:tcPr>
            <w:tcW w:w="3450" w:type="dxa"/>
            <w:tcBorders>
              <w:bottom w:val="single" w:sz="4" w:space="0" w:color="000000"/>
              <w:right w:val="single" w:sz="4" w:space="0" w:color="000000"/>
            </w:tcBorders>
          </w:tcPr>
          <w:p w14:paraId="52D0E82F" w14:textId="77777777" w:rsidR="009115D2" w:rsidRDefault="009115D2" w:rsidP="00426D56">
            <w:pPr>
              <w:spacing w:before="240" w:after="240"/>
              <w:ind w:left="360"/>
              <w:jc w:val="left"/>
            </w:pPr>
            <w:r>
              <w:t>Block Office</w:t>
            </w:r>
          </w:p>
        </w:tc>
        <w:tc>
          <w:tcPr>
            <w:tcW w:w="2160" w:type="dxa"/>
            <w:tcBorders>
              <w:bottom w:val="single" w:sz="4" w:space="0" w:color="000000"/>
              <w:right w:val="single" w:sz="4" w:space="0" w:color="000000"/>
            </w:tcBorders>
          </w:tcPr>
          <w:p w14:paraId="336841AB" w14:textId="77777777" w:rsidR="009115D2" w:rsidRDefault="009115D2" w:rsidP="00426D56">
            <w:pPr>
              <w:spacing w:before="240" w:after="240" w:line="240" w:lineRule="auto"/>
              <w:ind w:left="260"/>
              <w:jc w:val="left"/>
            </w:pPr>
            <w:r>
              <w:t xml:space="preserve"> SECRETARY</w:t>
            </w:r>
          </w:p>
        </w:tc>
        <w:tc>
          <w:tcPr>
            <w:tcW w:w="2159" w:type="dxa"/>
            <w:tcBorders>
              <w:bottom w:val="single" w:sz="4" w:space="0" w:color="000000"/>
              <w:right w:val="single" w:sz="4" w:space="0" w:color="000000"/>
            </w:tcBorders>
          </w:tcPr>
          <w:p w14:paraId="41AC1ADB" w14:textId="77777777" w:rsidR="009115D2" w:rsidRDefault="009115D2" w:rsidP="00426D56">
            <w:pPr>
              <w:spacing w:before="240" w:after="240" w:line="240" w:lineRule="auto"/>
              <w:ind w:left="260"/>
              <w:jc w:val="left"/>
            </w:pPr>
            <w:r>
              <w:t xml:space="preserve">8281040540 </w:t>
            </w:r>
          </w:p>
        </w:tc>
      </w:tr>
      <w:tr w:rsidR="009115D2" w14:paraId="1CBF2ABD" w14:textId="77777777" w:rsidTr="00426D56">
        <w:trPr>
          <w:trHeight w:val="270"/>
        </w:trPr>
        <w:tc>
          <w:tcPr>
            <w:tcW w:w="871" w:type="dxa"/>
            <w:tcBorders>
              <w:left w:val="single" w:sz="4" w:space="0" w:color="000000"/>
              <w:bottom w:val="single" w:sz="4" w:space="0" w:color="000000"/>
              <w:right w:val="single" w:sz="4" w:space="0" w:color="000000"/>
            </w:tcBorders>
          </w:tcPr>
          <w:p w14:paraId="48BDB456" w14:textId="77777777" w:rsidR="009115D2" w:rsidRDefault="009115D2" w:rsidP="00426D56">
            <w:pPr>
              <w:spacing w:before="240" w:after="240"/>
              <w:ind w:left="360"/>
              <w:jc w:val="left"/>
            </w:pPr>
            <w:r>
              <w:t>7.</w:t>
            </w:r>
          </w:p>
        </w:tc>
        <w:tc>
          <w:tcPr>
            <w:tcW w:w="3450" w:type="dxa"/>
            <w:tcBorders>
              <w:bottom w:val="single" w:sz="4" w:space="0" w:color="000000"/>
              <w:right w:val="single" w:sz="4" w:space="0" w:color="000000"/>
            </w:tcBorders>
          </w:tcPr>
          <w:p w14:paraId="30BC28F4" w14:textId="77777777" w:rsidR="009115D2" w:rsidRDefault="009115D2" w:rsidP="00426D56">
            <w:pPr>
              <w:spacing w:before="240" w:after="240"/>
              <w:ind w:left="360"/>
              <w:jc w:val="left"/>
            </w:pPr>
            <w:r>
              <w:t>KSEB Office</w:t>
            </w:r>
          </w:p>
        </w:tc>
        <w:tc>
          <w:tcPr>
            <w:tcW w:w="2160" w:type="dxa"/>
            <w:tcBorders>
              <w:bottom w:val="single" w:sz="4" w:space="0" w:color="000000"/>
              <w:right w:val="single" w:sz="4" w:space="0" w:color="000000"/>
            </w:tcBorders>
          </w:tcPr>
          <w:p w14:paraId="3D7BDDBA" w14:textId="77777777" w:rsidR="009115D2" w:rsidRDefault="009115D2" w:rsidP="00426D56">
            <w:pPr>
              <w:spacing w:before="240" w:after="240" w:line="240" w:lineRule="auto"/>
              <w:ind w:left="260"/>
              <w:jc w:val="left"/>
            </w:pPr>
            <w:r>
              <w:t xml:space="preserve"> </w:t>
            </w:r>
            <w:proofErr w:type="gramStart"/>
            <w:r>
              <w:t>ASST .ENGINEER</w:t>
            </w:r>
            <w:proofErr w:type="gramEnd"/>
          </w:p>
        </w:tc>
        <w:tc>
          <w:tcPr>
            <w:tcW w:w="2159" w:type="dxa"/>
            <w:tcBorders>
              <w:bottom w:val="single" w:sz="4" w:space="0" w:color="000000"/>
              <w:right w:val="single" w:sz="4" w:space="0" w:color="000000"/>
            </w:tcBorders>
          </w:tcPr>
          <w:p w14:paraId="53F5EE2E" w14:textId="77777777" w:rsidR="009115D2" w:rsidRDefault="009115D2" w:rsidP="00426D56">
            <w:pPr>
              <w:spacing w:before="240" w:after="240" w:line="240" w:lineRule="auto"/>
              <w:ind w:left="260"/>
              <w:jc w:val="left"/>
            </w:pPr>
            <w:r>
              <w:t xml:space="preserve"> 9496008624</w:t>
            </w:r>
          </w:p>
        </w:tc>
      </w:tr>
      <w:tr w:rsidR="009115D2" w14:paraId="3A05BE95" w14:textId="77777777" w:rsidTr="00426D56">
        <w:trPr>
          <w:trHeight w:val="270"/>
        </w:trPr>
        <w:tc>
          <w:tcPr>
            <w:tcW w:w="871" w:type="dxa"/>
            <w:tcBorders>
              <w:left w:val="single" w:sz="4" w:space="0" w:color="000000"/>
              <w:bottom w:val="single" w:sz="4" w:space="0" w:color="000000"/>
              <w:right w:val="single" w:sz="4" w:space="0" w:color="000000"/>
            </w:tcBorders>
          </w:tcPr>
          <w:p w14:paraId="6CD747D5" w14:textId="77777777" w:rsidR="009115D2" w:rsidRDefault="009115D2" w:rsidP="00426D56">
            <w:pPr>
              <w:spacing w:before="240" w:after="240"/>
              <w:ind w:left="360"/>
              <w:jc w:val="left"/>
            </w:pPr>
            <w:r>
              <w:t>8.</w:t>
            </w:r>
          </w:p>
        </w:tc>
        <w:tc>
          <w:tcPr>
            <w:tcW w:w="3450" w:type="dxa"/>
            <w:tcBorders>
              <w:bottom w:val="single" w:sz="4" w:space="0" w:color="000000"/>
              <w:right w:val="single" w:sz="4" w:space="0" w:color="000000"/>
            </w:tcBorders>
          </w:tcPr>
          <w:p w14:paraId="19EBB8E8" w14:textId="77777777" w:rsidR="009115D2" w:rsidRDefault="009115D2" w:rsidP="00426D56">
            <w:pPr>
              <w:spacing w:before="240" w:after="240"/>
              <w:ind w:left="360"/>
              <w:jc w:val="left"/>
            </w:pPr>
            <w:r>
              <w:t>Fisheries Office</w:t>
            </w:r>
          </w:p>
        </w:tc>
        <w:tc>
          <w:tcPr>
            <w:tcW w:w="2160" w:type="dxa"/>
            <w:tcBorders>
              <w:bottom w:val="single" w:sz="4" w:space="0" w:color="000000"/>
              <w:right w:val="single" w:sz="4" w:space="0" w:color="000000"/>
            </w:tcBorders>
          </w:tcPr>
          <w:p w14:paraId="03215FF2" w14:textId="77777777" w:rsidR="009115D2" w:rsidRDefault="009115D2" w:rsidP="00426D56">
            <w:pPr>
              <w:spacing w:before="240" w:after="240" w:line="240" w:lineRule="auto"/>
              <w:ind w:left="260"/>
              <w:jc w:val="left"/>
            </w:pPr>
            <w:r>
              <w:t xml:space="preserve"> DEPUTY DIRECTOR</w:t>
            </w:r>
          </w:p>
        </w:tc>
        <w:tc>
          <w:tcPr>
            <w:tcW w:w="2159" w:type="dxa"/>
            <w:tcBorders>
              <w:bottom w:val="single" w:sz="4" w:space="0" w:color="000000"/>
              <w:right w:val="single" w:sz="4" w:space="0" w:color="000000"/>
            </w:tcBorders>
          </w:tcPr>
          <w:p w14:paraId="326A7B37" w14:textId="77777777" w:rsidR="009115D2" w:rsidRDefault="009115D2" w:rsidP="00426D56">
            <w:pPr>
              <w:spacing w:before="240" w:after="240" w:line="240" w:lineRule="auto"/>
              <w:ind w:left="260"/>
              <w:jc w:val="left"/>
            </w:pPr>
            <w:r>
              <w:t xml:space="preserve"> 9496007028</w:t>
            </w:r>
          </w:p>
        </w:tc>
      </w:tr>
      <w:tr w:rsidR="009115D2" w14:paraId="1E64C3FF" w14:textId="77777777" w:rsidTr="00426D56">
        <w:trPr>
          <w:trHeight w:val="270"/>
        </w:trPr>
        <w:tc>
          <w:tcPr>
            <w:tcW w:w="871" w:type="dxa"/>
            <w:tcBorders>
              <w:left w:val="single" w:sz="4" w:space="0" w:color="000000"/>
              <w:bottom w:val="single" w:sz="4" w:space="0" w:color="000000"/>
              <w:right w:val="single" w:sz="4" w:space="0" w:color="000000"/>
            </w:tcBorders>
          </w:tcPr>
          <w:p w14:paraId="096D1D32" w14:textId="77777777" w:rsidR="009115D2" w:rsidRDefault="009115D2" w:rsidP="00426D56">
            <w:pPr>
              <w:spacing w:before="240" w:after="240"/>
              <w:ind w:left="360"/>
              <w:jc w:val="left"/>
            </w:pPr>
            <w:r>
              <w:t>9.</w:t>
            </w:r>
          </w:p>
        </w:tc>
        <w:tc>
          <w:tcPr>
            <w:tcW w:w="3450" w:type="dxa"/>
            <w:tcBorders>
              <w:bottom w:val="single" w:sz="4" w:space="0" w:color="000000"/>
              <w:right w:val="single" w:sz="4" w:space="0" w:color="000000"/>
            </w:tcBorders>
          </w:tcPr>
          <w:p w14:paraId="3A05AA15" w14:textId="77777777" w:rsidR="009115D2" w:rsidRDefault="009115D2" w:rsidP="00426D56">
            <w:pPr>
              <w:spacing w:before="240" w:after="240"/>
              <w:ind w:left="360"/>
              <w:jc w:val="left"/>
            </w:pPr>
            <w:r>
              <w:t xml:space="preserve">Fire and </w:t>
            </w:r>
            <w:proofErr w:type="gramStart"/>
            <w:r>
              <w:t>Rescue</w:t>
            </w:r>
            <w:proofErr w:type="gramEnd"/>
          </w:p>
        </w:tc>
        <w:tc>
          <w:tcPr>
            <w:tcW w:w="2160" w:type="dxa"/>
            <w:tcBorders>
              <w:bottom w:val="single" w:sz="4" w:space="0" w:color="000000"/>
              <w:right w:val="single" w:sz="4" w:space="0" w:color="000000"/>
            </w:tcBorders>
          </w:tcPr>
          <w:p w14:paraId="065AB3D6" w14:textId="77777777" w:rsidR="009115D2" w:rsidRDefault="009115D2" w:rsidP="00426D56">
            <w:pPr>
              <w:spacing w:before="240" w:after="240" w:line="240" w:lineRule="auto"/>
              <w:ind w:left="260"/>
              <w:jc w:val="left"/>
            </w:pPr>
            <w:r>
              <w:t xml:space="preserve"> FIRE OFFICER</w:t>
            </w:r>
          </w:p>
        </w:tc>
        <w:tc>
          <w:tcPr>
            <w:tcW w:w="2159" w:type="dxa"/>
            <w:tcBorders>
              <w:bottom w:val="single" w:sz="4" w:space="0" w:color="000000"/>
              <w:right w:val="single" w:sz="4" w:space="0" w:color="000000"/>
            </w:tcBorders>
          </w:tcPr>
          <w:p w14:paraId="60B1C1CD" w14:textId="77777777" w:rsidR="009115D2" w:rsidRDefault="009115D2" w:rsidP="00426D56">
            <w:pPr>
              <w:spacing w:before="240" w:after="240" w:line="240" w:lineRule="auto"/>
              <w:ind w:left="260"/>
              <w:jc w:val="left"/>
            </w:pPr>
            <w:r>
              <w:t xml:space="preserve"> 04792442101</w:t>
            </w:r>
          </w:p>
        </w:tc>
      </w:tr>
      <w:tr w:rsidR="009115D2" w14:paraId="77F1243E" w14:textId="77777777" w:rsidTr="00426D56">
        <w:trPr>
          <w:trHeight w:val="270"/>
        </w:trPr>
        <w:tc>
          <w:tcPr>
            <w:tcW w:w="871" w:type="dxa"/>
            <w:tcBorders>
              <w:left w:val="single" w:sz="4" w:space="0" w:color="000000"/>
              <w:bottom w:val="single" w:sz="4" w:space="0" w:color="000000"/>
              <w:right w:val="single" w:sz="4" w:space="0" w:color="000000"/>
            </w:tcBorders>
          </w:tcPr>
          <w:p w14:paraId="1ABFBE0B" w14:textId="77777777" w:rsidR="009115D2" w:rsidRDefault="009115D2" w:rsidP="00426D56">
            <w:pPr>
              <w:spacing w:before="240" w:after="240"/>
              <w:ind w:left="360"/>
              <w:jc w:val="left"/>
            </w:pPr>
            <w:r>
              <w:t>10.</w:t>
            </w:r>
          </w:p>
        </w:tc>
        <w:tc>
          <w:tcPr>
            <w:tcW w:w="3450" w:type="dxa"/>
            <w:tcBorders>
              <w:bottom w:val="single" w:sz="4" w:space="0" w:color="000000"/>
              <w:right w:val="single" w:sz="4" w:space="0" w:color="000000"/>
            </w:tcBorders>
          </w:tcPr>
          <w:p w14:paraId="48EA6C82" w14:textId="77777777" w:rsidR="009115D2" w:rsidRDefault="009115D2" w:rsidP="00426D56">
            <w:pPr>
              <w:spacing w:before="240" w:after="240"/>
              <w:ind w:left="360"/>
              <w:jc w:val="left"/>
            </w:pPr>
            <w:r>
              <w:t>Money Exchanges</w:t>
            </w:r>
          </w:p>
        </w:tc>
        <w:tc>
          <w:tcPr>
            <w:tcW w:w="2160" w:type="dxa"/>
            <w:tcBorders>
              <w:bottom w:val="single" w:sz="4" w:space="0" w:color="000000"/>
              <w:right w:val="single" w:sz="4" w:space="0" w:color="000000"/>
            </w:tcBorders>
          </w:tcPr>
          <w:p w14:paraId="6451A020" w14:textId="77777777" w:rsidR="009115D2" w:rsidRDefault="009115D2" w:rsidP="00426D56">
            <w:pPr>
              <w:spacing w:before="240" w:after="240" w:line="240" w:lineRule="auto"/>
              <w:ind w:left="260"/>
              <w:jc w:val="left"/>
            </w:pPr>
            <w:r>
              <w:t xml:space="preserve"> MANAGER (FEDERAL </w:t>
            </w:r>
            <w:proofErr w:type="gramStart"/>
            <w:r>
              <w:t>BANK )</w:t>
            </w:r>
            <w:proofErr w:type="gramEnd"/>
          </w:p>
        </w:tc>
        <w:tc>
          <w:tcPr>
            <w:tcW w:w="2159" w:type="dxa"/>
            <w:tcBorders>
              <w:bottom w:val="single" w:sz="4" w:space="0" w:color="000000"/>
              <w:right w:val="single" w:sz="4" w:space="0" w:color="000000"/>
            </w:tcBorders>
          </w:tcPr>
          <w:p w14:paraId="2A78D0DB" w14:textId="77777777" w:rsidR="009115D2" w:rsidRDefault="009115D2" w:rsidP="00426D56">
            <w:pPr>
              <w:spacing w:before="240" w:after="240" w:line="240" w:lineRule="auto"/>
              <w:ind w:left="260"/>
              <w:jc w:val="left"/>
            </w:pPr>
            <w:r>
              <w:t xml:space="preserve"> 04792442604</w:t>
            </w:r>
          </w:p>
        </w:tc>
      </w:tr>
    </w:tbl>
    <w:p w14:paraId="790851AF" w14:textId="77777777" w:rsidR="009115D2" w:rsidRDefault="009115D2" w:rsidP="009115D2">
      <w:pPr>
        <w:jc w:val="left"/>
      </w:pPr>
    </w:p>
    <w:p w14:paraId="4F32ADD2" w14:textId="77777777" w:rsidR="009115D2" w:rsidRDefault="009115D2" w:rsidP="009115D2">
      <w:pPr>
        <w:pStyle w:val="Heading3"/>
        <w:numPr>
          <w:ilvl w:val="2"/>
          <w:numId w:val="29"/>
        </w:numPr>
        <w:tabs>
          <w:tab w:val="left" w:pos="0"/>
        </w:tabs>
        <w:spacing w:before="80" w:after="200"/>
        <w:ind w:left="2160" w:right="1120" w:hanging="360"/>
        <w:jc w:val="left"/>
      </w:pPr>
      <w:bookmarkStart w:id="216" w:name="_9c4nfwch6jpe" w:colFirst="0" w:colLast="0"/>
      <w:bookmarkEnd w:id="216"/>
      <w:r>
        <w:t xml:space="preserve"> 1.4. Health Services</w:t>
      </w:r>
    </w:p>
    <w:p w14:paraId="664325E2" w14:textId="77777777" w:rsidR="009115D2" w:rsidRDefault="009115D2" w:rsidP="009115D2">
      <w:pPr>
        <w:spacing w:before="60" w:line="240" w:lineRule="auto"/>
        <w:jc w:val="left"/>
      </w:pPr>
      <w:r>
        <w:rPr>
          <w:b/>
          <w:bCs/>
        </w:rPr>
        <w:t xml:space="preserve"> </w:t>
      </w:r>
    </w:p>
    <w:tbl>
      <w:tblPr>
        <w:tblW w:w="86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1"/>
        <w:gridCol w:w="3593"/>
        <w:gridCol w:w="2301"/>
        <w:gridCol w:w="1740"/>
      </w:tblGrid>
      <w:tr w:rsidR="009115D2" w14:paraId="42AED31B" w14:textId="77777777" w:rsidTr="00426D56">
        <w:trPr>
          <w:trHeight w:val="270"/>
        </w:trPr>
        <w:tc>
          <w:tcPr>
            <w:tcW w:w="991" w:type="dxa"/>
            <w:tcBorders>
              <w:top w:val="single" w:sz="4" w:space="0" w:color="000000"/>
              <w:left w:val="single" w:sz="4" w:space="0" w:color="000000"/>
              <w:bottom w:val="single" w:sz="4" w:space="0" w:color="000000"/>
              <w:right w:val="single" w:sz="4" w:space="0" w:color="000000"/>
            </w:tcBorders>
          </w:tcPr>
          <w:p w14:paraId="39112BB7" w14:textId="77777777" w:rsidR="009115D2" w:rsidRDefault="009115D2" w:rsidP="00426D56">
            <w:pPr>
              <w:spacing w:before="240" w:after="240"/>
              <w:ind w:left="360"/>
              <w:jc w:val="left"/>
            </w:pPr>
            <w:r>
              <w:lastRenderedPageBreak/>
              <w:t>Sl. No</w:t>
            </w:r>
          </w:p>
        </w:tc>
        <w:tc>
          <w:tcPr>
            <w:tcW w:w="3593" w:type="dxa"/>
            <w:tcBorders>
              <w:top w:val="single" w:sz="4" w:space="0" w:color="000000"/>
              <w:bottom w:val="single" w:sz="4" w:space="0" w:color="000000"/>
              <w:right w:val="single" w:sz="4" w:space="0" w:color="000000"/>
            </w:tcBorders>
          </w:tcPr>
          <w:p w14:paraId="62C6D270" w14:textId="77777777" w:rsidR="009115D2" w:rsidRDefault="009115D2" w:rsidP="00426D56">
            <w:pPr>
              <w:spacing w:before="240" w:after="240"/>
              <w:ind w:left="360"/>
              <w:jc w:val="left"/>
            </w:pPr>
            <w:r>
              <w:t>Name of the hospital/institution</w:t>
            </w:r>
          </w:p>
        </w:tc>
        <w:tc>
          <w:tcPr>
            <w:tcW w:w="2301" w:type="dxa"/>
            <w:tcBorders>
              <w:top w:val="single" w:sz="4" w:space="0" w:color="000000"/>
              <w:bottom w:val="single" w:sz="4" w:space="0" w:color="000000"/>
              <w:right w:val="single" w:sz="4" w:space="0" w:color="000000"/>
            </w:tcBorders>
          </w:tcPr>
          <w:p w14:paraId="0083ED0E" w14:textId="77777777" w:rsidR="009115D2" w:rsidRDefault="009115D2" w:rsidP="00426D56">
            <w:pPr>
              <w:spacing w:before="240" w:after="240"/>
              <w:ind w:left="360"/>
              <w:jc w:val="left"/>
            </w:pPr>
            <w:r>
              <w:t>Location</w:t>
            </w:r>
          </w:p>
        </w:tc>
        <w:tc>
          <w:tcPr>
            <w:tcW w:w="1740" w:type="dxa"/>
            <w:tcBorders>
              <w:top w:val="single" w:sz="4" w:space="0" w:color="000000"/>
              <w:bottom w:val="single" w:sz="4" w:space="0" w:color="000000"/>
              <w:right w:val="single" w:sz="4" w:space="0" w:color="000000"/>
            </w:tcBorders>
          </w:tcPr>
          <w:p w14:paraId="6029E7CF" w14:textId="77777777" w:rsidR="009115D2" w:rsidRDefault="009115D2" w:rsidP="00426D56">
            <w:pPr>
              <w:spacing w:before="240" w:after="240"/>
              <w:ind w:left="360"/>
              <w:jc w:val="left"/>
            </w:pPr>
            <w:r>
              <w:t>Phone number</w:t>
            </w:r>
          </w:p>
        </w:tc>
      </w:tr>
      <w:tr w:rsidR="009115D2" w14:paraId="00CEAF67" w14:textId="77777777" w:rsidTr="00426D56">
        <w:trPr>
          <w:trHeight w:val="270"/>
        </w:trPr>
        <w:tc>
          <w:tcPr>
            <w:tcW w:w="991" w:type="dxa"/>
            <w:tcBorders>
              <w:left w:val="single" w:sz="4" w:space="0" w:color="000000"/>
              <w:bottom w:val="single" w:sz="4" w:space="0" w:color="000000"/>
              <w:right w:val="single" w:sz="4" w:space="0" w:color="000000"/>
            </w:tcBorders>
          </w:tcPr>
          <w:p w14:paraId="47E58F1F" w14:textId="77777777" w:rsidR="009115D2" w:rsidRDefault="009115D2" w:rsidP="00426D56">
            <w:pPr>
              <w:spacing w:before="240" w:after="240"/>
              <w:ind w:left="360"/>
              <w:jc w:val="left"/>
            </w:pPr>
            <w:r>
              <w:t>1.</w:t>
            </w:r>
          </w:p>
        </w:tc>
        <w:tc>
          <w:tcPr>
            <w:tcW w:w="3593" w:type="dxa"/>
            <w:tcBorders>
              <w:bottom w:val="single" w:sz="4" w:space="0" w:color="000000"/>
              <w:right w:val="single" w:sz="4" w:space="0" w:color="000000"/>
            </w:tcBorders>
          </w:tcPr>
          <w:p w14:paraId="4CB069B5" w14:textId="77777777" w:rsidR="009115D2" w:rsidRDefault="009115D2" w:rsidP="00426D56">
            <w:pPr>
              <w:spacing w:before="240" w:after="240"/>
              <w:ind w:left="360"/>
              <w:jc w:val="left"/>
            </w:pPr>
            <w:r>
              <w:t>Government hospitals/PHC</w:t>
            </w:r>
          </w:p>
        </w:tc>
        <w:tc>
          <w:tcPr>
            <w:tcW w:w="2301" w:type="dxa"/>
            <w:tcBorders>
              <w:bottom w:val="single" w:sz="4" w:space="0" w:color="000000"/>
              <w:right w:val="single" w:sz="4" w:space="0" w:color="000000"/>
            </w:tcBorders>
          </w:tcPr>
          <w:p w14:paraId="26D42F9A" w14:textId="77777777" w:rsidR="009115D2" w:rsidRDefault="009115D2" w:rsidP="00426D56">
            <w:pPr>
              <w:spacing w:before="240" w:after="240" w:line="240" w:lineRule="auto"/>
              <w:ind w:left="260"/>
              <w:jc w:val="left"/>
            </w:pPr>
            <w:r>
              <w:t xml:space="preserve"> FHC DEVIKULANGARA</w:t>
            </w:r>
          </w:p>
        </w:tc>
        <w:tc>
          <w:tcPr>
            <w:tcW w:w="1740" w:type="dxa"/>
            <w:tcBorders>
              <w:bottom w:val="single" w:sz="4" w:space="0" w:color="000000"/>
              <w:right w:val="single" w:sz="4" w:space="0" w:color="000000"/>
            </w:tcBorders>
          </w:tcPr>
          <w:p w14:paraId="35330189" w14:textId="77777777" w:rsidR="009115D2" w:rsidRDefault="009115D2" w:rsidP="00426D56">
            <w:pPr>
              <w:spacing w:before="240" w:after="240" w:line="240" w:lineRule="auto"/>
              <w:ind w:left="260"/>
              <w:jc w:val="left"/>
            </w:pPr>
            <w:r>
              <w:t xml:space="preserve">04762698686 </w:t>
            </w:r>
          </w:p>
        </w:tc>
      </w:tr>
      <w:tr w:rsidR="009115D2" w14:paraId="50EABB71" w14:textId="77777777" w:rsidTr="00426D56">
        <w:trPr>
          <w:trHeight w:val="270"/>
        </w:trPr>
        <w:tc>
          <w:tcPr>
            <w:tcW w:w="991" w:type="dxa"/>
            <w:tcBorders>
              <w:left w:val="single" w:sz="4" w:space="0" w:color="000000"/>
              <w:bottom w:val="single" w:sz="4" w:space="0" w:color="000000"/>
              <w:right w:val="single" w:sz="4" w:space="0" w:color="000000"/>
            </w:tcBorders>
          </w:tcPr>
          <w:p w14:paraId="142BB29A" w14:textId="77777777" w:rsidR="009115D2" w:rsidRDefault="009115D2" w:rsidP="00426D56">
            <w:pPr>
              <w:spacing w:before="240" w:after="240"/>
              <w:ind w:left="360"/>
              <w:jc w:val="left"/>
            </w:pPr>
            <w:r>
              <w:t xml:space="preserve">  2.</w:t>
            </w:r>
          </w:p>
        </w:tc>
        <w:tc>
          <w:tcPr>
            <w:tcW w:w="3593" w:type="dxa"/>
            <w:tcBorders>
              <w:bottom w:val="single" w:sz="4" w:space="0" w:color="000000"/>
              <w:right w:val="single" w:sz="4" w:space="0" w:color="000000"/>
            </w:tcBorders>
          </w:tcPr>
          <w:p w14:paraId="6B6F698D" w14:textId="77777777" w:rsidR="009115D2" w:rsidRDefault="009115D2" w:rsidP="00426D56">
            <w:pPr>
              <w:spacing w:before="240" w:after="240"/>
              <w:ind w:left="360"/>
              <w:jc w:val="left"/>
            </w:pPr>
            <w:r>
              <w:t>Private hospitals</w:t>
            </w:r>
          </w:p>
        </w:tc>
        <w:tc>
          <w:tcPr>
            <w:tcW w:w="2301" w:type="dxa"/>
            <w:tcBorders>
              <w:bottom w:val="single" w:sz="4" w:space="0" w:color="000000"/>
              <w:right w:val="single" w:sz="4" w:space="0" w:color="000000"/>
            </w:tcBorders>
          </w:tcPr>
          <w:p w14:paraId="2C3146FD" w14:textId="77777777" w:rsidR="009115D2" w:rsidRDefault="009115D2" w:rsidP="00426D56">
            <w:pPr>
              <w:spacing w:before="240" w:after="240" w:line="240" w:lineRule="auto"/>
              <w:ind w:left="260"/>
              <w:jc w:val="left"/>
            </w:pPr>
            <w:r>
              <w:t xml:space="preserve"> VADAKKE ANJILIMOOD </w:t>
            </w:r>
          </w:p>
        </w:tc>
        <w:tc>
          <w:tcPr>
            <w:tcW w:w="1740" w:type="dxa"/>
            <w:tcBorders>
              <w:bottom w:val="single" w:sz="4" w:space="0" w:color="000000"/>
              <w:right w:val="single" w:sz="4" w:space="0" w:color="000000"/>
            </w:tcBorders>
          </w:tcPr>
          <w:p w14:paraId="797D2469" w14:textId="77777777" w:rsidR="009115D2" w:rsidRDefault="009115D2" w:rsidP="00426D56">
            <w:pPr>
              <w:spacing w:before="240" w:after="240" w:line="240" w:lineRule="auto"/>
              <w:ind w:left="260"/>
              <w:jc w:val="left"/>
            </w:pPr>
            <w:r>
              <w:t xml:space="preserve"> 9747512277 </w:t>
            </w:r>
          </w:p>
        </w:tc>
      </w:tr>
      <w:tr w:rsidR="009115D2" w14:paraId="05CB4882" w14:textId="77777777" w:rsidTr="00426D56">
        <w:trPr>
          <w:trHeight w:val="270"/>
        </w:trPr>
        <w:tc>
          <w:tcPr>
            <w:tcW w:w="991" w:type="dxa"/>
            <w:tcBorders>
              <w:left w:val="single" w:sz="4" w:space="0" w:color="000000"/>
              <w:bottom w:val="single" w:sz="4" w:space="0" w:color="000000"/>
              <w:right w:val="single" w:sz="4" w:space="0" w:color="000000"/>
            </w:tcBorders>
          </w:tcPr>
          <w:p w14:paraId="5825BC16" w14:textId="77777777" w:rsidR="009115D2" w:rsidRDefault="009115D2" w:rsidP="00426D56">
            <w:pPr>
              <w:spacing w:before="240" w:after="240"/>
              <w:ind w:left="360"/>
              <w:jc w:val="left"/>
            </w:pPr>
            <w:r>
              <w:t>3.</w:t>
            </w:r>
          </w:p>
        </w:tc>
        <w:tc>
          <w:tcPr>
            <w:tcW w:w="3593" w:type="dxa"/>
            <w:tcBorders>
              <w:bottom w:val="single" w:sz="4" w:space="0" w:color="000000"/>
              <w:right w:val="single" w:sz="4" w:space="0" w:color="000000"/>
            </w:tcBorders>
          </w:tcPr>
          <w:p w14:paraId="3AAD7042" w14:textId="77777777" w:rsidR="009115D2" w:rsidRDefault="009115D2" w:rsidP="00426D56">
            <w:pPr>
              <w:spacing w:before="240" w:after="240"/>
              <w:ind w:left="360"/>
              <w:jc w:val="left"/>
            </w:pPr>
            <w:r>
              <w:t>Clinical laboratories</w:t>
            </w:r>
          </w:p>
        </w:tc>
        <w:tc>
          <w:tcPr>
            <w:tcW w:w="2301" w:type="dxa"/>
            <w:tcBorders>
              <w:bottom w:val="single" w:sz="4" w:space="0" w:color="000000"/>
              <w:right w:val="single" w:sz="4" w:space="0" w:color="000000"/>
            </w:tcBorders>
          </w:tcPr>
          <w:p w14:paraId="2AB86CC5" w14:textId="77777777" w:rsidR="009115D2" w:rsidRDefault="009115D2" w:rsidP="00426D56">
            <w:pPr>
              <w:spacing w:before="240" w:after="240" w:line="240" w:lineRule="auto"/>
              <w:ind w:left="260"/>
              <w:jc w:val="left"/>
            </w:pPr>
            <w:r>
              <w:t xml:space="preserve"> </w:t>
            </w:r>
          </w:p>
        </w:tc>
        <w:tc>
          <w:tcPr>
            <w:tcW w:w="1740" w:type="dxa"/>
            <w:tcBorders>
              <w:bottom w:val="single" w:sz="4" w:space="0" w:color="000000"/>
              <w:right w:val="single" w:sz="4" w:space="0" w:color="000000"/>
            </w:tcBorders>
          </w:tcPr>
          <w:p w14:paraId="00317E6A" w14:textId="77777777" w:rsidR="009115D2" w:rsidRDefault="009115D2" w:rsidP="00426D56">
            <w:pPr>
              <w:spacing w:before="240" w:after="240" w:line="240" w:lineRule="auto"/>
              <w:ind w:left="260"/>
              <w:jc w:val="left"/>
            </w:pPr>
            <w:r>
              <w:t xml:space="preserve"> </w:t>
            </w:r>
          </w:p>
        </w:tc>
      </w:tr>
      <w:tr w:rsidR="009115D2" w14:paraId="7C75DFD8" w14:textId="77777777" w:rsidTr="00426D56">
        <w:trPr>
          <w:trHeight w:val="270"/>
        </w:trPr>
        <w:tc>
          <w:tcPr>
            <w:tcW w:w="991" w:type="dxa"/>
            <w:tcBorders>
              <w:left w:val="single" w:sz="4" w:space="0" w:color="000000"/>
              <w:bottom w:val="single" w:sz="4" w:space="0" w:color="000000"/>
              <w:right w:val="single" w:sz="4" w:space="0" w:color="000000"/>
            </w:tcBorders>
          </w:tcPr>
          <w:p w14:paraId="62A945D8" w14:textId="77777777" w:rsidR="009115D2" w:rsidRDefault="009115D2" w:rsidP="00426D56">
            <w:pPr>
              <w:spacing w:before="240" w:after="240"/>
              <w:ind w:left="360"/>
              <w:jc w:val="left"/>
            </w:pPr>
            <w:r>
              <w:t>4.</w:t>
            </w:r>
          </w:p>
        </w:tc>
        <w:tc>
          <w:tcPr>
            <w:tcW w:w="3593" w:type="dxa"/>
            <w:tcBorders>
              <w:bottom w:val="single" w:sz="4" w:space="0" w:color="000000"/>
              <w:right w:val="single" w:sz="4" w:space="0" w:color="000000"/>
            </w:tcBorders>
          </w:tcPr>
          <w:p w14:paraId="12E95489" w14:textId="77777777" w:rsidR="009115D2" w:rsidRDefault="009115D2" w:rsidP="00426D56">
            <w:pPr>
              <w:spacing w:before="240" w:after="240"/>
              <w:ind w:left="360"/>
              <w:jc w:val="left"/>
            </w:pPr>
            <w:r>
              <w:t>Chemist/pharmacy</w:t>
            </w:r>
          </w:p>
        </w:tc>
        <w:tc>
          <w:tcPr>
            <w:tcW w:w="2301" w:type="dxa"/>
            <w:tcBorders>
              <w:bottom w:val="single" w:sz="4" w:space="0" w:color="000000"/>
              <w:right w:val="single" w:sz="4" w:space="0" w:color="000000"/>
            </w:tcBorders>
          </w:tcPr>
          <w:p w14:paraId="1C5CD008" w14:textId="77777777" w:rsidR="009115D2" w:rsidRDefault="009115D2" w:rsidP="00426D56">
            <w:pPr>
              <w:spacing w:before="240" w:after="240" w:line="240" w:lineRule="auto"/>
              <w:ind w:left="260"/>
              <w:jc w:val="left"/>
            </w:pPr>
            <w:r>
              <w:t xml:space="preserve"> </w:t>
            </w:r>
          </w:p>
        </w:tc>
        <w:tc>
          <w:tcPr>
            <w:tcW w:w="1740" w:type="dxa"/>
            <w:tcBorders>
              <w:bottom w:val="single" w:sz="4" w:space="0" w:color="000000"/>
              <w:right w:val="single" w:sz="4" w:space="0" w:color="000000"/>
            </w:tcBorders>
          </w:tcPr>
          <w:p w14:paraId="2FA58897" w14:textId="77777777" w:rsidR="009115D2" w:rsidRDefault="009115D2" w:rsidP="00426D56">
            <w:pPr>
              <w:spacing w:before="240" w:after="240" w:line="240" w:lineRule="auto"/>
              <w:ind w:left="260"/>
              <w:jc w:val="left"/>
            </w:pPr>
            <w:r>
              <w:t xml:space="preserve"> </w:t>
            </w:r>
          </w:p>
        </w:tc>
      </w:tr>
      <w:tr w:rsidR="009115D2" w14:paraId="30C79D5A" w14:textId="77777777" w:rsidTr="00426D56">
        <w:trPr>
          <w:trHeight w:val="270"/>
        </w:trPr>
        <w:tc>
          <w:tcPr>
            <w:tcW w:w="991" w:type="dxa"/>
            <w:tcBorders>
              <w:left w:val="single" w:sz="4" w:space="0" w:color="000000"/>
              <w:bottom w:val="single" w:sz="4" w:space="0" w:color="000000"/>
              <w:right w:val="single" w:sz="4" w:space="0" w:color="000000"/>
            </w:tcBorders>
          </w:tcPr>
          <w:p w14:paraId="51195D40" w14:textId="77777777" w:rsidR="009115D2" w:rsidRDefault="009115D2" w:rsidP="00426D56">
            <w:pPr>
              <w:spacing w:before="240" w:after="240"/>
              <w:ind w:left="360"/>
              <w:jc w:val="left"/>
            </w:pPr>
            <w:r>
              <w:t>5.</w:t>
            </w:r>
          </w:p>
        </w:tc>
        <w:tc>
          <w:tcPr>
            <w:tcW w:w="3593" w:type="dxa"/>
            <w:tcBorders>
              <w:bottom w:val="single" w:sz="4" w:space="0" w:color="000000"/>
              <w:right w:val="single" w:sz="4" w:space="0" w:color="000000"/>
            </w:tcBorders>
          </w:tcPr>
          <w:p w14:paraId="551B3CC9" w14:textId="77777777" w:rsidR="009115D2" w:rsidRDefault="009115D2" w:rsidP="00426D56">
            <w:pPr>
              <w:spacing w:before="240" w:after="240"/>
              <w:ind w:left="360"/>
              <w:jc w:val="left"/>
            </w:pPr>
            <w:r>
              <w:t>Blood donors</w:t>
            </w:r>
          </w:p>
        </w:tc>
        <w:tc>
          <w:tcPr>
            <w:tcW w:w="2301" w:type="dxa"/>
            <w:tcBorders>
              <w:bottom w:val="single" w:sz="4" w:space="0" w:color="000000"/>
              <w:right w:val="single" w:sz="4" w:space="0" w:color="000000"/>
            </w:tcBorders>
          </w:tcPr>
          <w:p w14:paraId="10F7D160" w14:textId="77777777" w:rsidR="009115D2" w:rsidRDefault="009115D2" w:rsidP="00426D56">
            <w:pPr>
              <w:spacing w:before="240" w:after="240" w:line="240" w:lineRule="auto"/>
              <w:ind w:left="260"/>
              <w:jc w:val="left"/>
            </w:pPr>
            <w:r>
              <w:t xml:space="preserve"> THE MODERN SPORTS &amp;ARTS CLUB </w:t>
            </w:r>
          </w:p>
        </w:tc>
        <w:tc>
          <w:tcPr>
            <w:tcW w:w="1740" w:type="dxa"/>
            <w:tcBorders>
              <w:bottom w:val="single" w:sz="4" w:space="0" w:color="000000"/>
              <w:right w:val="single" w:sz="4" w:space="0" w:color="000000"/>
            </w:tcBorders>
          </w:tcPr>
          <w:p w14:paraId="0E280800" w14:textId="77777777" w:rsidR="009115D2" w:rsidRDefault="009115D2" w:rsidP="00426D56">
            <w:pPr>
              <w:spacing w:before="240" w:after="240" w:line="240" w:lineRule="auto"/>
              <w:jc w:val="left"/>
            </w:pPr>
            <w:r>
              <w:t xml:space="preserve"> 9947797190</w:t>
            </w:r>
          </w:p>
        </w:tc>
      </w:tr>
      <w:tr w:rsidR="009115D2" w14:paraId="27AB7B2B" w14:textId="77777777" w:rsidTr="00426D56">
        <w:trPr>
          <w:trHeight w:val="1050"/>
        </w:trPr>
        <w:tc>
          <w:tcPr>
            <w:tcW w:w="991" w:type="dxa"/>
            <w:tcBorders>
              <w:left w:val="single" w:sz="4" w:space="0" w:color="000000"/>
              <w:bottom w:val="single" w:sz="4" w:space="0" w:color="000000"/>
              <w:right w:val="single" w:sz="4" w:space="0" w:color="000000"/>
            </w:tcBorders>
          </w:tcPr>
          <w:p w14:paraId="74EC45C2" w14:textId="77777777" w:rsidR="009115D2" w:rsidRDefault="009115D2" w:rsidP="00426D56">
            <w:pPr>
              <w:spacing w:before="240" w:after="240" w:line="288" w:lineRule="auto"/>
              <w:ind w:left="360"/>
              <w:jc w:val="left"/>
            </w:pPr>
            <w:r>
              <w:t>6.</w:t>
            </w:r>
          </w:p>
        </w:tc>
        <w:tc>
          <w:tcPr>
            <w:tcW w:w="3593" w:type="dxa"/>
            <w:tcBorders>
              <w:bottom w:val="single" w:sz="4" w:space="0" w:color="000000"/>
              <w:right w:val="single" w:sz="4" w:space="0" w:color="000000"/>
            </w:tcBorders>
          </w:tcPr>
          <w:p w14:paraId="273D08EE" w14:textId="77777777" w:rsidR="009115D2" w:rsidRDefault="009115D2" w:rsidP="00426D56">
            <w:pPr>
              <w:spacing w:before="240" w:after="240" w:line="288" w:lineRule="auto"/>
              <w:ind w:left="360"/>
              <w:jc w:val="left"/>
            </w:pPr>
            <w:r>
              <w:t>Other language experts (Bihari, Hindi, Bengali,</w:t>
            </w:r>
          </w:p>
          <w:p w14:paraId="6B8C6A33" w14:textId="77777777" w:rsidR="009115D2" w:rsidRDefault="009115D2" w:rsidP="00426D56">
            <w:pPr>
              <w:spacing w:before="240" w:after="240" w:line="278" w:lineRule="auto"/>
              <w:ind w:left="360"/>
              <w:jc w:val="left"/>
            </w:pPr>
            <w:proofErr w:type="spellStart"/>
            <w:r>
              <w:t>Asamees</w:t>
            </w:r>
            <w:proofErr w:type="spellEnd"/>
            <w:r>
              <w:t xml:space="preserve"> ………)</w:t>
            </w:r>
          </w:p>
        </w:tc>
        <w:tc>
          <w:tcPr>
            <w:tcW w:w="2301" w:type="dxa"/>
            <w:tcBorders>
              <w:bottom w:val="single" w:sz="4" w:space="0" w:color="000000"/>
              <w:right w:val="single" w:sz="4" w:space="0" w:color="000000"/>
            </w:tcBorders>
          </w:tcPr>
          <w:p w14:paraId="04D31B45" w14:textId="77777777" w:rsidR="009115D2" w:rsidRDefault="009115D2" w:rsidP="00426D56">
            <w:pPr>
              <w:spacing w:before="240" w:after="240" w:line="240" w:lineRule="auto"/>
              <w:ind w:left="260"/>
              <w:jc w:val="left"/>
            </w:pPr>
            <w:r>
              <w:t xml:space="preserve"> PUTHUPALLY VADAKKU </w:t>
            </w:r>
          </w:p>
        </w:tc>
        <w:tc>
          <w:tcPr>
            <w:tcW w:w="1740" w:type="dxa"/>
            <w:tcBorders>
              <w:bottom w:val="single" w:sz="4" w:space="0" w:color="000000"/>
              <w:right w:val="single" w:sz="4" w:space="0" w:color="000000"/>
            </w:tcBorders>
          </w:tcPr>
          <w:p w14:paraId="31C9D98B" w14:textId="77777777" w:rsidR="009115D2" w:rsidRDefault="009115D2" w:rsidP="00426D56">
            <w:pPr>
              <w:spacing w:before="240" w:after="240" w:line="240" w:lineRule="auto"/>
              <w:ind w:left="260"/>
              <w:jc w:val="left"/>
            </w:pPr>
            <w:r>
              <w:t xml:space="preserve">9497342834 </w:t>
            </w:r>
          </w:p>
        </w:tc>
      </w:tr>
    </w:tbl>
    <w:p w14:paraId="78A0FA02" w14:textId="77777777" w:rsidR="009115D2" w:rsidRDefault="009115D2" w:rsidP="009115D2">
      <w:pPr>
        <w:spacing w:after="240" w:line="240" w:lineRule="auto"/>
        <w:jc w:val="left"/>
      </w:pPr>
      <w:r>
        <w:rPr>
          <w:b/>
          <w:bCs/>
        </w:rPr>
        <w:t xml:space="preserve"> </w:t>
      </w:r>
    </w:p>
    <w:p w14:paraId="52A41350" w14:textId="77777777" w:rsidR="009115D2" w:rsidRDefault="009115D2" w:rsidP="009115D2">
      <w:pPr>
        <w:pStyle w:val="Heading3"/>
        <w:numPr>
          <w:ilvl w:val="2"/>
          <w:numId w:val="29"/>
        </w:numPr>
        <w:tabs>
          <w:tab w:val="left" w:pos="0"/>
        </w:tabs>
        <w:spacing w:before="0" w:after="200"/>
        <w:ind w:left="2160" w:right="1120" w:hanging="360"/>
        <w:jc w:val="left"/>
      </w:pPr>
      <w:bookmarkStart w:id="217" w:name="_i1a5ny5mm3bn" w:colFirst="0" w:colLast="0"/>
      <w:bookmarkEnd w:id="217"/>
      <w:r>
        <w:t>1.5. Veterinary Services</w:t>
      </w:r>
    </w:p>
    <w:p w14:paraId="7B85D62D" w14:textId="77777777" w:rsidR="009115D2" w:rsidRDefault="009115D2" w:rsidP="009115D2">
      <w:pPr>
        <w:spacing w:before="60" w:after="240" w:line="240" w:lineRule="auto"/>
        <w:jc w:val="left"/>
      </w:pPr>
      <w:r>
        <w:rPr>
          <w:b/>
          <w:bCs/>
        </w:rPr>
        <w:t xml:space="preserve">   </w:t>
      </w:r>
    </w:p>
    <w:tbl>
      <w:tblPr>
        <w:tblW w:w="89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6"/>
        <w:gridCol w:w="2353"/>
        <w:gridCol w:w="1966"/>
        <w:gridCol w:w="1725"/>
        <w:gridCol w:w="2100"/>
      </w:tblGrid>
      <w:tr w:rsidR="009115D2" w14:paraId="56631EE3" w14:textId="77777777" w:rsidTr="00426D56">
        <w:trPr>
          <w:trHeight w:val="780"/>
        </w:trPr>
        <w:tc>
          <w:tcPr>
            <w:tcW w:w="795" w:type="dxa"/>
            <w:tcBorders>
              <w:top w:val="single" w:sz="4" w:space="0" w:color="000000"/>
              <w:left w:val="single" w:sz="4" w:space="0" w:color="000000"/>
              <w:bottom w:val="single" w:sz="4" w:space="0" w:color="000000"/>
              <w:right w:val="single" w:sz="4" w:space="0" w:color="000000"/>
            </w:tcBorders>
          </w:tcPr>
          <w:p w14:paraId="58766EB0" w14:textId="77777777" w:rsidR="009115D2" w:rsidRDefault="009115D2" w:rsidP="00426D56">
            <w:pPr>
              <w:spacing w:before="240" w:after="240" w:line="288" w:lineRule="auto"/>
              <w:ind w:left="420"/>
              <w:jc w:val="left"/>
            </w:pPr>
            <w:proofErr w:type="spellStart"/>
            <w:proofErr w:type="gramStart"/>
            <w:r>
              <w:t>Sl.No</w:t>
            </w:r>
            <w:proofErr w:type="spellEnd"/>
            <w:proofErr w:type="gramEnd"/>
          </w:p>
        </w:tc>
        <w:tc>
          <w:tcPr>
            <w:tcW w:w="2353" w:type="dxa"/>
            <w:tcBorders>
              <w:top w:val="single" w:sz="4" w:space="0" w:color="000000"/>
              <w:bottom w:val="single" w:sz="4" w:space="0" w:color="000000"/>
              <w:right w:val="single" w:sz="4" w:space="0" w:color="000000"/>
            </w:tcBorders>
          </w:tcPr>
          <w:p w14:paraId="528136F8" w14:textId="77777777" w:rsidR="009115D2" w:rsidRDefault="009115D2" w:rsidP="00426D56">
            <w:pPr>
              <w:spacing w:before="240" w:after="240" w:line="288" w:lineRule="auto"/>
              <w:jc w:val="left"/>
            </w:pPr>
            <w:r>
              <w:t xml:space="preserve">     </w:t>
            </w:r>
          </w:p>
          <w:p w14:paraId="4226AA8D" w14:textId="77777777" w:rsidR="009115D2" w:rsidRDefault="009115D2" w:rsidP="00426D56">
            <w:pPr>
              <w:spacing w:before="240" w:after="240" w:line="288" w:lineRule="auto"/>
              <w:jc w:val="left"/>
            </w:pPr>
            <w:r>
              <w:t xml:space="preserve">     Name of the Clinic</w:t>
            </w:r>
          </w:p>
        </w:tc>
        <w:tc>
          <w:tcPr>
            <w:tcW w:w="1966" w:type="dxa"/>
            <w:tcBorders>
              <w:top w:val="single" w:sz="4" w:space="0" w:color="000000"/>
              <w:bottom w:val="single" w:sz="4" w:space="0" w:color="000000"/>
              <w:right w:val="single" w:sz="4" w:space="0" w:color="000000"/>
            </w:tcBorders>
          </w:tcPr>
          <w:p w14:paraId="6069B09F" w14:textId="77777777" w:rsidR="009115D2" w:rsidRDefault="009115D2" w:rsidP="00426D56">
            <w:pPr>
              <w:spacing w:line="288" w:lineRule="auto"/>
              <w:ind w:left="260"/>
              <w:jc w:val="center"/>
            </w:pPr>
          </w:p>
          <w:p w14:paraId="51A9B5F4" w14:textId="77777777" w:rsidR="009115D2" w:rsidRDefault="009115D2" w:rsidP="00426D56">
            <w:pPr>
              <w:spacing w:line="288" w:lineRule="auto"/>
              <w:ind w:left="260"/>
              <w:jc w:val="left"/>
            </w:pPr>
            <w:r>
              <w:t xml:space="preserve"> Name of the</w:t>
            </w:r>
          </w:p>
          <w:p w14:paraId="76B62495" w14:textId="77777777" w:rsidR="009115D2" w:rsidRDefault="009115D2" w:rsidP="00426D56">
            <w:pPr>
              <w:spacing w:before="240" w:after="240"/>
              <w:ind w:left="260"/>
              <w:jc w:val="center"/>
            </w:pPr>
            <w:r>
              <w:t>Surgeon/Doctor</w:t>
            </w:r>
          </w:p>
        </w:tc>
        <w:tc>
          <w:tcPr>
            <w:tcW w:w="1725" w:type="dxa"/>
            <w:tcBorders>
              <w:top w:val="single" w:sz="4" w:space="0" w:color="000000"/>
              <w:bottom w:val="single" w:sz="4" w:space="0" w:color="000000"/>
              <w:right w:val="single" w:sz="4" w:space="0" w:color="000000"/>
            </w:tcBorders>
          </w:tcPr>
          <w:p w14:paraId="44A66B41" w14:textId="77777777" w:rsidR="009115D2" w:rsidRDefault="009115D2" w:rsidP="00426D56">
            <w:pPr>
              <w:spacing w:before="240" w:after="240" w:line="288" w:lineRule="auto"/>
              <w:jc w:val="left"/>
            </w:pPr>
            <w:r>
              <w:t xml:space="preserve">  Place/</w:t>
            </w:r>
          </w:p>
          <w:p w14:paraId="3F6D71A8" w14:textId="77777777" w:rsidR="009115D2" w:rsidRDefault="009115D2" w:rsidP="00426D56">
            <w:pPr>
              <w:spacing w:before="240" w:after="240" w:line="288" w:lineRule="auto"/>
              <w:jc w:val="left"/>
            </w:pPr>
            <w:r>
              <w:t xml:space="preserve">  location</w:t>
            </w:r>
          </w:p>
        </w:tc>
        <w:tc>
          <w:tcPr>
            <w:tcW w:w="2100" w:type="dxa"/>
            <w:tcBorders>
              <w:top w:val="single" w:sz="4" w:space="0" w:color="000000"/>
              <w:bottom w:val="single" w:sz="4" w:space="0" w:color="000000"/>
              <w:right w:val="single" w:sz="4" w:space="0" w:color="000000"/>
            </w:tcBorders>
          </w:tcPr>
          <w:p w14:paraId="64AE1A16" w14:textId="77777777" w:rsidR="009115D2" w:rsidRDefault="009115D2" w:rsidP="00426D56">
            <w:pPr>
              <w:spacing w:before="240" w:after="240" w:line="288" w:lineRule="auto"/>
              <w:ind w:left="360"/>
              <w:jc w:val="left"/>
            </w:pPr>
            <w:r>
              <w:t>Phone</w:t>
            </w:r>
          </w:p>
          <w:p w14:paraId="062BB8F4" w14:textId="77777777" w:rsidR="009115D2" w:rsidRDefault="009115D2" w:rsidP="00426D56">
            <w:pPr>
              <w:spacing w:before="240" w:after="240"/>
              <w:ind w:left="360"/>
              <w:jc w:val="left"/>
            </w:pPr>
            <w:r>
              <w:t>number</w:t>
            </w:r>
          </w:p>
        </w:tc>
      </w:tr>
      <w:tr w:rsidR="009115D2" w14:paraId="6FEF03E4" w14:textId="77777777" w:rsidTr="00426D56">
        <w:trPr>
          <w:trHeight w:val="270"/>
        </w:trPr>
        <w:tc>
          <w:tcPr>
            <w:tcW w:w="795" w:type="dxa"/>
            <w:tcBorders>
              <w:left w:val="single" w:sz="4" w:space="0" w:color="000000"/>
              <w:bottom w:val="single" w:sz="4" w:space="0" w:color="000000"/>
              <w:right w:val="single" w:sz="4" w:space="0" w:color="000000"/>
            </w:tcBorders>
          </w:tcPr>
          <w:p w14:paraId="33A4D7C9" w14:textId="77777777" w:rsidR="009115D2" w:rsidRDefault="009115D2" w:rsidP="00426D56">
            <w:pPr>
              <w:spacing w:before="240" w:after="240"/>
              <w:ind w:left="360"/>
              <w:jc w:val="left"/>
            </w:pPr>
            <w:r>
              <w:lastRenderedPageBreak/>
              <w:t>1</w:t>
            </w:r>
          </w:p>
        </w:tc>
        <w:tc>
          <w:tcPr>
            <w:tcW w:w="2353" w:type="dxa"/>
            <w:tcBorders>
              <w:bottom w:val="single" w:sz="4" w:space="0" w:color="000000"/>
              <w:right w:val="single" w:sz="4" w:space="0" w:color="000000"/>
            </w:tcBorders>
          </w:tcPr>
          <w:p w14:paraId="55F71462" w14:textId="77777777" w:rsidR="009115D2" w:rsidRDefault="009115D2" w:rsidP="00426D56">
            <w:pPr>
              <w:spacing w:before="240" w:after="240" w:line="240" w:lineRule="auto"/>
              <w:ind w:left="260"/>
              <w:jc w:val="left"/>
            </w:pPr>
            <w:r>
              <w:t xml:space="preserve"> VETERINARY DISPENSARY</w:t>
            </w:r>
          </w:p>
        </w:tc>
        <w:tc>
          <w:tcPr>
            <w:tcW w:w="1966" w:type="dxa"/>
            <w:tcBorders>
              <w:bottom w:val="single" w:sz="4" w:space="0" w:color="000000"/>
              <w:right w:val="single" w:sz="4" w:space="0" w:color="000000"/>
            </w:tcBorders>
          </w:tcPr>
          <w:p w14:paraId="02D5CFB1" w14:textId="77777777" w:rsidR="009115D2" w:rsidRDefault="009115D2" w:rsidP="00426D56">
            <w:pPr>
              <w:spacing w:before="240" w:after="240" w:line="240" w:lineRule="auto"/>
              <w:ind w:left="260"/>
              <w:jc w:val="left"/>
            </w:pPr>
            <w:r>
              <w:t xml:space="preserve"> GINCY GEORGE</w:t>
            </w:r>
          </w:p>
        </w:tc>
        <w:tc>
          <w:tcPr>
            <w:tcW w:w="1725" w:type="dxa"/>
            <w:tcBorders>
              <w:bottom w:val="single" w:sz="4" w:space="0" w:color="000000"/>
              <w:right w:val="single" w:sz="4" w:space="0" w:color="000000"/>
            </w:tcBorders>
          </w:tcPr>
          <w:p w14:paraId="5F8D75D7" w14:textId="77777777" w:rsidR="009115D2" w:rsidRDefault="009115D2" w:rsidP="00426D56">
            <w:pPr>
              <w:spacing w:before="240" w:after="240" w:line="240" w:lineRule="auto"/>
              <w:ind w:left="260"/>
              <w:jc w:val="left"/>
            </w:pPr>
            <w:r>
              <w:t xml:space="preserve"> VADAKKE ANJILIMOOD </w:t>
            </w:r>
          </w:p>
        </w:tc>
        <w:tc>
          <w:tcPr>
            <w:tcW w:w="2100" w:type="dxa"/>
            <w:tcBorders>
              <w:bottom w:val="single" w:sz="4" w:space="0" w:color="000000"/>
              <w:right w:val="single" w:sz="4" w:space="0" w:color="000000"/>
            </w:tcBorders>
          </w:tcPr>
          <w:p w14:paraId="50EEB051" w14:textId="77777777" w:rsidR="009115D2" w:rsidRDefault="009115D2" w:rsidP="00426D56">
            <w:pPr>
              <w:spacing w:before="240" w:after="240" w:line="240" w:lineRule="auto"/>
              <w:ind w:left="260"/>
              <w:jc w:val="left"/>
            </w:pPr>
            <w:r>
              <w:t xml:space="preserve"> 94461990527</w:t>
            </w:r>
          </w:p>
        </w:tc>
      </w:tr>
      <w:tr w:rsidR="009115D2" w14:paraId="563F9EC3" w14:textId="77777777" w:rsidTr="00426D56">
        <w:trPr>
          <w:trHeight w:val="270"/>
        </w:trPr>
        <w:tc>
          <w:tcPr>
            <w:tcW w:w="795" w:type="dxa"/>
            <w:tcBorders>
              <w:left w:val="single" w:sz="4" w:space="0" w:color="000000"/>
              <w:bottom w:val="single" w:sz="4" w:space="0" w:color="000000"/>
              <w:right w:val="single" w:sz="4" w:space="0" w:color="000000"/>
            </w:tcBorders>
          </w:tcPr>
          <w:p w14:paraId="3F753452" w14:textId="77777777" w:rsidR="009115D2" w:rsidRDefault="009115D2" w:rsidP="00426D56">
            <w:pPr>
              <w:spacing w:before="240" w:after="240"/>
              <w:ind w:left="360"/>
              <w:jc w:val="left"/>
            </w:pPr>
            <w:r>
              <w:t>2</w:t>
            </w:r>
          </w:p>
        </w:tc>
        <w:tc>
          <w:tcPr>
            <w:tcW w:w="2353" w:type="dxa"/>
            <w:tcBorders>
              <w:bottom w:val="single" w:sz="4" w:space="0" w:color="000000"/>
              <w:right w:val="single" w:sz="4" w:space="0" w:color="000000"/>
            </w:tcBorders>
          </w:tcPr>
          <w:p w14:paraId="0E64F640" w14:textId="77777777" w:rsidR="009115D2" w:rsidRDefault="009115D2" w:rsidP="00426D56">
            <w:pPr>
              <w:spacing w:before="240" w:after="240" w:line="240" w:lineRule="auto"/>
              <w:ind w:left="260"/>
              <w:jc w:val="left"/>
            </w:pPr>
            <w:r>
              <w:t xml:space="preserve"> VETERINARY SUB CENTRE</w:t>
            </w:r>
          </w:p>
        </w:tc>
        <w:tc>
          <w:tcPr>
            <w:tcW w:w="1966" w:type="dxa"/>
            <w:tcBorders>
              <w:bottom w:val="single" w:sz="4" w:space="0" w:color="000000"/>
              <w:right w:val="single" w:sz="4" w:space="0" w:color="000000"/>
            </w:tcBorders>
          </w:tcPr>
          <w:p w14:paraId="52479B2A" w14:textId="77777777" w:rsidR="009115D2" w:rsidRDefault="009115D2" w:rsidP="00426D56">
            <w:pPr>
              <w:spacing w:before="240" w:after="240" w:line="240" w:lineRule="auto"/>
              <w:ind w:left="260"/>
              <w:jc w:val="left"/>
            </w:pPr>
            <w:r>
              <w:t xml:space="preserve"> GINCY GEORGE</w:t>
            </w:r>
          </w:p>
        </w:tc>
        <w:tc>
          <w:tcPr>
            <w:tcW w:w="1725" w:type="dxa"/>
            <w:tcBorders>
              <w:bottom w:val="single" w:sz="4" w:space="0" w:color="000000"/>
              <w:right w:val="single" w:sz="4" w:space="0" w:color="000000"/>
            </w:tcBorders>
          </w:tcPr>
          <w:p w14:paraId="201870A7" w14:textId="77777777" w:rsidR="009115D2" w:rsidRDefault="009115D2" w:rsidP="00426D56">
            <w:pPr>
              <w:spacing w:before="240" w:after="240" w:line="240" w:lineRule="auto"/>
              <w:jc w:val="left"/>
            </w:pPr>
            <w:r>
              <w:t xml:space="preserve"> GOVINDAMUTTOM</w:t>
            </w:r>
          </w:p>
        </w:tc>
        <w:tc>
          <w:tcPr>
            <w:tcW w:w="2100" w:type="dxa"/>
            <w:tcBorders>
              <w:bottom w:val="single" w:sz="4" w:space="0" w:color="000000"/>
              <w:right w:val="single" w:sz="4" w:space="0" w:color="000000"/>
            </w:tcBorders>
          </w:tcPr>
          <w:p w14:paraId="64A67AB3" w14:textId="77777777" w:rsidR="009115D2" w:rsidRDefault="009115D2" w:rsidP="00426D56">
            <w:pPr>
              <w:spacing w:before="240" w:after="240" w:line="240" w:lineRule="auto"/>
              <w:ind w:left="260"/>
              <w:jc w:val="left"/>
            </w:pPr>
            <w:r>
              <w:t xml:space="preserve"> 94461990527</w:t>
            </w:r>
          </w:p>
          <w:p w14:paraId="61BE2288" w14:textId="77777777" w:rsidR="009115D2" w:rsidRDefault="009115D2" w:rsidP="00426D56">
            <w:pPr>
              <w:spacing w:before="240" w:after="240" w:line="240" w:lineRule="auto"/>
              <w:ind w:left="260"/>
              <w:jc w:val="left"/>
            </w:pPr>
          </w:p>
        </w:tc>
      </w:tr>
      <w:tr w:rsidR="009115D2" w14:paraId="0E521F04" w14:textId="77777777" w:rsidTr="00426D56">
        <w:trPr>
          <w:trHeight w:val="270"/>
        </w:trPr>
        <w:tc>
          <w:tcPr>
            <w:tcW w:w="795" w:type="dxa"/>
            <w:tcBorders>
              <w:left w:val="single" w:sz="4" w:space="0" w:color="000000"/>
              <w:bottom w:val="single" w:sz="4" w:space="0" w:color="000000"/>
              <w:right w:val="single" w:sz="4" w:space="0" w:color="000000"/>
            </w:tcBorders>
          </w:tcPr>
          <w:p w14:paraId="61BA7322" w14:textId="77777777" w:rsidR="009115D2" w:rsidRDefault="009115D2" w:rsidP="00426D56">
            <w:pPr>
              <w:spacing w:before="240" w:after="240"/>
              <w:ind w:left="360"/>
              <w:jc w:val="left"/>
            </w:pPr>
            <w:r>
              <w:t>3</w:t>
            </w:r>
          </w:p>
        </w:tc>
        <w:tc>
          <w:tcPr>
            <w:tcW w:w="2353" w:type="dxa"/>
            <w:tcBorders>
              <w:bottom w:val="single" w:sz="4" w:space="0" w:color="000000"/>
              <w:right w:val="single" w:sz="4" w:space="0" w:color="000000"/>
            </w:tcBorders>
          </w:tcPr>
          <w:p w14:paraId="48DFC674" w14:textId="77777777" w:rsidR="009115D2" w:rsidRDefault="009115D2" w:rsidP="00426D56">
            <w:pPr>
              <w:spacing w:before="240" w:after="240" w:line="240" w:lineRule="auto"/>
              <w:ind w:left="260"/>
              <w:jc w:val="left"/>
            </w:pPr>
            <w:r>
              <w:t xml:space="preserve"> </w:t>
            </w:r>
          </w:p>
        </w:tc>
        <w:tc>
          <w:tcPr>
            <w:tcW w:w="1966" w:type="dxa"/>
            <w:tcBorders>
              <w:bottom w:val="single" w:sz="4" w:space="0" w:color="000000"/>
              <w:right w:val="single" w:sz="4" w:space="0" w:color="000000"/>
            </w:tcBorders>
          </w:tcPr>
          <w:p w14:paraId="4BCD2795" w14:textId="77777777" w:rsidR="009115D2" w:rsidRDefault="009115D2" w:rsidP="00426D56">
            <w:pPr>
              <w:spacing w:before="240" w:after="240" w:line="240" w:lineRule="auto"/>
              <w:ind w:left="260"/>
              <w:jc w:val="left"/>
            </w:pPr>
            <w:r>
              <w:t xml:space="preserve"> </w:t>
            </w:r>
          </w:p>
        </w:tc>
        <w:tc>
          <w:tcPr>
            <w:tcW w:w="1725" w:type="dxa"/>
            <w:tcBorders>
              <w:bottom w:val="single" w:sz="4" w:space="0" w:color="000000"/>
              <w:right w:val="single" w:sz="4" w:space="0" w:color="000000"/>
            </w:tcBorders>
          </w:tcPr>
          <w:p w14:paraId="187457FF" w14:textId="77777777" w:rsidR="009115D2" w:rsidRDefault="009115D2" w:rsidP="00426D56">
            <w:pPr>
              <w:spacing w:before="240" w:after="240" w:line="240" w:lineRule="auto"/>
              <w:ind w:left="260"/>
              <w:jc w:val="left"/>
            </w:pPr>
            <w:r>
              <w:t xml:space="preserve"> </w:t>
            </w:r>
          </w:p>
        </w:tc>
        <w:tc>
          <w:tcPr>
            <w:tcW w:w="2100" w:type="dxa"/>
            <w:tcBorders>
              <w:bottom w:val="single" w:sz="4" w:space="0" w:color="000000"/>
              <w:right w:val="single" w:sz="4" w:space="0" w:color="000000"/>
            </w:tcBorders>
          </w:tcPr>
          <w:p w14:paraId="42609572" w14:textId="77777777" w:rsidR="009115D2" w:rsidRDefault="009115D2" w:rsidP="00426D56">
            <w:pPr>
              <w:spacing w:before="240" w:after="240" w:line="240" w:lineRule="auto"/>
              <w:ind w:left="260"/>
              <w:jc w:val="left"/>
            </w:pPr>
            <w:r>
              <w:t xml:space="preserve"> </w:t>
            </w:r>
          </w:p>
        </w:tc>
      </w:tr>
      <w:tr w:rsidR="009115D2" w14:paraId="36CDA288" w14:textId="77777777" w:rsidTr="00426D56">
        <w:trPr>
          <w:trHeight w:val="780"/>
        </w:trPr>
        <w:tc>
          <w:tcPr>
            <w:tcW w:w="795" w:type="dxa"/>
            <w:tcBorders>
              <w:left w:val="single" w:sz="4" w:space="0" w:color="000000"/>
              <w:bottom w:val="single" w:sz="4" w:space="0" w:color="000000"/>
              <w:right w:val="single" w:sz="4" w:space="0" w:color="000000"/>
            </w:tcBorders>
          </w:tcPr>
          <w:p w14:paraId="7F7CA5CE" w14:textId="77777777" w:rsidR="009115D2" w:rsidRDefault="009115D2" w:rsidP="00426D56">
            <w:pPr>
              <w:spacing w:before="240" w:after="240" w:line="240" w:lineRule="auto"/>
              <w:ind w:left="260"/>
              <w:jc w:val="left"/>
            </w:pPr>
            <w:r>
              <w:t xml:space="preserve"> </w:t>
            </w:r>
          </w:p>
        </w:tc>
        <w:tc>
          <w:tcPr>
            <w:tcW w:w="2353" w:type="dxa"/>
            <w:tcBorders>
              <w:bottom w:val="single" w:sz="4" w:space="0" w:color="000000"/>
              <w:right w:val="single" w:sz="4" w:space="0" w:color="000000"/>
            </w:tcBorders>
          </w:tcPr>
          <w:p w14:paraId="6BF1C95E" w14:textId="77777777" w:rsidR="009115D2" w:rsidRDefault="009115D2" w:rsidP="00426D56">
            <w:pPr>
              <w:spacing w:before="240" w:after="240" w:line="288" w:lineRule="auto"/>
              <w:ind w:left="360"/>
              <w:jc w:val="left"/>
            </w:pPr>
            <w:r>
              <w:t>Name of the shelter</w:t>
            </w:r>
          </w:p>
        </w:tc>
        <w:tc>
          <w:tcPr>
            <w:tcW w:w="1966" w:type="dxa"/>
            <w:tcBorders>
              <w:bottom w:val="single" w:sz="4" w:space="0" w:color="000000"/>
              <w:right w:val="single" w:sz="4" w:space="0" w:color="000000"/>
            </w:tcBorders>
          </w:tcPr>
          <w:p w14:paraId="35C70CF7" w14:textId="77777777" w:rsidR="009115D2" w:rsidRDefault="009115D2" w:rsidP="00426D56">
            <w:pPr>
              <w:spacing w:before="240" w:after="240" w:line="288" w:lineRule="auto"/>
              <w:ind w:left="480"/>
              <w:jc w:val="left"/>
            </w:pPr>
            <w:r>
              <w:t>Name of the Manager</w:t>
            </w:r>
          </w:p>
        </w:tc>
        <w:tc>
          <w:tcPr>
            <w:tcW w:w="1725" w:type="dxa"/>
            <w:tcBorders>
              <w:bottom w:val="single" w:sz="4" w:space="0" w:color="000000"/>
              <w:right w:val="single" w:sz="4" w:space="0" w:color="000000"/>
            </w:tcBorders>
          </w:tcPr>
          <w:p w14:paraId="30493646" w14:textId="77777777" w:rsidR="009115D2" w:rsidRDefault="009115D2" w:rsidP="00426D56">
            <w:pPr>
              <w:spacing w:before="240" w:after="240" w:line="288" w:lineRule="auto"/>
              <w:ind w:left="360"/>
              <w:jc w:val="left"/>
            </w:pPr>
            <w:r>
              <w:t>Place/location</w:t>
            </w:r>
          </w:p>
        </w:tc>
        <w:tc>
          <w:tcPr>
            <w:tcW w:w="2100" w:type="dxa"/>
            <w:tcBorders>
              <w:bottom w:val="single" w:sz="4" w:space="0" w:color="000000"/>
              <w:right w:val="single" w:sz="4" w:space="0" w:color="000000"/>
            </w:tcBorders>
          </w:tcPr>
          <w:p w14:paraId="03B3ED68" w14:textId="77777777" w:rsidR="009115D2" w:rsidRDefault="009115D2" w:rsidP="00426D56">
            <w:pPr>
              <w:spacing w:before="240" w:after="240" w:line="288" w:lineRule="auto"/>
              <w:ind w:left="360"/>
              <w:jc w:val="left"/>
            </w:pPr>
            <w:r>
              <w:t>Phone</w:t>
            </w:r>
          </w:p>
          <w:p w14:paraId="28A75752" w14:textId="77777777" w:rsidR="009115D2" w:rsidRDefault="009115D2" w:rsidP="00426D56">
            <w:pPr>
              <w:spacing w:before="240" w:after="240" w:line="278" w:lineRule="auto"/>
              <w:ind w:left="360"/>
              <w:jc w:val="left"/>
            </w:pPr>
            <w:r>
              <w:t>number</w:t>
            </w:r>
          </w:p>
        </w:tc>
      </w:tr>
      <w:tr w:rsidR="009115D2" w14:paraId="3B0CFC0C" w14:textId="77777777" w:rsidTr="00426D56">
        <w:trPr>
          <w:trHeight w:val="270"/>
        </w:trPr>
        <w:tc>
          <w:tcPr>
            <w:tcW w:w="795" w:type="dxa"/>
            <w:tcBorders>
              <w:left w:val="single" w:sz="4" w:space="0" w:color="000000"/>
              <w:bottom w:val="single" w:sz="4" w:space="0" w:color="000000"/>
              <w:right w:val="single" w:sz="4" w:space="0" w:color="000000"/>
            </w:tcBorders>
          </w:tcPr>
          <w:p w14:paraId="09E108A9" w14:textId="77777777" w:rsidR="009115D2" w:rsidRDefault="009115D2" w:rsidP="00426D56">
            <w:pPr>
              <w:spacing w:before="240" w:after="240"/>
              <w:ind w:left="360"/>
              <w:jc w:val="left"/>
            </w:pPr>
            <w:r>
              <w:t>4.</w:t>
            </w:r>
          </w:p>
        </w:tc>
        <w:tc>
          <w:tcPr>
            <w:tcW w:w="2353" w:type="dxa"/>
            <w:tcBorders>
              <w:bottom w:val="single" w:sz="4" w:space="0" w:color="000000"/>
              <w:right w:val="single" w:sz="4" w:space="0" w:color="000000"/>
            </w:tcBorders>
          </w:tcPr>
          <w:p w14:paraId="1915F94A" w14:textId="77777777" w:rsidR="009115D2" w:rsidRDefault="009115D2" w:rsidP="00426D56">
            <w:pPr>
              <w:spacing w:before="240" w:after="240" w:line="240" w:lineRule="auto"/>
              <w:ind w:left="260"/>
              <w:jc w:val="left"/>
            </w:pPr>
            <w:r>
              <w:t xml:space="preserve"> CMS LP SCHOOL </w:t>
            </w:r>
          </w:p>
        </w:tc>
        <w:tc>
          <w:tcPr>
            <w:tcW w:w="1966" w:type="dxa"/>
            <w:tcBorders>
              <w:bottom w:val="single" w:sz="4" w:space="0" w:color="000000"/>
              <w:right w:val="single" w:sz="4" w:space="0" w:color="000000"/>
            </w:tcBorders>
          </w:tcPr>
          <w:p w14:paraId="7B0940B4" w14:textId="77777777" w:rsidR="009115D2" w:rsidRDefault="009115D2" w:rsidP="00426D56">
            <w:pPr>
              <w:spacing w:before="240" w:after="240" w:line="240" w:lineRule="auto"/>
              <w:ind w:left="260"/>
              <w:jc w:val="left"/>
            </w:pPr>
            <w:r>
              <w:t xml:space="preserve"> HM </w:t>
            </w:r>
          </w:p>
        </w:tc>
        <w:tc>
          <w:tcPr>
            <w:tcW w:w="1725" w:type="dxa"/>
            <w:tcBorders>
              <w:bottom w:val="single" w:sz="4" w:space="0" w:color="000000"/>
              <w:right w:val="single" w:sz="4" w:space="0" w:color="000000"/>
            </w:tcBorders>
          </w:tcPr>
          <w:p w14:paraId="2D043BC4" w14:textId="77777777" w:rsidR="009115D2" w:rsidRDefault="009115D2" w:rsidP="00426D56">
            <w:pPr>
              <w:spacing w:before="240" w:after="240" w:line="240" w:lineRule="auto"/>
              <w:ind w:left="260"/>
              <w:jc w:val="left"/>
            </w:pPr>
            <w:r>
              <w:t xml:space="preserve"> PUTHUPPALLY </w:t>
            </w:r>
          </w:p>
        </w:tc>
        <w:tc>
          <w:tcPr>
            <w:tcW w:w="2100" w:type="dxa"/>
            <w:tcBorders>
              <w:bottom w:val="single" w:sz="4" w:space="0" w:color="000000"/>
              <w:right w:val="single" w:sz="4" w:space="0" w:color="000000"/>
            </w:tcBorders>
          </w:tcPr>
          <w:p w14:paraId="1675AA25" w14:textId="77777777" w:rsidR="009115D2" w:rsidRDefault="009115D2" w:rsidP="00426D56">
            <w:pPr>
              <w:spacing w:before="240" w:after="240" w:line="240" w:lineRule="auto"/>
              <w:ind w:left="260"/>
              <w:jc w:val="left"/>
            </w:pPr>
            <w:r>
              <w:t xml:space="preserve"> 04792443068</w:t>
            </w:r>
          </w:p>
        </w:tc>
      </w:tr>
    </w:tbl>
    <w:p w14:paraId="7C2E3172" w14:textId="77777777" w:rsidR="009115D2" w:rsidRDefault="009115D2" w:rsidP="009115D2">
      <w:pPr>
        <w:spacing w:before="240" w:after="240" w:line="240" w:lineRule="auto"/>
        <w:jc w:val="left"/>
      </w:pPr>
      <w:r>
        <w:rPr>
          <w:b/>
          <w:bCs/>
        </w:rPr>
        <w:t xml:space="preserve"> </w:t>
      </w:r>
    </w:p>
    <w:p w14:paraId="132BE17F" w14:textId="77777777" w:rsidR="009115D2" w:rsidRDefault="009115D2" w:rsidP="009115D2">
      <w:pPr>
        <w:pStyle w:val="Heading3"/>
        <w:numPr>
          <w:ilvl w:val="2"/>
          <w:numId w:val="29"/>
        </w:numPr>
        <w:tabs>
          <w:tab w:val="left" w:pos="0"/>
        </w:tabs>
        <w:spacing w:before="0" w:after="200"/>
        <w:ind w:left="2160" w:right="1120" w:hanging="360"/>
        <w:jc w:val="left"/>
      </w:pPr>
      <w:bookmarkStart w:id="218" w:name="_y7jnuapgt9g" w:colFirst="0" w:colLast="0"/>
      <w:bookmarkEnd w:id="218"/>
      <w:r>
        <w:t>1.6. Helpline numbers</w:t>
      </w:r>
    </w:p>
    <w:tbl>
      <w:tblPr>
        <w:tblW w:w="862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35"/>
        <w:gridCol w:w="4290"/>
      </w:tblGrid>
      <w:tr w:rsidR="009115D2" w14:paraId="7DD565A4" w14:textId="77777777" w:rsidTr="00426D56">
        <w:trPr>
          <w:trHeight w:val="270"/>
        </w:trPr>
        <w:tc>
          <w:tcPr>
            <w:tcW w:w="4335" w:type="dxa"/>
            <w:tcBorders>
              <w:top w:val="single" w:sz="4" w:space="0" w:color="000000"/>
              <w:left w:val="single" w:sz="4" w:space="0" w:color="000000"/>
              <w:bottom w:val="single" w:sz="4" w:space="0" w:color="000000"/>
              <w:right w:val="single" w:sz="4" w:space="0" w:color="000000"/>
            </w:tcBorders>
          </w:tcPr>
          <w:p w14:paraId="15767B03" w14:textId="77777777" w:rsidR="009115D2" w:rsidRDefault="009115D2" w:rsidP="00426D56">
            <w:pPr>
              <w:ind w:left="260"/>
              <w:jc w:val="center"/>
            </w:pPr>
            <w:r>
              <w:rPr>
                <w:b/>
                <w:bCs/>
              </w:rPr>
              <w:t>Helpline</w:t>
            </w:r>
          </w:p>
        </w:tc>
        <w:tc>
          <w:tcPr>
            <w:tcW w:w="4290" w:type="dxa"/>
            <w:tcBorders>
              <w:top w:val="single" w:sz="4" w:space="0" w:color="000000"/>
              <w:bottom w:val="single" w:sz="4" w:space="0" w:color="000000"/>
              <w:right w:val="single" w:sz="4" w:space="0" w:color="000000"/>
            </w:tcBorders>
          </w:tcPr>
          <w:p w14:paraId="7D59EC91" w14:textId="77777777" w:rsidR="009115D2" w:rsidRDefault="009115D2" w:rsidP="00426D56">
            <w:pPr>
              <w:ind w:left="260"/>
              <w:jc w:val="center"/>
            </w:pPr>
            <w:r>
              <w:rPr>
                <w:b/>
                <w:bCs/>
              </w:rPr>
              <w:t>Phone number</w:t>
            </w:r>
          </w:p>
        </w:tc>
      </w:tr>
      <w:tr w:rsidR="009115D2" w14:paraId="0F649133" w14:textId="77777777" w:rsidTr="00426D56">
        <w:trPr>
          <w:trHeight w:val="270"/>
        </w:trPr>
        <w:tc>
          <w:tcPr>
            <w:tcW w:w="4335" w:type="dxa"/>
            <w:tcBorders>
              <w:left w:val="single" w:sz="4" w:space="0" w:color="000000"/>
              <w:bottom w:val="single" w:sz="4" w:space="0" w:color="000000"/>
              <w:right w:val="single" w:sz="4" w:space="0" w:color="000000"/>
            </w:tcBorders>
          </w:tcPr>
          <w:p w14:paraId="7EA9453A" w14:textId="77777777" w:rsidR="009115D2" w:rsidRDefault="009115D2" w:rsidP="00426D56">
            <w:pPr>
              <w:spacing w:before="240" w:after="240"/>
              <w:ind w:left="260"/>
              <w:jc w:val="left"/>
            </w:pPr>
            <w:r>
              <w:t>Police</w:t>
            </w:r>
          </w:p>
        </w:tc>
        <w:tc>
          <w:tcPr>
            <w:tcW w:w="4290" w:type="dxa"/>
            <w:tcBorders>
              <w:bottom w:val="single" w:sz="4" w:space="0" w:color="000000"/>
              <w:right w:val="single" w:sz="4" w:space="0" w:color="000000"/>
            </w:tcBorders>
          </w:tcPr>
          <w:p w14:paraId="3ED1BDA1" w14:textId="77777777" w:rsidR="009115D2" w:rsidRDefault="009115D2" w:rsidP="00426D56">
            <w:pPr>
              <w:spacing w:before="240" w:after="240" w:line="240" w:lineRule="auto"/>
              <w:ind w:left="260"/>
              <w:jc w:val="left"/>
            </w:pPr>
            <w:r>
              <w:t xml:space="preserve"> 100</w:t>
            </w:r>
          </w:p>
        </w:tc>
      </w:tr>
      <w:tr w:rsidR="009115D2" w14:paraId="32D63B2C" w14:textId="77777777" w:rsidTr="00426D56">
        <w:trPr>
          <w:trHeight w:val="270"/>
        </w:trPr>
        <w:tc>
          <w:tcPr>
            <w:tcW w:w="4335" w:type="dxa"/>
            <w:tcBorders>
              <w:left w:val="single" w:sz="4" w:space="0" w:color="000000"/>
              <w:bottom w:val="single" w:sz="4" w:space="0" w:color="000000"/>
              <w:right w:val="single" w:sz="4" w:space="0" w:color="000000"/>
            </w:tcBorders>
          </w:tcPr>
          <w:p w14:paraId="2022FE7D" w14:textId="77777777" w:rsidR="009115D2" w:rsidRDefault="009115D2" w:rsidP="00426D56">
            <w:pPr>
              <w:spacing w:before="240" w:after="240"/>
              <w:ind w:left="260"/>
              <w:jc w:val="left"/>
            </w:pPr>
            <w:r>
              <w:t xml:space="preserve">Fire and </w:t>
            </w:r>
            <w:proofErr w:type="gramStart"/>
            <w:r>
              <w:t>Rescue</w:t>
            </w:r>
            <w:proofErr w:type="gramEnd"/>
          </w:p>
        </w:tc>
        <w:tc>
          <w:tcPr>
            <w:tcW w:w="4290" w:type="dxa"/>
            <w:tcBorders>
              <w:bottom w:val="single" w:sz="4" w:space="0" w:color="000000"/>
              <w:right w:val="single" w:sz="4" w:space="0" w:color="000000"/>
            </w:tcBorders>
          </w:tcPr>
          <w:p w14:paraId="7989B449" w14:textId="77777777" w:rsidR="009115D2" w:rsidRDefault="009115D2" w:rsidP="00426D56">
            <w:pPr>
              <w:spacing w:before="240" w:after="240" w:line="240" w:lineRule="auto"/>
              <w:ind w:left="260"/>
              <w:jc w:val="left"/>
            </w:pPr>
            <w:r>
              <w:t xml:space="preserve"> 101</w:t>
            </w:r>
          </w:p>
        </w:tc>
      </w:tr>
      <w:tr w:rsidR="009115D2" w14:paraId="3EEE69DA" w14:textId="77777777" w:rsidTr="00426D56">
        <w:trPr>
          <w:trHeight w:val="270"/>
        </w:trPr>
        <w:tc>
          <w:tcPr>
            <w:tcW w:w="4335" w:type="dxa"/>
            <w:tcBorders>
              <w:left w:val="single" w:sz="4" w:space="0" w:color="000000"/>
              <w:bottom w:val="single" w:sz="4" w:space="0" w:color="000000"/>
              <w:right w:val="single" w:sz="4" w:space="0" w:color="000000"/>
            </w:tcBorders>
          </w:tcPr>
          <w:p w14:paraId="5FA8DB21" w14:textId="77777777" w:rsidR="009115D2" w:rsidRDefault="009115D2" w:rsidP="00426D56">
            <w:pPr>
              <w:ind w:left="260"/>
              <w:jc w:val="left"/>
            </w:pPr>
            <w:r>
              <w:t>Child Line</w:t>
            </w:r>
          </w:p>
        </w:tc>
        <w:tc>
          <w:tcPr>
            <w:tcW w:w="4290" w:type="dxa"/>
            <w:tcBorders>
              <w:bottom w:val="single" w:sz="4" w:space="0" w:color="000000"/>
              <w:right w:val="single" w:sz="4" w:space="0" w:color="000000"/>
            </w:tcBorders>
          </w:tcPr>
          <w:p w14:paraId="6BEB5A27" w14:textId="77777777" w:rsidR="009115D2" w:rsidRDefault="009115D2" w:rsidP="00426D56">
            <w:pPr>
              <w:spacing w:before="240" w:after="240" w:line="240" w:lineRule="auto"/>
              <w:ind w:left="260"/>
              <w:jc w:val="left"/>
            </w:pPr>
            <w:r>
              <w:t xml:space="preserve"> 1098</w:t>
            </w:r>
          </w:p>
        </w:tc>
      </w:tr>
      <w:tr w:rsidR="009115D2" w14:paraId="44239959" w14:textId="77777777" w:rsidTr="00426D56">
        <w:trPr>
          <w:trHeight w:val="270"/>
        </w:trPr>
        <w:tc>
          <w:tcPr>
            <w:tcW w:w="4335" w:type="dxa"/>
            <w:tcBorders>
              <w:left w:val="single" w:sz="4" w:space="0" w:color="000000"/>
              <w:bottom w:val="single" w:sz="4" w:space="0" w:color="000000"/>
              <w:right w:val="single" w:sz="4" w:space="0" w:color="000000"/>
            </w:tcBorders>
          </w:tcPr>
          <w:p w14:paraId="5B5FA862" w14:textId="77777777" w:rsidR="009115D2" w:rsidRDefault="009115D2" w:rsidP="00426D56">
            <w:pPr>
              <w:ind w:left="260"/>
              <w:jc w:val="left"/>
            </w:pPr>
            <w:r>
              <w:t>Crime stopper</w:t>
            </w:r>
          </w:p>
        </w:tc>
        <w:tc>
          <w:tcPr>
            <w:tcW w:w="4290" w:type="dxa"/>
            <w:tcBorders>
              <w:bottom w:val="single" w:sz="4" w:space="0" w:color="000000"/>
              <w:right w:val="single" w:sz="4" w:space="0" w:color="000000"/>
            </w:tcBorders>
          </w:tcPr>
          <w:p w14:paraId="7FCBAFC8" w14:textId="77777777" w:rsidR="009115D2" w:rsidRDefault="009115D2" w:rsidP="00426D56">
            <w:pPr>
              <w:spacing w:before="240" w:after="240" w:line="240" w:lineRule="auto"/>
              <w:ind w:left="260"/>
              <w:jc w:val="left"/>
            </w:pPr>
            <w:r>
              <w:t xml:space="preserve"> 1091</w:t>
            </w:r>
          </w:p>
        </w:tc>
      </w:tr>
      <w:tr w:rsidR="009115D2" w14:paraId="4665A549" w14:textId="77777777" w:rsidTr="00426D56">
        <w:trPr>
          <w:trHeight w:val="270"/>
        </w:trPr>
        <w:tc>
          <w:tcPr>
            <w:tcW w:w="4335" w:type="dxa"/>
            <w:tcBorders>
              <w:left w:val="single" w:sz="4" w:space="0" w:color="000000"/>
              <w:bottom w:val="single" w:sz="4" w:space="0" w:color="000000"/>
              <w:right w:val="single" w:sz="4" w:space="0" w:color="000000"/>
            </w:tcBorders>
          </w:tcPr>
          <w:p w14:paraId="24BEB164" w14:textId="77777777" w:rsidR="009115D2" w:rsidRDefault="009115D2" w:rsidP="00426D56">
            <w:pPr>
              <w:ind w:left="260"/>
              <w:jc w:val="left"/>
            </w:pPr>
            <w:r>
              <w:t>Railway enquiry</w:t>
            </w:r>
          </w:p>
        </w:tc>
        <w:tc>
          <w:tcPr>
            <w:tcW w:w="4290" w:type="dxa"/>
            <w:tcBorders>
              <w:bottom w:val="single" w:sz="4" w:space="0" w:color="000000"/>
              <w:right w:val="single" w:sz="4" w:space="0" w:color="000000"/>
            </w:tcBorders>
          </w:tcPr>
          <w:p w14:paraId="42A81CCC" w14:textId="77777777" w:rsidR="009115D2" w:rsidRDefault="009115D2" w:rsidP="00426D56">
            <w:pPr>
              <w:spacing w:before="240" w:after="240" w:line="240" w:lineRule="auto"/>
              <w:ind w:left="260"/>
              <w:jc w:val="left"/>
            </w:pPr>
            <w:r>
              <w:t xml:space="preserve"> 139</w:t>
            </w:r>
          </w:p>
        </w:tc>
      </w:tr>
      <w:tr w:rsidR="009115D2" w14:paraId="0137CF71" w14:textId="77777777" w:rsidTr="00426D56">
        <w:trPr>
          <w:trHeight w:val="270"/>
        </w:trPr>
        <w:tc>
          <w:tcPr>
            <w:tcW w:w="4335" w:type="dxa"/>
            <w:tcBorders>
              <w:left w:val="single" w:sz="4" w:space="0" w:color="000000"/>
              <w:bottom w:val="single" w:sz="4" w:space="0" w:color="000000"/>
              <w:right w:val="single" w:sz="4" w:space="0" w:color="000000"/>
            </w:tcBorders>
          </w:tcPr>
          <w:p w14:paraId="4482BFEE" w14:textId="77777777" w:rsidR="009115D2" w:rsidRDefault="009115D2" w:rsidP="00426D56">
            <w:pPr>
              <w:ind w:left="260"/>
              <w:jc w:val="left"/>
            </w:pPr>
            <w:r>
              <w:t>Ham Radio Operator</w:t>
            </w:r>
          </w:p>
        </w:tc>
        <w:tc>
          <w:tcPr>
            <w:tcW w:w="4290" w:type="dxa"/>
            <w:tcBorders>
              <w:bottom w:val="single" w:sz="4" w:space="0" w:color="000000"/>
              <w:right w:val="single" w:sz="4" w:space="0" w:color="000000"/>
            </w:tcBorders>
          </w:tcPr>
          <w:p w14:paraId="6709E234" w14:textId="77777777" w:rsidR="009115D2" w:rsidRDefault="009115D2" w:rsidP="00426D56">
            <w:pPr>
              <w:spacing w:before="240" w:after="240" w:line="240" w:lineRule="auto"/>
              <w:ind w:left="260"/>
              <w:jc w:val="left"/>
            </w:pPr>
            <w:r>
              <w:t xml:space="preserve"> -</w:t>
            </w:r>
          </w:p>
        </w:tc>
      </w:tr>
      <w:tr w:rsidR="009115D2" w14:paraId="40E0F5EF" w14:textId="77777777" w:rsidTr="00426D56">
        <w:trPr>
          <w:trHeight w:val="270"/>
        </w:trPr>
        <w:tc>
          <w:tcPr>
            <w:tcW w:w="4335" w:type="dxa"/>
            <w:tcBorders>
              <w:left w:val="single" w:sz="4" w:space="0" w:color="000000"/>
              <w:bottom w:val="single" w:sz="4" w:space="0" w:color="000000"/>
              <w:right w:val="single" w:sz="4" w:space="0" w:color="000000"/>
            </w:tcBorders>
          </w:tcPr>
          <w:p w14:paraId="551DE0C4" w14:textId="77777777" w:rsidR="009115D2" w:rsidRDefault="009115D2" w:rsidP="00426D56">
            <w:pPr>
              <w:ind w:left="260"/>
              <w:jc w:val="left"/>
            </w:pPr>
            <w:r>
              <w:lastRenderedPageBreak/>
              <w:t>Chemical factories</w:t>
            </w:r>
          </w:p>
        </w:tc>
        <w:tc>
          <w:tcPr>
            <w:tcW w:w="4290" w:type="dxa"/>
            <w:tcBorders>
              <w:bottom w:val="single" w:sz="4" w:space="0" w:color="000000"/>
              <w:right w:val="single" w:sz="4" w:space="0" w:color="000000"/>
            </w:tcBorders>
          </w:tcPr>
          <w:p w14:paraId="76449A50" w14:textId="77777777" w:rsidR="009115D2" w:rsidRDefault="009115D2" w:rsidP="00426D56">
            <w:pPr>
              <w:spacing w:before="240" w:after="240" w:line="240" w:lineRule="auto"/>
              <w:ind w:left="260"/>
              <w:jc w:val="left"/>
            </w:pPr>
            <w:r>
              <w:t xml:space="preserve"> -</w:t>
            </w:r>
          </w:p>
        </w:tc>
      </w:tr>
      <w:tr w:rsidR="009115D2" w14:paraId="6012E9F9" w14:textId="77777777" w:rsidTr="00426D56">
        <w:trPr>
          <w:trHeight w:val="270"/>
        </w:trPr>
        <w:tc>
          <w:tcPr>
            <w:tcW w:w="4335" w:type="dxa"/>
            <w:tcBorders>
              <w:left w:val="single" w:sz="4" w:space="0" w:color="000000"/>
              <w:bottom w:val="single" w:sz="4" w:space="0" w:color="000000"/>
              <w:right w:val="single" w:sz="4" w:space="0" w:color="000000"/>
            </w:tcBorders>
          </w:tcPr>
          <w:p w14:paraId="1147A9DE" w14:textId="77777777" w:rsidR="009115D2" w:rsidRDefault="009115D2" w:rsidP="00426D56">
            <w:pPr>
              <w:ind w:left="260"/>
              <w:jc w:val="left"/>
            </w:pPr>
            <w:r>
              <w:t>Blood Banks</w:t>
            </w:r>
          </w:p>
        </w:tc>
        <w:tc>
          <w:tcPr>
            <w:tcW w:w="4290" w:type="dxa"/>
            <w:tcBorders>
              <w:bottom w:val="single" w:sz="4" w:space="0" w:color="000000"/>
              <w:right w:val="single" w:sz="4" w:space="0" w:color="000000"/>
            </w:tcBorders>
          </w:tcPr>
          <w:p w14:paraId="054C6D8A" w14:textId="77777777" w:rsidR="009115D2" w:rsidRDefault="009115D2" w:rsidP="00426D56">
            <w:pPr>
              <w:spacing w:before="240" w:after="240" w:line="240" w:lineRule="auto"/>
              <w:ind w:left="260"/>
              <w:jc w:val="left"/>
            </w:pPr>
            <w:r>
              <w:t xml:space="preserve"> PARUMALA-04792312266</w:t>
            </w:r>
          </w:p>
        </w:tc>
      </w:tr>
      <w:tr w:rsidR="009115D2" w14:paraId="0CBC73A3" w14:textId="77777777" w:rsidTr="00426D56">
        <w:trPr>
          <w:trHeight w:val="270"/>
        </w:trPr>
        <w:tc>
          <w:tcPr>
            <w:tcW w:w="4335" w:type="dxa"/>
            <w:tcBorders>
              <w:left w:val="single" w:sz="4" w:space="0" w:color="000000"/>
              <w:bottom w:val="single" w:sz="4" w:space="0" w:color="000000"/>
              <w:right w:val="single" w:sz="4" w:space="0" w:color="000000"/>
            </w:tcBorders>
          </w:tcPr>
          <w:p w14:paraId="50A6E10E" w14:textId="77777777" w:rsidR="009115D2" w:rsidRDefault="009115D2" w:rsidP="00426D56">
            <w:pPr>
              <w:ind w:left="260"/>
              <w:jc w:val="center"/>
            </w:pPr>
          </w:p>
        </w:tc>
        <w:tc>
          <w:tcPr>
            <w:tcW w:w="4290" w:type="dxa"/>
            <w:tcBorders>
              <w:bottom w:val="single" w:sz="4" w:space="0" w:color="000000"/>
              <w:right w:val="single" w:sz="4" w:space="0" w:color="000000"/>
            </w:tcBorders>
          </w:tcPr>
          <w:p w14:paraId="2D14A9A2" w14:textId="77777777" w:rsidR="009115D2" w:rsidRDefault="009115D2" w:rsidP="00426D56">
            <w:pPr>
              <w:spacing w:before="240" w:after="240" w:line="240" w:lineRule="auto"/>
              <w:ind w:left="260"/>
              <w:jc w:val="left"/>
            </w:pPr>
            <w:r>
              <w:t xml:space="preserve"> CHITRA HOSPITAL-04734252865</w:t>
            </w:r>
          </w:p>
        </w:tc>
      </w:tr>
      <w:tr w:rsidR="009115D2" w14:paraId="40599F31" w14:textId="77777777" w:rsidTr="00426D56">
        <w:trPr>
          <w:trHeight w:val="270"/>
        </w:trPr>
        <w:tc>
          <w:tcPr>
            <w:tcW w:w="4335" w:type="dxa"/>
            <w:tcBorders>
              <w:left w:val="single" w:sz="4" w:space="0" w:color="000000"/>
              <w:bottom w:val="single" w:sz="4" w:space="0" w:color="000000"/>
              <w:right w:val="single" w:sz="4" w:space="0" w:color="000000"/>
            </w:tcBorders>
          </w:tcPr>
          <w:p w14:paraId="34ACE824" w14:textId="77777777" w:rsidR="009115D2" w:rsidRDefault="009115D2" w:rsidP="00426D56">
            <w:pPr>
              <w:ind w:left="260"/>
              <w:jc w:val="center"/>
            </w:pPr>
          </w:p>
        </w:tc>
        <w:tc>
          <w:tcPr>
            <w:tcW w:w="4290" w:type="dxa"/>
            <w:tcBorders>
              <w:bottom w:val="single" w:sz="4" w:space="0" w:color="000000"/>
              <w:right w:val="single" w:sz="4" w:space="0" w:color="000000"/>
            </w:tcBorders>
          </w:tcPr>
          <w:p w14:paraId="68528232" w14:textId="77777777" w:rsidR="009115D2" w:rsidRDefault="009115D2" w:rsidP="00426D56">
            <w:pPr>
              <w:spacing w:before="240" w:after="240" w:line="240" w:lineRule="auto"/>
              <w:ind w:left="260"/>
              <w:jc w:val="left"/>
            </w:pPr>
            <w:r>
              <w:t>GOVT TD MEDICAL COLLEGE-04772282015</w:t>
            </w:r>
          </w:p>
        </w:tc>
      </w:tr>
      <w:tr w:rsidR="009115D2" w14:paraId="3948014F" w14:textId="77777777" w:rsidTr="00426D56">
        <w:trPr>
          <w:trHeight w:val="270"/>
        </w:trPr>
        <w:tc>
          <w:tcPr>
            <w:tcW w:w="4335" w:type="dxa"/>
            <w:tcBorders>
              <w:left w:val="single" w:sz="4" w:space="0" w:color="000000"/>
              <w:bottom w:val="single" w:sz="4" w:space="0" w:color="000000"/>
              <w:right w:val="single" w:sz="4" w:space="0" w:color="000000"/>
            </w:tcBorders>
          </w:tcPr>
          <w:p w14:paraId="493CEB46" w14:textId="77777777" w:rsidR="009115D2" w:rsidRDefault="009115D2" w:rsidP="00426D56">
            <w:pPr>
              <w:ind w:left="260"/>
              <w:jc w:val="center"/>
            </w:pPr>
            <w:r>
              <w:t>Ambulance Service</w:t>
            </w:r>
          </w:p>
        </w:tc>
        <w:tc>
          <w:tcPr>
            <w:tcW w:w="4290" w:type="dxa"/>
            <w:tcBorders>
              <w:bottom w:val="single" w:sz="4" w:space="0" w:color="000000"/>
              <w:right w:val="single" w:sz="4" w:space="0" w:color="000000"/>
            </w:tcBorders>
          </w:tcPr>
          <w:p w14:paraId="411AB96A" w14:textId="77777777" w:rsidR="009115D2" w:rsidRDefault="009115D2" w:rsidP="00426D56">
            <w:pPr>
              <w:spacing w:before="240" w:after="240" w:line="240" w:lineRule="auto"/>
              <w:ind w:left="260"/>
              <w:jc w:val="left"/>
            </w:pPr>
            <w:r>
              <w:t xml:space="preserve"> THQH KAYAMKULAM-04792447274</w:t>
            </w:r>
          </w:p>
        </w:tc>
      </w:tr>
      <w:tr w:rsidR="009115D2" w14:paraId="7FFC3586" w14:textId="77777777" w:rsidTr="00426D56">
        <w:trPr>
          <w:trHeight w:val="525"/>
        </w:trPr>
        <w:tc>
          <w:tcPr>
            <w:tcW w:w="4335" w:type="dxa"/>
            <w:tcBorders>
              <w:left w:val="single" w:sz="4" w:space="0" w:color="000000"/>
              <w:bottom w:val="single" w:sz="4" w:space="0" w:color="000000"/>
              <w:right w:val="single" w:sz="4" w:space="0" w:color="000000"/>
            </w:tcBorders>
          </w:tcPr>
          <w:p w14:paraId="1A66F976" w14:textId="77777777" w:rsidR="009115D2" w:rsidRDefault="009115D2" w:rsidP="00426D56">
            <w:pPr>
              <w:ind w:left="260"/>
              <w:jc w:val="center"/>
            </w:pPr>
            <w:r>
              <w:t>Mortuary service including mobile mortuaries</w:t>
            </w:r>
          </w:p>
        </w:tc>
        <w:tc>
          <w:tcPr>
            <w:tcW w:w="4290" w:type="dxa"/>
            <w:tcBorders>
              <w:bottom w:val="single" w:sz="4" w:space="0" w:color="000000"/>
              <w:right w:val="single" w:sz="4" w:space="0" w:color="000000"/>
            </w:tcBorders>
          </w:tcPr>
          <w:p w14:paraId="7B7CDB76" w14:textId="77777777" w:rsidR="009115D2" w:rsidRDefault="009115D2" w:rsidP="00426D56">
            <w:pPr>
              <w:spacing w:before="240" w:after="240" w:line="240" w:lineRule="auto"/>
              <w:ind w:left="260"/>
              <w:jc w:val="left"/>
            </w:pPr>
            <w:r>
              <w:t xml:space="preserve"> J </w:t>
            </w:r>
            <w:proofErr w:type="spellStart"/>
            <w:r>
              <w:t>J</w:t>
            </w:r>
            <w:proofErr w:type="spellEnd"/>
            <w:r>
              <w:t xml:space="preserve"> HOSPITAL 04792443196</w:t>
            </w:r>
          </w:p>
        </w:tc>
      </w:tr>
      <w:tr w:rsidR="009115D2" w14:paraId="5DBC1499" w14:textId="77777777" w:rsidTr="00426D56">
        <w:trPr>
          <w:trHeight w:val="270"/>
        </w:trPr>
        <w:tc>
          <w:tcPr>
            <w:tcW w:w="4335" w:type="dxa"/>
            <w:tcBorders>
              <w:left w:val="single" w:sz="4" w:space="0" w:color="000000"/>
              <w:bottom w:val="single" w:sz="4" w:space="0" w:color="000000"/>
              <w:right w:val="single" w:sz="4" w:space="0" w:color="000000"/>
            </w:tcBorders>
          </w:tcPr>
          <w:p w14:paraId="099E5908" w14:textId="77777777" w:rsidR="009115D2" w:rsidRDefault="009115D2" w:rsidP="00426D56">
            <w:pPr>
              <w:ind w:left="260"/>
              <w:jc w:val="left"/>
            </w:pPr>
          </w:p>
        </w:tc>
        <w:tc>
          <w:tcPr>
            <w:tcW w:w="4290" w:type="dxa"/>
            <w:tcBorders>
              <w:bottom w:val="single" w:sz="4" w:space="0" w:color="000000"/>
              <w:right w:val="single" w:sz="4" w:space="0" w:color="000000"/>
            </w:tcBorders>
          </w:tcPr>
          <w:p w14:paraId="1ACA4B6B" w14:textId="77777777" w:rsidR="009115D2" w:rsidRDefault="009115D2" w:rsidP="00426D56">
            <w:pPr>
              <w:spacing w:before="240" w:after="240" w:line="240" w:lineRule="auto"/>
              <w:ind w:left="260"/>
              <w:jc w:val="left"/>
            </w:pPr>
            <w:r>
              <w:t xml:space="preserve">THQH KAYAMKULAM- 04792447274 </w:t>
            </w:r>
          </w:p>
        </w:tc>
      </w:tr>
    </w:tbl>
    <w:p w14:paraId="136F0B6D" w14:textId="77777777" w:rsidR="009115D2" w:rsidRDefault="009115D2" w:rsidP="009115D2">
      <w:pPr>
        <w:jc w:val="left"/>
      </w:pPr>
    </w:p>
    <w:p w14:paraId="2615FFE8" w14:textId="77777777" w:rsidR="009115D2" w:rsidRDefault="009115D2" w:rsidP="009115D2">
      <w:pPr>
        <w:jc w:val="left"/>
        <w:rPr>
          <w:sz w:val="38"/>
          <w:szCs w:val="38"/>
        </w:rPr>
      </w:pPr>
    </w:p>
    <w:p w14:paraId="350740AC" w14:textId="77777777" w:rsidR="009115D2" w:rsidRDefault="009115D2" w:rsidP="009115D2">
      <w:pPr>
        <w:jc w:val="left"/>
        <w:rPr>
          <w:sz w:val="38"/>
          <w:szCs w:val="38"/>
        </w:rPr>
      </w:pPr>
    </w:p>
    <w:p w14:paraId="7248D4B5" w14:textId="77777777" w:rsidR="009115D2" w:rsidRDefault="009115D2" w:rsidP="009115D2">
      <w:pPr>
        <w:jc w:val="left"/>
        <w:rPr>
          <w:sz w:val="38"/>
          <w:szCs w:val="38"/>
        </w:rPr>
      </w:pPr>
    </w:p>
    <w:p w14:paraId="6F1515DE" w14:textId="77777777" w:rsidR="009115D2" w:rsidRDefault="009115D2" w:rsidP="009115D2">
      <w:pPr>
        <w:pStyle w:val="Heading3"/>
        <w:numPr>
          <w:ilvl w:val="2"/>
          <w:numId w:val="29"/>
        </w:numPr>
        <w:tabs>
          <w:tab w:val="left" w:pos="0"/>
        </w:tabs>
        <w:ind w:left="2160" w:hanging="360"/>
        <w:jc w:val="left"/>
      </w:pPr>
      <w:bookmarkStart w:id="219" w:name="_oo4ztpntv4k" w:colFirst="0" w:colLast="0"/>
      <w:bookmarkEnd w:id="219"/>
      <w:r>
        <w:t>1.7. Public and Private Schools Contact details</w:t>
      </w:r>
    </w:p>
    <w:p w14:paraId="16F4D811" w14:textId="77777777" w:rsidR="009115D2" w:rsidRDefault="009115D2" w:rsidP="009115D2">
      <w:pPr>
        <w:jc w:val="left"/>
      </w:pPr>
    </w:p>
    <w:tbl>
      <w:tblPr>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4740"/>
        <w:gridCol w:w="3000"/>
      </w:tblGrid>
      <w:tr w:rsidR="009115D2" w14:paraId="3EB02FFB" w14:textId="77777777" w:rsidTr="00426D56">
        <w:trPr>
          <w:trHeight w:val="765"/>
        </w:trPr>
        <w:tc>
          <w:tcPr>
            <w:tcW w:w="1155" w:type="dxa"/>
            <w:tcBorders>
              <w:top w:val="single" w:sz="4" w:space="0" w:color="000000"/>
              <w:left w:val="single" w:sz="4" w:space="0" w:color="000000"/>
              <w:bottom w:val="single" w:sz="4" w:space="0" w:color="000000"/>
              <w:right w:val="single" w:sz="4" w:space="0" w:color="000000"/>
            </w:tcBorders>
          </w:tcPr>
          <w:p w14:paraId="4A11C5BD" w14:textId="77777777" w:rsidR="009115D2" w:rsidRDefault="009115D2" w:rsidP="00426D56">
            <w:pPr>
              <w:spacing w:before="240"/>
              <w:jc w:val="left"/>
            </w:pPr>
            <w:r>
              <w:t xml:space="preserve">    </w:t>
            </w:r>
            <w:proofErr w:type="spellStart"/>
            <w:proofErr w:type="gramStart"/>
            <w:r>
              <w:t>S.No</w:t>
            </w:r>
            <w:proofErr w:type="spellEnd"/>
            <w:proofErr w:type="gramEnd"/>
          </w:p>
        </w:tc>
        <w:tc>
          <w:tcPr>
            <w:tcW w:w="4740" w:type="dxa"/>
            <w:tcBorders>
              <w:top w:val="single" w:sz="4" w:space="0" w:color="000000"/>
              <w:bottom w:val="single" w:sz="4" w:space="0" w:color="000000"/>
              <w:right w:val="single" w:sz="4" w:space="0" w:color="000000"/>
            </w:tcBorders>
          </w:tcPr>
          <w:p w14:paraId="26DBBB07" w14:textId="77777777" w:rsidR="009115D2" w:rsidRDefault="009115D2" w:rsidP="00426D56">
            <w:pPr>
              <w:spacing w:before="240"/>
              <w:jc w:val="left"/>
            </w:pPr>
            <w:r>
              <w:t>Name of School</w:t>
            </w:r>
          </w:p>
        </w:tc>
        <w:tc>
          <w:tcPr>
            <w:tcW w:w="3000" w:type="dxa"/>
            <w:tcBorders>
              <w:top w:val="single" w:sz="4" w:space="0" w:color="000000"/>
              <w:bottom w:val="single" w:sz="4" w:space="0" w:color="000000"/>
              <w:right w:val="single" w:sz="4" w:space="0" w:color="000000"/>
            </w:tcBorders>
          </w:tcPr>
          <w:p w14:paraId="56A2CD70" w14:textId="77777777" w:rsidR="009115D2" w:rsidRDefault="009115D2" w:rsidP="00426D56">
            <w:pPr>
              <w:spacing w:before="240"/>
              <w:jc w:val="left"/>
            </w:pPr>
            <w:r>
              <w:t>Phone number</w:t>
            </w:r>
          </w:p>
        </w:tc>
      </w:tr>
      <w:tr w:rsidR="009115D2" w14:paraId="1713C4A7" w14:textId="77777777" w:rsidTr="00426D56">
        <w:trPr>
          <w:trHeight w:val="285"/>
        </w:trPr>
        <w:tc>
          <w:tcPr>
            <w:tcW w:w="1155" w:type="dxa"/>
            <w:tcBorders>
              <w:left w:val="single" w:sz="4" w:space="0" w:color="000000"/>
              <w:bottom w:val="single" w:sz="4" w:space="0" w:color="000000"/>
              <w:right w:val="single" w:sz="4" w:space="0" w:color="000000"/>
            </w:tcBorders>
          </w:tcPr>
          <w:p w14:paraId="082D986A" w14:textId="77777777" w:rsidR="009115D2" w:rsidRDefault="009115D2" w:rsidP="00426D56">
            <w:pPr>
              <w:spacing w:before="240"/>
              <w:jc w:val="left"/>
            </w:pPr>
            <w:r>
              <w:t xml:space="preserve"> 1</w:t>
            </w:r>
          </w:p>
        </w:tc>
        <w:tc>
          <w:tcPr>
            <w:tcW w:w="4740" w:type="dxa"/>
            <w:tcBorders>
              <w:bottom w:val="single" w:sz="4" w:space="0" w:color="000000"/>
              <w:right w:val="single" w:sz="4" w:space="0" w:color="000000"/>
            </w:tcBorders>
          </w:tcPr>
          <w:p w14:paraId="583CC105" w14:textId="77777777" w:rsidR="009115D2" w:rsidRDefault="009115D2" w:rsidP="00426D56">
            <w:pPr>
              <w:spacing w:before="240"/>
              <w:jc w:val="left"/>
            </w:pPr>
            <w:r>
              <w:t xml:space="preserve"> GOVT SRV LPS PUTHUPPALLY NORTH</w:t>
            </w:r>
          </w:p>
        </w:tc>
        <w:tc>
          <w:tcPr>
            <w:tcW w:w="3000" w:type="dxa"/>
            <w:tcBorders>
              <w:bottom w:val="single" w:sz="4" w:space="0" w:color="000000"/>
              <w:right w:val="single" w:sz="4" w:space="0" w:color="000000"/>
            </w:tcBorders>
          </w:tcPr>
          <w:p w14:paraId="2DC5C498" w14:textId="77777777" w:rsidR="009115D2" w:rsidRDefault="009115D2" w:rsidP="00426D56">
            <w:pPr>
              <w:spacing w:before="240"/>
              <w:jc w:val="left"/>
            </w:pPr>
            <w:r>
              <w:t xml:space="preserve"> 9496231610</w:t>
            </w:r>
          </w:p>
        </w:tc>
      </w:tr>
      <w:tr w:rsidR="009115D2" w14:paraId="580BCAE0" w14:textId="77777777" w:rsidTr="00426D56">
        <w:trPr>
          <w:trHeight w:val="285"/>
        </w:trPr>
        <w:tc>
          <w:tcPr>
            <w:tcW w:w="1155" w:type="dxa"/>
            <w:tcBorders>
              <w:left w:val="single" w:sz="4" w:space="0" w:color="000000"/>
              <w:bottom w:val="single" w:sz="4" w:space="0" w:color="000000"/>
              <w:right w:val="single" w:sz="4" w:space="0" w:color="000000"/>
            </w:tcBorders>
          </w:tcPr>
          <w:p w14:paraId="6C6BEE71" w14:textId="77777777" w:rsidR="009115D2" w:rsidRDefault="009115D2" w:rsidP="00426D56">
            <w:pPr>
              <w:spacing w:before="240"/>
              <w:jc w:val="left"/>
            </w:pPr>
            <w:r>
              <w:t xml:space="preserve"> 2</w:t>
            </w:r>
          </w:p>
        </w:tc>
        <w:tc>
          <w:tcPr>
            <w:tcW w:w="4740" w:type="dxa"/>
            <w:tcBorders>
              <w:bottom w:val="single" w:sz="4" w:space="0" w:color="000000"/>
              <w:right w:val="single" w:sz="4" w:space="0" w:color="000000"/>
            </w:tcBorders>
          </w:tcPr>
          <w:p w14:paraId="03A7529A" w14:textId="77777777" w:rsidR="009115D2" w:rsidRDefault="009115D2" w:rsidP="00426D56">
            <w:pPr>
              <w:spacing w:before="240"/>
              <w:jc w:val="left"/>
            </w:pPr>
            <w:r>
              <w:t xml:space="preserve"> GOVT LPS PUTHUPPALLY </w:t>
            </w:r>
          </w:p>
        </w:tc>
        <w:tc>
          <w:tcPr>
            <w:tcW w:w="3000" w:type="dxa"/>
            <w:tcBorders>
              <w:bottom w:val="single" w:sz="4" w:space="0" w:color="000000"/>
              <w:right w:val="single" w:sz="4" w:space="0" w:color="000000"/>
            </w:tcBorders>
          </w:tcPr>
          <w:p w14:paraId="451880A3" w14:textId="77777777" w:rsidR="009115D2" w:rsidRDefault="009115D2" w:rsidP="00426D56">
            <w:pPr>
              <w:spacing w:before="240"/>
              <w:jc w:val="left"/>
            </w:pPr>
            <w:r>
              <w:t xml:space="preserve"> 9400879807</w:t>
            </w:r>
          </w:p>
        </w:tc>
      </w:tr>
      <w:tr w:rsidR="009115D2" w14:paraId="49D35AF2" w14:textId="77777777" w:rsidTr="00426D56">
        <w:trPr>
          <w:trHeight w:val="285"/>
        </w:trPr>
        <w:tc>
          <w:tcPr>
            <w:tcW w:w="1155" w:type="dxa"/>
            <w:tcBorders>
              <w:left w:val="single" w:sz="4" w:space="0" w:color="000000"/>
              <w:bottom w:val="single" w:sz="4" w:space="0" w:color="000000"/>
              <w:right w:val="single" w:sz="4" w:space="0" w:color="000000"/>
            </w:tcBorders>
          </w:tcPr>
          <w:p w14:paraId="5772CF29" w14:textId="77777777" w:rsidR="009115D2" w:rsidRDefault="009115D2" w:rsidP="00426D56">
            <w:pPr>
              <w:spacing w:before="240"/>
              <w:jc w:val="left"/>
            </w:pPr>
            <w:r>
              <w:t xml:space="preserve"> 3</w:t>
            </w:r>
          </w:p>
        </w:tc>
        <w:tc>
          <w:tcPr>
            <w:tcW w:w="4740" w:type="dxa"/>
            <w:tcBorders>
              <w:bottom w:val="single" w:sz="4" w:space="0" w:color="000000"/>
              <w:right w:val="single" w:sz="4" w:space="0" w:color="000000"/>
            </w:tcBorders>
          </w:tcPr>
          <w:p w14:paraId="6A82454A" w14:textId="77777777" w:rsidR="009115D2" w:rsidRDefault="009115D2" w:rsidP="00426D56">
            <w:pPr>
              <w:spacing w:before="240"/>
              <w:jc w:val="left"/>
            </w:pPr>
            <w:r>
              <w:t xml:space="preserve"> GOVT UPS PUTHUPPALLY </w:t>
            </w:r>
          </w:p>
        </w:tc>
        <w:tc>
          <w:tcPr>
            <w:tcW w:w="3000" w:type="dxa"/>
            <w:tcBorders>
              <w:bottom w:val="single" w:sz="4" w:space="0" w:color="000000"/>
              <w:right w:val="single" w:sz="4" w:space="0" w:color="000000"/>
            </w:tcBorders>
          </w:tcPr>
          <w:p w14:paraId="22A90937" w14:textId="77777777" w:rsidR="009115D2" w:rsidRDefault="009115D2" w:rsidP="00426D56">
            <w:pPr>
              <w:spacing w:before="240"/>
              <w:jc w:val="left"/>
            </w:pPr>
            <w:r>
              <w:t xml:space="preserve"> 8547231548</w:t>
            </w:r>
          </w:p>
        </w:tc>
      </w:tr>
      <w:tr w:rsidR="009115D2" w14:paraId="7DC68BFD" w14:textId="77777777" w:rsidTr="00426D56">
        <w:trPr>
          <w:trHeight w:val="285"/>
        </w:trPr>
        <w:tc>
          <w:tcPr>
            <w:tcW w:w="1155" w:type="dxa"/>
            <w:tcBorders>
              <w:left w:val="single" w:sz="4" w:space="0" w:color="000000"/>
              <w:bottom w:val="single" w:sz="4" w:space="0" w:color="000000"/>
              <w:right w:val="single" w:sz="4" w:space="0" w:color="000000"/>
            </w:tcBorders>
          </w:tcPr>
          <w:p w14:paraId="4C54D932" w14:textId="77777777" w:rsidR="009115D2" w:rsidRDefault="009115D2" w:rsidP="00426D56">
            <w:pPr>
              <w:spacing w:before="240"/>
              <w:jc w:val="left"/>
            </w:pPr>
            <w:r>
              <w:t xml:space="preserve"> 4</w:t>
            </w:r>
          </w:p>
        </w:tc>
        <w:tc>
          <w:tcPr>
            <w:tcW w:w="4740" w:type="dxa"/>
            <w:tcBorders>
              <w:bottom w:val="single" w:sz="4" w:space="0" w:color="000000"/>
              <w:right w:val="single" w:sz="4" w:space="0" w:color="000000"/>
            </w:tcBorders>
          </w:tcPr>
          <w:p w14:paraId="6E1D207D" w14:textId="77777777" w:rsidR="009115D2" w:rsidRDefault="009115D2" w:rsidP="00426D56">
            <w:pPr>
              <w:spacing w:before="240"/>
              <w:jc w:val="left"/>
            </w:pPr>
            <w:r>
              <w:t xml:space="preserve"> KNM GOVT UPS PUTHUPPALLY </w:t>
            </w:r>
          </w:p>
        </w:tc>
        <w:tc>
          <w:tcPr>
            <w:tcW w:w="3000" w:type="dxa"/>
            <w:tcBorders>
              <w:bottom w:val="single" w:sz="4" w:space="0" w:color="000000"/>
              <w:right w:val="single" w:sz="4" w:space="0" w:color="000000"/>
            </w:tcBorders>
          </w:tcPr>
          <w:p w14:paraId="6E7446A1" w14:textId="77777777" w:rsidR="009115D2" w:rsidRDefault="009115D2" w:rsidP="00426D56">
            <w:pPr>
              <w:spacing w:before="240"/>
              <w:jc w:val="left"/>
            </w:pPr>
            <w:r>
              <w:t xml:space="preserve"> 9747039858</w:t>
            </w:r>
          </w:p>
        </w:tc>
      </w:tr>
      <w:tr w:rsidR="009115D2" w14:paraId="7C6C7502" w14:textId="77777777" w:rsidTr="00426D56">
        <w:trPr>
          <w:trHeight w:val="285"/>
        </w:trPr>
        <w:tc>
          <w:tcPr>
            <w:tcW w:w="1155" w:type="dxa"/>
            <w:tcBorders>
              <w:left w:val="single" w:sz="4" w:space="0" w:color="000000"/>
              <w:bottom w:val="single" w:sz="4" w:space="0" w:color="000000"/>
              <w:right w:val="single" w:sz="4" w:space="0" w:color="000000"/>
            </w:tcBorders>
          </w:tcPr>
          <w:p w14:paraId="44F572B4" w14:textId="77777777" w:rsidR="009115D2" w:rsidRDefault="009115D2" w:rsidP="00426D56">
            <w:pPr>
              <w:spacing w:before="240"/>
              <w:jc w:val="left"/>
            </w:pPr>
            <w:r>
              <w:t xml:space="preserve"> 5</w:t>
            </w:r>
          </w:p>
        </w:tc>
        <w:tc>
          <w:tcPr>
            <w:tcW w:w="4740" w:type="dxa"/>
            <w:tcBorders>
              <w:bottom w:val="single" w:sz="4" w:space="0" w:color="000000"/>
              <w:right w:val="single" w:sz="4" w:space="0" w:color="000000"/>
            </w:tcBorders>
          </w:tcPr>
          <w:p w14:paraId="173E3EBB" w14:textId="77777777" w:rsidR="009115D2" w:rsidRDefault="009115D2" w:rsidP="00426D56">
            <w:pPr>
              <w:spacing w:before="240"/>
              <w:jc w:val="left"/>
            </w:pPr>
            <w:r>
              <w:t xml:space="preserve"> CHULOOR UPS PUTHUPPALLY </w:t>
            </w:r>
          </w:p>
        </w:tc>
        <w:tc>
          <w:tcPr>
            <w:tcW w:w="3000" w:type="dxa"/>
            <w:tcBorders>
              <w:bottom w:val="single" w:sz="4" w:space="0" w:color="000000"/>
              <w:right w:val="single" w:sz="4" w:space="0" w:color="000000"/>
            </w:tcBorders>
          </w:tcPr>
          <w:p w14:paraId="49F94F85" w14:textId="77777777" w:rsidR="009115D2" w:rsidRDefault="009115D2" w:rsidP="00426D56">
            <w:pPr>
              <w:spacing w:before="240"/>
              <w:jc w:val="left"/>
            </w:pPr>
            <w:r>
              <w:t xml:space="preserve"> 9995654611</w:t>
            </w:r>
          </w:p>
        </w:tc>
      </w:tr>
      <w:tr w:rsidR="009115D2" w14:paraId="73ECF63E" w14:textId="77777777" w:rsidTr="00426D56">
        <w:trPr>
          <w:trHeight w:val="285"/>
        </w:trPr>
        <w:tc>
          <w:tcPr>
            <w:tcW w:w="1155" w:type="dxa"/>
            <w:tcBorders>
              <w:left w:val="single" w:sz="4" w:space="0" w:color="000000"/>
              <w:bottom w:val="single" w:sz="4" w:space="0" w:color="000000"/>
              <w:right w:val="single" w:sz="4" w:space="0" w:color="000000"/>
            </w:tcBorders>
          </w:tcPr>
          <w:p w14:paraId="67D1C9CE" w14:textId="77777777" w:rsidR="009115D2" w:rsidRDefault="009115D2" w:rsidP="00426D56">
            <w:pPr>
              <w:spacing w:before="240"/>
              <w:jc w:val="left"/>
            </w:pPr>
            <w:r>
              <w:lastRenderedPageBreak/>
              <w:t>6</w:t>
            </w:r>
          </w:p>
        </w:tc>
        <w:tc>
          <w:tcPr>
            <w:tcW w:w="4740" w:type="dxa"/>
            <w:tcBorders>
              <w:bottom w:val="single" w:sz="4" w:space="0" w:color="000000"/>
              <w:right w:val="single" w:sz="4" w:space="0" w:color="000000"/>
            </w:tcBorders>
          </w:tcPr>
          <w:p w14:paraId="7637DC3E" w14:textId="77777777" w:rsidR="009115D2" w:rsidRDefault="009115D2" w:rsidP="00426D56">
            <w:pPr>
              <w:spacing w:before="240"/>
              <w:jc w:val="left"/>
            </w:pPr>
            <w:r>
              <w:t xml:space="preserve">CMS LP SCHOOL </w:t>
            </w:r>
          </w:p>
        </w:tc>
        <w:tc>
          <w:tcPr>
            <w:tcW w:w="3000" w:type="dxa"/>
            <w:tcBorders>
              <w:bottom w:val="single" w:sz="4" w:space="0" w:color="000000"/>
              <w:right w:val="single" w:sz="4" w:space="0" w:color="000000"/>
            </w:tcBorders>
          </w:tcPr>
          <w:p w14:paraId="580932C1" w14:textId="77777777" w:rsidR="009115D2" w:rsidRDefault="009115D2" w:rsidP="00426D56">
            <w:pPr>
              <w:spacing w:before="240"/>
              <w:jc w:val="left"/>
            </w:pPr>
            <w:r>
              <w:t>9747764807</w:t>
            </w:r>
          </w:p>
        </w:tc>
      </w:tr>
      <w:tr w:rsidR="009115D2" w14:paraId="7B22DFAD" w14:textId="77777777" w:rsidTr="00426D56">
        <w:trPr>
          <w:trHeight w:val="285"/>
        </w:trPr>
        <w:tc>
          <w:tcPr>
            <w:tcW w:w="1155" w:type="dxa"/>
            <w:tcBorders>
              <w:left w:val="single" w:sz="4" w:space="0" w:color="000000"/>
              <w:bottom w:val="single" w:sz="4" w:space="0" w:color="000000"/>
              <w:right w:val="single" w:sz="4" w:space="0" w:color="000000"/>
            </w:tcBorders>
          </w:tcPr>
          <w:p w14:paraId="64AFAA72" w14:textId="77777777" w:rsidR="009115D2" w:rsidRDefault="009115D2" w:rsidP="00426D56">
            <w:pPr>
              <w:spacing w:before="240"/>
              <w:jc w:val="left"/>
            </w:pPr>
            <w:r>
              <w:t>7</w:t>
            </w:r>
          </w:p>
        </w:tc>
        <w:tc>
          <w:tcPr>
            <w:tcW w:w="4740" w:type="dxa"/>
            <w:tcBorders>
              <w:bottom w:val="single" w:sz="4" w:space="0" w:color="000000"/>
              <w:right w:val="single" w:sz="4" w:space="0" w:color="000000"/>
            </w:tcBorders>
          </w:tcPr>
          <w:p w14:paraId="422AD66B" w14:textId="77777777" w:rsidR="009115D2" w:rsidRDefault="009115D2" w:rsidP="00426D56">
            <w:pPr>
              <w:spacing w:before="240"/>
              <w:jc w:val="left"/>
            </w:pPr>
            <w:r>
              <w:t xml:space="preserve">RVSM HS PRAYAR </w:t>
            </w:r>
          </w:p>
        </w:tc>
        <w:tc>
          <w:tcPr>
            <w:tcW w:w="3000" w:type="dxa"/>
            <w:tcBorders>
              <w:bottom w:val="single" w:sz="4" w:space="0" w:color="000000"/>
              <w:right w:val="single" w:sz="4" w:space="0" w:color="000000"/>
            </w:tcBorders>
          </w:tcPr>
          <w:p w14:paraId="00709C25" w14:textId="77777777" w:rsidR="009115D2" w:rsidRDefault="009115D2" w:rsidP="00426D56">
            <w:pPr>
              <w:spacing w:before="240"/>
              <w:jc w:val="left"/>
            </w:pPr>
            <w:r>
              <w:t>9446150722</w:t>
            </w:r>
          </w:p>
        </w:tc>
      </w:tr>
      <w:tr w:rsidR="009115D2" w14:paraId="0358275F" w14:textId="77777777" w:rsidTr="00426D56">
        <w:trPr>
          <w:trHeight w:val="285"/>
        </w:trPr>
        <w:tc>
          <w:tcPr>
            <w:tcW w:w="1155" w:type="dxa"/>
            <w:tcBorders>
              <w:left w:val="single" w:sz="4" w:space="0" w:color="000000"/>
              <w:bottom w:val="single" w:sz="4" w:space="0" w:color="000000"/>
              <w:right w:val="single" w:sz="4" w:space="0" w:color="000000"/>
            </w:tcBorders>
          </w:tcPr>
          <w:p w14:paraId="03EBDE72" w14:textId="77777777" w:rsidR="009115D2" w:rsidRDefault="009115D2" w:rsidP="00426D56">
            <w:pPr>
              <w:spacing w:before="240"/>
              <w:jc w:val="left"/>
            </w:pPr>
            <w:r>
              <w:t>8</w:t>
            </w:r>
          </w:p>
        </w:tc>
        <w:tc>
          <w:tcPr>
            <w:tcW w:w="4740" w:type="dxa"/>
            <w:tcBorders>
              <w:bottom w:val="single" w:sz="4" w:space="0" w:color="000000"/>
              <w:right w:val="single" w:sz="4" w:space="0" w:color="000000"/>
            </w:tcBorders>
          </w:tcPr>
          <w:p w14:paraId="0AC17E54" w14:textId="77777777" w:rsidR="009115D2" w:rsidRDefault="009115D2" w:rsidP="00426D56">
            <w:pPr>
              <w:spacing w:before="240"/>
              <w:jc w:val="left"/>
            </w:pPr>
            <w:r>
              <w:t>RVSM HSS PRAYAR</w:t>
            </w:r>
          </w:p>
        </w:tc>
        <w:tc>
          <w:tcPr>
            <w:tcW w:w="3000" w:type="dxa"/>
            <w:tcBorders>
              <w:bottom w:val="single" w:sz="4" w:space="0" w:color="000000"/>
              <w:right w:val="single" w:sz="4" w:space="0" w:color="000000"/>
            </w:tcBorders>
          </w:tcPr>
          <w:p w14:paraId="3C1817DC" w14:textId="77777777" w:rsidR="009115D2" w:rsidRDefault="009115D2" w:rsidP="00426D56">
            <w:pPr>
              <w:spacing w:before="240"/>
              <w:jc w:val="left"/>
            </w:pPr>
            <w:r>
              <w:t>8547714197</w:t>
            </w:r>
          </w:p>
        </w:tc>
      </w:tr>
      <w:tr w:rsidR="009115D2" w14:paraId="39F6BC54" w14:textId="77777777" w:rsidTr="00426D56">
        <w:trPr>
          <w:trHeight w:val="285"/>
        </w:trPr>
        <w:tc>
          <w:tcPr>
            <w:tcW w:w="1155" w:type="dxa"/>
            <w:tcBorders>
              <w:left w:val="single" w:sz="4" w:space="0" w:color="000000"/>
              <w:bottom w:val="single" w:sz="4" w:space="0" w:color="000000"/>
              <w:right w:val="single" w:sz="4" w:space="0" w:color="000000"/>
            </w:tcBorders>
          </w:tcPr>
          <w:p w14:paraId="67EB0FD2" w14:textId="77777777" w:rsidR="009115D2" w:rsidRDefault="009115D2" w:rsidP="00426D56">
            <w:pPr>
              <w:spacing w:before="240"/>
              <w:jc w:val="left"/>
            </w:pPr>
            <w:r>
              <w:t>9</w:t>
            </w:r>
          </w:p>
        </w:tc>
        <w:tc>
          <w:tcPr>
            <w:tcW w:w="4740" w:type="dxa"/>
            <w:tcBorders>
              <w:bottom w:val="single" w:sz="4" w:space="0" w:color="000000"/>
              <w:right w:val="single" w:sz="4" w:space="0" w:color="000000"/>
            </w:tcBorders>
          </w:tcPr>
          <w:p w14:paraId="3FCAE0DA" w14:textId="77777777" w:rsidR="009115D2" w:rsidRDefault="009115D2" w:rsidP="00426D56">
            <w:pPr>
              <w:spacing w:before="240"/>
              <w:jc w:val="left"/>
            </w:pPr>
            <w:r>
              <w:t>CMS HS UTHUPPLLY</w:t>
            </w:r>
          </w:p>
        </w:tc>
        <w:tc>
          <w:tcPr>
            <w:tcW w:w="3000" w:type="dxa"/>
            <w:tcBorders>
              <w:bottom w:val="single" w:sz="4" w:space="0" w:color="000000"/>
              <w:right w:val="single" w:sz="4" w:space="0" w:color="000000"/>
            </w:tcBorders>
          </w:tcPr>
          <w:p w14:paraId="6520E4CF" w14:textId="77777777" w:rsidR="009115D2" w:rsidRDefault="009115D2" w:rsidP="00426D56">
            <w:pPr>
              <w:spacing w:before="240"/>
              <w:jc w:val="left"/>
            </w:pPr>
            <w:r>
              <w:t>9447431188</w:t>
            </w:r>
          </w:p>
        </w:tc>
      </w:tr>
      <w:tr w:rsidR="009115D2" w14:paraId="40EDD19E" w14:textId="77777777" w:rsidTr="00426D56">
        <w:trPr>
          <w:trHeight w:val="285"/>
        </w:trPr>
        <w:tc>
          <w:tcPr>
            <w:tcW w:w="1155" w:type="dxa"/>
            <w:tcBorders>
              <w:top w:val="single" w:sz="4" w:space="0" w:color="000000"/>
              <w:left w:val="single" w:sz="4" w:space="0" w:color="000000"/>
              <w:bottom w:val="single" w:sz="4" w:space="0" w:color="000000"/>
              <w:right w:val="single" w:sz="4" w:space="0" w:color="000000"/>
            </w:tcBorders>
          </w:tcPr>
          <w:p w14:paraId="49A3C845" w14:textId="77777777" w:rsidR="009115D2" w:rsidRDefault="009115D2" w:rsidP="00426D56">
            <w:pPr>
              <w:spacing w:before="240"/>
              <w:jc w:val="left"/>
            </w:pPr>
            <w:r>
              <w:t>10</w:t>
            </w:r>
          </w:p>
        </w:tc>
        <w:tc>
          <w:tcPr>
            <w:tcW w:w="4740" w:type="dxa"/>
            <w:tcBorders>
              <w:top w:val="single" w:sz="4" w:space="0" w:color="000000"/>
              <w:bottom w:val="single" w:sz="4" w:space="0" w:color="000000"/>
              <w:right w:val="single" w:sz="4" w:space="0" w:color="000000"/>
            </w:tcBorders>
          </w:tcPr>
          <w:p w14:paraId="2B46CC2B" w14:textId="77777777" w:rsidR="009115D2" w:rsidRDefault="009115D2" w:rsidP="00426D56">
            <w:pPr>
              <w:spacing w:before="240"/>
              <w:jc w:val="left"/>
            </w:pPr>
            <w:r>
              <w:t>S N PUBLIC SCHOOL</w:t>
            </w:r>
          </w:p>
        </w:tc>
        <w:tc>
          <w:tcPr>
            <w:tcW w:w="3000" w:type="dxa"/>
            <w:tcBorders>
              <w:top w:val="single" w:sz="4" w:space="0" w:color="000000"/>
              <w:bottom w:val="single" w:sz="4" w:space="0" w:color="000000"/>
              <w:right w:val="single" w:sz="4" w:space="0" w:color="000000"/>
            </w:tcBorders>
          </w:tcPr>
          <w:p w14:paraId="561363F0" w14:textId="77777777" w:rsidR="009115D2" w:rsidRDefault="009115D2" w:rsidP="00426D56">
            <w:pPr>
              <w:spacing w:before="240"/>
              <w:jc w:val="left"/>
            </w:pPr>
            <w:r>
              <w:t>9562934760</w:t>
            </w:r>
          </w:p>
        </w:tc>
      </w:tr>
    </w:tbl>
    <w:p w14:paraId="7E8F75A8" w14:textId="77777777" w:rsidR="009115D2" w:rsidRDefault="009115D2" w:rsidP="009115D2">
      <w:pPr>
        <w:jc w:val="left"/>
      </w:pPr>
    </w:p>
    <w:p w14:paraId="60A1B760" w14:textId="77777777" w:rsidR="009115D2" w:rsidRDefault="009115D2" w:rsidP="009115D2">
      <w:pPr>
        <w:jc w:val="left"/>
      </w:pPr>
    </w:p>
    <w:p w14:paraId="3704B5C4" w14:textId="77777777" w:rsidR="009115D2" w:rsidRDefault="009115D2" w:rsidP="009115D2">
      <w:pPr>
        <w:pStyle w:val="Heading3"/>
        <w:numPr>
          <w:ilvl w:val="2"/>
          <w:numId w:val="29"/>
        </w:numPr>
        <w:tabs>
          <w:tab w:val="left" w:pos="0"/>
        </w:tabs>
        <w:ind w:left="2160" w:hanging="360"/>
        <w:jc w:val="left"/>
      </w:pPr>
      <w:bookmarkStart w:id="220" w:name="_bmps6xkxp7dv" w:colFirst="0" w:colLast="0"/>
      <w:bookmarkEnd w:id="220"/>
    </w:p>
    <w:p w14:paraId="4ABDFC84" w14:textId="77777777" w:rsidR="009115D2" w:rsidRDefault="009115D2" w:rsidP="009115D2">
      <w:pPr>
        <w:pStyle w:val="Heading3"/>
        <w:numPr>
          <w:ilvl w:val="2"/>
          <w:numId w:val="29"/>
        </w:numPr>
        <w:tabs>
          <w:tab w:val="left" w:pos="0"/>
        </w:tabs>
        <w:ind w:left="2160" w:hanging="360"/>
        <w:jc w:val="left"/>
      </w:pPr>
      <w:bookmarkStart w:id="221" w:name="_aylp4cybby9p" w:colFirst="0" w:colLast="0"/>
      <w:bookmarkEnd w:id="221"/>
    </w:p>
    <w:p w14:paraId="758D2566" w14:textId="77777777" w:rsidR="009115D2" w:rsidRDefault="009115D2" w:rsidP="009115D2">
      <w:pPr>
        <w:pStyle w:val="Heading3"/>
        <w:numPr>
          <w:ilvl w:val="2"/>
          <w:numId w:val="29"/>
        </w:numPr>
        <w:tabs>
          <w:tab w:val="left" w:pos="0"/>
        </w:tabs>
        <w:ind w:left="2160" w:hanging="360"/>
        <w:jc w:val="left"/>
      </w:pPr>
      <w:bookmarkStart w:id="222" w:name="_noow5zuw78ph" w:colFirst="0" w:colLast="0"/>
      <w:bookmarkEnd w:id="222"/>
      <w:r>
        <w:t>1.8. Public and Private Colleges Contact details</w:t>
      </w:r>
    </w:p>
    <w:p w14:paraId="42E0A4E7" w14:textId="77777777" w:rsidR="009115D2" w:rsidRDefault="009115D2" w:rsidP="009115D2">
      <w:pPr>
        <w:jc w:val="left"/>
      </w:pPr>
    </w:p>
    <w:p w14:paraId="3F230CA8" w14:textId="77777777" w:rsidR="009115D2" w:rsidRDefault="009115D2" w:rsidP="009115D2">
      <w:pPr>
        <w:jc w:val="left"/>
      </w:pPr>
    </w:p>
    <w:tbl>
      <w:tblPr>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4"/>
        <w:gridCol w:w="2970"/>
        <w:gridCol w:w="3001"/>
      </w:tblGrid>
      <w:tr w:rsidR="009115D2" w14:paraId="1E760E83" w14:textId="77777777" w:rsidTr="00426D56">
        <w:trPr>
          <w:trHeight w:val="554"/>
        </w:trPr>
        <w:tc>
          <w:tcPr>
            <w:tcW w:w="2924" w:type="dxa"/>
            <w:tcBorders>
              <w:top w:val="single" w:sz="4" w:space="0" w:color="000000"/>
              <w:left w:val="single" w:sz="4" w:space="0" w:color="000000"/>
              <w:bottom w:val="single" w:sz="4" w:space="0" w:color="000000"/>
              <w:right w:val="single" w:sz="4" w:space="0" w:color="000000"/>
            </w:tcBorders>
          </w:tcPr>
          <w:p w14:paraId="3EA96199" w14:textId="77777777" w:rsidR="009115D2" w:rsidRDefault="009115D2" w:rsidP="00426D56">
            <w:pPr>
              <w:spacing w:before="240"/>
              <w:jc w:val="left"/>
            </w:pPr>
            <w:proofErr w:type="spellStart"/>
            <w:proofErr w:type="gramStart"/>
            <w:r>
              <w:t>S.No</w:t>
            </w:r>
            <w:proofErr w:type="spellEnd"/>
            <w:proofErr w:type="gramEnd"/>
          </w:p>
        </w:tc>
        <w:tc>
          <w:tcPr>
            <w:tcW w:w="2970" w:type="dxa"/>
            <w:tcBorders>
              <w:top w:val="single" w:sz="4" w:space="0" w:color="000000"/>
              <w:bottom w:val="single" w:sz="4" w:space="0" w:color="000000"/>
              <w:right w:val="single" w:sz="4" w:space="0" w:color="000000"/>
            </w:tcBorders>
          </w:tcPr>
          <w:p w14:paraId="0311F8E3" w14:textId="77777777" w:rsidR="009115D2" w:rsidRDefault="009115D2" w:rsidP="00426D56">
            <w:pPr>
              <w:spacing w:before="240"/>
              <w:jc w:val="left"/>
            </w:pPr>
            <w:r>
              <w:t>Name of college</w:t>
            </w:r>
          </w:p>
        </w:tc>
        <w:tc>
          <w:tcPr>
            <w:tcW w:w="3001" w:type="dxa"/>
            <w:tcBorders>
              <w:top w:val="single" w:sz="4" w:space="0" w:color="000000"/>
              <w:bottom w:val="single" w:sz="4" w:space="0" w:color="000000"/>
              <w:right w:val="single" w:sz="4" w:space="0" w:color="000000"/>
            </w:tcBorders>
          </w:tcPr>
          <w:p w14:paraId="6385C8D2" w14:textId="77777777" w:rsidR="009115D2" w:rsidRDefault="009115D2" w:rsidP="00426D56">
            <w:pPr>
              <w:spacing w:before="240"/>
              <w:jc w:val="left"/>
            </w:pPr>
            <w:r>
              <w:t>Phone number</w:t>
            </w:r>
          </w:p>
        </w:tc>
      </w:tr>
      <w:tr w:rsidR="009115D2" w14:paraId="6251CD41" w14:textId="77777777" w:rsidTr="00426D56">
        <w:trPr>
          <w:trHeight w:val="540"/>
        </w:trPr>
        <w:tc>
          <w:tcPr>
            <w:tcW w:w="2924" w:type="dxa"/>
            <w:tcBorders>
              <w:left w:val="single" w:sz="4" w:space="0" w:color="000000"/>
              <w:bottom w:val="single" w:sz="4" w:space="0" w:color="000000"/>
              <w:right w:val="single" w:sz="4" w:space="0" w:color="000000"/>
            </w:tcBorders>
          </w:tcPr>
          <w:p w14:paraId="3217897D" w14:textId="77777777" w:rsidR="009115D2" w:rsidRDefault="009115D2" w:rsidP="00426D56">
            <w:pPr>
              <w:spacing w:before="240"/>
              <w:jc w:val="left"/>
            </w:pPr>
            <w:r>
              <w:t xml:space="preserve"> </w:t>
            </w:r>
          </w:p>
        </w:tc>
        <w:tc>
          <w:tcPr>
            <w:tcW w:w="2970" w:type="dxa"/>
            <w:tcBorders>
              <w:bottom w:val="single" w:sz="4" w:space="0" w:color="000000"/>
              <w:right w:val="single" w:sz="4" w:space="0" w:color="000000"/>
            </w:tcBorders>
          </w:tcPr>
          <w:p w14:paraId="4C024857" w14:textId="77777777" w:rsidR="009115D2" w:rsidRDefault="009115D2" w:rsidP="00426D56">
            <w:pPr>
              <w:spacing w:before="240"/>
              <w:jc w:val="left"/>
            </w:pPr>
            <w:r>
              <w:t xml:space="preserve"> NIL</w:t>
            </w:r>
          </w:p>
        </w:tc>
        <w:tc>
          <w:tcPr>
            <w:tcW w:w="3001" w:type="dxa"/>
            <w:tcBorders>
              <w:bottom w:val="single" w:sz="4" w:space="0" w:color="000000"/>
              <w:right w:val="single" w:sz="4" w:space="0" w:color="000000"/>
            </w:tcBorders>
          </w:tcPr>
          <w:p w14:paraId="0E9E19D6" w14:textId="77777777" w:rsidR="009115D2" w:rsidRDefault="009115D2" w:rsidP="00426D56">
            <w:pPr>
              <w:spacing w:before="240"/>
              <w:jc w:val="left"/>
            </w:pPr>
            <w:r>
              <w:t xml:space="preserve"> </w:t>
            </w:r>
          </w:p>
        </w:tc>
      </w:tr>
    </w:tbl>
    <w:p w14:paraId="773C1E63" w14:textId="77777777" w:rsidR="009115D2" w:rsidRDefault="009115D2" w:rsidP="009115D2">
      <w:pPr>
        <w:jc w:val="left"/>
      </w:pPr>
    </w:p>
    <w:p w14:paraId="5866ABC2" w14:textId="77777777" w:rsidR="009115D2" w:rsidRDefault="009115D2" w:rsidP="009115D2">
      <w:pPr>
        <w:pStyle w:val="Heading3"/>
        <w:numPr>
          <w:ilvl w:val="2"/>
          <w:numId w:val="29"/>
        </w:numPr>
        <w:tabs>
          <w:tab w:val="left" w:pos="0"/>
        </w:tabs>
        <w:ind w:left="2160" w:hanging="360"/>
        <w:jc w:val="left"/>
      </w:pPr>
      <w:bookmarkStart w:id="223" w:name="_o5sklp1027j3" w:colFirst="0" w:colLast="0"/>
      <w:bookmarkEnd w:id="223"/>
    </w:p>
    <w:p w14:paraId="75D80B9D" w14:textId="77777777" w:rsidR="009115D2" w:rsidRDefault="009115D2" w:rsidP="009115D2"/>
    <w:p w14:paraId="7C427394" w14:textId="77777777" w:rsidR="009115D2" w:rsidRDefault="009115D2" w:rsidP="009115D2"/>
    <w:p w14:paraId="1C58E430" w14:textId="77777777" w:rsidR="009115D2" w:rsidRDefault="009115D2" w:rsidP="009115D2"/>
    <w:p w14:paraId="1936BCD0" w14:textId="77777777" w:rsidR="009115D2" w:rsidRDefault="009115D2" w:rsidP="009115D2">
      <w:pPr>
        <w:pStyle w:val="Heading3"/>
        <w:numPr>
          <w:ilvl w:val="2"/>
          <w:numId w:val="29"/>
        </w:numPr>
        <w:tabs>
          <w:tab w:val="left" w:pos="0"/>
        </w:tabs>
        <w:ind w:left="2160" w:hanging="360"/>
        <w:jc w:val="left"/>
      </w:pPr>
      <w:bookmarkStart w:id="224" w:name="_877z4c7l1c2f" w:colFirst="0" w:colLast="0"/>
      <w:bookmarkEnd w:id="224"/>
      <w:r>
        <w:t>1.9. Anganwadi Contact Details</w:t>
      </w:r>
    </w:p>
    <w:p w14:paraId="63F633F4" w14:textId="77777777" w:rsidR="009115D2" w:rsidRDefault="009115D2" w:rsidP="009115D2">
      <w:pPr>
        <w:jc w:val="left"/>
      </w:pPr>
    </w:p>
    <w:tbl>
      <w:tblPr>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0"/>
        <w:gridCol w:w="3945"/>
        <w:gridCol w:w="4170"/>
      </w:tblGrid>
      <w:tr w:rsidR="009115D2" w14:paraId="32A294C6" w14:textId="77777777" w:rsidTr="00426D56">
        <w:trPr>
          <w:trHeight w:val="285"/>
        </w:trPr>
        <w:tc>
          <w:tcPr>
            <w:tcW w:w="780" w:type="dxa"/>
            <w:tcBorders>
              <w:top w:val="single" w:sz="4" w:space="0" w:color="000000"/>
              <w:left w:val="single" w:sz="4" w:space="0" w:color="000000"/>
              <w:bottom w:val="single" w:sz="4" w:space="0" w:color="000000"/>
              <w:right w:val="single" w:sz="4" w:space="0" w:color="000000"/>
            </w:tcBorders>
          </w:tcPr>
          <w:p w14:paraId="773400E9" w14:textId="77777777" w:rsidR="009115D2" w:rsidRDefault="009115D2" w:rsidP="00426D56">
            <w:pPr>
              <w:spacing w:before="240"/>
              <w:jc w:val="left"/>
            </w:pPr>
            <w:proofErr w:type="spellStart"/>
            <w:proofErr w:type="gramStart"/>
            <w:r>
              <w:t>S.No</w:t>
            </w:r>
            <w:proofErr w:type="spellEnd"/>
            <w:proofErr w:type="gramEnd"/>
          </w:p>
        </w:tc>
        <w:tc>
          <w:tcPr>
            <w:tcW w:w="3945" w:type="dxa"/>
            <w:tcBorders>
              <w:top w:val="single" w:sz="4" w:space="0" w:color="000000"/>
              <w:bottom w:val="single" w:sz="4" w:space="0" w:color="000000"/>
              <w:right w:val="single" w:sz="4" w:space="0" w:color="000000"/>
            </w:tcBorders>
          </w:tcPr>
          <w:p w14:paraId="2113F2B7" w14:textId="77777777" w:rsidR="009115D2" w:rsidRDefault="009115D2" w:rsidP="00426D56">
            <w:pPr>
              <w:spacing w:before="240"/>
              <w:jc w:val="left"/>
            </w:pPr>
            <w:r>
              <w:t>Name of Anganwadi</w:t>
            </w:r>
          </w:p>
        </w:tc>
        <w:tc>
          <w:tcPr>
            <w:tcW w:w="4170" w:type="dxa"/>
            <w:tcBorders>
              <w:top w:val="single" w:sz="4" w:space="0" w:color="000000"/>
              <w:bottom w:val="single" w:sz="4" w:space="0" w:color="000000"/>
              <w:right w:val="single" w:sz="4" w:space="0" w:color="000000"/>
            </w:tcBorders>
          </w:tcPr>
          <w:p w14:paraId="15532AED" w14:textId="77777777" w:rsidR="009115D2" w:rsidRDefault="009115D2" w:rsidP="00426D56">
            <w:pPr>
              <w:spacing w:before="240"/>
              <w:jc w:val="left"/>
            </w:pPr>
            <w:r>
              <w:rPr>
                <w:rFonts w:ascii="Arial" w:eastAsia="Arial" w:hAnsi="Arial" w:cs="Arial"/>
              </w:rPr>
              <w:t>Phone number</w:t>
            </w:r>
          </w:p>
        </w:tc>
      </w:tr>
      <w:tr w:rsidR="009115D2" w14:paraId="7FD517BA" w14:textId="77777777" w:rsidTr="00426D56">
        <w:trPr>
          <w:trHeight w:val="285"/>
        </w:trPr>
        <w:tc>
          <w:tcPr>
            <w:tcW w:w="780" w:type="dxa"/>
            <w:tcBorders>
              <w:left w:val="single" w:sz="4" w:space="0" w:color="000000"/>
              <w:bottom w:val="single" w:sz="4" w:space="0" w:color="000000"/>
              <w:right w:val="single" w:sz="4" w:space="0" w:color="000000"/>
            </w:tcBorders>
          </w:tcPr>
          <w:p w14:paraId="22323F22" w14:textId="77777777" w:rsidR="009115D2" w:rsidRDefault="009115D2" w:rsidP="00426D56">
            <w:pPr>
              <w:spacing w:before="240"/>
              <w:jc w:val="left"/>
            </w:pPr>
            <w:r>
              <w:t>1</w:t>
            </w:r>
          </w:p>
        </w:tc>
        <w:tc>
          <w:tcPr>
            <w:tcW w:w="3945" w:type="dxa"/>
            <w:tcBorders>
              <w:bottom w:val="single" w:sz="4" w:space="0" w:color="000000"/>
              <w:right w:val="single" w:sz="4" w:space="0" w:color="000000"/>
            </w:tcBorders>
          </w:tcPr>
          <w:p w14:paraId="7CACAE99" w14:textId="77777777" w:rsidR="009115D2" w:rsidRDefault="009115D2" w:rsidP="00426D56">
            <w:pPr>
              <w:spacing w:before="240"/>
              <w:jc w:val="left"/>
            </w:pPr>
            <w:r>
              <w:t>CHETTIMUNNAR</w:t>
            </w:r>
          </w:p>
        </w:tc>
        <w:tc>
          <w:tcPr>
            <w:tcW w:w="4170" w:type="dxa"/>
            <w:tcBorders>
              <w:bottom w:val="single" w:sz="4" w:space="0" w:color="000000"/>
              <w:right w:val="single" w:sz="4" w:space="0" w:color="000000"/>
            </w:tcBorders>
          </w:tcPr>
          <w:p w14:paraId="07B32D14" w14:textId="77777777" w:rsidR="009115D2" w:rsidRDefault="009115D2" w:rsidP="00426D56">
            <w:pPr>
              <w:spacing w:before="240"/>
              <w:jc w:val="left"/>
            </w:pPr>
            <w:r>
              <w:t>9961376966</w:t>
            </w:r>
          </w:p>
        </w:tc>
      </w:tr>
      <w:tr w:rsidR="009115D2" w14:paraId="5CCFC5A2" w14:textId="77777777" w:rsidTr="00426D56">
        <w:trPr>
          <w:trHeight w:val="285"/>
        </w:trPr>
        <w:tc>
          <w:tcPr>
            <w:tcW w:w="780" w:type="dxa"/>
            <w:tcBorders>
              <w:left w:val="single" w:sz="4" w:space="0" w:color="000000"/>
              <w:bottom w:val="single" w:sz="4" w:space="0" w:color="000000"/>
              <w:right w:val="single" w:sz="4" w:space="0" w:color="000000"/>
            </w:tcBorders>
          </w:tcPr>
          <w:p w14:paraId="2CFC3501" w14:textId="77777777" w:rsidR="009115D2" w:rsidRDefault="009115D2" w:rsidP="00426D56">
            <w:pPr>
              <w:spacing w:before="240"/>
              <w:jc w:val="left"/>
            </w:pPr>
            <w:r>
              <w:t>2</w:t>
            </w:r>
          </w:p>
        </w:tc>
        <w:tc>
          <w:tcPr>
            <w:tcW w:w="3945" w:type="dxa"/>
            <w:tcBorders>
              <w:bottom w:val="single" w:sz="4" w:space="0" w:color="000000"/>
              <w:right w:val="single" w:sz="4" w:space="0" w:color="000000"/>
            </w:tcBorders>
          </w:tcPr>
          <w:p w14:paraId="628A39B5" w14:textId="77777777" w:rsidR="009115D2" w:rsidRDefault="009115D2" w:rsidP="00426D56">
            <w:pPr>
              <w:spacing w:before="240"/>
              <w:jc w:val="left"/>
            </w:pPr>
            <w:r>
              <w:t>CHETTIYAARKULAM</w:t>
            </w:r>
          </w:p>
        </w:tc>
        <w:tc>
          <w:tcPr>
            <w:tcW w:w="4170" w:type="dxa"/>
            <w:tcBorders>
              <w:bottom w:val="single" w:sz="4" w:space="0" w:color="000000"/>
              <w:right w:val="single" w:sz="4" w:space="0" w:color="000000"/>
            </w:tcBorders>
          </w:tcPr>
          <w:p w14:paraId="6BD4C67E" w14:textId="77777777" w:rsidR="009115D2" w:rsidRDefault="009115D2" w:rsidP="00426D56">
            <w:pPr>
              <w:spacing w:before="240"/>
              <w:jc w:val="left"/>
            </w:pPr>
            <w:r>
              <w:t>9995306112</w:t>
            </w:r>
          </w:p>
        </w:tc>
      </w:tr>
      <w:tr w:rsidR="009115D2" w14:paraId="5F82E714" w14:textId="77777777" w:rsidTr="00426D56">
        <w:trPr>
          <w:trHeight w:val="285"/>
        </w:trPr>
        <w:tc>
          <w:tcPr>
            <w:tcW w:w="780" w:type="dxa"/>
            <w:tcBorders>
              <w:left w:val="single" w:sz="4" w:space="0" w:color="000000"/>
              <w:bottom w:val="single" w:sz="4" w:space="0" w:color="000000"/>
              <w:right w:val="single" w:sz="4" w:space="0" w:color="000000"/>
            </w:tcBorders>
          </w:tcPr>
          <w:p w14:paraId="29DDCD6A" w14:textId="77777777" w:rsidR="009115D2" w:rsidRDefault="009115D2" w:rsidP="00426D56">
            <w:pPr>
              <w:spacing w:before="240"/>
              <w:jc w:val="left"/>
            </w:pPr>
            <w:r>
              <w:t>3</w:t>
            </w:r>
          </w:p>
        </w:tc>
        <w:tc>
          <w:tcPr>
            <w:tcW w:w="3945" w:type="dxa"/>
            <w:tcBorders>
              <w:bottom w:val="single" w:sz="4" w:space="0" w:color="000000"/>
              <w:right w:val="single" w:sz="4" w:space="0" w:color="000000"/>
            </w:tcBorders>
          </w:tcPr>
          <w:p w14:paraId="3D1E351F" w14:textId="77777777" w:rsidR="009115D2" w:rsidRDefault="009115D2" w:rsidP="00426D56">
            <w:pPr>
              <w:spacing w:before="240"/>
              <w:jc w:val="left"/>
            </w:pPr>
            <w:r>
              <w:t>SAKTHIKULANGARA</w:t>
            </w:r>
          </w:p>
        </w:tc>
        <w:tc>
          <w:tcPr>
            <w:tcW w:w="4170" w:type="dxa"/>
            <w:tcBorders>
              <w:bottom w:val="single" w:sz="4" w:space="0" w:color="000000"/>
              <w:right w:val="single" w:sz="4" w:space="0" w:color="000000"/>
            </w:tcBorders>
          </w:tcPr>
          <w:p w14:paraId="4AE8C964" w14:textId="77777777" w:rsidR="009115D2" w:rsidRDefault="009115D2" w:rsidP="00426D56">
            <w:pPr>
              <w:spacing w:before="240"/>
              <w:jc w:val="left"/>
            </w:pPr>
            <w:r>
              <w:t>9539641763</w:t>
            </w:r>
          </w:p>
        </w:tc>
      </w:tr>
      <w:tr w:rsidR="009115D2" w14:paraId="611D4D79" w14:textId="77777777" w:rsidTr="00426D56">
        <w:trPr>
          <w:trHeight w:val="285"/>
        </w:trPr>
        <w:tc>
          <w:tcPr>
            <w:tcW w:w="780" w:type="dxa"/>
            <w:tcBorders>
              <w:left w:val="single" w:sz="4" w:space="0" w:color="000000"/>
              <w:bottom w:val="single" w:sz="4" w:space="0" w:color="000000"/>
              <w:right w:val="single" w:sz="4" w:space="0" w:color="000000"/>
            </w:tcBorders>
          </w:tcPr>
          <w:p w14:paraId="3BE7DDBB" w14:textId="77777777" w:rsidR="009115D2" w:rsidRDefault="009115D2" w:rsidP="00426D56">
            <w:pPr>
              <w:spacing w:before="240"/>
              <w:jc w:val="left"/>
            </w:pPr>
            <w:r>
              <w:t>4</w:t>
            </w:r>
          </w:p>
        </w:tc>
        <w:tc>
          <w:tcPr>
            <w:tcW w:w="3945" w:type="dxa"/>
            <w:tcBorders>
              <w:bottom w:val="single" w:sz="4" w:space="0" w:color="000000"/>
              <w:right w:val="single" w:sz="4" w:space="0" w:color="000000"/>
            </w:tcBorders>
          </w:tcPr>
          <w:p w14:paraId="49322540" w14:textId="77777777" w:rsidR="009115D2" w:rsidRDefault="009115D2" w:rsidP="00426D56">
            <w:pPr>
              <w:spacing w:before="240"/>
              <w:jc w:val="left"/>
            </w:pPr>
            <w:r>
              <w:t>THANAAKULAM</w:t>
            </w:r>
          </w:p>
        </w:tc>
        <w:tc>
          <w:tcPr>
            <w:tcW w:w="4170" w:type="dxa"/>
            <w:tcBorders>
              <w:bottom w:val="single" w:sz="4" w:space="0" w:color="000000"/>
              <w:right w:val="single" w:sz="4" w:space="0" w:color="000000"/>
            </w:tcBorders>
          </w:tcPr>
          <w:p w14:paraId="23CBEBAF" w14:textId="77777777" w:rsidR="009115D2" w:rsidRDefault="009115D2" w:rsidP="00426D56">
            <w:pPr>
              <w:spacing w:before="240"/>
              <w:jc w:val="left"/>
            </w:pPr>
            <w:r>
              <w:t>8156817230</w:t>
            </w:r>
          </w:p>
        </w:tc>
      </w:tr>
      <w:tr w:rsidR="009115D2" w14:paraId="70E89C52" w14:textId="77777777" w:rsidTr="00426D56">
        <w:trPr>
          <w:trHeight w:val="285"/>
        </w:trPr>
        <w:tc>
          <w:tcPr>
            <w:tcW w:w="780" w:type="dxa"/>
            <w:tcBorders>
              <w:left w:val="single" w:sz="4" w:space="0" w:color="000000"/>
              <w:bottom w:val="single" w:sz="4" w:space="0" w:color="000000"/>
              <w:right w:val="single" w:sz="4" w:space="0" w:color="000000"/>
            </w:tcBorders>
          </w:tcPr>
          <w:p w14:paraId="3C31FDF0" w14:textId="77777777" w:rsidR="009115D2" w:rsidRDefault="009115D2" w:rsidP="00426D56">
            <w:pPr>
              <w:spacing w:before="240"/>
              <w:jc w:val="left"/>
            </w:pPr>
            <w:r>
              <w:lastRenderedPageBreak/>
              <w:t>5</w:t>
            </w:r>
          </w:p>
        </w:tc>
        <w:tc>
          <w:tcPr>
            <w:tcW w:w="3945" w:type="dxa"/>
            <w:tcBorders>
              <w:bottom w:val="single" w:sz="4" w:space="0" w:color="000000"/>
              <w:right w:val="single" w:sz="4" w:space="0" w:color="000000"/>
            </w:tcBorders>
          </w:tcPr>
          <w:p w14:paraId="64E7B800" w14:textId="77777777" w:rsidR="009115D2" w:rsidRDefault="009115D2" w:rsidP="00426D56">
            <w:pPr>
              <w:spacing w:before="240"/>
              <w:jc w:val="left"/>
            </w:pPr>
            <w:r>
              <w:t>PARAYANATHUMUKKU</w:t>
            </w:r>
          </w:p>
        </w:tc>
        <w:tc>
          <w:tcPr>
            <w:tcW w:w="4170" w:type="dxa"/>
            <w:tcBorders>
              <w:bottom w:val="single" w:sz="4" w:space="0" w:color="000000"/>
              <w:right w:val="single" w:sz="4" w:space="0" w:color="000000"/>
            </w:tcBorders>
          </w:tcPr>
          <w:p w14:paraId="288AD3B5" w14:textId="77777777" w:rsidR="009115D2" w:rsidRDefault="009115D2" w:rsidP="00426D56">
            <w:pPr>
              <w:spacing w:before="240"/>
              <w:jc w:val="left"/>
            </w:pPr>
            <w:r>
              <w:t>9605165733</w:t>
            </w:r>
          </w:p>
        </w:tc>
      </w:tr>
      <w:tr w:rsidR="009115D2" w14:paraId="7A5308A5" w14:textId="77777777" w:rsidTr="00426D56">
        <w:trPr>
          <w:trHeight w:val="285"/>
        </w:trPr>
        <w:tc>
          <w:tcPr>
            <w:tcW w:w="780" w:type="dxa"/>
            <w:tcBorders>
              <w:left w:val="single" w:sz="4" w:space="0" w:color="000000"/>
              <w:bottom w:val="single" w:sz="4" w:space="0" w:color="000000"/>
              <w:right w:val="single" w:sz="4" w:space="0" w:color="000000"/>
            </w:tcBorders>
          </w:tcPr>
          <w:p w14:paraId="26C1E044" w14:textId="77777777" w:rsidR="009115D2" w:rsidRDefault="009115D2" w:rsidP="00426D56">
            <w:pPr>
              <w:spacing w:before="240"/>
              <w:jc w:val="left"/>
            </w:pPr>
            <w:r>
              <w:t>6</w:t>
            </w:r>
          </w:p>
        </w:tc>
        <w:tc>
          <w:tcPr>
            <w:tcW w:w="3945" w:type="dxa"/>
            <w:tcBorders>
              <w:bottom w:val="single" w:sz="4" w:space="0" w:color="000000"/>
              <w:right w:val="single" w:sz="4" w:space="0" w:color="000000"/>
            </w:tcBorders>
          </w:tcPr>
          <w:p w14:paraId="76C54886" w14:textId="77777777" w:rsidR="009115D2" w:rsidRDefault="009115D2" w:rsidP="00426D56">
            <w:pPr>
              <w:spacing w:before="240"/>
              <w:jc w:val="left"/>
            </w:pPr>
            <w:r>
              <w:t>AALAMPALLIL</w:t>
            </w:r>
          </w:p>
        </w:tc>
        <w:tc>
          <w:tcPr>
            <w:tcW w:w="4170" w:type="dxa"/>
            <w:tcBorders>
              <w:bottom w:val="single" w:sz="4" w:space="0" w:color="000000"/>
              <w:right w:val="single" w:sz="4" w:space="0" w:color="000000"/>
            </w:tcBorders>
          </w:tcPr>
          <w:p w14:paraId="097C22E3" w14:textId="77777777" w:rsidR="009115D2" w:rsidRDefault="009115D2" w:rsidP="00426D56">
            <w:pPr>
              <w:spacing w:before="240"/>
              <w:jc w:val="left"/>
            </w:pPr>
            <w:r>
              <w:t>9847277176</w:t>
            </w:r>
          </w:p>
        </w:tc>
      </w:tr>
      <w:tr w:rsidR="009115D2" w14:paraId="5FA26D7A" w14:textId="77777777" w:rsidTr="00426D56">
        <w:trPr>
          <w:trHeight w:val="587"/>
        </w:trPr>
        <w:tc>
          <w:tcPr>
            <w:tcW w:w="780" w:type="dxa"/>
            <w:tcBorders>
              <w:left w:val="single" w:sz="4" w:space="0" w:color="000000"/>
              <w:bottom w:val="single" w:sz="4" w:space="0" w:color="000000"/>
              <w:right w:val="single" w:sz="4" w:space="0" w:color="000000"/>
            </w:tcBorders>
          </w:tcPr>
          <w:p w14:paraId="5E7FAC42" w14:textId="77777777" w:rsidR="009115D2" w:rsidRDefault="009115D2" w:rsidP="00426D56">
            <w:pPr>
              <w:spacing w:before="240"/>
              <w:jc w:val="left"/>
            </w:pPr>
            <w:r>
              <w:t>7</w:t>
            </w:r>
          </w:p>
        </w:tc>
        <w:tc>
          <w:tcPr>
            <w:tcW w:w="3945" w:type="dxa"/>
            <w:tcBorders>
              <w:bottom w:val="single" w:sz="4" w:space="0" w:color="000000"/>
              <w:right w:val="single" w:sz="4" w:space="0" w:color="000000"/>
            </w:tcBorders>
          </w:tcPr>
          <w:p w14:paraId="630045CD" w14:textId="77777777" w:rsidR="009115D2" w:rsidRDefault="009115D2" w:rsidP="00426D56">
            <w:pPr>
              <w:spacing w:before="240"/>
              <w:jc w:val="left"/>
            </w:pPr>
            <w:r>
              <w:t>SNEHAJALAKAM AW NO 7</w:t>
            </w:r>
          </w:p>
        </w:tc>
        <w:tc>
          <w:tcPr>
            <w:tcW w:w="4170" w:type="dxa"/>
            <w:tcBorders>
              <w:bottom w:val="single" w:sz="4" w:space="0" w:color="000000"/>
              <w:right w:val="single" w:sz="4" w:space="0" w:color="000000"/>
            </w:tcBorders>
          </w:tcPr>
          <w:p w14:paraId="1C82C3E8" w14:textId="77777777" w:rsidR="009115D2" w:rsidRDefault="009115D2" w:rsidP="00426D56">
            <w:pPr>
              <w:spacing w:before="240"/>
              <w:jc w:val="left"/>
            </w:pPr>
            <w:r>
              <w:t>7356787238</w:t>
            </w:r>
          </w:p>
        </w:tc>
      </w:tr>
      <w:tr w:rsidR="009115D2" w14:paraId="0862763E" w14:textId="77777777" w:rsidTr="00426D56">
        <w:trPr>
          <w:trHeight w:val="285"/>
        </w:trPr>
        <w:tc>
          <w:tcPr>
            <w:tcW w:w="780" w:type="dxa"/>
            <w:tcBorders>
              <w:left w:val="single" w:sz="4" w:space="0" w:color="000000"/>
              <w:bottom w:val="single" w:sz="4" w:space="0" w:color="000000"/>
              <w:right w:val="single" w:sz="4" w:space="0" w:color="000000"/>
            </w:tcBorders>
          </w:tcPr>
          <w:p w14:paraId="754EC51F" w14:textId="77777777" w:rsidR="009115D2" w:rsidRDefault="009115D2" w:rsidP="00426D56">
            <w:pPr>
              <w:spacing w:before="240"/>
              <w:jc w:val="left"/>
            </w:pPr>
            <w:r>
              <w:t>8</w:t>
            </w:r>
          </w:p>
        </w:tc>
        <w:tc>
          <w:tcPr>
            <w:tcW w:w="3945" w:type="dxa"/>
            <w:tcBorders>
              <w:bottom w:val="single" w:sz="4" w:space="0" w:color="000000"/>
              <w:right w:val="single" w:sz="4" w:space="0" w:color="000000"/>
            </w:tcBorders>
          </w:tcPr>
          <w:p w14:paraId="69ED345D" w14:textId="77777777" w:rsidR="009115D2" w:rsidRDefault="009115D2" w:rsidP="00426D56">
            <w:pPr>
              <w:spacing w:before="240"/>
              <w:jc w:val="left"/>
            </w:pPr>
            <w:r>
              <w:t xml:space="preserve">KUTTIYILMUKKU </w:t>
            </w:r>
          </w:p>
        </w:tc>
        <w:tc>
          <w:tcPr>
            <w:tcW w:w="4170" w:type="dxa"/>
            <w:tcBorders>
              <w:bottom w:val="single" w:sz="4" w:space="0" w:color="000000"/>
              <w:right w:val="single" w:sz="4" w:space="0" w:color="000000"/>
            </w:tcBorders>
          </w:tcPr>
          <w:p w14:paraId="4BFEC899" w14:textId="77777777" w:rsidR="009115D2" w:rsidRDefault="009115D2" w:rsidP="00426D56">
            <w:pPr>
              <w:spacing w:before="240"/>
              <w:jc w:val="left"/>
            </w:pPr>
            <w:r>
              <w:t>9847455050</w:t>
            </w:r>
          </w:p>
        </w:tc>
      </w:tr>
      <w:tr w:rsidR="009115D2" w14:paraId="32324873" w14:textId="77777777" w:rsidTr="00426D56">
        <w:trPr>
          <w:trHeight w:val="285"/>
        </w:trPr>
        <w:tc>
          <w:tcPr>
            <w:tcW w:w="780" w:type="dxa"/>
            <w:tcBorders>
              <w:left w:val="single" w:sz="4" w:space="0" w:color="000000"/>
              <w:bottom w:val="single" w:sz="4" w:space="0" w:color="000000"/>
              <w:right w:val="single" w:sz="4" w:space="0" w:color="000000"/>
            </w:tcBorders>
          </w:tcPr>
          <w:p w14:paraId="445EE823" w14:textId="77777777" w:rsidR="009115D2" w:rsidRDefault="009115D2" w:rsidP="00426D56">
            <w:pPr>
              <w:spacing w:before="240"/>
              <w:jc w:val="left"/>
            </w:pPr>
            <w:r>
              <w:t>9</w:t>
            </w:r>
          </w:p>
        </w:tc>
        <w:tc>
          <w:tcPr>
            <w:tcW w:w="3945" w:type="dxa"/>
            <w:tcBorders>
              <w:bottom w:val="single" w:sz="4" w:space="0" w:color="000000"/>
              <w:right w:val="single" w:sz="4" w:space="0" w:color="000000"/>
            </w:tcBorders>
          </w:tcPr>
          <w:p w14:paraId="07FC68BA" w14:textId="77777777" w:rsidR="009115D2" w:rsidRDefault="009115D2" w:rsidP="00426D56">
            <w:pPr>
              <w:spacing w:before="240"/>
              <w:jc w:val="left"/>
            </w:pPr>
            <w:r>
              <w:t>THEKKEANJILIMOOD</w:t>
            </w:r>
          </w:p>
        </w:tc>
        <w:tc>
          <w:tcPr>
            <w:tcW w:w="4170" w:type="dxa"/>
            <w:tcBorders>
              <w:bottom w:val="single" w:sz="4" w:space="0" w:color="000000"/>
              <w:right w:val="single" w:sz="4" w:space="0" w:color="000000"/>
            </w:tcBorders>
          </w:tcPr>
          <w:p w14:paraId="794A4B28" w14:textId="77777777" w:rsidR="009115D2" w:rsidRDefault="009115D2" w:rsidP="00426D56">
            <w:pPr>
              <w:spacing w:before="240"/>
              <w:jc w:val="left"/>
            </w:pPr>
            <w:r>
              <w:t>9747621168</w:t>
            </w:r>
          </w:p>
        </w:tc>
      </w:tr>
      <w:tr w:rsidR="009115D2" w14:paraId="4220475B" w14:textId="77777777" w:rsidTr="00426D56">
        <w:trPr>
          <w:trHeight w:val="285"/>
        </w:trPr>
        <w:tc>
          <w:tcPr>
            <w:tcW w:w="780" w:type="dxa"/>
            <w:tcBorders>
              <w:left w:val="single" w:sz="4" w:space="0" w:color="000000"/>
              <w:bottom w:val="single" w:sz="4" w:space="0" w:color="000000"/>
              <w:right w:val="single" w:sz="4" w:space="0" w:color="000000"/>
            </w:tcBorders>
          </w:tcPr>
          <w:p w14:paraId="4E1234A0" w14:textId="77777777" w:rsidR="009115D2" w:rsidRDefault="009115D2" w:rsidP="00426D56">
            <w:pPr>
              <w:spacing w:before="240"/>
              <w:jc w:val="left"/>
            </w:pPr>
            <w:r>
              <w:t>10</w:t>
            </w:r>
          </w:p>
        </w:tc>
        <w:tc>
          <w:tcPr>
            <w:tcW w:w="3945" w:type="dxa"/>
            <w:tcBorders>
              <w:bottom w:val="single" w:sz="4" w:space="0" w:color="000000"/>
              <w:right w:val="single" w:sz="4" w:space="0" w:color="000000"/>
            </w:tcBorders>
          </w:tcPr>
          <w:p w14:paraId="2B79B797" w14:textId="77777777" w:rsidR="009115D2" w:rsidRDefault="009115D2" w:rsidP="00426D56">
            <w:pPr>
              <w:spacing w:before="240"/>
              <w:jc w:val="left"/>
            </w:pPr>
            <w:r>
              <w:t xml:space="preserve">KRISHI BHAVAN </w:t>
            </w:r>
          </w:p>
        </w:tc>
        <w:tc>
          <w:tcPr>
            <w:tcW w:w="4170" w:type="dxa"/>
            <w:tcBorders>
              <w:bottom w:val="single" w:sz="4" w:space="0" w:color="000000"/>
              <w:right w:val="single" w:sz="4" w:space="0" w:color="000000"/>
            </w:tcBorders>
          </w:tcPr>
          <w:p w14:paraId="7784F10C" w14:textId="77777777" w:rsidR="009115D2" w:rsidRDefault="009115D2" w:rsidP="00426D56">
            <w:pPr>
              <w:spacing w:before="240"/>
              <w:jc w:val="left"/>
            </w:pPr>
            <w:r>
              <w:t>9605645378</w:t>
            </w:r>
          </w:p>
        </w:tc>
      </w:tr>
      <w:tr w:rsidR="009115D2" w14:paraId="501FAE56" w14:textId="77777777" w:rsidTr="00426D56">
        <w:trPr>
          <w:trHeight w:val="285"/>
        </w:trPr>
        <w:tc>
          <w:tcPr>
            <w:tcW w:w="780" w:type="dxa"/>
            <w:tcBorders>
              <w:left w:val="single" w:sz="4" w:space="0" w:color="000000"/>
              <w:bottom w:val="single" w:sz="4" w:space="0" w:color="000000"/>
              <w:right w:val="single" w:sz="4" w:space="0" w:color="000000"/>
            </w:tcBorders>
          </w:tcPr>
          <w:p w14:paraId="6B5E3A69" w14:textId="77777777" w:rsidR="009115D2" w:rsidRDefault="009115D2" w:rsidP="00426D56">
            <w:pPr>
              <w:spacing w:before="240"/>
              <w:jc w:val="left"/>
            </w:pPr>
            <w:r>
              <w:t xml:space="preserve"> 11</w:t>
            </w:r>
          </w:p>
        </w:tc>
        <w:tc>
          <w:tcPr>
            <w:tcW w:w="3945" w:type="dxa"/>
            <w:tcBorders>
              <w:bottom w:val="single" w:sz="4" w:space="0" w:color="000000"/>
              <w:right w:val="single" w:sz="4" w:space="0" w:color="000000"/>
            </w:tcBorders>
          </w:tcPr>
          <w:p w14:paraId="18F3AB82" w14:textId="77777777" w:rsidR="009115D2" w:rsidRDefault="009115D2" w:rsidP="00426D56">
            <w:pPr>
              <w:spacing w:before="240"/>
              <w:jc w:val="left"/>
            </w:pPr>
            <w:r>
              <w:t xml:space="preserve"> VARANAPPALLIL</w:t>
            </w:r>
          </w:p>
        </w:tc>
        <w:tc>
          <w:tcPr>
            <w:tcW w:w="4170" w:type="dxa"/>
            <w:tcBorders>
              <w:bottom w:val="single" w:sz="4" w:space="0" w:color="000000"/>
              <w:right w:val="single" w:sz="4" w:space="0" w:color="000000"/>
            </w:tcBorders>
          </w:tcPr>
          <w:p w14:paraId="57075A4A" w14:textId="77777777" w:rsidR="009115D2" w:rsidRDefault="009115D2" w:rsidP="00426D56">
            <w:pPr>
              <w:spacing w:before="240"/>
              <w:jc w:val="left"/>
            </w:pPr>
            <w:r>
              <w:t xml:space="preserve"> 9562956525</w:t>
            </w:r>
          </w:p>
        </w:tc>
      </w:tr>
      <w:tr w:rsidR="009115D2" w14:paraId="53A2FCED" w14:textId="77777777" w:rsidTr="00426D56">
        <w:trPr>
          <w:trHeight w:val="586"/>
        </w:trPr>
        <w:tc>
          <w:tcPr>
            <w:tcW w:w="780" w:type="dxa"/>
            <w:tcBorders>
              <w:left w:val="single" w:sz="4" w:space="0" w:color="000000"/>
              <w:bottom w:val="single" w:sz="4" w:space="0" w:color="000000"/>
              <w:right w:val="single" w:sz="4" w:space="0" w:color="000000"/>
            </w:tcBorders>
          </w:tcPr>
          <w:p w14:paraId="6A6FF0D5" w14:textId="77777777" w:rsidR="009115D2" w:rsidRDefault="009115D2" w:rsidP="00426D56">
            <w:pPr>
              <w:spacing w:before="240"/>
              <w:jc w:val="left"/>
            </w:pPr>
            <w:r>
              <w:t xml:space="preserve"> 12</w:t>
            </w:r>
          </w:p>
        </w:tc>
        <w:tc>
          <w:tcPr>
            <w:tcW w:w="3945" w:type="dxa"/>
            <w:tcBorders>
              <w:bottom w:val="single" w:sz="4" w:space="0" w:color="000000"/>
              <w:right w:val="single" w:sz="4" w:space="0" w:color="000000"/>
            </w:tcBorders>
          </w:tcPr>
          <w:p w14:paraId="6377022E" w14:textId="77777777" w:rsidR="009115D2" w:rsidRDefault="009115D2" w:rsidP="00426D56">
            <w:pPr>
              <w:spacing w:before="240"/>
              <w:jc w:val="left"/>
            </w:pPr>
            <w:r>
              <w:t xml:space="preserve"> THUMBILISSERIL</w:t>
            </w:r>
          </w:p>
        </w:tc>
        <w:tc>
          <w:tcPr>
            <w:tcW w:w="4170" w:type="dxa"/>
            <w:tcBorders>
              <w:bottom w:val="single" w:sz="4" w:space="0" w:color="000000"/>
              <w:right w:val="single" w:sz="4" w:space="0" w:color="000000"/>
            </w:tcBorders>
          </w:tcPr>
          <w:p w14:paraId="679B80A4" w14:textId="77777777" w:rsidR="009115D2" w:rsidRDefault="009115D2" w:rsidP="00426D56">
            <w:pPr>
              <w:spacing w:before="240"/>
              <w:jc w:val="left"/>
            </w:pPr>
            <w:r>
              <w:t xml:space="preserve"> 9744749407</w:t>
            </w:r>
          </w:p>
        </w:tc>
      </w:tr>
      <w:tr w:rsidR="009115D2" w14:paraId="3CCC5570" w14:textId="77777777" w:rsidTr="00426D56">
        <w:trPr>
          <w:trHeight w:val="285"/>
        </w:trPr>
        <w:tc>
          <w:tcPr>
            <w:tcW w:w="780" w:type="dxa"/>
            <w:tcBorders>
              <w:left w:val="single" w:sz="4" w:space="0" w:color="000000"/>
              <w:bottom w:val="single" w:sz="4" w:space="0" w:color="000000"/>
              <w:right w:val="single" w:sz="4" w:space="0" w:color="000000"/>
            </w:tcBorders>
          </w:tcPr>
          <w:p w14:paraId="2ECDF8C6" w14:textId="77777777" w:rsidR="009115D2" w:rsidRDefault="009115D2" w:rsidP="00426D56">
            <w:pPr>
              <w:spacing w:before="240"/>
              <w:jc w:val="left"/>
            </w:pPr>
            <w:r>
              <w:t xml:space="preserve"> 13</w:t>
            </w:r>
          </w:p>
        </w:tc>
        <w:tc>
          <w:tcPr>
            <w:tcW w:w="3945" w:type="dxa"/>
            <w:tcBorders>
              <w:bottom w:val="single" w:sz="4" w:space="0" w:color="000000"/>
              <w:right w:val="single" w:sz="4" w:space="0" w:color="000000"/>
            </w:tcBorders>
          </w:tcPr>
          <w:p w14:paraId="2ECD9441" w14:textId="77777777" w:rsidR="009115D2" w:rsidRDefault="009115D2" w:rsidP="00426D56">
            <w:pPr>
              <w:spacing w:before="240"/>
              <w:jc w:val="left"/>
            </w:pPr>
            <w:r>
              <w:t>KAREEL</w:t>
            </w:r>
          </w:p>
        </w:tc>
        <w:tc>
          <w:tcPr>
            <w:tcW w:w="4170" w:type="dxa"/>
            <w:tcBorders>
              <w:bottom w:val="single" w:sz="4" w:space="0" w:color="000000"/>
              <w:right w:val="single" w:sz="4" w:space="0" w:color="000000"/>
            </w:tcBorders>
          </w:tcPr>
          <w:p w14:paraId="1FBD50AA" w14:textId="77777777" w:rsidR="009115D2" w:rsidRDefault="009115D2" w:rsidP="00426D56">
            <w:pPr>
              <w:spacing w:before="240"/>
              <w:jc w:val="left"/>
            </w:pPr>
            <w:r>
              <w:t xml:space="preserve"> 9961417984</w:t>
            </w:r>
          </w:p>
        </w:tc>
      </w:tr>
      <w:tr w:rsidR="009115D2" w14:paraId="32252CDE" w14:textId="77777777" w:rsidTr="00426D56">
        <w:trPr>
          <w:trHeight w:val="285"/>
        </w:trPr>
        <w:tc>
          <w:tcPr>
            <w:tcW w:w="780" w:type="dxa"/>
            <w:tcBorders>
              <w:left w:val="single" w:sz="4" w:space="0" w:color="000000"/>
              <w:bottom w:val="single" w:sz="4" w:space="0" w:color="000000"/>
              <w:right w:val="single" w:sz="4" w:space="0" w:color="000000"/>
            </w:tcBorders>
          </w:tcPr>
          <w:p w14:paraId="05F66EB3" w14:textId="77777777" w:rsidR="009115D2" w:rsidRDefault="009115D2" w:rsidP="00426D56">
            <w:pPr>
              <w:spacing w:before="240"/>
              <w:jc w:val="left"/>
            </w:pPr>
            <w:r>
              <w:t xml:space="preserve"> 14</w:t>
            </w:r>
          </w:p>
        </w:tc>
        <w:tc>
          <w:tcPr>
            <w:tcW w:w="3945" w:type="dxa"/>
            <w:tcBorders>
              <w:bottom w:val="single" w:sz="4" w:space="0" w:color="000000"/>
              <w:right w:val="single" w:sz="4" w:space="0" w:color="000000"/>
            </w:tcBorders>
          </w:tcPr>
          <w:p w14:paraId="5A0187AB" w14:textId="77777777" w:rsidR="009115D2" w:rsidRDefault="009115D2" w:rsidP="00426D56">
            <w:pPr>
              <w:spacing w:before="240"/>
              <w:jc w:val="left"/>
            </w:pPr>
            <w:r>
              <w:t>KRISHI BHAVAN WARD</w:t>
            </w:r>
          </w:p>
        </w:tc>
        <w:tc>
          <w:tcPr>
            <w:tcW w:w="4170" w:type="dxa"/>
            <w:tcBorders>
              <w:bottom w:val="single" w:sz="4" w:space="0" w:color="000000"/>
              <w:right w:val="single" w:sz="4" w:space="0" w:color="000000"/>
            </w:tcBorders>
          </w:tcPr>
          <w:p w14:paraId="07BE7F45" w14:textId="77777777" w:rsidR="009115D2" w:rsidRDefault="009115D2" w:rsidP="00426D56">
            <w:pPr>
              <w:spacing w:before="240"/>
              <w:jc w:val="left"/>
            </w:pPr>
            <w:r>
              <w:t xml:space="preserve"> 8137072491</w:t>
            </w:r>
          </w:p>
        </w:tc>
      </w:tr>
      <w:tr w:rsidR="009115D2" w14:paraId="4939D7EF" w14:textId="77777777" w:rsidTr="00426D56">
        <w:trPr>
          <w:trHeight w:val="285"/>
        </w:trPr>
        <w:tc>
          <w:tcPr>
            <w:tcW w:w="780" w:type="dxa"/>
            <w:tcBorders>
              <w:left w:val="single" w:sz="4" w:space="0" w:color="000000"/>
              <w:bottom w:val="single" w:sz="4" w:space="0" w:color="000000"/>
              <w:right w:val="single" w:sz="4" w:space="0" w:color="000000"/>
            </w:tcBorders>
          </w:tcPr>
          <w:p w14:paraId="57372055" w14:textId="77777777" w:rsidR="009115D2" w:rsidRDefault="009115D2" w:rsidP="00426D56">
            <w:pPr>
              <w:spacing w:before="240"/>
              <w:jc w:val="left"/>
            </w:pPr>
            <w:r>
              <w:t xml:space="preserve"> 15</w:t>
            </w:r>
          </w:p>
        </w:tc>
        <w:tc>
          <w:tcPr>
            <w:tcW w:w="3945" w:type="dxa"/>
            <w:tcBorders>
              <w:bottom w:val="single" w:sz="4" w:space="0" w:color="000000"/>
              <w:right w:val="single" w:sz="4" w:space="0" w:color="000000"/>
            </w:tcBorders>
          </w:tcPr>
          <w:p w14:paraId="78E034FE" w14:textId="77777777" w:rsidR="009115D2" w:rsidRDefault="009115D2" w:rsidP="00426D56">
            <w:pPr>
              <w:spacing w:before="240"/>
              <w:jc w:val="left"/>
            </w:pPr>
            <w:r>
              <w:t xml:space="preserve">KANIYAMURI  </w:t>
            </w:r>
          </w:p>
        </w:tc>
        <w:tc>
          <w:tcPr>
            <w:tcW w:w="4170" w:type="dxa"/>
            <w:tcBorders>
              <w:bottom w:val="single" w:sz="4" w:space="0" w:color="000000"/>
              <w:right w:val="single" w:sz="4" w:space="0" w:color="000000"/>
            </w:tcBorders>
          </w:tcPr>
          <w:p w14:paraId="4C5DE57D" w14:textId="77777777" w:rsidR="009115D2" w:rsidRDefault="009115D2" w:rsidP="00426D56">
            <w:pPr>
              <w:spacing w:before="240"/>
              <w:jc w:val="left"/>
            </w:pPr>
            <w:r>
              <w:t xml:space="preserve">9605682540 </w:t>
            </w:r>
          </w:p>
        </w:tc>
      </w:tr>
      <w:tr w:rsidR="009115D2" w14:paraId="2B897408" w14:textId="77777777" w:rsidTr="00426D56">
        <w:trPr>
          <w:trHeight w:val="587"/>
        </w:trPr>
        <w:tc>
          <w:tcPr>
            <w:tcW w:w="780" w:type="dxa"/>
            <w:tcBorders>
              <w:left w:val="single" w:sz="4" w:space="0" w:color="000000"/>
              <w:bottom w:val="single" w:sz="4" w:space="0" w:color="000000"/>
              <w:right w:val="single" w:sz="4" w:space="0" w:color="000000"/>
            </w:tcBorders>
          </w:tcPr>
          <w:p w14:paraId="4B1DB867" w14:textId="77777777" w:rsidR="009115D2" w:rsidRDefault="009115D2" w:rsidP="00426D56">
            <w:pPr>
              <w:spacing w:before="240"/>
              <w:jc w:val="left"/>
            </w:pPr>
            <w:r>
              <w:t>16</w:t>
            </w:r>
          </w:p>
        </w:tc>
        <w:tc>
          <w:tcPr>
            <w:tcW w:w="3945" w:type="dxa"/>
            <w:tcBorders>
              <w:bottom w:val="single" w:sz="4" w:space="0" w:color="000000"/>
              <w:right w:val="single" w:sz="4" w:space="0" w:color="000000"/>
            </w:tcBorders>
          </w:tcPr>
          <w:p w14:paraId="4E381352" w14:textId="77777777" w:rsidR="009115D2" w:rsidRDefault="009115D2" w:rsidP="00426D56">
            <w:pPr>
              <w:spacing w:before="240"/>
              <w:jc w:val="left"/>
            </w:pPr>
            <w:r>
              <w:t>PANACHOOR</w:t>
            </w:r>
          </w:p>
        </w:tc>
        <w:tc>
          <w:tcPr>
            <w:tcW w:w="4170" w:type="dxa"/>
            <w:tcBorders>
              <w:bottom w:val="single" w:sz="4" w:space="0" w:color="000000"/>
              <w:right w:val="single" w:sz="4" w:space="0" w:color="000000"/>
            </w:tcBorders>
          </w:tcPr>
          <w:p w14:paraId="584A0AB4" w14:textId="77777777" w:rsidR="009115D2" w:rsidRDefault="009115D2" w:rsidP="00426D56">
            <w:pPr>
              <w:spacing w:before="240"/>
              <w:jc w:val="left"/>
            </w:pPr>
            <w:r>
              <w:t>9645878801</w:t>
            </w:r>
          </w:p>
        </w:tc>
      </w:tr>
      <w:tr w:rsidR="009115D2" w14:paraId="5C8A4AF6" w14:textId="77777777" w:rsidTr="00426D56">
        <w:trPr>
          <w:trHeight w:val="285"/>
        </w:trPr>
        <w:tc>
          <w:tcPr>
            <w:tcW w:w="780" w:type="dxa"/>
            <w:tcBorders>
              <w:left w:val="single" w:sz="4" w:space="0" w:color="000000"/>
              <w:bottom w:val="single" w:sz="4" w:space="0" w:color="000000"/>
              <w:right w:val="single" w:sz="4" w:space="0" w:color="000000"/>
            </w:tcBorders>
          </w:tcPr>
          <w:p w14:paraId="53352C2C" w14:textId="77777777" w:rsidR="009115D2" w:rsidRDefault="009115D2" w:rsidP="00426D56">
            <w:pPr>
              <w:spacing w:before="240"/>
              <w:jc w:val="left"/>
            </w:pPr>
            <w:r>
              <w:t>17</w:t>
            </w:r>
          </w:p>
        </w:tc>
        <w:tc>
          <w:tcPr>
            <w:tcW w:w="3945" w:type="dxa"/>
            <w:tcBorders>
              <w:bottom w:val="single" w:sz="4" w:space="0" w:color="000000"/>
              <w:right w:val="single" w:sz="4" w:space="0" w:color="000000"/>
            </w:tcBorders>
          </w:tcPr>
          <w:p w14:paraId="39EC88F3" w14:textId="77777777" w:rsidR="009115D2" w:rsidRDefault="009115D2" w:rsidP="00426D56">
            <w:pPr>
              <w:spacing w:before="240"/>
              <w:jc w:val="left"/>
            </w:pPr>
            <w:r>
              <w:t>CHOOLOOR SCHOOL</w:t>
            </w:r>
          </w:p>
        </w:tc>
        <w:tc>
          <w:tcPr>
            <w:tcW w:w="4170" w:type="dxa"/>
            <w:tcBorders>
              <w:bottom w:val="single" w:sz="4" w:space="0" w:color="000000"/>
              <w:right w:val="single" w:sz="4" w:space="0" w:color="000000"/>
            </w:tcBorders>
          </w:tcPr>
          <w:p w14:paraId="424E9A82" w14:textId="77777777" w:rsidR="009115D2" w:rsidRDefault="009115D2" w:rsidP="00426D56">
            <w:pPr>
              <w:spacing w:before="240"/>
              <w:jc w:val="left"/>
            </w:pPr>
            <w:r>
              <w:t>9947972042</w:t>
            </w:r>
          </w:p>
        </w:tc>
      </w:tr>
      <w:tr w:rsidR="009115D2" w14:paraId="2B1BE9C4" w14:textId="77777777" w:rsidTr="00426D56">
        <w:trPr>
          <w:trHeight w:val="285"/>
        </w:trPr>
        <w:tc>
          <w:tcPr>
            <w:tcW w:w="780" w:type="dxa"/>
            <w:tcBorders>
              <w:left w:val="single" w:sz="4" w:space="0" w:color="000000"/>
              <w:bottom w:val="single" w:sz="4" w:space="0" w:color="000000"/>
              <w:right w:val="single" w:sz="4" w:space="0" w:color="000000"/>
            </w:tcBorders>
          </w:tcPr>
          <w:p w14:paraId="406AA21F" w14:textId="77777777" w:rsidR="009115D2" w:rsidRDefault="009115D2" w:rsidP="00426D56">
            <w:pPr>
              <w:spacing w:before="240"/>
              <w:jc w:val="left"/>
            </w:pPr>
            <w:r>
              <w:t>18</w:t>
            </w:r>
          </w:p>
        </w:tc>
        <w:tc>
          <w:tcPr>
            <w:tcW w:w="3945" w:type="dxa"/>
            <w:tcBorders>
              <w:bottom w:val="single" w:sz="4" w:space="0" w:color="000000"/>
              <w:right w:val="single" w:sz="4" w:space="0" w:color="000000"/>
            </w:tcBorders>
          </w:tcPr>
          <w:p w14:paraId="55DA6889" w14:textId="77777777" w:rsidR="009115D2" w:rsidRDefault="009115D2" w:rsidP="00426D56">
            <w:pPr>
              <w:spacing w:before="240"/>
              <w:jc w:val="left"/>
            </w:pPr>
            <w:r>
              <w:t>AMBALAPPATTU</w:t>
            </w:r>
          </w:p>
        </w:tc>
        <w:tc>
          <w:tcPr>
            <w:tcW w:w="4170" w:type="dxa"/>
            <w:tcBorders>
              <w:bottom w:val="single" w:sz="4" w:space="0" w:color="000000"/>
              <w:right w:val="single" w:sz="4" w:space="0" w:color="000000"/>
            </w:tcBorders>
          </w:tcPr>
          <w:p w14:paraId="36E9317A" w14:textId="77777777" w:rsidR="009115D2" w:rsidRDefault="009115D2" w:rsidP="00426D56">
            <w:pPr>
              <w:spacing w:before="240"/>
              <w:jc w:val="left"/>
            </w:pPr>
            <w:r>
              <w:t>7907439366</w:t>
            </w:r>
          </w:p>
        </w:tc>
      </w:tr>
      <w:tr w:rsidR="009115D2" w14:paraId="03BF7B9B" w14:textId="77777777" w:rsidTr="00426D56">
        <w:trPr>
          <w:trHeight w:val="285"/>
        </w:trPr>
        <w:tc>
          <w:tcPr>
            <w:tcW w:w="780" w:type="dxa"/>
            <w:tcBorders>
              <w:left w:val="single" w:sz="4" w:space="0" w:color="000000"/>
              <w:bottom w:val="single" w:sz="4" w:space="0" w:color="000000"/>
              <w:right w:val="single" w:sz="4" w:space="0" w:color="000000"/>
            </w:tcBorders>
          </w:tcPr>
          <w:p w14:paraId="68E3D2E0" w14:textId="77777777" w:rsidR="009115D2" w:rsidRDefault="009115D2" w:rsidP="00426D56">
            <w:pPr>
              <w:spacing w:before="240"/>
              <w:jc w:val="left"/>
            </w:pPr>
            <w:r>
              <w:t>19</w:t>
            </w:r>
          </w:p>
        </w:tc>
        <w:tc>
          <w:tcPr>
            <w:tcW w:w="3945" w:type="dxa"/>
            <w:tcBorders>
              <w:bottom w:val="single" w:sz="4" w:space="0" w:color="000000"/>
              <w:right w:val="single" w:sz="4" w:space="0" w:color="000000"/>
            </w:tcBorders>
          </w:tcPr>
          <w:p w14:paraId="071DD0F1" w14:textId="77777777" w:rsidR="009115D2" w:rsidRDefault="009115D2" w:rsidP="00426D56">
            <w:pPr>
              <w:spacing w:before="240"/>
              <w:jc w:val="left"/>
            </w:pPr>
            <w:r>
              <w:t>DEVIKULANGARA</w:t>
            </w:r>
          </w:p>
        </w:tc>
        <w:tc>
          <w:tcPr>
            <w:tcW w:w="4170" w:type="dxa"/>
            <w:tcBorders>
              <w:bottom w:val="single" w:sz="4" w:space="0" w:color="000000"/>
              <w:right w:val="single" w:sz="4" w:space="0" w:color="000000"/>
            </w:tcBorders>
          </w:tcPr>
          <w:p w14:paraId="1DE560CE" w14:textId="77777777" w:rsidR="009115D2" w:rsidRDefault="009115D2" w:rsidP="00426D56">
            <w:pPr>
              <w:spacing w:before="240"/>
              <w:jc w:val="left"/>
            </w:pPr>
            <w:r>
              <w:t>9048203332</w:t>
            </w:r>
          </w:p>
        </w:tc>
      </w:tr>
    </w:tbl>
    <w:p w14:paraId="63F5A8B2" w14:textId="77777777" w:rsidR="009115D2" w:rsidRDefault="009115D2" w:rsidP="009115D2">
      <w:pPr>
        <w:jc w:val="left"/>
      </w:pPr>
    </w:p>
    <w:p w14:paraId="6255A820" w14:textId="77777777" w:rsidR="009115D2" w:rsidRDefault="009115D2" w:rsidP="009115D2">
      <w:pPr>
        <w:pStyle w:val="Heading3"/>
        <w:numPr>
          <w:ilvl w:val="2"/>
          <w:numId w:val="29"/>
        </w:numPr>
        <w:tabs>
          <w:tab w:val="left" w:pos="0"/>
        </w:tabs>
        <w:ind w:left="2160" w:hanging="360"/>
        <w:jc w:val="left"/>
      </w:pPr>
      <w:bookmarkStart w:id="225" w:name="_b5rkhoknvrsn" w:colFirst="0" w:colLast="0"/>
      <w:bookmarkEnd w:id="225"/>
      <w:r>
        <w:t>1.10. National and International organizations</w:t>
      </w:r>
    </w:p>
    <w:p w14:paraId="0B1FD04F" w14:textId="77777777" w:rsidR="009115D2" w:rsidRDefault="009115D2" w:rsidP="009115D2">
      <w:pPr>
        <w:jc w:val="left"/>
      </w:pPr>
    </w:p>
    <w:tbl>
      <w:tblPr>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4"/>
        <w:gridCol w:w="2970"/>
        <w:gridCol w:w="3001"/>
      </w:tblGrid>
      <w:tr w:rsidR="009115D2" w14:paraId="10830070" w14:textId="77777777" w:rsidTr="00426D56">
        <w:trPr>
          <w:trHeight w:val="285"/>
        </w:trPr>
        <w:tc>
          <w:tcPr>
            <w:tcW w:w="2924" w:type="dxa"/>
            <w:tcBorders>
              <w:top w:val="single" w:sz="4" w:space="0" w:color="000000"/>
              <w:left w:val="single" w:sz="4" w:space="0" w:color="000000"/>
              <w:bottom w:val="single" w:sz="4" w:space="0" w:color="000000"/>
              <w:right w:val="single" w:sz="4" w:space="0" w:color="000000"/>
            </w:tcBorders>
          </w:tcPr>
          <w:p w14:paraId="5E8723C4" w14:textId="77777777" w:rsidR="009115D2" w:rsidRDefault="009115D2" w:rsidP="00426D56">
            <w:pPr>
              <w:spacing w:before="240"/>
              <w:jc w:val="left"/>
            </w:pPr>
            <w:proofErr w:type="spellStart"/>
            <w:proofErr w:type="gramStart"/>
            <w:r>
              <w:t>S.No</w:t>
            </w:r>
            <w:proofErr w:type="spellEnd"/>
            <w:proofErr w:type="gramEnd"/>
          </w:p>
        </w:tc>
        <w:tc>
          <w:tcPr>
            <w:tcW w:w="2970" w:type="dxa"/>
            <w:tcBorders>
              <w:top w:val="single" w:sz="4" w:space="0" w:color="000000"/>
              <w:bottom w:val="single" w:sz="4" w:space="0" w:color="000000"/>
              <w:right w:val="single" w:sz="4" w:space="0" w:color="000000"/>
            </w:tcBorders>
          </w:tcPr>
          <w:p w14:paraId="0173F178" w14:textId="77777777" w:rsidR="009115D2" w:rsidRDefault="009115D2" w:rsidP="00426D56">
            <w:pPr>
              <w:spacing w:before="240"/>
              <w:jc w:val="left"/>
            </w:pPr>
            <w:r>
              <w:t>Name of Organization</w:t>
            </w:r>
          </w:p>
        </w:tc>
        <w:tc>
          <w:tcPr>
            <w:tcW w:w="3001" w:type="dxa"/>
            <w:tcBorders>
              <w:top w:val="single" w:sz="4" w:space="0" w:color="000000"/>
              <w:bottom w:val="single" w:sz="4" w:space="0" w:color="000000"/>
              <w:right w:val="single" w:sz="4" w:space="0" w:color="000000"/>
            </w:tcBorders>
          </w:tcPr>
          <w:p w14:paraId="58034536" w14:textId="77777777" w:rsidR="009115D2" w:rsidRDefault="009115D2" w:rsidP="00426D56">
            <w:pPr>
              <w:spacing w:before="240"/>
              <w:jc w:val="left"/>
            </w:pPr>
            <w:r>
              <w:rPr>
                <w:rFonts w:ascii="Arial" w:eastAsia="Arial" w:hAnsi="Arial" w:cs="Arial"/>
              </w:rPr>
              <w:t>Phone number</w:t>
            </w:r>
          </w:p>
        </w:tc>
      </w:tr>
      <w:tr w:rsidR="009115D2" w14:paraId="180B9B48" w14:textId="77777777" w:rsidTr="00426D56">
        <w:trPr>
          <w:trHeight w:val="285"/>
        </w:trPr>
        <w:tc>
          <w:tcPr>
            <w:tcW w:w="2924" w:type="dxa"/>
            <w:tcBorders>
              <w:left w:val="single" w:sz="4" w:space="0" w:color="000000"/>
              <w:bottom w:val="single" w:sz="4" w:space="0" w:color="000000"/>
              <w:right w:val="single" w:sz="4" w:space="0" w:color="000000"/>
            </w:tcBorders>
          </w:tcPr>
          <w:p w14:paraId="0CB48323" w14:textId="77777777" w:rsidR="009115D2" w:rsidRDefault="009115D2" w:rsidP="00426D56">
            <w:pPr>
              <w:spacing w:before="240"/>
              <w:jc w:val="left"/>
            </w:pPr>
            <w:r>
              <w:t xml:space="preserve"> 1</w:t>
            </w:r>
          </w:p>
        </w:tc>
        <w:tc>
          <w:tcPr>
            <w:tcW w:w="2970" w:type="dxa"/>
            <w:tcBorders>
              <w:bottom w:val="single" w:sz="4" w:space="0" w:color="000000"/>
              <w:right w:val="single" w:sz="4" w:space="0" w:color="000000"/>
            </w:tcBorders>
          </w:tcPr>
          <w:p w14:paraId="04177CE8" w14:textId="77777777" w:rsidR="009115D2" w:rsidRDefault="009115D2" w:rsidP="00426D56">
            <w:pPr>
              <w:spacing w:before="240"/>
              <w:jc w:val="left"/>
            </w:pPr>
            <w:r>
              <w:t xml:space="preserve">NIL </w:t>
            </w:r>
          </w:p>
        </w:tc>
        <w:tc>
          <w:tcPr>
            <w:tcW w:w="3001" w:type="dxa"/>
            <w:tcBorders>
              <w:bottom w:val="single" w:sz="4" w:space="0" w:color="000000"/>
              <w:right w:val="single" w:sz="4" w:space="0" w:color="000000"/>
            </w:tcBorders>
          </w:tcPr>
          <w:p w14:paraId="141F83AF" w14:textId="77777777" w:rsidR="009115D2" w:rsidRDefault="009115D2" w:rsidP="00426D56">
            <w:pPr>
              <w:spacing w:before="240"/>
              <w:jc w:val="left"/>
            </w:pPr>
            <w:r>
              <w:t xml:space="preserve"> NIL</w:t>
            </w:r>
          </w:p>
        </w:tc>
      </w:tr>
    </w:tbl>
    <w:p w14:paraId="1050D04F" w14:textId="77777777" w:rsidR="009115D2" w:rsidRDefault="009115D2" w:rsidP="009115D2">
      <w:pPr>
        <w:jc w:val="left"/>
      </w:pPr>
    </w:p>
    <w:p w14:paraId="07540E31" w14:textId="77777777" w:rsidR="009115D2" w:rsidRDefault="009115D2" w:rsidP="009115D2">
      <w:pPr>
        <w:pStyle w:val="Heading3"/>
        <w:numPr>
          <w:ilvl w:val="2"/>
          <w:numId w:val="29"/>
        </w:numPr>
        <w:tabs>
          <w:tab w:val="left" w:pos="0"/>
        </w:tabs>
        <w:ind w:left="2160" w:hanging="360"/>
        <w:jc w:val="left"/>
      </w:pPr>
      <w:bookmarkStart w:id="226" w:name="_tcmsm9rbn23e" w:colFirst="0" w:colLast="0"/>
      <w:bookmarkEnd w:id="226"/>
      <w:r>
        <w:t xml:space="preserve"> 1.11. Details of Non-Governmental Organizations (NGOs)</w:t>
      </w:r>
    </w:p>
    <w:p w14:paraId="3EB116B6" w14:textId="77777777" w:rsidR="009115D2" w:rsidRDefault="009115D2" w:rsidP="009115D2">
      <w:pPr>
        <w:jc w:val="left"/>
      </w:pPr>
    </w:p>
    <w:p w14:paraId="2AC124B4" w14:textId="77777777" w:rsidR="009115D2" w:rsidRDefault="009115D2" w:rsidP="009115D2">
      <w:pPr>
        <w:jc w:val="left"/>
      </w:pPr>
    </w:p>
    <w:tbl>
      <w:tblPr>
        <w:tblW w:w="8895"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9"/>
        <w:gridCol w:w="4136"/>
        <w:gridCol w:w="3000"/>
      </w:tblGrid>
      <w:tr w:rsidR="009115D2" w14:paraId="40B70DED" w14:textId="77777777" w:rsidTr="00426D56">
        <w:trPr>
          <w:trHeight w:val="575"/>
        </w:trPr>
        <w:tc>
          <w:tcPr>
            <w:tcW w:w="1758" w:type="dxa"/>
            <w:tcBorders>
              <w:top w:val="single" w:sz="4" w:space="0" w:color="000000"/>
              <w:left w:val="single" w:sz="4" w:space="0" w:color="000000"/>
              <w:bottom w:val="single" w:sz="4" w:space="0" w:color="000000"/>
              <w:right w:val="single" w:sz="4" w:space="0" w:color="000000"/>
            </w:tcBorders>
          </w:tcPr>
          <w:p w14:paraId="4EA9C609" w14:textId="77777777" w:rsidR="009115D2" w:rsidRDefault="009115D2" w:rsidP="00426D56">
            <w:pPr>
              <w:spacing w:before="240"/>
              <w:jc w:val="left"/>
            </w:pPr>
            <w:proofErr w:type="spellStart"/>
            <w:proofErr w:type="gramStart"/>
            <w:r>
              <w:t>S.No</w:t>
            </w:r>
            <w:proofErr w:type="spellEnd"/>
            <w:proofErr w:type="gramEnd"/>
          </w:p>
        </w:tc>
        <w:tc>
          <w:tcPr>
            <w:tcW w:w="4136" w:type="dxa"/>
            <w:tcBorders>
              <w:top w:val="single" w:sz="4" w:space="0" w:color="000000"/>
              <w:bottom w:val="single" w:sz="4" w:space="0" w:color="000000"/>
              <w:right w:val="single" w:sz="4" w:space="0" w:color="000000"/>
            </w:tcBorders>
          </w:tcPr>
          <w:p w14:paraId="621F2D65" w14:textId="77777777" w:rsidR="009115D2" w:rsidRDefault="009115D2" w:rsidP="00426D56">
            <w:pPr>
              <w:spacing w:before="240"/>
              <w:jc w:val="left"/>
            </w:pPr>
            <w:r>
              <w:t>Name of NGO</w:t>
            </w:r>
          </w:p>
        </w:tc>
        <w:tc>
          <w:tcPr>
            <w:tcW w:w="3000" w:type="dxa"/>
            <w:tcBorders>
              <w:top w:val="single" w:sz="4" w:space="0" w:color="000000"/>
              <w:bottom w:val="single" w:sz="4" w:space="0" w:color="000000"/>
              <w:right w:val="single" w:sz="4" w:space="0" w:color="000000"/>
            </w:tcBorders>
          </w:tcPr>
          <w:p w14:paraId="611D6BA2" w14:textId="77777777" w:rsidR="009115D2" w:rsidRDefault="009115D2" w:rsidP="00426D56">
            <w:pPr>
              <w:spacing w:before="240"/>
              <w:jc w:val="left"/>
            </w:pPr>
            <w:r>
              <w:rPr>
                <w:rFonts w:ascii="Arial" w:eastAsia="Arial" w:hAnsi="Arial" w:cs="Arial"/>
              </w:rPr>
              <w:t>Phone number</w:t>
            </w:r>
          </w:p>
        </w:tc>
      </w:tr>
      <w:tr w:rsidR="009115D2" w14:paraId="689B1D4F" w14:textId="77777777" w:rsidTr="00426D56">
        <w:trPr>
          <w:trHeight w:val="585"/>
        </w:trPr>
        <w:tc>
          <w:tcPr>
            <w:tcW w:w="1758" w:type="dxa"/>
            <w:tcBorders>
              <w:left w:val="single" w:sz="4" w:space="0" w:color="000000"/>
              <w:bottom w:val="single" w:sz="4" w:space="0" w:color="000000"/>
              <w:right w:val="single" w:sz="4" w:space="0" w:color="000000"/>
            </w:tcBorders>
          </w:tcPr>
          <w:p w14:paraId="499E2267" w14:textId="77777777" w:rsidR="009115D2" w:rsidRDefault="009115D2" w:rsidP="00426D56">
            <w:pPr>
              <w:spacing w:before="240"/>
              <w:ind w:left="720"/>
              <w:jc w:val="left"/>
            </w:pPr>
            <w:r>
              <w:t xml:space="preserve"> 1</w:t>
            </w:r>
          </w:p>
        </w:tc>
        <w:tc>
          <w:tcPr>
            <w:tcW w:w="4136" w:type="dxa"/>
            <w:tcBorders>
              <w:bottom w:val="single" w:sz="4" w:space="0" w:color="000000"/>
              <w:right w:val="single" w:sz="4" w:space="0" w:color="000000"/>
            </w:tcBorders>
          </w:tcPr>
          <w:p w14:paraId="529A9312" w14:textId="77777777" w:rsidR="009115D2" w:rsidRDefault="009115D2" w:rsidP="00426D56">
            <w:pPr>
              <w:spacing w:before="240"/>
              <w:jc w:val="left"/>
            </w:pPr>
            <w:r>
              <w:t>The Modern Sports &amp; Arts Club</w:t>
            </w:r>
          </w:p>
        </w:tc>
        <w:tc>
          <w:tcPr>
            <w:tcW w:w="3000" w:type="dxa"/>
            <w:tcBorders>
              <w:bottom w:val="single" w:sz="4" w:space="0" w:color="000000"/>
              <w:right w:val="single" w:sz="4" w:space="0" w:color="000000"/>
            </w:tcBorders>
          </w:tcPr>
          <w:p w14:paraId="0F090896" w14:textId="77777777" w:rsidR="009115D2" w:rsidRDefault="009115D2" w:rsidP="00426D56">
            <w:pPr>
              <w:spacing w:before="240"/>
              <w:jc w:val="left"/>
            </w:pPr>
            <w:r>
              <w:t xml:space="preserve"> 9947797190</w:t>
            </w:r>
          </w:p>
        </w:tc>
      </w:tr>
      <w:tr w:rsidR="009115D2" w14:paraId="715A7853" w14:textId="77777777" w:rsidTr="00426D56">
        <w:trPr>
          <w:trHeight w:val="285"/>
        </w:trPr>
        <w:tc>
          <w:tcPr>
            <w:tcW w:w="1758" w:type="dxa"/>
            <w:tcBorders>
              <w:left w:val="single" w:sz="4" w:space="0" w:color="000000"/>
              <w:bottom w:val="single" w:sz="4" w:space="0" w:color="000000"/>
              <w:right w:val="single" w:sz="4" w:space="0" w:color="000000"/>
            </w:tcBorders>
          </w:tcPr>
          <w:p w14:paraId="21C05018" w14:textId="77777777" w:rsidR="009115D2" w:rsidRDefault="009115D2" w:rsidP="00426D56">
            <w:pPr>
              <w:spacing w:before="240"/>
              <w:ind w:left="720"/>
              <w:jc w:val="left"/>
            </w:pPr>
            <w:r>
              <w:t xml:space="preserve"> 2</w:t>
            </w:r>
          </w:p>
        </w:tc>
        <w:tc>
          <w:tcPr>
            <w:tcW w:w="4136" w:type="dxa"/>
            <w:tcBorders>
              <w:bottom w:val="single" w:sz="4" w:space="0" w:color="000000"/>
              <w:right w:val="single" w:sz="4" w:space="0" w:color="000000"/>
            </w:tcBorders>
          </w:tcPr>
          <w:p w14:paraId="69CD6DE0" w14:textId="77777777" w:rsidR="009115D2" w:rsidRDefault="009115D2" w:rsidP="00426D56">
            <w:pPr>
              <w:spacing w:before="240"/>
              <w:jc w:val="left"/>
            </w:pPr>
            <w:r>
              <w:t xml:space="preserve"> </w:t>
            </w:r>
            <w:proofErr w:type="spellStart"/>
            <w:r>
              <w:t>Jaladara</w:t>
            </w:r>
            <w:proofErr w:type="spellEnd"/>
            <w:r>
              <w:t xml:space="preserve"> Arts &amp; Sports Club</w:t>
            </w:r>
          </w:p>
        </w:tc>
        <w:tc>
          <w:tcPr>
            <w:tcW w:w="3000" w:type="dxa"/>
            <w:tcBorders>
              <w:bottom w:val="single" w:sz="4" w:space="0" w:color="000000"/>
              <w:right w:val="single" w:sz="4" w:space="0" w:color="000000"/>
            </w:tcBorders>
          </w:tcPr>
          <w:p w14:paraId="08FD1D52" w14:textId="77777777" w:rsidR="009115D2" w:rsidRDefault="009115D2" w:rsidP="00426D56">
            <w:pPr>
              <w:spacing w:before="240"/>
              <w:jc w:val="left"/>
            </w:pPr>
            <w:r>
              <w:t xml:space="preserve"> 8136945903</w:t>
            </w:r>
          </w:p>
        </w:tc>
      </w:tr>
      <w:tr w:rsidR="009115D2" w14:paraId="10E4CD95" w14:textId="77777777" w:rsidTr="00426D56">
        <w:trPr>
          <w:trHeight w:val="285"/>
        </w:trPr>
        <w:tc>
          <w:tcPr>
            <w:tcW w:w="1758" w:type="dxa"/>
            <w:tcBorders>
              <w:left w:val="single" w:sz="4" w:space="0" w:color="000000"/>
              <w:bottom w:val="single" w:sz="4" w:space="0" w:color="000000"/>
              <w:right w:val="single" w:sz="4" w:space="0" w:color="000000"/>
            </w:tcBorders>
          </w:tcPr>
          <w:p w14:paraId="36C7086E" w14:textId="77777777" w:rsidR="009115D2" w:rsidRDefault="009115D2" w:rsidP="00426D56">
            <w:pPr>
              <w:spacing w:before="240"/>
              <w:ind w:left="720"/>
              <w:jc w:val="left"/>
            </w:pPr>
            <w:r>
              <w:t xml:space="preserve"> 3</w:t>
            </w:r>
          </w:p>
        </w:tc>
        <w:tc>
          <w:tcPr>
            <w:tcW w:w="4136" w:type="dxa"/>
            <w:tcBorders>
              <w:bottom w:val="single" w:sz="4" w:space="0" w:color="000000"/>
              <w:right w:val="single" w:sz="4" w:space="0" w:color="000000"/>
            </w:tcBorders>
          </w:tcPr>
          <w:p w14:paraId="0C9B3C9B" w14:textId="77777777" w:rsidR="009115D2" w:rsidRDefault="009115D2" w:rsidP="00426D56">
            <w:pPr>
              <w:spacing w:before="240"/>
              <w:jc w:val="left"/>
            </w:pPr>
            <w:r>
              <w:t xml:space="preserve"> Ashraya Charitable Trust</w:t>
            </w:r>
          </w:p>
        </w:tc>
        <w:tc>
          <w:tcPr>
            <w:tcW w:w="3000" w:type="dxa"/>
            <w:tcBorders>
              <w:bottom w:val="single" w:sz="4" w:space="0" w:color="000000"/>
              <w:right w:val="single" w:sz="4" w:space="0" w:color="000000"/>
            </w:tcBorders>
          </w:tcPr>
          <w:p w14:paraId="3A70B537" w14:textId="77777777" w:rsidR="009115D2" w:rsidRDefault="009115D2" w:rsidP="00426D56">
            <w:pPr>
              <w:spacing w:before="240"/>
              <w:jc w:val="left"/>
            </w:pPr>
            <w:r>
              <w:t xml:space="preserve"> 9747157360</w:t>
            </w:r>
          </w:p>
        </w:tc>
      </w:tr>
      <w:tr w:rsidR="009115D2" w14:paraId="4F679ECB" w14:textId="77777777" w:rsidTr="00426D56">
        <w:trPr>
          <w:trHeight w:val="285"/>
        </w:trPr>
        <w:tc>
          <w:tcPr>
            <w:tcW w:w="1758" w:type="dxa"/>
            <w:tcBorders>
              <w:left w:val="single" w:sz="4" w:space="0" w:color="000000"/>
              <w:bottom w:val="single" w:sz="4" w:space="0" w:color="000000"/>
              <w:right w:val="single" w:sz="4" w:space="0" w:color="000000"/>
            </w:tcBorders>
          </w:tcPr>
          <w:p w14:paraId="34AF955C" w14:textId="77777777" w:rsidR="009115D2" w:rsidRDefault="009115D2" w:rsidP="00426D56">
            <w:pPr>
              <w:spacing w:before="240"/>
              <w:jc w:val="left"/>
            </w:pPr>
            <w:r>
              <w:t xml:space="preserve">              4</w:t>
            </w:r>
          </w:p>
        </w:tc>
        <w:tc>
          <w:tcPr>
            <w:tcW w:w="4136" w:type="dxa"/>
            <w:tcBorders>
              <w:bottom w:val="single" w:sz="4" w:space="0" w:color="000000"/>
              <w:right w:val="single" w:sz="4" w:space="0" w:color="000000"/>
            </w:tcBorders>
          </w:tcPr>
          <w:p w14:paraId="4F01C828" w14:textId="77777777" w:rsidR="009115D2" w:rsidRDefault="009115D2" w:rsidP="00426D56">
            <w:pPr>
              <w:spacing w:before="240"/>
              <w:jc w:val="left"/>
            </w:pPr>
            <w:r>
              <w:t xml:space="preserve"> </w:t>
            </w:r>
            <w:proofErr w:type="spellStart"/>
            <w:r>
              <w:t>Yuvajana</w:t>
            </w:r>
            <w:proofErr w:type="spellEnd"/>
            <w:r>
              <w:t xml:space="preserve"> Samathi, </w:t>
            </w:r>
            <w:proofErr w:type="spellStart"/>
            <w:r>
              <w:t>Anakkunnel</w:t>
            </w:r>
            <w:proofErr w:type="spellEnd"/>
          </w:p>
        </w:tc>
        <w:tc>
          <w:tcPr>
            <w:tcW w:w="3000" w:type="dxa"/>
            <w:tcBorders>
              <w:bottom w:val="single" w:sz="4" w:space="0" w:color="000000"/>
              <w:right w:val="single" w:sz="4" w:space="0" w:color="000000"/>
            </w:tcBorders>
          </w:tcPr>
          <w:p w14:paraId="1268894A" w14:textId="77777777" w:rsidR="009115D2" w:rsidRDefault="009115D2" w:rsidP="00426D56">
            <w:pPr>
              <w:spacing w:before="240"/>
              <w:jc w:val="left"/>
            </w:pPr>
            <w:r>
              <w:t xml:space="preserve"> 8967542389</w:t>
            </w:r>
          </w:p>
        </w:tc>
      </w:tr>
      <w:tr w:rsidR="009115D2" w14:paraId="2D7BAAD2" w14:textId="77777777" w:rsidTr="00426D56">
        <w:trPr>
          <w:trHeight w:val="686"/>
        </w:trPr>
        <w:tc>
          <w:tcPr>
            <w:tcW w:w="1758" w:type="dxa"/>
            <w:tcBorders>
              <w:left w:val="single" w:sz="4" w:space="0" w:color="000000"/>
              <w:bottom w:val="single" w:sz="4" w:space="0" w:color="000000"/>
              <w:right w:val="single" w:sz="4" w:space="0" w:color="000000"/>
            </w:tcBorders>
          </w:tcPr>
          <w:p w14:paraId="5543B374" w14:textId="77777777" w:rsidR="009115D2" w:rsidRDefault="009115D2" w:rsidP="00426D56">
            <w:pPr>
              <w:spacing w:before="240"/>
              <w:jc w:val="left"/>
            </w:pPr>
            <w:r>
              <w:t xml:space="preserve">              5</w:t>
            </w:r>
          </w:p>
        </w:tc>
        <w:tc>
          <w:tcPr>
            <w:tcW w:w="4136" w:type="dxa"/>
            <w:tcBorders>
              <w:bottom w:val="single" w:sz="4" w:space="0" w:color="000000"/>
              <w:right w:val="single" w:sz="4" w:space="0" w:color="000000"/>
            </w:tcBorders>
          </w:tcPr>
          <w:p w14:paraId="21483D96" w14:textId="77777777" w:rsidR="009115D2" w:rsidRDefault="009115D2" w:rsidP="00426D56">
            <w:pPr>
              <w:spacing w:before="240"/>
              <w:jc w:val="left"/>
            </w:pPr>
            <w:r>
              <w:t xml:space="preserve"> </w:t>
            </w:r>
            <w:proofErr w:type="spellStart"/>
            <w:r>
              <w:t>Kalavedi</w:t>
            </w:r>
            <w:proofErr w:type="spellEnd"/>
            <w:r>
              <w:t xml:space="preserve"> &amp; recreation Club</w:t>
            </w:r>
          </w:p>
        </w:tc>
        <w:tc>
          <w:tcPr>
            <w:tcW w:w="3000" w:type="dxa"/>
            <w:tcBorders>
              <w:bottom w:val="single" w:sz="4" w:space="0" w:color="000000"/>
              <w:right w:val="single" w:sz="4" w:space="0" w:color="000000"/>
            </w:tcBorders>
          </w:tcPr>
          <w:p w14:paraId="6B6F722A" w14:textId="77777777" w:rsidR="009115D2" w:rsidRDefault="009115D2" w:rsidP="00426D56">
            <w:pPr>
              <w:spacing w:before="240"/>
              <w:jc w:val="left"/>
            </w:pPr>
            <w:r>
              <w:t xml:space="preserve"> 9086675643</w:t>
            </w:r>
          </w:p>
        </w:tc>
      </w:tr>
    </w:tbl>
    <w:p w14:paraId="7C5513FA" w14:textId="77777777" w:rsidR="009115D2" w:rsidRDefault="009115D2" w:rsidP="009115D2">
      <w:pPr>
        <w:jc w:val="left"/>
      </w:pPr>
    </w:p>
    <w:p w14:paraId="66EC47EB" w14:textId="77777777" w:rsidR="009115D2" w:rsidRDefault="009115D2" w:rsidP="009115D2">
      <w:pPr>
        <w:pStyle w:val="Heading3"/>
        <w:numPr>
          <w:ilvl w:val="2"/>
          <w:numId w:val="29"/>
        </w:numPr>
        <w:tabs>
          <w:tab w:val="left" w:pos="0"/>
        </w:tabs>
        <w:ind w:left="2160" w:hanging="360"/>
        <w:jc w:val="left"/>
      </w:pPr>
      <w:bookmarkStart w:id="227" w:name="_by95oabooq12" w:colFirst="0" w:colLast="0"/>
      <w:bookmarkEnd w:id="227"/>
    </w:p>
    <w:p w14:paraId="118FE401" w14:textId="77777777" w:rsidR="009115D2" w:rsidRDefault="009115D2" w:rsidP="009115D2">
      <w:pPr>
        <w:pStyle w:val="Heading3"/>
        <w:numPr>
          <w:ilvl w:val="2"/>
          <w:numId w:val="29"/>
        </w:numPr>
        <w:tabs>
          <w:tab w:val="left" w:pos="0"/>
        </w:tabs>
        <w:ind w:left="2160" w:hanging="360"/>
        <w:jc w:val="left"/>
      </w:pPr>
      <w:bookmarkStart w:id="228" w:name="_vwqqw77oy6hb" w:colFirst="0" w:colLast="0"/>
      <w:bookmarkEnd w:id="228"/>
    </w:p>
    <w:p w14:paraId="582AC7D7" w14:textId="77777777" w:rsidR="009115D2" w:rsidRDefault="009115D2" w:rsidP="009115D2">
      <w:pPr>
        <w:pStyle w:val="Heading3"/>
        <w:numPr>
          <w:ilvl w:val="2"/>
          <w:numId w:val="29"/>
        </w:numPr>
        <w:tabs>
          <w:tab w:val="left" w:pos="0"/>
        </w:tabs>
        <w:ind w:left="2160" w:hanging="360"/>
        <w:jc w:val="left"/>
      </w:pPr>
      <w:bookmarkStart w:id="229" w:name="_uaq1vcstzpsy" w:colFirst="0" w:colLast="0"/>
      <w:bookmarkEnd w:id="229"/>
      <w:r>
        <w:t>1.12. Information regarding resources</w:t>
      </w:r>
    </w:p>
    <w:p w14:paraId="7C4155E6" w14:textId="77777777" w:rsidR="009115D2" w:rsidRDefault="009115D2" w:rsidP="009115D2"/>
    <w:tbl>
      <w:tblPr>
        <w:tblW w:w="9192"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064"/>
        <w:gridCol w:w="3064"/>
        <w:gridCol w:w="3064"/>
      </w:tblGrid>
      <w:tr w:rsidR="009115D2" w14:paraId="364A5974" w14:textId="77777777" w:rsidTr="00426D56">
        <w:tc>
          <w:tcPr>
            <w:tcW w:w="3064" w:type="dxa"/>
            <w:tcBorders>
              <w:top w:val="single" w:sz="8" w:space="0" w:color="000000"/>
              <w:left w:val="single" w:sz="8" w:space="0" w:color="000000"/>
              <w:bottom w:val="single" w:sz="8" w:space="0" w:color="000000"/>
              <w:right w:val="single" w:sz="8" w:space="0" w:color="000000"/>
            </w:tcBorders>
            <w:shd w:val="clear" w:color="auto" w:fill="FFFFFF"/>
          </w:tcPr>
          <w:p w14:paraId="71894DBD" w14:textId="77777777" w:rsidR="009115D2" w:rsidRDefault="009115D2" w:rsidP="00426D56">
            <w:pPr>
              <w:spacing w:line="240" w:lineRule="auto"/>
              <w:jc w:val="left"/>
            </w:pPr>
            <w:r>
              <w:t>Means of transportation</w:t>
            </w:r>
          </w:p>
        </w:tc>
        <w:tc>
          <w:tcPr>
            <w:tcW w:w="3064" w:type="dxa"/>
            <w:tcBorders>
              <w:top w:val="single" w:sz="8" w:space="0" w:color="000000"/>
              <w:left w:val="single" w:sz="8" w:space="0" w:color="000000"/>
              <w:bottom w:val="single" w:sz="8" w:space="0" w:color="000000"/>
              <w:right w:val="single" w:sz="8" w:space="0" w:color="000000"/>
            </w:tcBorders>
            <w:shd w:val="clear" w:color="auto" w:fill="FFFFFF"/>
          </w:tcPr>
          <w:p w14:paraId="3B784F29" w14:textId="77777777" w:rsidR="009115D2" w:rsidRDefault="009115D2" w:rsidP="00426D56">
            <w:pPr>
              <w:spacing w:line="240" w:lineRule="auto"/>
              <w:jc w:val="left"/>
            </w:pPr>
            <w:r>
              <w:t>Name of Owner</w:t>
            </w:r>
          </w:p>
        </w:tc>
        <w:tc>
          <w:tcPr>
            <w:tcW w:w="3064" w:type="dxa"/>
            <w:tcBorders>
              <w:top w:val="single" w:sz="8" w:space="0" w:color="000000"/>
              <w:left w:val="single" w:sz="8" w:space="0" w:color="000000"/>
              <w:bottom w:val="single" w:sz="8" w:space="0" w:color="000000"/>
              <w:right w:val="single" w:sz="8" w:space="0" w:color="000000"/>
            </w:tcBorders>
            <w:shd w:val="clear" w:color="auto" w:fill="FFFFFF"/>
          </w:tcPr>
          <w:p w14:paraId="1181A958" w14:textId="77777777" w:rsidR="009115D2" w:rsidRDefault="009115D2" w:rsidP="00426D56">
            <w:pPr>
              <w:spacing w:line="240" w:lineRule="auto"/>
              <w:jc w:val="left"/>
            </w:pPr>
            <w:r>
              <w:t>Phone Number</w:t>
            </w:r>
          </w:p>
        </w:tc>
      </w:tr>
      <w:tr w:rsidR="009115D2" w14:paraId="2DFE4A88" w14:textId="77777777" w:rsidTr="00426D56">
        <w:tc>
          <w:tcPr>
            <w:tcW w:w="3064" w:type="dxa"/>
            <w:tcBorders>
              <w:top w:val="single" w:sz="8" w:space="0" w:color="000000"/>
              <w:left w:val="single" w:sz="8" w:space="0" w:color="000000"/>
              <w:bottom w:val="single" w:sz="8" w:space="0" w:color="000000"/>
              <w:right w:val="single" w:sz="8" w:space="0" w:color="000000"/>
            </w:tcBorders>
          </w:tcPr>
          <w:p w14:paraId="5D5691BA" w14:textId="77777777" w:rsidR="009115D2" w:rsidRDefault="009115D2" w:rsidP="00426D56">
            <w:pPr>
              <w:spacing w:line="240" w:lineRule="auto"/>
              <w:jc w:val="left"/>
            </w:pPr>
            <w:r>
              <w:t>JCB</w:t>
            </w:r>
          </w:p>
        </w:tc>
        <w:tc>
          <w:tcPr>
            <w:tcW w:w="3064" w:type="dxa"/>
            <w:tcBorders>
              <w:top w:val="single" w:sz="8" w:space="0" w:color="000000"/>
              <w:left w:val="single" w:sz="8" w:space="0" w:color="000000"/>
              <w:bottom w:val="single" w:sz="8" w:space="0" w:color="000000"/>
              <w:right w:val="single" w:sz="8" w:space="0" w:color="000000"/>
            </w:tcBorders>
          </w:tcPr>
          <w:p w14:paraId="5D217D90" w14:textId="77777777" w:rsidR="009115D2" w:rsidRDefault="009115D2" w:rsidP="00426D56">
            <w:pPr>
              <w:spacing w:line="240" w:lineRule="auto"/>
              <w:jc w:val="left"/>
            </w:pPr>
            <w:r>
              <w:t xml:space="preserve">Kalesh </w:t>
            </w:r>
          </w:p>
        </w:tc>
        <w:tc>
          <w:tcPr>
            <w:tcW w:w="3064" w:type="dxa"/>
            <w:tcBorders>
              <w:top w:val="single" w:sz="8" w:space="0" w:color="000000"/>
              <w:left w:val="single" w:sz="8" w:space="0" w:color="000000"/>
              <w:bottom w:val="single" w:sz="8" w:space="0" w:color="000000"/>
              <w:right w:val="single" w:sz="8" w:space="0" w:color="000000"/>
            </w:tcBorders>
          </w:tcPr>
          <w:p w14:paraId="68DAD3DA" w14:textId="77777777" w:rsidR="009115D2" w:rsidRDefault="009115D2" w:rsidP="00426D56">
            <w:pPr>
              <w:spacing w:line="240" w:lineRule="auto"/>
              <w:jc w:val="left"/>
            </w:pPr>
            <w:r>
              <w:t>8281300483</w:t>
            </w:r>
          </w:p>
        </w:tc>
      </w:tr>
      <w:tr w:rsidR="009115D2" w14:paraId="78821D0A" w14:textId="77777777" w:rsidTr="00426D56">
        <w:tc>
          <w:tcPr>
            <w:tcW w:w="3064" w:type="dxa"/>
            <w:tcBorders>
              <w:top w:val="single" w:sz="8" w:space="0" w:color="000000"/>
              <w:left w:val="single" w:sz="8" w:space="0" w:color="000000"/>
              <w:bottom w:val="single" w:sz="8" w:space="0" w:color="000000"/>
              <w:right w:val="single" w:sz="8" w:space="0" w:color="000000"/>
            </w:tcBorders>
          </w:tcPr>
          <w:p w14:paraId="6BB69420" w14:textId="77777777" w:rsidR="009115D2" w:rsidRDefault="009115D2" w:rsidP="00426D56">
            <w:pPr>
              <w:spacing w:line="240" w:lineRule="auto"/>
              <w:jc w:val="left"/>
            </w:pPr>
            <w:r>
              <w:t>Heavy Trucks</w:t>
            </w:r>
          </w:p>
        </w:tc>
        <w:tc>
          <w:tcPr>
            <w:tcW w:w="3064" w:type="dxa"/>
            <w:tcBorders>
              <w:top w:val="single" w:sz="8" w:space="0" w:color="000000"/>
              <w:left w:val="single" w:sz="8" w:space="0" w:color="000000"/>
              <w:bottom w:val="single" w:sz="8" w:space="0" w:color="000000"/>
              <w:right w:val="single" w:sz="8" w:space="0" w:color="000000"/>
            </w:tcBorders>
          </w:tcPr>
          <w:p w14:paraId="565D8DE1" w14:textId="77777777" w:rsidR="009115D2" w:rsidRDefault="009115D2" w:rsidP="00426D56">
            <w:pPr>
              <w:spacing w:line="240" w:lineRule="auto"/>
              <w:jc w:val="left"/>
            </w:pPr>
            <w:proofErr w:type="gramStart"/>
            <w:r>
              <w:t>K .Jayakumar</w:t>
            </w:r>
            <w:proofErr w:type="gramEnd"/>
            <w:r>
              <w:t xml:space="preserve"> </w:t>
            </w:r>
          </w:p>
        </w:tc>
        <w:tc>
          <w:tcPr>
            <w:tcW w:w="3064" w:type="dxa"/>
            <w:tcBorders>
              <w:top w:val="single" w:sz="8" w:space="0" w:color="000000"/>
              <w:left w:val="single" w:sz="8" w:space="0" w:color="000000"/>
              <w:bottom w:val="single" w:sz="8" w:space="0" w:color="000000"/>
              <w:right w:val="single" w:sz="8" w:space="0" w:color="000000"/>
            </w:tcBorders>
          </w:tcPr>
          <w:p w14:paraId="5E18CD20" w14:textId="77777777" w:rsidR="009115D2" w:rsidRDefault="009115D2" w:rsidP="00426D56">
            <w:pPr>
              <w:spacing w:line="240" w:lineRule="auto"/>
              <w:jc w:val="left"/>
            </w:pPr>
            <w:r>
              <w:t>9447349123</w:t>
            </w:r>
          </w:p>
        </w:tc>
      </w:tr>
      <w:tr w:rsidR="009115D2" w14:paraId="7F877CBA" w14:textId="77777777" w:rsidTr="00426D56">
        <w:tc>
          <w:tcPr>
            <w:tcW w:w="3064" w:type="dxa"/>
            <w:tcBorders>
              <w:top w:val="single" w:sz="8" w:space="0" w:color="000000"/>
              <w:left w:val="single" w:sz="8" w:space="0" w:color="000000"/>
              <w:bottom w:val="single" w:sz="8" w:space="0" w:color="000000"/>
              <w:right w:val="single" w:sz="8" w:space="0" w:color="000000"/>
            </w:tcBorders>
          </w:tcPr>
          <w:p w14:paraId="32A0EF5C" w14:textId="77777777" w:rsidR="009115D2" w:rsidRDefault="009115D2" w:rsidP="00426D56">
            <w:pPr>
              <w:spacing w:line="240" w:lineRule="auto"/>
              <w:jc w:val="left"/>
            </w:pPr>
            <w:r>
              <w:t>Tractor</w:t>
            </w:r>
          </w:p>
        </w:tc>
        <w:tc>
          <w:tcPr>
            <w:tcW w:w="3064" w:type="dxa"/>
            <w:tcBorders>
              <w:top w:val="single" w:sz="8" w:space="0" w:color="000000"/>
              <w:left w:val="single" w:sz="8" w:space="0" w:color="000000"/>
              <w:bottom w:val="single" w:sz="8" w:space="0" w:color="000000"/>
              <w:right w:val="single" w:sz="8" w:space="0" w:color="000000"/>
            </w:tcBorders>
          </w:tcPr>
          <w:p w14:paraId="630B7775" w14:textId="77777777" w:rsidR="009115D2" w:rsidRDefault="009115D2" w:rsidP="00426D56">
            <w:pPr>
              <w:spacing w:line="240" w:lineRule="auto"/>
              <w:jc w:val="left"/>
            </w:pPr>
            <w:r>
              <w:t>-</w:t>
            </w:r>
          </w:p>
        </w:tc>
        <w:tc>
          <w:tcPr>
            <w:tcW w:w="3064" w:type="dxa"/>
            <w:tcBorders>
              <w:top w:val="single" w:sz="8" w:space="0" w:color="000000"/>
              <w:left w:val="single" w:sz="8" w:space="0" w:color="000000"/>
              <w:bottom w:val="single" w:sz="8" w:space="0" w:color="000000"/>
              <w:right w:val="single" w:sz="8" w:space="0" w:color="000000"/>
            </w:tcBorders>
          </w:tcPr>
          <w:p w14:paraId="49F2B7F1" w14:textId="77777777" w:rsidR="009115D2" w:rsidRDefault="009115D2" w:rsidP="00426D56">
            <w:pPr>
              <w:spacing w:line="240" w:lineRule="auto"/>
              <w:jc w:val="left"/>
            </w:pPr>
            <w:r>
              <w:t>-</w:t>
            </w:r>
          </w:p>
        </w:tc>
      </w:tr>
      <w:tr w:rsidR="009115D2" w14:paraId="09DB89D7" w14:textId="77777777" w:rsidTr="00426D56">
        <w:tc>
          <w:tcPr>
            <w:tcW w:w="3064" w:type="dxa"/>
            <w:tcBorders>
              <w:top w:val="single" w:sz="8" w:space="0" w:color="000000"/>
              <w:left w:val="single" w:sz="8" w:space="0" w:color="000000"/>
              <w:bottom w:val="single" w:sz="8" w:space="0" w:color="000000"/>
              <w:right w:val="single" w:sz="8" w:space="0" w:color="000000"/>
            </w:tcBorders>
          </w:tcPr>
          <w:p w14:paraId="0C95C85E" w14:textId="77777777" w:rsidR="009115D2" w:rsidRDefault="009115D2" w:rsidP="00426D56">
            <w:pPr>
              <w:spacing w:line="240" w:lineRule="auto"/>
              <w:jc w:val="left"/>
            </w:pPr>
            <w:r>
              <w:t>Taxi service</w:t>
            </w:r>
          </w:p>
        </w:tc>
        <w:tc>
          <w:tcPr>
            <w:tcW w:w="3064" w:type="dxa"/>
            <w:tcBorders>
              <w:top w:val="single" w:sz="8" w:space="0" w:color="000000"/>
              <w:left w:val="single" w:sz="8" w:space="0" w:color="000000"/>
              <w:bottom w:val="single" w:sz="8" w:space="0" w:color="000000"/>
              <w:right w:val="single" w:sz="8" w:space="0" w:color="000000"/>
            </w:tcBorders>
          </w:tcPr>
          <w:p w14:paraId="69348494" w14:textId="77777777" w:rsidR="009115D2" w:rsidRDefault="009115D2" w:rsidP="00426D56">
            <w:pPr>
              <w:spacing w:line="240" w:lineRule="auto"/>
              <w:jc w:val="left"/>
            </w:pPr>
            <w:proofErr w:type="spellStart"/>
            <w:r>
              <w:t>Jasheer</w:t>
            </w:r>
            <w:proofErr w:type="spellEnd"/>
            <w:r>
              <w:t xml:space="preserve"> </w:t>
            </w:r>
          </w:p>
        </w:tc>
        <w:tc>
          <w:tcPr>
            <w:tcW w:w="3064" w:type="dxa"/>
            <w:tcBorders>
              <w:top w:val="single" w:sz="8" w:space="0" w:color="000000"/>
              <w:left w:val="single" w:sz="8" w:space="0" w:color="000000"/>
              <w:bottom w:val="single" w:sz="8" w:space="0" w:color="000000"/>
              <w:right w:val="single" w:sz="8" w:space="0" w:color="000000"/>
            </w:tcBorders>
          </w:tcPr>
          <w:p w14:paraId="1ECF1814" w14:textId="77777777" w:rsidR="009115D2" w:rsidRDefault="009115D2" w:rsidP="00426D56">
            <w:pPr>
              <w:spacing w:line="240" w:lineRule="auto"/>
              <w:jc w:val="left"/>
            </w:pPr>
            <w:r>
              <w:t>9447366206</w:t>
            </w:r>
          </w:p>
        </w:tc>
      </w:tr>
    </w:tbl>
    <w:p w14:paraId="4643B706" w14:textId="77777777" w:rsidR="009115D2" w:rsidRDefault="009115D2" w:rsidP="009115D2">
      <w:r>
        <w:t xml:space="preserve">  </w:t>
      </w:r>
    </w:p>
    <w:p w14:paraId="5867AD93" w14:textId="41BD1F11" w:rsidR="00132328" w:rsidRDefault="00132328">
      <w:pPr>
        <w:spacing w:before="240" w:after="240"/>
        <w:rPr>
          <w:rFonts w:ascii="Times New Roman" w:eastAsia="Calibri" w:hAnsi="Times New Roman" w:cs="Times New Roman"/>
          <w:color w:val="000000"/>
        </w:rPr>
      </w:pPr>
    </w:p>
    <w:p w14:paraId="002D5D94" w14:textId="77777777" w:rsidR="009115D2" w:rsidRDefault="009115D2">
      <w:pPr>
        <w:spacing w:before="240" w:after="240"/>
        <w:rPr>
          <w:rFonts w:ascii="Times New Roman" w:eastAsia="Calibri" w:hAnsi="Times New Roman" w:cs="Times New Roman"/>
          <w:color w:val="000000"/>
        </w:rPr>
      </w:pPr>
    </w:p>
    <w:p w14:paraId="2926D5EC" w14:textId="77777777" w:rsidR="009115D2" w:rsidRDefault="009115D2">
      <w:pPr>
        <w:spacing w:before="240" w:after="240"/>
        <w:rPr>
          <w:rFonts w:ascii="Times New Roman" w:eastAsia="Calibri" w:hAnsi="Times New Roman" w:cs="Times New Roman"/>
          <w:color w:val="000000"/>
        </w:rPr>
      </w:pPr>
    </w:p>
    <w:p w14:paraId="069DF2F6" w14:textId="77777777" w:rsidR="009115D2" w:rsidRDefault="009115D2">
      <w:pPr>
        <w:spacing w:before="240" w:after="240"/>
        <w:rPr>
          <w:rFonts w:ascii="Times New Roman" w:eastAsia="Calibri" w:hAnsi="Times New Roman" w:cs="Times New Roman"/>
          <w:color w:val="000000"/>
        </w:rPr>
      </w:pPr>
    </w:p>
    <w:p w14:paraId="33FEF959" w14:textId="77777777" w:rsidR="009115D2" w:rsidRDefault="009115D2">
      <w:pPr>
        <w:spacing w:before="240" w:after="240"/>
        <w:rPr>
          <w:rFonts w:ascii="Times New Roman" w:eastAsia="Calibri" w:hAnsi="Times New Roman" w:cs="Times New Roman"/>
          <w:color w:val="000000"/>
        </w:rPr>
      </w:pPr>
    </w:p>
    <w:p w14:paraId="2CF16F5A" w14:textId="77777777" w:rsidR="009115D2" w:rsidRDefault="009115D2">
      <w:pPr>
        <w:spacing w:before="240" w:after="240"/>
        <w:rPr>
          <w:rFonts w:ascii="Times New Roman" w:eastAsia="Calibri" w:hAnsi="Times New Roman" w:cs="Times New Roman"/>
          <w:color w:val="000000"/>
        </w:rPr>
      </w:pPr>
    </w:p>
    <w:p w14:paraId="313CB505" w14:textId="77777777" w:rsidR="009115D2" w:rsidRDefault="009115D2">
      <w:pPr>
        <w:spacing w:before="240" w:after="240"/>
        <w:rPr>
          <w:rFonts w:ascii="Times New Roman" w:eastAsia="Calibri" w:hAnsi="Times New Roman" w:cs="Times New Roman"/>
          <w:color w:val="000000"/>
        </w:rPr>
      </w:pPr>
    </w:p>
    <w:p w14:paraId="752F5DB5" w14:textId="77777777" w:rsidR="009115D2" w:rsidRDefault="009115D2">
      <w:pPr>
        <w:spacing w:before="240" w:after="240"/>
        <w:rPr>
          <w:rFonts w:ascii="Times New Roman" w:eastAsia="Calibri" w:hAnsi="Times New Roman" w:cs="Times New Roman"/>
          <w:color w:val="000000"/>
        </w:rPr>
      </w:pPr>
    </w:p>
    <w:p w14:paraId="633F5E22" w14:textId="77777777" w:rsidR="0046063C" w:rsidRPr="00AA5B98" w:rsidRDefault="0046063C" w:rsidP="0046063C">
      <w:pPr>
        <w:pStyle w:val="Heading1"/>
        <w:jc w:val="center"/>
        <w:rPr>
          <w:rFonts w:ascii="Times New Roman" w:eastAsia="Garamond" w:hAnsi="Times New Roman" w:cs="Times New Roman"/>
          <w:color w:val="000000"/>
          <w:sz w:val="38"/>
          <w:szCs w:val="38"/>
        </w:rPr>
      </w:pPr>
    </w:p>
    <w:p w14:paraId="110B32A5" w14:textId="77777777" w:rsidR="0046063C" w:rsidRPr="00AA5B98" w:rsidRDefault="0046063C" w:rsidP="0046063C">
      <w:pPr>
        <w:pStyle w:val="Heading1"/>
        <w:jc w:val="center"/>
        <w:rPr>
          <w:rFonts w:ascii="Times New Roman" w:eastAsia="Garamond" w:hAnsi="Times New Roman" w:cs="Times New Roman"/>
          <w:color w:val="000000"/>
          <w:sz w:val="38"/>
          <w:szCs w:val="38"/>
        </w:rPr>
      </w:pPr>
      <w:r w:rsidRPr="00AA5B98">
        <w:rPr>
          <w:rFonts w:ascii="Times New Roman" w:eastAsia="Garamond" w:hAnsi="Times New Roman" w:cs="Times New Roman"/>
          <w:color w:val="000000"/>
          <w:sz w:val="38"/>
          <w:szCs w:val="38"/>
        </w:rPr>
        <w:t>ANNEXURE</w:t>
      </w:r>
    </w:p>
    <w:p w14:paraId="75A293D1" w14:textId="77777777" w:rsidR="0046063C" w:rsidRPr="00AA5B98" w:rsidRDefault="0046063C" w:rsidP="0046063C">
      <w:pPr>
        <w:pBdr>
          <w:top w:val="nil"/>
          <w:left w:val="nil"/>
          <w:bottom w:val="nil"/>
          <w:right w:val="nil"/>
          <w:between w:val="nil"/>
        </w:pBdr>
        <w:jc w:val="center"/>
        <w:rPr>
          <w:rFonts w:ascii="Times New Roman" w:eastAsia="Garamond" w:hAnsi="Times New Roman" w:cs="Times New Roman"/>
          <w:color w:val="000000"/>
          <w:sz w:val="38"/>
          <w:szCs w:val="38"/>
        </w:rPr>
      </w:pPr>
    </w:p>
    <w:p w14:paraId="790DBBBF" w14:textId="77777777" w:rsidR="0046063C" w:rsidRPr="00AA5B98" w:rsidRDefault="0046063C" w:rsidP="0046063C">
      <w:pPr>
        <w:pStyle w:val="Heading2"/>
        <w:numPr>
          <w:ilvl w:val="0"/>
          <w:numId w:val="44"/>
        </w:numPr>
        <w:jc w:val="left"/>
        <w:rPr>
          <w:rFonts w:ascii="Times New Roman" w:eastAsia="Garamond" w:hAnsi="Times New Roman" w:cs="Times New Roman"/>
          <w:color w:val="000000"/>
        </w:rPr>
      </w:pPr>
      <w:bookmarkStart w:id="230" w:name="_heading=h.k9sjrs8m0k74" w:colFirst="0" w:colLast="0"/>
      <w:bookmarkEnd w:id="230"/>
      <w:r w:rsidRPr="00AA5B98">
        <w:rPr>
          <w:rFonts w:ascii="Times New Roman" w:eastAsia="Garamond" w:hAnsi="Times New Roman" w:cs="Times New Roman"/>
          <w:color w:val="000000"/>
        </w:rPr>
        <w:t>IMPORTANT PHONE NUMBERS</w:t>
      </w:r>
    </w:p>
    <w:p w14:paraId="1EE89449"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b/>
          <w:bCs/>
          <w:color w:val="000000"/>
        </w:rPr>
      </w:pPr>
    </w:p>
    <w:p w14:paraId="5B8D7EC6"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 </w:t>
      </w:r>
      <w:r w:rsidRPr="00AA5B98">
        <w:rPr>
          <w:rFonts w:ascii="Times New Roman" w:eastAsia="Garamond" w:hAnsi="Times New Roman" w:cs="Times New Roman"/>
          <w:color w:val="000000"/>
        </w:rPr>
        <w:t xml:space="preserve">Phone numbers and particulars of persons responsible for providing guidance, assistance, and support for pandemic preparedness operations may be provided here in a manner that allows easy reference </w:t>
      </w:r>
      <w:proofErr w:type="gramStart"/>
      <w:r w:rsidRPr="00AA5B98">
        <w:rPr>
          <w:rFonts w:ascii="Times New Roman" w:eastAsia="Garamond" w:hAnsi="Times New Roman" w:cs="Times New Roman"/>
          <w:color w:val="000000"/>
        </w:rPr>
        <w:t>at a glance</w:t>
      </w:r>
      <w:proofErr w:type="gramEnd"/>
      <w:r w:rsidRPr="00AA5B98">
        <w:rPr>
          <w:rFonts w:ascii="Times New Roman" w:eastAsia="Garamond" w:hAnsi="Times New Roman" w:cs="Times New Roman"/>
          <w:color w:val="000000"/>
        </w:rPr>
        <w:t>.</w:t>
      </w:r>
      <w:r w:rsidRPr="00AA5B98">
        <w:rPr>
          <w:rFonts w:ascii="Times New Roman" w:eastAsia="Garamond" w:hAnsi="Times New Roman" w:cs="Times New Roman"/>
          <w:b/>
          <w:bCs/>
          <w:color w:val="000000"/>
        </w:rPr>
        <w:t xml:space="preserve"> </w:t>
      </w:r>
      <w:r w:rsidRPr="00AA5B98">
        <w:rPr>
          <w:rFonts w:ascii="Times New Roman" w:eastAsia="Garamond" w:hAnsi="Times New Roman" w:cs="Times New Roman"/>
          <w:color w:val="000000"/>
        </w:rPr>
        <w:t>The information recorded here could be exhibited elsewhere at the time of emergencies. LSG institutions shall give special attention to collect and record the above data of persons and institutions who/which are supposed to give technical and co-ordination support to reduce the impact of pandemic.</w:t>
      </w:r>
    </w:p>
    <w:p w14:paraId="5E454BFE" w14:textId="77777777" w:rsidR="0046063C" w:rsidRPr="00AA5B98" w:rsidRDefault="0046063C" w:rsidP="0046063C">
      <w:pPr>
        <w:pStyle w:val="Heading3"/>
        <w:spacing w:before="280"/>
        <w:ind w:right="1120"/>
        <w:jc w:val="left"/>
        <w:rPr>
          <w:rFonts w:ascii="Times New Roman" w:eastAsia="Garamond" w:hAnsi="Times New Roman" w:cs="Times New Roman"/>
          <w:color w:val="000000"/>
        </w:rPr>
      </w:pPr>
      <w:bookmarkStart w:id="231" w:name="_heading=h.nl8xa0lgpolh" w:colFirst="0" w:colLast="0"/>
      <w:bookmarkEnd w:id="231"/>
      <w:r w:rsidRPr="00AA5B98">
        <w:rPr>
          <w:rFonts w:ascii="Times New Roman" w:eastAsia="Garamond" w:hAnsi="Times New Roman" w:cs="Times New Roman"/>
          <w:color w:val="000000"/>
        </w:rPr>
        <w:lastRenderedPageBreak/>
        <w:t xml:space="preserve"> 1.1. Details of grama panchayat/municipality/corporation wards</w:t>
      </w:r>
    </w:p>
    <w:tbl>
      <w:tblPr>
        <w:tblW w:w="864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690"/>
        <w:gridCol w:w="2715"/>
        <w:gridCol w:w="1245"/>
        <w:gridCol w:w="2250"/>
        <w:gridCol w:w="1740"/>
      </w:tblGrid>
      <w:tr w:rsidR="0046063C" w:rsidRPr="00AA5B98" w14:paraId="48B03656" w14:textId="77777777" w:rsidTr="00426D56">
        <w:trPr>
          <w:cantSplit/>
          <w:trHeight w:val="537"/>
          <w:tblHeader/>
        </w:trPr>
        <w:tc>
          <w:tcPr>
            <w:tcW w:w="6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38135D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color w:val="000000"/>
              </w:rPr>
              <w:t>Sl.No</w:t>
            </w:r>
            <w:proofErr w:type="spellEnd"/>
            <w:proofErr w:type="gramEnd"/>
          </w:p>
        </w:tc>
        <w:tc>
          <w:tcPr>
            <w:tcW w:w="271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EFBB939" w14:textId="77777777" w:rsidR="0046063C" w:rsidRPr="00AA5B98" w:rsidRDefault="0046063C" w:rsidP="00426D56">
            <w:pPr>
              <w:pBdr>
                <w:top w:val="nil"/>
                <w:left w:val="nil"/>
                <w:bottom w:val="nil"/>
                <w:right w:val="nil"/>
                <w:between w:val="nil"/>
              </w:pBdr>
              <w:spacing w:before="240" w:after="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the ward</w:t>
            </w:r>
          </w:p>
        </w:tc>
        <w:tc>
          <w:tcPr>
            <w:tcW w:w="124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09FD8F0F" w14:textId="77777777" w:rsidR="0046063C" w:rsidRPr="00AA5B98" w:rsidRDefault="0046063C" w:rsidP="00426D56">
            <w:pPr>
              <w:pBdr>
                <w:top w:val="nil"/>
                <w:left w:val="nil"/>
                <w:bottom w:val="nil"/>
                <w:right w:val="nil"/>
                <w:between w:val="nil"/>
              </w:pBdr>
              <w:spacing w:before="240" w:after="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Ward number</w:t>
            </w:r>
          </w:p>
        </w:tc>
        <w:tc>
          <w:tcPr>
            <w:tcW w:w="225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5F65F3A3" w14:textId="77777777" w:rsidR="0046063C" w:rsidRPr="00AA5B98" w:rsidRDefault="0046063C" w:rsidP="00426D56">
            <w:pPr>
              <w:pBdr>
                <w:top w:val="nil"/>
                <w:left w:val="nil"/>
                <w:bottom w:val="nil"/>
                <w:right w:val="nil"/>
                <w:between w:val="nil"/>
              </w:pBdr>
              <w:spacing w:before="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the ward</w:t>
            </w:r>
          </w:p>
          <w:p w14:paraId="65408F1A" w14:textId="77777777" w:rsidR="0046063C" w:rsidRPr="00AA5B98" w:rsidRDefault="0046063C" w:rsidP="00426D56">
            <w:pPr>
              <w:pBdr>
                <w:top w:val="nil"/>
                <w:left w:val="nil"/>
                <w:bottom w:val="nil"/>
                <w:right w:val="nil"/>
                <w:between w:val="nil"/>
              </w:pBdr>
              <w:spacing w:after="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member</w:t>
            </w:r>
          </w:p>
        </w:tc>
        <w:tc>
          <w:tcPr>
            <w:tcW w:w="174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78BEBEF2" w14:textId="77777777" w:rsidR="0046063C" w:rsidRPr="00AA5B98" w:rsidRDefault="0046063C" w:rsidP="00426D56">
            <w:pPr>
              <w:pBdr>
                <w:top w:val="nil"/>
                <w:left w:val="nil"/>
                <w:bottom w:val="nil"/>
                <w:right w:val="nil"/>
                <w:between w:val="nil"/>
              </w:pBdr>
              <w:spacing w:before="240" w:after="240"/>
              <w:ind w:left="360"/>
              <w:jc w:val="center"/>
              <w:rPr>
                <w:rFonts w:ascii="Times New Roman" w:eastAsia="Garamond" w:hAnsi="Times New Roman" w:cs="Times New Roman"/>
                <w:color w:val="000000"/>
              </w:rPr>
            </w:pPr>
            <w:r w:rsidRPr="00AA5B98">
              <w:rPr>
                <w:rFonts w:ascii="Times New Roman" w:eastAsia="Garamond" w:hAnsi="Times New Roman" w:cs="Times New Roman"/>
                <w:color w:val="000000"/>
              </w:rPr>
              <w:t>Contact number</w:t>
            </w:r>
          </w:p>
        </w:tc>
      </w:tr>
      <w:tr w:rsidR="0046063C" w:rsidRPr="00AA5B98" w14:paraId="45D8D64F"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B2154CA"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38BE912A" w14:textId="77777777" w:rsidR="0046063C" w:rsidRPr="00AA5B98" w:rsidRDefault="0046063C" w:rsidP="00426D56">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Nangiyarkulangara</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01D3D28D"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364119FB"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 xml:space="preserve">Rajesh </w:t>
            </w:r>
            <w:proofErr w:type="spellStart"/>
            <w:r w:rsidRPr="00AA5B98">
              <w:rPr>
                <w:rFonts w:ascii="Times New Roman" w:eastAsia="Garamond" w:hAnsi="Times New Roman" w:cs="Times New Roman"/>
              </w:rPr>
              <w:t>ramakrishnan</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7A8E72D9"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9961156123</w:t>
            </w:r>
          </w:p>
        </w:tc>
      </w:tr>
      <w:tr w:rsidR="0046063C" w:rsidRPr="00AA5B98" w14:paraId="3B8D4010"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AA268B2"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33973FE5"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Muttom</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4C7AF5C1"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2</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2432C47B"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Sunitha K Murali</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4AA87494"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9656925534</w:t>
            </w:r>
          </w:p>
        </w:tc>
      </w:tr>
      <w:tr w:rsidR="0046063C" w:rsidRPr="00AA5B98" w14:paraId="0AF8A572"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4DF67AD"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799924B9"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Valiyakuzhi</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0322B4FD"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3</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6585F10D"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MK Manikumar</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5E7D60D5"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9072776223</w:t>
            </w:r>
          </w:p>
        </w:tc>
      </w:tr>
      <w:tr w:rsidR="0046063C" w:rsidRPr="00AA5B98" w14:paraId="2BAEEB2E"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FEFC6A0"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2CA3DB84"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Pazhaya</w:t>
            </w:r>
            <w:proofErr w:type="spellEnd"/>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karazhma</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2529264E"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4</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36AF3F86"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Rajani K G</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7C24D290"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7025161707</w:t>
            </w:r>
          </w:p>
        </w:tc>
      </w:tr>
      <w:tr w:rsidR="0046063C" w:rsidRPr="00AA5B98" w14:paraId="16917DB9"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08109C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21609E0A"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Mukkad</w:t>
            </w:r>
            <w:proofErr w:type="spellEnd"/>
            <w:r w:rsidRPr="00AA5B98">
              <w:rPr>
                <w:rFonts w:ascii="Times New Roman" w:eastAsia="Garamond" w:hAnsi="Times New Roman" w:cs="Times New Roman"/>
              </w:rPr>
              <w:t xml:space="preserve"> </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129BA699"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5</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78530190"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Vineetha Sreekumar</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236FE42E"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9744675933</w:t>
            </w:r>
          </w:p>
        </w:tc>
      </w:tr>
      <w:tr w:rsidR="0046063C" w:rsidRPr="00AA5B98" w14:paraId="7DD53D13"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690E0D8"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5F0EB8FA"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Choondupalaka</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52DB27FC"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6</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3C99CE3B"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K B Harikumar</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7389858C"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9747354060</w:t>
            </w:r>
          </w:p>
        </w:tc>
      </w:tr>
      <w:tr w:rsidR="0046063C" w:rsidRPr="00AA5B98" w14:paraId="31E1C179"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894ED6C"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04653B41"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Rechal baby</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3A9ED932"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7</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7AFF2FEC"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Parimanam</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2ADE6BFE"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9656264117</w:t>
            </w:r>
          </w:p>
        </w:tc>
      </w:tr>
      <w:tr w:rsidR="0046063C" w:rsidRPr="00AA5B98" w14:paraId="0C13C368"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CC7FC66"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5F2AACCB"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Radhamani</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0333DC7D"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8</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779E5ABC"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Kanichanalloor</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110BC867"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9656209570</w:t>
            </w:r>
          </w:p>
        </w:tc>
      </w:tr>
      <w:tr w:rsidR="0046063C" w:rsidRPr="00AA5B98" w14:paraId="42C6295E"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D3C11CB"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34838E9C"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Bijitha</w:t>
            </w:r>
            <w:proofErr w:type="spellEnd"/>
            <w:r w:rsidRPr="00AA5B98">
              <w:rPr>
                <w:rFonts w:ascii="Times New Roman" w:eastAsia="Garamond" w:hAnsi="Times New Roman" w:cs="Times New Roman"/>
              </w:rPr>
              <w:t xml:space="preserve"> Bhaskaran</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3602C5DF"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236DD5A1"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Malamelkode</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47A93E41"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9562811968</w:t>
            </w:r>
          </w:p>
        </w:tc>
      </w:tr>
      <w:tr w:rsidR="0046063C" w:rsidRPr="00AA5B98" w14:paraId="58418122"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72DC840"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42681591"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Goutham raj</w:t>
            </w:r>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2E103F1B"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10</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4051CA12"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Evoor</w:t>
            </w:r>
            <w:proofErr w:type="spellEnd"/>
            <w:r w:rsidRPr="00AA5B98">
              <w:rPr>
                <w:rFonts w:ascii="Times New Roman" w:eastAsia="Garamond" w:hAnsi="Times New Roman" w:cs="Times New Roman"/>
              </w:rPr>
              <w:t xml:space="preserve"> North</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1CC1F786"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7902442335</w:t>
            </w:r>
          </w:p>
        </w:tc>
      </w:tr>
      <w:tr w:rsidR="0046063C" w:rsidRPr="00AA5B98" w14:paraId="0F18DF33"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403CAB1"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0083E43D"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sheeja</w:t>
            </w:r>
            <w:proofErr w:type="spellEnd"/>
            <w:r w:rsidRPr="00AA5B98">
              <w:rPr>
                <w:rFonts w:ascii="Times New Roman" w:eastAsia="Garamond" w:hAnsi="Times New Roman" w:cs="Times New Roman"/>
              </w:rPr>
              <w:t xml:space="preserve"> </w:t>
            </w:r>
            <w:proofErr w:type="spellStart"/>
            <w:r w:rsidRPr="00AA5B98">
              <w:rPr>
                <w:rFonts w:ascii="Times New Roman" w:eastAsia="Garamond" w:hAnsi="Times New Roman" w:cs="Times New Roman"/>
              </w:rPr>
              <w:t>mohan</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5ED795E8"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11</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0F9EC365"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panachamood</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58BABE06"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9947458337</w:t>
            </w:r>
          </w:p>
        </w:tc>
      </w:tr>
      <w:tr w:rsidR="0046063C" w:rsidRPr="00AA5B98" w14:paraId="2DF7A2A2" w14:textId="77777777" w:rsidTr="00426D56">
        <w:trPr>
          <w:cantSplit/>
          <w:trHeight w:val="20"/>
          <w:tblHeader/>
        </w:trPr>
        <w:tc>
          <w:tcPr>
            <w:tcW w:w="6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8375409"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12</w:t>
            </w:r>
          </w:p>
        </w:tc>
        <w:tc>
          <w:tcPr>
            <w:tcW w:w="2715" w:type="dxa"/>
            <w:tcBorders>
              <w:top w:val="nil"/>
              <w:left w:val="nil"/>
              <w:bottom w:val="single" w:sz="5" w:space="0" w:color="000000"/>
              <w:right w:val="single" w:sz="5" w:space="0" w:color="000000"/>
            </w:tcBorders>
            <w:tcMar>
              <w:top w:w="0" w:type="dxa"/>
              <w:left w:w="0" w:type="dxa"/>
              <w:bottom w:w="0" w:type="dxa"/>
              <w:right w:w="0" w:type="dxa"/>
            </w:tcMar>
          </w:tcPr>
          <w:p w14:paraId="0D9FB311"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 xml:space="preserve">Madhu </w:t>
            </w:r>
            <w:proofErr w:type="spellStart"/>
            <w:r w:rsidRPr="00AA5B98">
              <w:rPr>
                <w:rFonts w:ascii="Times New Roman" w:eastAsia="Garamond" w:hAnsi="Times New Roman" w:cs="Times New Roman"/>
              </w:rPr>
              <w:t>damodharan</w:t>
            </w:r>
            <w:proofErr w:type="spellEnd"/>
          </w:p>
        </w:tc>
        <w:tc>
          <w:tcPr>
            <w:tcW w:w="1245" w:type="dxa"/>
            <w:tcBorders>
              <w:top w:val="nil"/>
              <w:left w:val="nil"/>
              <w:bottom w:val="single" w:sz="5" w:space="0" w:color="000000"/>
              <w:right w:val="single" w:sz="5" w:space="0" w:color="000000"/>
            </w:tcBorders>
            <w:tcMar>
              <w:top w:w="0" w:type="dxa"/>
              <w:left w:w="0" w:type="dxa"/>
              <w:bottom w:w="0" w:type="dxa"/>
              <w:right w:w="0" w:type="dxa"/>
            </w:tcMar>
          </w:tcPr>
          <w:p w14:paraId="42A545D4"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12</w:t>
            </w:r>
          </w:p>
        </w:tc>
        <w:tc>
          <w:tcPr>
            <w:tcW w:w="2250" w:type="dxa"/>
            <w:tcBorders>
              <w:top w:val="nil"/>
              <w:left w:val="nil"/>
              <w:bottom w:val="single" w:sz="5" w:space="0" w:color="000000"/>
              <w:right w:val="single" w:sz="5" w:space="0" w:color="000000"/>
            </w:tcBorders>
            <w:tcMar>
              <w:top w:w="0" w:type="dxa"/>
              <w:left w:w="0" w:type="dxa"/>
              <w:bottom w:w="0" w:type="dxa"/>
              <w:right w:w="0" w:type="dxa"/>
            </w:tcMar>
          </w:tcPr>
          <w:p w14:paraId="5974A7C3"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Evoor</w:t>
            </w:r>
            <w:proofErr w:type="spellEnd"/>
            <w:r w:rsidRPr="00AA5B98">
              <w:rPr>
                <w:rFonts w:ascii="Times New Roman" w:eastAsia="Garamond" w:hAnsi="Times New Roman" w:cs="Times New Roman"/>
              </w:rPr>
              <w:t xml:space="preserve"> </w:t>
            </w:r>
            <w:proofErr w:type="gramStart"/>
            <w:r w:rsidRPr="00AA5B98">
              <w:rPr>
                <w:rFonts w:ascii="Times New Roman" w:eastAsia="Garamond" w:hAnsi="Times New Roman" w:cs="Times New Roman"/>
              </w:rPr>
              <w:t>north west</w:t>
            </w:r>
            <w:proofErr w:type="gram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B54C432"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9744169817</w:t>
            </w:r>
          </w:p>
        </w:tc>
      </w:tr>
    </w:tbl>
    <w:p w14:paraId="1026ED0F" w14:textId="77777777" w:rsidR="0046063C" w:rsidRPr="00AA5B98" w:rsidRDefault="0046063C" w:rsidP="0046063C">
      <w:pPr>
        <w:pStyle w:val="Heading3"/>
        <w:ind w:right="-435"/>
        <w:jc w:val="left"/>
        <w:rPr>
          <w:rFonts w:ascii="Times New Roman" w:eastAsia="Garamond" w:hAnsi="Times New Roman" w:cs="Times New Roman"/>
          <w:color w:val="000000"/>
        </w:rPr>
      </w:pPr>
      <w:bookmarkStart w:id="232" w:name="_heading=h.eretc2w5kw5t" w:colFirst="0" w:colLast="0"/>
      <w:bookmarkEnd w:id="232"/>
    </w:p>
    <w:p w14:paraId="40610183" w14:textId="77777777" w:rsidR="0046063C" w:rsidRPr="00AA5B98" w:rsidRDefault="0046063C" w:rsidP="0046063C">
      <w:pPr>
        <w:pStyle w:val="Heading3"/>
        <w:ind w:right="-435"/>
        <w:jc w:val="left"/>
        <w:rPr>
          <w:rFonts w:ascii="Times New Roman" w:eastAsia="Garamond" w:hAnsi="Times New Roman" w:cs="Times New Roman"/>
          <w:color w:val="000000"/>
        </w:rPr>
      </w:pPr>
      <w:r w:rsidRPr="00AA5B98">
        <w:rPr>
          <w:rFonts w:ascii="Times New Roman" w:eastAsia="Garamond" w:hAnsi="Times New Roman" w:cs="Times New Roman"/>
          <w:color w:val="000000"/>
        </w:rPr>
        <w:t>1.2. Other important phone numbers of grama panchayat/municipality/corporation area</w:t>
      </w:r>
    </w:p>
    <w:tbl>
      <w:tblPr>
        <w:tblW w:w="86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825"/>
        <w:gridCol w:w="5325"/>
        <w:gridCol w:w="2475"/>
      </w:tblGrid>
      <w:tr w:rsidR="0046063C" w:rsidRPr="00AA5B98" w14:paraId="4E2675E5" w14:textId="77777777" w:rsidTr="00426D56">
        <w:trPr>
          <w:cantSplit/>
          <w:trHeight w:val="20"/>
          <w:tblHeader/>
        </w:trPr>
        <w:tc>
          <w:tcPr>
            <w:tcW w:w="82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6483C6BE"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Sl. No.</w:t>
            </w:r>
          </w:p>
        </w:tc>
        <w:tc>
          <w:tcPr>
            <w:tcW w:w="532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E6C6428"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w:t>
            </w:r>
          </w:p>
        </w:tc>
        <w:tc>
          <w:tcPr>
            <w:tcW w:w="247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0F4B130C"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Contact number</w:t>
            </w:r>
          </w:p>
        </w:tc>
      </w:tr>
      <w:tr w:rsidR="0046063C" w:rsidRPr="00AA5B98" w14:paraId="6B177693" w14:textId="77777777" w:rsidTr="00426D56">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485B76C"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08DA6CED" w14:textId="77777777" w:rsidR="0046063C" w:rsidRPr="00AA5B98" w:rsidRDefault="0046063C" w:rsidP="00426D56">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Thankamani</w:t>
            </w:r>
            <w:proofErr w:type="spellEnd"/>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3E916689" w14:textId="77777777" w:rsidR="0046063C" w:rsidRPr="00AA5B98" w:rsidRDefault="0046063C" w:rsidP="00426D56">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rPr>
              <w:t>9746926496</w:t>
            </w:r>
          </w:p>
        </w:tc>
      </w:tr>
      <w:tr w:rsidR="0046063C" w:rsidRPr="00AA5B98" w14:paraId="3495B823" w14:textId="77777777" w:rsidTr="00426D56">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E2CD950"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1999D244"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rPr>
              <w:t>Bindhu</w:t>
            </w:r>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3D244C73" w14:textId="77777777" w:rsidR="0046063C" w:rsidRPr="00AA5B98" w:rsidRDefault="0046063C" w:rsidP="00426D56">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9946035916</w:t>
            </w:r>
          </w:p>
        </w:tc>
      </w:tr>
      <w:tr w:rsidR="0046063C" w:rsidRPr="00AA5B98" w14:paraId="5C6A13CB" w14:textId="77777777" w:rsidTr="00426D56">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EC5E0D1"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384EA46B" w14:textId="77777777" w:rsidR="0046063C" w:rsidRPr="00AA5B98" w:rsidRDefault="0046063C" w:rsidP="00426D56">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Manilekha</w:t>
            </w:r>
            <w:proofErr w:type="spellEnd"/>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3C066554" w14:textId="77777777" w:rsidR="0046063C" w:rsidRPr="00AA5B98" w:rsidRDefault="0046063C" w:rsidP="00426D56">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8078265796</w:t>
            </w:r>
          </w:p>
        </w:tc>
      </w:tr>
      <w:tr w:rsidR="0046063C" w:rsidRPr="00AA5B98" w14:paraId="778CE146" w14:textId="77777777" w:rsidTr="00426D56">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C862923"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71E50E1C"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rPr>
              <w:t>Salini</w:t>
            </w:r>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7B5B45AC" w14:textId="77777777" w:rsidR="0046063C" w:rsidRPr="00AA5B98" w:rsidRDefault="0046063C" w:rsidP="00426D56">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9072351556</w:t>
            </w:r>
          </w:p>
        </w:tc>
      </w:tr>
      <w:tr w:rsidR="0046063C" w:rsidRPr="00AA5B98" w14:paraId="75197E94" w14:textId="77777777" w:rsidTr="00426D56">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2AB3C21"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2E2EA803"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b/>
                <w:bCs/>
                <w:color w:val="000000"/>
              </w:rPr>
            </w:pPr>
            <w:proofErr w:type="spellStart"/>
            <w:r w:rsidRPr="00AA5B98">
              <w:rPr>
                <w:rFonts w:ascii="Times New Roman" w:eastAsia="Garamond" w:hAnsi="Times New Roman" w:cs="Times New Roman"/>
                <w:b/>
                <w:bCs/>
              </w:rPr>
              <w:t>Viswaprasad</w:t>
            </w:r>
            <w:proofErr w:type="spellEnd"/>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4EF055D4" w14:textId="77777777" w:rsidR="0046063C" w:rsidRPr="00AA5B98" w:rsidRDefault="0046063C" w:rsidP="00426D56">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9744771443</w:t>
            </w:r>
          </w:p>
        </w:tc>
      </w:tr>
      <w:tr w:rsidR="0046063C" w:rsidRPr="00AA5B98" w14:paraId="6B11CA0D" w14:textId="77777777" w:rsidTr="00426D56">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E19E86D"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72F696C1"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Gopakumar</w:t>
            </w:r>
            <w:proofErr w:type="spellEnd"/>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79025F5F" w14:textId="77777777" w:rsidR="0046063C" w:rsidRPr="00AA5B98" w:rsidRDefault="0046063C" w:rsidP="00426D56">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9446431580</w:t>
            </w:r>
          </w:p>
        </w:tc>
      </w:tr>
      <w:tr w:rsidR="0046063C" w:rsidRPr="00AA5B98" w14:paraId="2C9B471E" w14:textId="77777777" w:rsidTr="00426D56">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4814F62"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0FCF236B"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Excise department</w:t>
            </w:r>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188E77EC" w14:textId="77777777" w:rsidR="0046063C" w:rsidRPr="00AA5B98" w:rsidRDefault="0046063C" w:rsidP="00426D56">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r w:rsidR="0046063C" w:rsidRPr="00AA5B98" w14:paraId="75CE0BB0" w14:textId="77777777" w:rsidTr="00426D56">
        <w:trPr>
          <w:cantSplit/>
          <w:trHeight w:val="20"/>
          <w:tblHeader/>
        </w:trPr>
        <w:tc>
          <w:tcPr>
            <w:tcW w:w="82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C040E15"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5325" w:type="dxa"/>
            <w:tcBorders>
              <w:top w:val="nil"/>
              <w:left w:val="nil"/>
              <w:bottom w:val="single" w:sz="5" w:space="0" w:color="000000"/>
              <w:right w:val="single" w:sz="5" w:space="0" w:color="000000"/>
            </w:tcBorders>
            <w:tcMar>
              <w:top w:w="0" w:type="dxa"/>
              <w:left w:w="0" w:type="dxa"/>
              <w:bottom w:w="0" w:type="dxa"/>
              <w:right w:w="0" w:type="dxa"/>
            </w:tcMar>
          </w:tcPr>
          <w:p w14:paraId="229D20B6" w14:textId="77777777" w:rsidR="0046063C" w:rsidRPr="00AA5B98" w:rsidRDefault="0046063C" w:rsidP="00426D56">
            <w:pPr>
              <w:pBdr>
                <w:top w:val="nil"/>
                <w:left w:val="nil"/>
                <w:bottom w:val="nil"/>
                <w:right w:val="nil"/>
                <w:between w:val="nil"/>
              </w:pBdr>
              <w:spacing w:before="240" w:after="240"/>
              <w:ind w:left="380"/>
              <w:jc w:val="left"/>
              <w:rPr>
                <w:rFonts w:ascii="Times New Roman" w:eastAsia="Garamond" w:hAnsi="Times New Roman" w:cs="Times New Roman"/>
                <w:color w:val="000000"/>
              </w:rPr>
            </w:pPr>
            <w:r w:rsidRPr="00AA5B98">
              <w:rPr>
                <w:rFonts w:ascii="Times New Roman" w:eastAsia="Garamond" w:hAnsi="Times New Roman" w:cs="Times New Roman"/>
                <w:color w:val="000000"/>
              </w:rPr>
              <w:t>Forest department</w:t>
            </w:r>
          </w:p>
        </w:tc>
        <w:tc>
          <w:tcPr>
            <w:tcW w:w="2475" w:type="dxa"/>
            <w:tcBorders>
              <w:top w:val="nil"/>
              <w:left w:val="nil"/>
              <w:bottom w:val="single" w:sz="5" w:space="0" w:color="000000"/>
              <w:right w:val="single" w:sz="5" w:space="0" w:color="000000"/>
            </w:tcBorders>
            <w:tcMar>
              <w:top w:w="0" w:type="dxa"/>
              <w:left w:w="0" w:type="dxa"/>
              <w:bottom w:w="0" w:type="dxa"/>
              <w:right w:w="0" w:type="dxa"/>
            </w:tcMar>
          </w:tcPr>
          <w:p w14:paraId="00FC9ADF" w14:textId="77777777" w:rsidR="0046063C" w:rsidRPr="00AA5B98" w:rsidRDefault="0046063C" w:rsidP="00426D56">
            <w:pPr>
              <w:pBdr>
                <w:top w:val="nil"/>
                <w:left w:val="nil"/>
                <w:bottom w:val="nil"/>
                <w:right w:val="nil"/>
                <w:between w:val="nil"/>
              </w:pBdr>
              <w:spacing w:before="240" w:after="240"/>
              <w:ind w:left="280"/>
              <w:jc w:val="left"/>
              <w:rPr>
                <w:rFonts w:ascii="Times New Roman" w:eastAsia="Garamond" w:hAnsi="Times New Roman" w:cs="Times New Roman"/>
                <w:color w:val="000000"/>
              </w:rPr>
            </w:pPr>
            <w:r w:rsidRPr="00AA5B98">
              <w:rPr>
                <w:rFonts w:ascii="Times New Roman" w:eastAsia="Garamond" w:hAnsi="Times New Roman" w:cs="Times New Roman"/>
              </w:rPr>
              <w:t>Nil</w:t>
            </w:r>
          </w:p>
        </w:tc>
      </w:tr>
    </w:tbl>
    <w:p w14:paraId="7CA3655B" w14:textId="77777777" w:rsidR="0046063C" w:rsidRPr="00AA5B98" w:rsidRDefault="0046063C" w:rsidP="0046063C">
      <w:pPr>
        <w:pBdr>
          <w:top w:val="nil"/>
          <w:left w:val="nil"/>
          <w:bottom w:val="nil"/>
          <w:right w:val="nil"/>
          <w:between w:val="nil"/>
        </w:pBdr>
        <w:spacing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 </w:t>
      </w:r>
    </w:p>
    <w:p w14:paraId="23745A8F" w14:textId="77777777" w:rsidR="0046063C" w:rsidRPr="00AA5B98" w:rsidRDefault="0046063C" w:rsidP="0046063C">
      <w:pPr>
        <w:pStyle w:val="Heading3"/>
        <w:ind w:right="1120"/>
        <w:jc w:val="left"/>
        <w:rPr>
          <w:rFonts w:ascii="Times New Roman" w:eastAsia="Garamond" w:hAnsi="Times New Roman" w:cs="Times New Roman"/>
          <w:color w:val="000000"/>
        </w:rPr>
      </w:pPr>
      <w:bookmarkStart w:id="233" w:name="_heading=h.lek881thmjkd" w:colFirst="0" w:colLast="0"/>
      <w:bookmarkEnd w:id="233"/>
      <w:r w:rsidRPr="00AA5B98">
        <w:rPr>
          <w:rFonts w:ascii="Times New Roman" w:eastAsia="Garamond" w:hAnsi="Times New Roman" w:cs="Times New Roman"/>
          <w:color w:val="000000"/>
        </w:rPr>
        <w:lastRenderedPageBreak/>
        <w:t>1.3. Important offices of grama panchayat/municipality/ corporation</w:t>
      </w:r>
    </w:p>
    <w:tbl>
      <w:tblPr>
        <w:tblW w:w="9420"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870"/>
        <w:gridCol w:w="3450"/>
        <w:gridCol w:w="2730"/>
        <w:gridCol w:w="2370"/>
      </w:tblGrid>
      <w:tr w:rsidR="0046063C" w:rsidRPr="00AA5B98" w14:paraId="2EA7F68B" w14:textId="77777777" w:rsidTr="00426D56">
        <w:trPr>
          <w:cantSplit/>
          <w:trHeight w:val="144"/>
          <w:tblHeader/>
        </w:trPr>
        <w:tc>
          <w:tcPr>
            <w:tcW w:w="87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41C2D539" w14:textId="77777777" w:rsidR="0046063C" w:rsidRPr="00AA5B98" w:rsidRDefault="0046063C" w:rsidP="00426D56">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color w:val="000000"/>
              </w:rPr>
              <w:t>Sl.No</w:t>
            </w:r>
            <w:proofErr w:type="spellEnd"/>
            <w:proofErr w:type="gramEnd"/>
          </w:p>
        </w:tc>
        <w:tc>
          <w:tcPr>
            <w:tcW w:w="345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6A7ACB2A"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the office</w:t>
            </w:r>
          </w:p>
        </w:tc>
        <w:tc>
          <w:tcPr>
            <w:tcW w:w="273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03D0F3D6"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Contact person</w:t>
            </w:r>
          </w:p>
        </w:tc>
        <w:tc>
          <w:tcPr>
            <w:tcW w:w="237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02270999"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Contact number</w:t>
            </w:r>
          </w:p>
        </w:tc>
      </w:tr>
      <w:tr w:rsidR="0046063C" w:rsidRPr="00AA5B98" w14:paraId="3556A28F"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CAA02AB"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2135589A"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Village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1694D6CD"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Village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67013B8E"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8547611609</w:t>
            </w:r>
          </w:p>
        </w:tc>
      </w:tr>
      <w:tr w:rsidR="0046063C" w:rsidRPr="00AA5B98" w14:paraId="1850F547"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7A717F9"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404F84FF"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Agriculture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45AE06CC"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Agriculture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4047A9FC"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9447840511</w:t>
            </w:r>
          </w:p>
        </w:tc>
      </w:tr>
      <w:tr w:rsidR="0046063C" w:rsidRPr="00AA5B98" w14:paraId="7F0AF5F5"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4DE584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10ED20BE"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Animal Husbandry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740DCC32"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Animal Husbandry Doctor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505F9CB0"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8547449056</w:t>
            </w:r>
          </w:p>
        </w:tc>
      </w:tr>
      <w:tr w:rsidR="0046063C" w:rsidRPr="00AA5B98" w14:paraId="4C59A62C"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28AB907"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7EE939A6"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Police Station</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54559C06"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Police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734F82CB"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0479240461</w:t>
            </w:r>
          </w:p>
        </w:tc>
      </w:tr>
      <w:tr w:rsidR="0046063C" w:rsidRPr="00AA5B98" w14:paraId="46D7826D"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648CCB7"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51E23D1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BSNL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6F4E15BC"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21A4B599"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04792485200</w:t>
            </w:r>
          </w:p>
        </w:tc>
      </w:tr>
      <w:tr w:rsidR="0046063C" w:rsidRPr="00AA5B98" w14:paraId="4087A879"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4B37340"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03594E6C"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Block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1422357E"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7F6AD559"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9495544671</w:t>
            </w:r>
          </w:p>
        </w:tc>
      </w:tr>
      <w:tr w:rsidR="0046063C" w:rsidRPr="00AA5B98" w14:paraId="02DEA162"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2F570E96"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39D76829"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KSEB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17C3B44E"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Officer </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49E8CBC8"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04792472797</w:t>
            </w:r>
          </w:p>
        </w:tc>
      </w:tr>
      <w:tr w:rsidR="0046063C" w:rsidRPr="00AA5B98" w14:paraId="4EB4502D"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1E1EB65"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43103D69"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Fisheries Office</w:t>
            </w:r>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6110CD12"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5C9802E7"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p>
        </w:tc>
      </w:tr>
      <w:tr w:rsidR="0046063C" w:rsidRPr="00AA5B98" w14:paraId="630BE375" w14:textId="77777777" w:rsidTr="00426D56">
        <w:trPr>
          <w:cantSplit/>
          <w:trHeight w:val="144"/>
          <w:tblHeader/>
        </w:trPr>
        <w:tc>
          <w:tcPr>
            <w:tcW w:w="87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674BCA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450" w:type="dxa"/>
            <w:tcBorders>
              <w:top w:val="nil"/>
              <w:left w:val="nil"/>
              <w:bottom w:val="single" w:sz="5" w:space="0" w:color="000000"/>
              <w:right w:val="single" w:sz="5" w:space="0" w:color="000000"/>
            </w:tcBorders>
            <w:tcMar>
              <w:top w:w="0" w:type="dxa"/>
              <w:left w:w="0" w:type="dxa"/>
              <w:bottom w:w="0" w:type="dxa"/>
              <w:right w:w="0" w:type="dxa"/>
            </w:tcMar>
          </w:tcPr>
          <w:p w14:paraId="7775C7CD"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Fire and </w:t>
            </w:r>
            <w:proofErr w:type="gramStart"/>
            <w:r w:rsidRPr="00AA5B98">
              <w:rPr>
                <w:rFonts w:ascii="Times New Roman" w:eastAsia="Garamond" w:hAnsi="Times New Roman" w:cs="Times New Roman"/>
                <w:color w:val="000000"/>
              </w:rPr>
              <w:t>Rescue</w:t>
            </w:r>
            <w:proofErr w:type="gramEnd"/>
          </w:p>
        </w:tc>
        <w:tc>
          <w:tcPr>
            <w:tcW w:w="2730" w:type="dxa"/>
            <w:tcBorders>
              <w:top w:val="nil"/>
              <w:left w:val="nil"/>
              <w:bottom w:val="single" w:sz="5" w:space="0" w:color="000000"/>
              <w:right w:val="single" w:sz="5" w:space="0" w:color="000000"/>
            </w:tcBorders>
            <w:tcMar>
              <w:top w:w="0" w:type="dxa"/>
              <w:left w:w="0" w:type="dxa"/>
              <w:bottom w:w="0" w:type="dxa"/>
              <w:right w:w="0" w:type="dxa"/>
            </w:tcMar>
          </w:tcPr>
          <w:p w14:paraId="7C7EF6C9"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Officer</w:t>
            </w:r>
          </w:p>
        </w:tc>
        <w:tc>
          <w:tcPr>
            <w:tcW w:w="2370" w:type="dxa"/>
            <w:tcBorders>
              <w:top w:val="nil"/>
              <w:left w:val="nil"/>
              <w:bottom w:val="single" w:sz="5" w:space="0" w:color="000000"/>
              <w:right w:val="single" w:sz="5" w:space="0" w:color="000000"/>
            </w:tcBorders>
            <w:tcMar>
              <w:top w:w="0" w:type="dxa"/>
              <w:left w:w="0" w:type="dxa"/>
              <w:bottom w:w="0" w:type="dxa"/>
              <w:right w:w="0" w:type="dxa"/>
            </w:tcMar>
          </w:tcPr>
          <w:p w14:paraId="2DCE6BD7"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0479241101</w:t>
            </w:r>
          </w:p>
        </w:tc>
      </w:tr>
    </w:tbl>
    <w:p w14:paraId="5A21DCDD" w14:textId="77777777" w:rsidR="0046063C" w:rsidRPr="00AA5B98" w:rsidRDefault="0046063C" w:rsidP="0046063C">
      <w:pPr>
        <w:pStyle w:val="Heading3"/>
        <w:spacing w:before="80" w:after="200"/>
        <w:ind w:right="1120"/>
        <w:jc w:val="left"/>
        <w:rPr>
          <w:rFonts w:ascii="Times New Roman" w:eastAsia="Garamond" w:hAnsi="Times New Roman" w:cs="Times New Roman"/>
          <w:color w:val="000000"/>
        </w:rPr>
      </w:pPr>
      <w:bookmarkStart w:id="234" w:name="_heading=h.rxnzqxz9hkdx" w:colFirst="0" w:colLast="0"/>
      <w:bookmarkEnd w:id="234"/>
      <w:r w:rsidRPr="00AA5B98">
        <w:rPr>
          <w:rFonts w:ascii="Times New Roman" w:eastAsia="Garamond" w:hAnsi="Times New Roman" w:cs="Times New Roman"/>
          <w:color w:val="000000"/>
        </w:rPr>
        <w:t xml:space="preserve"> 1.4. Health Services</w:t>
      </w:r>
    </w:p>
    <w:p w14:paraId="6022F090" w14:textId="77777777" w:rsidR="0046063C" w:rsidRPr="00AA5B98" w:rsidRDefault="0046063C" w:rsidP="0046063C">
      <w:pPr>
        <w:pBdr>
          <w:top w:val="nil"/>
          <w:left w:val="nil"/>
          <w:bottom w:val="nil"/>
          <w:right w:val="nil"/>
          <w:between w:val="nil"/>
        </w:pBdr>
        <w:spacing w:before="6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 </w:t>
      </w:r>
    </w:p>
    <w:tbl>
      <w:tblPr>
        <w:tblW w:w="86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990"/>
        <w:gridCol w:w="4290"/>
        <w:gridCol w:w="1605"/>
        <w:gridCol w:w="1740"/>
      </w:tblGrid>
      <w:tr w:rsidR="0046063C" w:rsidRPr="00AA5B98" w14:paraId="1D40091A" w14:textId="77777777" w:rsidTr="00426D56">
        <w:trPr>
          <w:cantSplit/>
          <w:trHeight w:val="20"/>
          <w:tblHeader/>
        </w:trPr>
        <w:tc>
          <w:tcPr>
            <w:tcW w:w="99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37739BD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429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692DF3D9"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the hospital/institution</w:t>
            </w:r>
          </w:p>
        </w:tc>
        <w:tc>
          <w:tcPr>
            <w:tcW w:w="160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2F0B1E3"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Location</w:t>
            </w:r>
          </w:p>
        </w:tc>
        <w:tc>
          <w:tcPr>
            <w:tcW w:w="174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06E5141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46063C" w:rsidRPr="00AA5B98" w14:paraId="27C8F2FC" w14:textId="77777777" w:rsidTr="00426D56">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CA9E903"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5D5CE54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Government hospitals/PHC</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4FD43EFD"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muttom</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1C814F39" w14:textId="77777777" w:rsidR="0046063C" w:rsidRPr="00AA5B98" w:rsidRDefault="0046063C" w:rsidP="00426D56">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rPr>
              <w:t>04792400911</w:t>
            </w:r>
          </w:p>
        </w:tc>
      </w:tr>
      <w:tr w:rsidR="0046063C" w:rsidRPr="00AA5B98" w14:paraId="6A0A0745" w14:textId="77777777" w:rsidTr="00426D56">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31E66A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20548B28"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Private hospitals</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666B2E62" w14:textId="77777777" w:rsidR="0046063C" w:rsidRPr="00AA5B98" w:rsidRDefault="0046063C" w:rsidP="00426D56">
            <w:pPr>
              <w:pBdr>
                <w:top w:val="nil"/>
                <w:left w:val="nil"/>
                <w:bottom w:val="nil"/>
                <w:right w:val="nil"/>
                <w:between w:val="nil"/>
              </w:pBdr>
              <w:spacing w:before="240" w:after="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Cheppad</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38DF4FED" w14:textId="77777777" w:rsidR="0046063C" w:rsidRPr="00AA5B98" w:rsidRDefault="0046063C" w:rsidP="00426D56">
            <w:pPr>
              <w:pBdr>
                <w:top w:val="nil"/>
                <w:left w:val="nil"/>
                <w:bottom w:val="nil"/>
                <w:right w:val="nil"/>
                <w:between w:val="nil"/>
              </w:pBdr>
              <w:spacing w:before="240" w:after="240"/>
              <w:jc w:val="center"/>
              <w:rPr>
                <w:rFonts w:ascii="Times New Roman" w:eastAsia="Garamond" w:hAnsi="Times New Roman" w:cs="Times New Roman"/>
                <w:color w:val="000000"/>
              </w:rPr>
            </w:pPr>
          </w:p>
        </w:tc>
      </w:tr>
      <w:tr w:rsidR="0046063C" w:rsidRPr="00AA5B98" w14:paraId="64B62C42" w14:textId="77777777" w:rsidTr="00426D56">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1DC5C98B"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47D1AD6A"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Clinical laboratories</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51F6A621"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Cheppad</w:t>
            </w:r>
            <w:proofErr w:type="spellEnd"/>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7E502C08"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46063C" w:rsidRPr="00AA5B98" w14:paraId="4D190ADA" w14:textId="77777777" w:rsidTr="00426D56">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BCCDBD5"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3D1A5DE2"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Chemist/pharmacy</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37908955"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3EF160BD"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46063C" w:rsidRPr="00AA5B98" w14:paraId="68F0C7A3" w14:textId="77777777" w:rsidTr="00426D56">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4C21F04"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362CC3C8"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Blood donors</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6E5F95A3"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63FC8114"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46063C" w:rsidRPr="00AA5B98" w14:paraId="2395B53B" w14:textId="77777777" w:rsidTr="00426D56">
        <w:trPr>
          <w:cantSplit/>
          <w:trHeight w:val="20"/>
          <w:tblHeader/>
        </w:trPr>
        <w:tc>
          <w:tcPr>
            <w:tcW w:w="990"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78279D37"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22C7417E" w14:textId="77777777" w:rsidR="0046063C" w:rsidRPr="00AA5B98" w:rsidRDefault="0046063C" w:rsidP="00426D56">
            <w:pPr>
              <w:pBdr>
                <w:top w:val="nil"/>
                <w:left w:val="nil"/>
                <w:bottom w:val="nil"/>
                <w:right w:val="nil"/>
                <w:between w:val="nil"/>
              </w:pBdr>
              <w:spacing w:before="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Other language experts (Bihari, Hindi, Bengali,</w:t>
            </w:r>
          </w:p>
          <w:p w14:paraId="512831A6" w14:textId="77777777" w:rsidR="0046063C" w:rsidRPr="00AA5B98" w:rsidRDefault="0046063C" w:rsidP="00426D56">
            <w:pPr>
              <w:pBdr>
                <w:top w:val="nil"/>
                <w:left w:val="nil"/>
                <w:bottom w:val="nil"/>
                <w:right w:val="nil"/>
                <w:between w:val="nil"/>
              </w:pBdr>
              <w:spacing w:after="240"/>
              <w:ind w:left="360"/>
              <w:jc w:val="left"/>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Asamees</w:t>
            </w:r>
            <w:proofErr w:type="spellEnd"/>
            <w:r w:rsidRPr="00AA5B98">
              <w:rPr>
                <w:rFonts w:ascii="Times New Roman" w:eastAsia="Garamond" w:hAnsi="Times New Roman" w:cs="Times New Roman"/>
                <w:color w:val="000000"/>
              </w:rPr>
              <w:t xml:space="preserve"> ………)</w:t>
            </w:r>
          </w:p>
        </w:tc>
        <w:tc>
          <w:tcPr>
            <w:tcW w:w="1605" w:type="dxa"/>
            <w:tcBorders>
              <w:top w:val="nil"/>
              <w:left w:val="nil"/>
              <w:bottom w:val="single" w:sz="5" w:space="0" w:color="000000"/>
              <w:right w:val="single" w:sz="5" w:space="0" w:color="000000"/>
            </w:tcBorders>
            <w:tcMar>
              <w:top w:w="0" w:type="dxa"/>
              <w:left w:w="0" w:type="dxa"/>
              <w:bottom w:w="0" w:type="dxa"/>
              <w:right w:w="0" w:type="dxa"/>
            </w:tcMar>
          </w:tcPr>
          <w:p w14:paraId="0E0593F6"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c>
          <w:tcPr>
            <w:tcW w:w="1740" w:type="dxa"/>
            <w:tcBorders>
              <w:top w:val="nil"/>
              <w:left w:val="nil"/>
              <w:bottom w:val="single" w:sz="5" w:space="0" w:color="000000"/>
              <w:right w:val="single" w:sz="5" w:space="0" w:color="000000"/>
            </w:tcBorders>
            <w:tcMar>
              <w:top w:w="0" w:type="dxa"/>
              <w:left w:w="0" w:type="dxa"/>
              <w:bottom w:w="0" w:type="dxa"/>
              <w:right w:w="0" w:type="dxa"/>
            </w:tcMar>
          </w:tcPr>
          <w:p w14:paraId="0709F201"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bl>
    <w:p w14:paraId="415659FF" w14:textId="77777777" w:rsidR="0046063C" w:rsidRPr="00AA5B98" w:rsidRDefault="0046063C" w:rsidP="0046063C">
      <w:pPr>
        <w:pBdr>
          <w:top w:val="nil"/>
          <w:left w:val="nil"/>
          <w:bottom w:val="nil"/>
          <w:right w:val="nil"/>
          <w:between w:val="nil"/>
        </w:pBdr>
        <w:spacing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 </w:t>
      </w:r>
    </w:p>
    <w:p w14:paraId="28C76301" w14:textId="77777777" w:rsidR="0046063C" w:rsidRPr="00AA5B98" w:rsidRDefault="0046063C" w:rsidP="0046063C">
      <w:pPr>
        <w:pStyle w:val="Heading3"/>
        <w:spacing w:after="200"/>
        <w:ind w:right="1120"/>
        <w:jc w:val="left"/>
        <w:rPr>
          <w:rFonts w:ascii="Times New Roman" w:eastAsia="Garamond" w:hAnsi="Times New Roman" w:cs="Times New Roman"/>
          <w:color w:val="000000"/>
        </w:rPr>
      </w:pPr>
      <w:bookmarkStart w:id="235" w:name="_heading=h.6ztic2v15asw" w:colFirst="0" w:colLast="0"/>
      <w:bookmarkEnd w:id="235"/>
      <w:r w:rsidRPr="00AA5B98">
        <w:rPr>
          <w:rFonts w:ascii="Times New Roman" w:eastAsia="Garamond" w:hAnsi="Times New Roman" w:cs="Times New Roman"/>
          <w:color w:val="000000"/>
        </w:rPr>
        <w:t>1.5. Veterinary Services</w:t>
      </w:r>
    </w:p>
    <w:tbl>
      <w:tblPr>
        <w:tblW w:w="86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795"/>
        <w:gridCol w:w="2670"/>
        <w:gridCol w:w="1875"/>
        <w:gridCol w:w="1395"/>
        <w:gridCol w:w="1890"/>
      </w:tblGrid>
      <w:tr w:rsidR="0046063C" w:rsidRPr="00AA5B98" w14:paraId="4121BE31" w14:textId="77777777" w:rsidTr="00426D56">
        <w:trPr>
          <w:cantSplit/>
          <w:trHeight w:val="879"/>
          <w:tblHeader/>
        </w:trPr>
        <w:tc>
          <w:tcPr>
            <w:tcW w:w="79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042DEF44" w14:textId="77777777" w:rsidR="0046063C" w:rsidRPr="00AA5B98" w:rsidRDefault="0046063C" w:rsidP="00426D56">
            <w:pPr>
              <w:pBdr>
                <w:top w:val="nil"/>
                <w:left w:val="nil"/>
                <w:bottom w:val="nil"/>
                <w:right w:val="nil"/>
                <w:between w:val="nil"/>
              </w:pBdr>
              <w:spacing w:before="240" w:after="240"/>
              <w:ind w:left="420"/>
              <w:jc w:val="left"/>
              <w:rPr>
                <w:rFonts w:ascii="Times New Roman" w:eastAsia="Garamond" w:hAnsi="Times New Roman" w:cs="Times New Roman"/>
                <w:color w:val="000000"/>
              </w:rPr>
            </w:pPr>
            <w:r w:rsidRPr="00AA5B98">
              <w:rPr>
                <w:rFonts w:ascii="Times New Roman" w:eastAsia="Garamond" w:hAnsi="Times New Roman" w:cs="Times New Roman"/>
                <w:b/>
                <w:bCs/>
                <w:color w:val="000000"/>
              </w:rPr>
              <w:t xml:space="preserve"> </w:t>
            </w:r>
            <w:proofErr w:type="spellStart"/>
            <w:proofErr w:type="gramStart"/>
            <w:r w:rsidRPr="00AA5B98">
              <w:rPr>
                <w:rFonts w:ascii="Times New Roman" w:eastAsia="Garamond" w:hAnsi="Times New Roman" w:cs="Times New Roman"/>
                <w:color w:val="000000"/>
              </w:rPr>
              <w:t>Sl.No</w:t>
            </w:r>
            <w:proofErr w:type="spellEnd"/>
            <w:proofErr w:type="gramEnd"/>
          </w:p>
        </w:tc>
        <w:tc>
          <w:tcPr>
            <w:tcW w:w="267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7140A545" w14:textId="77777777" w:rsidR="0046063C" w:rsidRPr="00AA5B98" w:rsidRDefault="0046063C" w:rsidP="00426D56">
            <w:pPr>
              <w:pBdr>
                <w:top w:val="nil"/>
                <w:left w:val="nil"/>
                <w:bottom w:val="nil"/>
                <w:right w:val="nil"/>
                <w:between w:val="nil"/>
              </w:pBdr>
              <w:spacing w:before="240" w:after="24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the Clinic</w:t>
            </w:r>
          </w:p>
        </w:tc>
        <w:tc>
          <w:tcPr>
            <w:tcW w:w="187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5811304A" w14:textId="77777777" w:rsidR="0046063C" w:rsidRPr="00AA5B98" w:rsidRDefault="0046063C" w:rsidP="00426D56">
            <w:pPr>
              <w:pBdr>
                <w:top w:val="nil"/>
                <w:left w:val="nil"/>
                <w:bottom w:val="nil"/>
                <w:right w:val="nil"/>
                <w:between w:val="nil"/>
              </w:pBdr>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the</w:t>
            </w:r>
          </w:p>
          <w:p w14:paraId="26767A33" w14:textId="77777777" w:rsidR="0046063C" w:rsidRPr="00AA5B98" w:rsidRDefault="0046063C" w:rsidP="00426D56">
            <w:pPr>
              <w:pBdr>
                <w:top w:val="nil"/>
                <w:left w:val="nil"/>
                <w:bottom w:val="nil"/>
                <w:right w:val="nil"/>
                <w:between w:val="nil"/>
              </w:pBdr>
              <w:spacing w:after="240"/>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Surgeon/Doctor</w:t>
            </w:r>
          </w:p>
        </w:tc>
        <w:tc>
          <w:tcPr>
            <w:tcW w:w="1395"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A3ABEE9" w14:textId="77777777" w:rsidR="0046063C" w:rsidRPr="00AA5B98" w:rsidRDefault="0046063C" w:rsidP="00426D56">
            <w:pPr>
              <w:pBdr>
                <w:top w:val="nil"/>
                <w:left w:val="nil"/>
                <w:bottom w:val="nil"/>
                <w:right w:val="nil"/>
                <w:between w:val="nil"/>
              </w:pBdr>
              <w:spacing w:before="240" w:after="240"/>
              <w:ind w:left="500"/>
              <w:jc w:val="left"/>
              <w:rPr>
                <w:rFonts w:ascii="Times New Roman" w:eastAsia="Garamond" w:hAnsi="Times New Roman" w:cs="Times New Roman"/>
                <w:color w:val="000000"/>
              </w:rPr>
            </w:pPr>
            <w:r w:rsidRPr="00AA5B98">
              <w:rPr>
                <w:rFonts w:ascii="Times New Roman" w:eastAsia="Garamond" w:hAnsi="Times New Roman" w:cs="Times New Roman"/>
                <w:color w:val="000000"/>
              </w:rPr>
              <w:t>Place/location</w:t>
            </w:r>
          </w:p>
        </w:tc>
        <w:tc>
          <w:tcPr>
            <w:tcW w:w="189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2ABAB5F4" w14:textId="77777777" w:rsidR="0046063C" w:rsidRPr="00AA5B98" w:rsidRDefault="0046063C" w:rsidP="00426D56">
            <w:pPr>
              <w:pBdr>
                <w:top w:val="nil"/>
                <w:left w:val="nil"/>
                <w:bottom w:val="nil"/>
                <w:right w:val="nil"/>
                <w:between w:val="nil"/>
              </w:pBdr>
              <w:spacing w:before="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w:t>
            </w:r>
          </w:p>
          <w:p w14:paraId="57E32C27" w14:textId="77777777" w:rsidR="0046063C" w:rsidRPr="00AA5B98" w:rsidRDefault="0046063C" w:rsidP="00426D56">
            <w:pPr>
              <w:pBdr>
                <w:top w:val="nil"/>
                <w:left w:val="nil"/>
                <w:bottom w:val="nil"/>
                <w:right w:val="nil"/>
                <w:between w:val="nil"/>
              </w:pBdr>
              <w:spacing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number</w:t>
            </w:r>
          </w:p>
        </w:tc>
      </w:tr>
      <w:tr w:rsidR="0046063C" w:rsidRPr="00AA5B98" w14:paraId="3E0AC7CE" w14:textId="77777777" w:rsidTr="00426D56">
        <w:trPr>
          <w:cantSplit/>
          <w:trHeight w:val="270"/>
          <w:tblHeader/>
        </w:trPr>
        <w:tc>
          <w:tcPr>
            <w:tcW w:w="79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468A3877" w14:textId="77777777" w:rsidR="0046063C" w:rsidRPr="00AA5B98" w:rsidRDefault="0046063C" w:rsidP="00426D56">
            <w:pPr>
              <w:pBdr>
                <w:top w:val="nil"/>
                <w:left w:val="nil"/>
                <w:bottom w:val="nil"/>
                <w:right w:val="nil"/>
                <w:between w:val="nil"/>
              </w:pBdr>
              <w:spacing w:before="240" w:after="240"/>
              <w:ind w:left="36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2670" w:type="dxa"/>
            <w:tcBorders>
              <w:top w:val="nil"/>
              <w:left w:val="nil"/>
              <w:bottom w:val="single" w:sz="5" w:space="0" w:color="000000"/>
              <w:right w:val="single" w:sz="5" w:space="0" w:color="000000"/>
            </w:tcBorders>
            <w:tcMar>
              <w:top w:w="0" w:type="dxa"/>
              <w:left w:w="0" w:type="dxa"/>
              <w:bottom w:w="0" w:type="dxa"/>
              <w:right w:w="0" w:type="dxa"/>
            </w:tcMar>
          </w:tcPr>
          <w:p w14:paraId="3FA4FED4"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Govt.Veterinary</w:t>
            </w:r>
            <w:proofErr w:type="spellEnd"/>
            <w:r w:rsidRPr="00AA5B98">
              <w:rPr>
                <w:rFonts w:ascii="Times New Roman" w:eastAsia="Garamond" w:hAnsi="Times New Roman" w:cs="Times New Roman"/>
                <w:color w:val="000000"/>
              </w:rPr>
              <w:t xml:space="preserve"> Hospital</w:t>
            </w:r>
          </w:p>
        </w:tc>
        <w:tc>
          <w:tcPr>
            <w:tcW w:w="1875" w:type="dxa"/>
            <w:tcBorders>
              <w:top w:val="nil"/>
              <w:left w:val="nil"/>
              <w:bottom w:val="single" w:sz="5" w:space="0" w:color="000000"/>
              <w:right w:val="single" w:sz="5" w:space="0" w:color="000000"/>
            </w:tcBorders>
            <w:tcMar>
              <w:top w:w="0" w:type="dxa"/>
              <w:left w:w="0" w:type="dxa"/>
              <w:bottom w:w="0" w:type="dxa"/>
              <w:right w:w="0" w:type="dxa"/>
            </w:tcMar>
          </w:tcPr>
          <w:p w14:paraId="37D0DD70"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Dr Aruna</w:t>
            </w:r>
          </w:p>
        </w:tc>
        <w:tc>
          <w:tcPr>
            <w:tcW w:w="1395" w:type="dxa"/>
            <w:tcBorders>
              <w:top w:val="nil"/>
              <w:left w:val="nil"/>
              <w:bottom w:val="single" w:sz="5" w:space="0" w:color="000000"/>
              <w:right w:val="single" w:sz="5" w:space="0" w:color="000000"/>
            </w:tcBorders>
            <w:tcMar>
              <w:top w:w="0" w:type="dxa"/>
              <w:left w:w="0" w:type="dxa"/>
              <w:bottom w:w="0" w:type="dxa"/>
              <w:right w:w="0" w:type="dxa"/>
            </w:tcMar>
          </w:tcPr>
          <w:p w14:paraId="62CBE408"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10</w:t>
            </w:r>
          </w:p>
        </w:tc>
        <w:tc>
          <w:tcPr>
            <w:tcW w:w="1890" w:type="dxa"/>
            <w:tcBorders>
              <w:top w:val="nil"/>
              <w:left w:val="nil"/>
              <w:bottom w:val="single" w:sz="5" w:space="0" w:color="000000"/>
              <w:right w:val="single" w:sz="5" w:space="0" w:color="000000"/>
            </w:tcBorders>
            <w:tcMar>
              <w:top w:w="0" w:type="dxa"/>
              <w:left w:w="0" w:type="dxa"/>
              <w:bottom w:w="0" w:type="dxa"/>
              <w:right w:w="0" w:type="dxa"/>
            </w:tcMar>
          </w:tcPr>
          <w:p w14:paraId="42F7F8A6" w14:textId="77777777" w:rsidR="0046063C" w:rsidRPr="00AA5B98" w:rsidRDefault="0046063C" w:rsidP="00426D56">
            <w:pPr>
              <w:pBdr>
                <w:top w:val="nil"/>
                <w:left w:val="nil"/>
                <w:bottom w:val="nil"/>
                <w:right w:val="nil"/>
                <w:between w:val="nil"/>
              </w:pBdr>
              <w:spacing w:before="240" w:after="240"/>
              <w:ind w:left="260"/>
              <w:jc w:val="left"/>
              <w:rPr>
                <w:rFonts w:ascii="Times New Roman" w:eastAsia="Garamond" w:hAnsi="Times New Roman" w:cs="Times New Roman"/>
                <w:color w:val="000000"/>
              </w:rPr>
            </w:pPr>
            <w:r w:rsidRPr="00AA5B98">
              <w:rPr>
                <w:rFonts w:ascii="Times New Roman" w:eastAsia="Garamond" w:hAnsi="Times New Roman" w:cs="Times New Roman"/>
              </w:rPr>
              <w:t>8547449056</w:t>
            </w:r>
          </w:p>
        </w:tc>
      </w:tr>
    </w:tbl>
    <w:p w14:paraId="3E9FF8F6" w14:textId="77777777" w:rsidR="0046063C" w:rsidRPr="00AA5B98" w:rsidRDefault="0046063C" w:rsidP="0046063C">
      <w:pPr>
        <w:pBdr>
          <w:top w:val="nil"/>
          <w:left w:val="nil"/>
          <w:bottom w:val="nil"/>
          <w:right w:val="nil"/>
          <w:between w:val="nil"/>
        </w:pBdr>
        <w:spacing w:before="240" w:after="240"/>
        <w:jc w:val="left"/>
        <w:rPr>
          <w:rFonts w:ascii="Times New Roman" w:eastAsia="Garamond" w:hAnsi="Times New Roman" w:cs="Times New Roman"/>
          <w:b/>
          <w:bCs/>
          <w:color w:val="000000"/>
        </w:rPr>
      </w:pPr>
      <w:r w:rsidRPr="00AA5B98">
        <w:rPr>
          <w:rFonts w:ascii="Times New Roman" w:eastAsia="Garamond" w:hAnsi="Times New Roman" w:cs="Times New Roman"/>
          <w:b/>
          <w:bCs/>
          <w:color w:val="000000"/>
        </w:rPr>
        <w:t xml:space="preserve"> </w:t>
      </w:r>
    </w:p>
    <w:p w14:paraId="1A1EC804" w14:textId="77777777" w:rsidR="0046063C" w:rsidRPr="00AA5B98" w:rsidRDefault="0046063C" w:rsidP="0046063C">
      <w:pPr>
        <w:pStyle w:val="Heading3"/>
        <w:spacing w:after="200"/>
        <w:ind w:right="1120"/>
        <w:jc w:val="left"/>
        <w:rPr>
          <w:rFonts w:ascii="Times New Roman" w:eastAsia="Garamond" w:hAnsi="Times New Roman" w:cs="Times New Roman"/>
          <w:b/>
          <w:bCs/>
          <w:color w:val="000000"/>
        </w:rPr>
      </w:pPr>
      <w:bookmarkStart w:id="236" w:name="_heading=h.stov4z2u3kzo" w:colFirst="0" w:colLast="0"/>
      <w:bookmarkEnd w:id="236"/>
      <w:r w:rsidRPr="00AA5B98">
        <w:rPr>
          <w:rFonts w:ascii="Times New Roman" w:eastAsia="Garamond" w:hAnsi="Times New Roman" w:cs="Times New Roman"/>
          <w:color w:val="000000"/>
        </w:rPr>
        <w:lastRenderedPageBreak/>
        <w:t>1.6. Helpline numbers</w:t>
      </w:r>
    </w:p>
    <w:tbl>
      <w:tblPr>
        <w:tblW w:w="86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4335"/>
        <w:gridCol w:w="4290"/>
      </w:tblGrid>
      <w:tr w:rsidR="0046063C" w:rsidRPr="00AA5B98" w14:paraId="72B99C2B" w14:textId="77777777" w:rsidTr="00426D56">
        <w:trPr>
          <w:cantSplit/>
          <w:trHeight w:val="270"/>
          <w:tblHeader/>
        </w:trPr>
        <w:tc>
          <w:tcPr>
            <w:tcW w:w="433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tcPr>
          <w:p w14:paraId="29EC0258" w14:textId="77777777" w:rsidR="0046063C" w:rsidRPr="00AA5B98" w:rsidRDefault="0046063C" w:rsidP="00426D56">
            <w:pPr>
              <w:pBdr>
                <w:top w:val="nil"/>
                <w:left w:val="nil"/>
                <w:bottom w:val="nil"/>
                <w:right w:val="nil"/>
                <w:between w:val="nil"/>
              </w:pBdr>
              <w:spacing w:line="279" w:lineRule="auto"/>
              <w:ind w:left="260"/>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Helpline</w:t>
            </w:r>
          </w:p>
        </w:tc>
        <w:tc>
          <w:tcPr>
            <w:tcW w:w="4290" w:type="dxa"/>
            <w:tcBorders>
              <w:top w:val="single" w:sz="5" w:space="0" w:color="000000"/>
              <w:left w:val="nil"/>
              <w:bottom w:val="single" w:sz="5" w:space="0" w:color="000000"/>
              <w:right w:val="single" w:sz="5" w:space="0" w:color="000000"/>
            </w:tcBorders>
            <w:tcMar>
              <w:top w:w="0" w:type="dxa"/>
              <w:left w:w="0" w:type="dxa"/>
              <w:bottom w:w="0" w:type="dxa"/>
              <w:right w:w="0" w:type="dxa"/>
            </w:tcMar>
          </w:tcPr>
          <w:p w14:paraId="5E22A8FB" w14:textId="77777777" w:rsidR="0046063C" w:rsidRPr="00AA5B98" w:rsidRDefault="0046063C" w:rsidP="00426D56">
            <w:pPr>
              <w:pBdr>
                <w:top w:val="nil"/>
                <w:left w:val="nil"/>
                <w:bottom w:val="nil"/>
                <w:right w:val="nil"/>
                <w:between w:val="nil"/>
              </w:pBdr>
              <w:spacing w:line="279" w:lineRule="auto"/>
              <w:ind w:left="260"/>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Phone number</w:t>
            </w:r>
          </w:p>
        </w:tc>
      </w:tr>
      <w:tr w:rsidR="0046063C" w:rsidRPr="00AA5B98" w14:paraId="7BF42576" w14:textId="77777777" w:rsidTr="00426D56">
        <w:trPr>
          <w:cantSplit/>
          <w:trHeight w:val="270"/>
          <w:tblHeader/>
        </w:trPr>
        <w:tc>
          <w:tcPr>
            <w:tcW w:w="433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55A9088B" w14:textId="77777777" w:rsidR="0046063C" w:rsidRPr="00AA5B98" w:rsidRDefault="0046063C" w:rsidP="00426D56">
            <w:pPr>
              <w:pBdr>
                <w:top w:val="nil"/>
                <w:left w:val="nil"/>
                <w:bottom w:val="nil"/>
                <w:right w:val="nil"/>
                <w:between w:val="nil"/>
              </w:pBdr>
              <w:spacing w:before="240" w:after="240" w:line="279" w:lineRule="auto"/>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Police</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50B99E21" w14:textId="77777777" w:rsidR="0046063C" w:rsidRPr="00AA5B98" w:rsidRDefault="0046063C" w:rsidP="00426D56">
            <w:pPr>
              <w:pBdr>
                <w:top w:val="nil"/>
                <w:left w:val="nil"/>
                <w:bottom w:val="nil"/>
                <w:right w:val="nil"/>
                <w:between w:val="nil"/>
              </w:pBdr>
              <w:spacing w:before="240" w:after="240"/>
              <w:ind w:left="260"/>
              <w:jc w:val="center"/>
              <w:rPr>
                <w:rFonts w:ascii="Times New Roman" w:eastAsia="Garamond" w:hAnsi="Times New Roman" w:cs="Times New Roman"/>
                <w:color w:val="000000"/>
              </w:rPr>
            </w:pPr>
            <w:r w:rsidRPr="00AA5B98">
              <w:rPr>
                <w:rFonts w:ascii="Times New Roman" w:eastAsia="Garamond" w:hAnsi="Times New Roman" w:cs="Times New Roman"/>
              </w:rPr>
              <w:t>0479-2404611</w:t>
            </w:r>
          </w:p>
        </w:tc>
      </w:tr>
      <w:tr w:rsidR="0046063C" w:rsidRPr="00AA5B98" w14:paraId="6A6F0327" w14:textId="77777777" w:rsidTr="00426D56">
        <w:trPr>
          <w:cantSplit/>
          <w:trHeight w:val="270"/>
          <w:tblHeader/>
        </w:trPr>
        <w:tc>
          <w:tcPr>
            <w:tcW w:w="433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604E1906" w14:textId="77777777" w:rsidR="0046063C" w:rsidRPr="00AA5B98" w:rsidRDefault="0046063C" w:rsidP="00426D56">
            <w:pPr>
              <w:pBdr>
                <w:top w:val="nil"/>
                <w:left w:val="nil"/>
                <w:bottom w:val="nil"/>
                <w:right w:val="nil"/>
                <w:between w:val="nil"/>
              </w:pBdr>
              <w:spacing w:before="240" w:after="240" w:line="279" w:lineRule="auto"/>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Fire and </w:t>
            </w:r>
            <w:proofErr w:type="gramStart"/>
            <w:r w:rsidRPr="00AA5B98">
              <w:rPr>
                <w:rFonts w:ascii="Times New Roman" w:eastAsia="Garamond" w:hAnsi="Times New Roman" w:cs="Times New Roman"/>
                <w:color w:val="000000"/>
              </w:rPr>
              <w:t>Rescue</w:t>
            </w:r>
            <w:proofErr w:type="gramEnd"/>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2F22F072" w14:textId="77777777" w:rsidR="0046063C" w:rsidRPr="00AA5B98" w:rsidRDefault="0046063C" w:rsidP="00426D56">
            <w:pPr>
              <w:pBdr>
                <w:top w:val="nil"/>
                <w:left w:val="nil"/>
                <w:bottom w:val="nil"/>
                <w:right w:val="nil"/>
                <w:between w:val="nil"/>
              </w:pBdr>
              <w:spacing w:before="240" w:after="240"/>
              <w:ind w:left="260"/>
              <w:jc w:val="center"/>
              <w:rPr>
                <w:rFonts w:ascii="Times New Roman" w:eastAsia="Garamond" w:hAnsi="Times New Roman" w:cs="Times New Roman"/>
                <w:color w:val="000000"/>
              </w:rPr>
            </w:pPr>
            <w:r w:rsidRPr="00AA5B98">
              <w:rPr>
                <w:rFonts w:ascii="Times New Roman" w:eastAsia="Garamond" w:hAnsi="Times New Roman" w:cs="Times New Roman"/>
              </w:rPr>
              <w:t>0479-241101</w:t>
            </w:r>
          </w:p>
        </w:tc>
      </w:tr>
      <w:tr w:rsidR="0046063C" w:rsidRPr="00AA5B98" w14:paraId="348D23D5" w14:textId="77777777" w:rsidTr="00426D56">
        <w:trPr>
          <w:cantSplit/>
          <w:trHeight w:val="270"/>
          <w:tblHeader/>
        </w:trPr>
        <w:tc>
          <w:tcPr>
            <w:tcW w:w="4335" w:type="dxa"/>
            <w:tcBorders>
              <w:top w:val="nil"/>
              <w:left w:val="single" w:sz="5" w:space="0" w:color="000000"/>
              <w:bottom w:val="single" w:sz="5" w:space="0" w:color="000000"/>
              <w:right w:val="single" w:sz="5" w:space="0" w:color="000000"/>
            </w:tcBorders>
            <w:tcMar>
              <w:top w:w="0" w:type="dxa"/>
              <w:left w:w="0" w:type="dxa"/>
              <w:bottom w:w="0" w:type="dxa"/>
              <w:right w:w="0" w:type="dxa"/>
            </w:tcMar>
          </w:tcPr>
          <w:p w14:paraId="3FD8E2C8" w14:textId="77777777" w:rsidR="0046063C" w:rsidRPr="00AA5B98" w:rsidRDefault="0046063C" w:rsidP="00426D56">
            <w:pPr>
              <w:pBdr>
                <w:top w:val="nil"/>
                <w:left w:val="nil"/>
                <w:bottom w:val="nil"/>
                <w:right w:val="nil"/>
                <w:between w:val="nil"/>
              </w:pBdr>
              <w:spacing w:line="279" w:lineRule="auto"/>
              <w:ind w:left="260"/>
              <w:jc w:val="center"/>
              <w:rPr>
                <w:rFonts w:ascii="Times New Roman" w:eastAsia="Garamond" w:hAnsi="Times New Roman" w:cs="Times New Roman"/>
                <w:color w:val="000000"/>
              </w:rPr>
            </w:pPr>
            <w:r w:rsidRPr="00AA5B98">
              <w:rPr>
                <w:rFonts w:ascii="Times New Roman" w:eastAsia="Garamond" w:hAnsi="Times New Roman" w:cs="Times New Roman"/>
                <w:color w:val="000000"/>
              </w:rPr>
              <w:t>KSEB</w:t>
            </w:r>
          </w:p>
        </w:tc>
        <w:tc>
          <w:tcPr>
            <w:tcW w:w="4290" w:type="dxa"/>
            <w:tcBorders>
              <w:top w:val="nil"/>
              <w:left w:val="nil"/>
              <w:bottom w:val="single" w:sz="5" w:space="0" w:color="000000"/>
              <w:right w:val="single" w:sz="5" w:space="0" w:color="000000"/>
            </w:tcBorders>
            <w:tcMar>
              <w:top w:w="0" w:type="dxa"/>
              <w:left w:w="0" w:type="dxa"/>
              <w:bottom w:w="0" w:type="dxa"/>
              <w:right w:w="0" w:type="dxa"/>
            </w:tcMar>
          </w:tcPr>
          <w:p w14:paraId="7E80F6E8" w14:textId="77777777" w:rsidR="0046063C" w:rsidRPr="00AA5B98" w:rsidRDefault="0046063C" w:rsidP="00426D56">
            <w:pPr>
              <w:pBdr>
                <w:top w:val="nil"/>
                <w:left w:val="nil"/>
                <w:bottom w:val="nil"/>
                <w:right w:val="nil"/>
                <w:between w:val="nil"/>
              </w:pBdr>
              <w:spacing w:before="240" w:after="240"/>
              <w:ind w:left="260"/>
              <w:jc w:val="center"/>
              <w:rPr>
                <w:rFonts w:ascii="Times New Roman" w:eastAsia="Garamond" w:hAnsi="Times New Roman" w:cs="Times New Roman"/>
                <w:color w:val="000000"/>
              </w:rPr>
            </w:pPr>
            <w:r w:rsidRPr="00AA5B98">
              <w:rPr>
                <w:rFonts w:ascii="Times New Roman" w:eastAsia="Garamond" w:hAnsi="Times New Roman" w:cs="Times New Roman"/>
              </w:rPr>
              <w:t>0479-2472797</w:t>
            </w:r>
          </w:p>
        </w:tc>
      </w:tr>
    </w:tbl>
    <w:p w14:paraId="25A47E78"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p w14:paraId="32947E23"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sz w:val="38"/>
          <w:szCs w:val="38"/>
        </w:rPr>
      </w:pPr>
    </w:p>
    <w:p w14:paraId="05B7D591"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sz w:val="38"/>
          <w:szCs w:val="38"/>
        </w:rPr>
      </w:pPr>
    </w:p>
    <w:p w14:paraId="7888CEC6"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sz w:val="38"/>
          <w:szCs w:val="38"/>
        </w:rPr>
      </w:pPr>
    </w:p>
    <w:p w14:paraId="33717D7D" w14:textId="77777777" w:rsidR="0046063C" w:rsidRPr="00AA5B98" w:rsidRDefault="0046063C" w:rsidP="0046063C">
      <w:pPr>
        <w:pStyle w:val="Heading3"/>
        <w:jc w:val="left"/>
        <w:rPr>
          <w:rFonts w:ascii="Times New Roman" w:eastAsia="Garamond" w:hAnsi="Times New Roman" w:cs="Times New Roman"/>
          <w:color w:val="000000"/>
        </w:rPr>
      </w:pPr>
      <w:bookmarkStart w:id="237" w:name="_heading=h.b440u5rtg7f0" w:colFirst="0" w:colLast="0"/>
      <w:bookmarkEnd w:id="237"/>
      <w:r w:rsidRPr="00AA5B98">
        <w:rPr>
          <w:rFonts w:ascii="Times New Roman" w:eastAsia="Garamond" w:hAnsi="Times New Roman" w:cs="Times New Roman"/>
          <w:color w:val="000000"/>
        </w:rPr>
        <w:t>1.7. Public and Private Schools Contact details</w:t>
      </w:r>
    </w:p>
    <w:p w14:paraId="23E7EC1E"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tbl>
      <w:tblPr>
        <w:tblW w:w="919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05"/>
        <w:gridCol w:w="4320"/>
        <w:gridCol w:w="2160"/>
        <w:gridCol w:w="2010"/>
      </w:tblGrid>
      <w:tr w:rsidR="0046063C" w:rsidRPr="00AA5B98" w14:paraId="18AE225D" w14:textId="77777777" w:rsidTr="00426D56">
        <w:trPr>
          <w:cantSplit/>
          <w:trHeight w:val="285"/>
          <w:tblHeader/>
        </w:trPr>
        <w:tc>
          <w:tcPr>
            <w:tcW w:w="7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35A0E3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proofErr w:type="spellStart"/>
            <w:proofErr w:type="gramStart"/>
            <w:r w:rsidRPr="00AA5B98">
              <w:rPr>
                <w:rFonts w:ascii="Times New Roman" w:eastAsia="Garamond" w:hAnsi="Times New Roman" w:cs="Times New Roman"/>
                <w:color w:val="000000"/>
              </w:rPr>
              <w:lastRenderedPageBreak/>
              <w:t>S.No</w:t>
            </w:r>
            <w:proofErr w:type="spellEnd"/>
            <w:proofErr w:type="gramEnd"/>
          </w:p>
        </w:tc>
        <w:tc>
          <w:tcPr>
            <w:tcW w:w="4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E05396"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School</w:t>
            </w:r>
          </w:p>
        </w:tc>
        <w:tc>
          <w:tcPr>
            <w:tcW w:w="21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8F361C8"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Institution type</w:t>
            </w:r>
          </w:p>
        </w:tc>
        <w:tc>
          <w:tcPr>
            <w:tcW w:w="20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FB09A6"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46063C" w:rsidRPr="00AA5B98" w14:paraId="405603A8"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690367"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36B47A68"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BBHS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4C8C884"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65C13689"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9747567393</w:t>
            </w:r>
          </w:p>
        </w:tc>
      </w:tr>
      <w:tr w:rsidR="0046063C" w:rsidRPr="00AA5B98" w14:paraId="324A4573"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D70E5C"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5B4EC074"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Viswabharathy</w:t>
            </w:r>
            <w:proofErr w:type="spellEnd"/>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773A0498"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7CF2EFD"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9747193590</w:t>
            </w:r>
          </w:p>
        </w:tc>
      </w:tr>
      <w:tr w:rsidR="0046063C" w:rsidRPr="00AA5B98" w14:paraId="37653F0F"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5726B0"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38742CF1"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Bethany central school</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5BECEED1"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Private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B92BCE4"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6282155211</w:t>
            </w:r>
          </w:p>
        </w:tc>
      </w:tr>
      <w:tr w:rsidR="0046063C" w:rsidRPr="00AA5B98" w14:paraId="56C2AC2B"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1002F"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4</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6CE0EDD4"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GLPS </w:t>
            </w:r>
            <w:proofErr w:type="spellStart"/>
            <w:r w:rsidRPr="00AA5B98">
              <w:rPr>
                <w:rFonts w:ascii="Times New Roman" w:eastAsia="Garamond" w:hAnsi="Times New Roman" w:cs="Times New Roman"/>
              </w:rPr>
              <w:t>Cheppad</w:t>
            </w:r>
            <w:proofErr w:type="spellEnd"/>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0C10C74B"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ABA43A9"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9946694191</w:t>
            </w:r>
          </w:p>
        </w:tc>
      </w:tr>
      <w:tr w:rsidR="0046063C" w:rsidRPr="00AA5B98" w14:paraId="62409D8E"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53DE8B"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5</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7D8D23B4"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St </w:t>
            </w:r>
            <w:proofErr w:type="spellStart"/>
            <w:r w:rsidRPr="00AA5B98">
              <w:rPr>
                <w:rFonts w:ascii="Times New Roman" w:eastAsia="Garamond" w:hAnsi="Times New Roman" w:cs="Times New Roman"/>
              </w:rPr>
              <w:t>Gregorious</w:t>
            </w:r>
            <w:proofErr w:type="spellEnd"/>
            <w:r w:rsidRPr="00AA5B98">
              <w:rPr>
                <w:rFonts w:ascii="Times New Roman" w:eastAsia="Garamond" w:hAnsi="Times New Roman" w:cs="Times New Roman"/>
              </w:rPr>
              <w:t xml:space="preserve"> U P School</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2A9FACD9"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Private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AB6CF6E"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9495440747</w:t>
            </w:r>
          </w:p>
        </w:tc>
      </w:tr>
      <w:tr w:rsidR="0046063C" w:rsidRPr="00AA5B98" w14:paraId="168D8BE0"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E92E52"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03A2E28C"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GLPS </w:t>
            </w:r>
            <w:proofErr w:type="spellStart"/>
            <w:r w:rsidRPr="00AA5B98">
              <w:rPr>
                <w:rFonts w:ascii="Times New Roman" w:eastAsia="Garamond" w:hAnsi="Times New Roman" w:cs="Times New Roman"/>
              </w:rPr>
              <w:t>Cheppad</w:t>
            </w:r>
            <w:proofErr w:type="spellEnd"/>
            <w:r w:rsidRPr="00AA5B98">
              <w:rPr>
                <w:rFonts w:ascii="Times New Roman" w:eastAsia="Garamond" w:hAnsi="Times New Roman" w:cs="Times New Roman"/>
              </w:rPr>
              <w:t xml:space="preserve"> South</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1AD9D7C6"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32378246"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8547271749</w:t>
            </w:r>
          </w:p>
        </w:tc>
      </w:tr>
      <w:tr w:rsidR="0046063C" w:rsidRPr="00AA5B98" w14:paraId="1A3D4CB3"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3BDF0D"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46E8C4EC"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GLPS </w:t>
            </w:r>
            <w:proofErr w:type="spellStart"/>
            <w:r w:rsidRPr="00AA5B98">
              <w:rPr>
                <w:rFonts w:ascii="Times New Roman" w:eastAsia="Garamond" w:hAnsi="Times New Roman" w:cs="Times New Roman"/>
              </w:rPr>
              <w:t>Kanichanalloor</w:t>
            </w:r>
            <w:proofErr w:type="spellEnd"/>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6AD76B5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653E1876"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9495133483</w:t>
            </w:r>
          </w:p>
        </w:tc>
      </w:tr>
      <w:tr w:rsidR="0046063C" w:rsidRPr="00AA5B98" w14:paraId="5385999A"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B41CBC"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64BF2A7E"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GLPS </w:t>
            </w:r>
            <w:proofErr w:type="spellStart"/>
            <w:r w:rsidRPr="00AA5B98">
              <w:rPr>
                <w:rFonts w:ascii="Times New Roman" w:eastAsia="Garamond" w:hAnsi="Times New Roman" w:cs="Times New Roman"/>
              </w:rPr>
              <w:t>Evoor</w:t>
            </w:r>
            <w:proofErr w:type="spellEnd"/>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14CE0795"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3F059082"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9496806779</w:t>
            </w:r>
          </w:p>
        </w:tc>
      </w:tr>
      <w:tr w:rsidR="0046063C" w:rsidRPr="00AA5B98" w14:paraId="12BE4510"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282A2"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293A6AF4"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PMD UPS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125CDE9"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6259311E"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8281909063</w:t>
            </w:r>
          </w:p>
        </w:tc>
      </w:tr>
      <w:tr w:rsidR="0046063C" w:rsidRPr="00AA5B98" w14:paraId="358AEFDF"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C1F47"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10</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56F89D91"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CKHS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1AC1950D"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F7FD13E"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7907270251</w:t>
            </w:r>
          </w:p>
        </w:tc>
      </w:tr>
      <w:tr w:rsidR="0046063C" w:rsidRPr="00AA5B98" w14:paraId="0F8280ED"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210844"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11</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4446F2C4"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CKHSS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70DC2FC7"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A21D8AF"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9447002490</w:t>
            </w:r>
          </w:p>
        </w:tc>
      </w:tr>
      <w:tr w:rsidR="0046063C" w:rsidRPr="00AA5B98" w14:paraId="2BB8473D"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98C54A"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12</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2BD55C6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Athena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3346E84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Private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249FE94"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9744294430</w:t>
            </w:r>
          </w:p>
        </w:tc>
      </w:tr>
      <w:tr w:rsidR="0046063C" w:rsidRPr="00AA5B98" w14:paraId="405F6A74"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91AFF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13</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0B18C1DF"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Muttom</w:t>
            </w:r>
            <w:proofErr w:type="spellEnd"/>
            <w:r w:rsidRPr="00AA5B98">
              <w:rPr>
                <w:rFonts w:ascii="Times New Roman" w:eastAsia="Garamond" w:hAnsi="Times New Roman" w:cs="Times New Roman"/>
              </w:rPr>
              <w:t xml:space="preserve"> LPS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FD23664"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E7D84E0"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9895619515</w:t>
            </w:r>
          </w:p>
        </w:tc>
      </w:tr>
      <w:tr w:rsidR="0046063C" w:rsidRPr="00AA5B98" w14:paraId="19E0B2E4"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83BF41"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14</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044CF5A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Muriyammood</w:t>
            </w:r>
            <w:proofErr w:type="spellEnd"/>
            <w:r w:rsidRPr="00AA5B98">
              <w:rPr>
                <w:rFonts w:ascii="Times New Roman" w:eastAsia="Garamond" w:hAnsi="Times New Roman" w:cs="Times New Roman"/>
              </w:rPr>
              <w:t xml:space="preserve"> LPS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17790E18"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Govt</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1A1E5CF4"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9961320318</w:t>
            </w:r>
          </w:p>
        </w:tc>
      </w:tr>
      <w:tr w:rsidR="0046063C" w:rsidRPr="00AA5B98" w14:paraId="1CE39444" w14:textId="77777777" w:rsidTr="00426D56">
        <w:trPr>
          <w:cantSplit/>
          <w:trHeight w:val="285"/>
          <w:tblHeader/>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3B9BC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1</w:t>
            </w:r>
            <w:r w:rsidRPr="00AA5B98">
              <w:rPr>
                <w:rFonts w:ascii="Times New Roman" w:eastAsia="Garamond" w:hAnsi="Times New Roman" w:cs="Times New Roman"/>
              </w:rPr>
              <w:t>5</w:t>
            </w:r>
          </w:p>
        </w:tc>
        <w:tc>
          <w:tcPr>
            <w:tcW w:w="4320" w:type="dxa"/>
            <w:tcBorders>
              <w:top w:val="nil"/>
              <w:left w:val="nil"/>
              <w:bottom w:val="single" w:sz="5" w:space="0" w:color="000000"/>
              <w:right w:val="single" w:sz="5" w:space="0" w:color="000000"/>
            </w:tcBorders>
            <w:tcMar>
              <w:top w:w="0" w:type="dxa"/>
              <w:left w:w="100" w:type="dxa"/>
              <w:bottom w:w="0" w:type="dxa"/>
              <w:right w:w="100" w:type="dxa"/>
            </w:tcMar>
          </w:tcPr>
          <w:p w14:paraId="75D44861"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SKV UPS</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6BE9B3B0"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Aided</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F9F49EA"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9847902559</w:t>
            </w:r>
          </w:p>
        </w:tc>
      </w:tr>
    </w:tbl>
    <w:p w14:paraId="61BBAABA"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p w14:paraId="779179FC"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p w14:paraId="23019F47" w14:textId="77777777" w:rsidR="0046063C" w:rsidRPr="00AA5B98" w:rsidRDefault="0046063C" w:rsidP="0046063C">
      <w:pPr>
        <w:pStyle w:val="Heading3"/>
        <w:jc w:val="left"/>
        <w:rPr>
          <w:rFonts w:ascii="Times New Roman" w:eastAsia="Garamond" w:hAnsi="Times New Roman" w:cs="Times New Roman"/>
          <w:color w:val="000000"/>
        </w:rPr>
      </w:pPr>
      <w:bookmarkStart w:id="238" w:name="_heading=h.2yn7i0syxcqz" w:colFirst="0" w:colLast="0"/>
      <w:bookmarkEnd w:id="238"/>
      <w:r w:rsidRPr="00AA5B98">
        <w:rPr>
          <w:rFonts w:ascii="Times New Roman" w:eastAsia="Garamond" w:hAnsi="Times New Roman" w:cs="Times New Roman"/>
          <w:color w:val="000000"/>
        </w:rPr>
        <w:t xml:space="preserve">1.9. Anganwadi Contact Details </w:t>
      </w:r>
    </w:p>
    <w:p w14:paraId="10481B79"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tbl>
      <w:tblPr>
        <w:tblW w:w="889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755"/>
        <w:gridCol w:w="4140"/>
        <w:gridCol w:w="3000"/>
      </w:tblGrid>
      <w:tr w:rsidR="0046063C" w:rsidRPr="00AA5B98" w14:paraId="3AF0F9EF" w14:textId="77777777" w:rsidTr="00426D56">
        <w:trPr>
          <w:cantSplit/>
          <w:trHeight w:val="285"/>
          <w:tblHeader/>
        </w:trPr>
        <w:tc>
          <w:tcPr>
            <w:tcW w:w="17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95298AB"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Ward No</w:t>
            </w:r>
          </w:p>
        </w:tc>
        <w:tc>
          <w:tcPr>
            <w:tcW w:w="4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0B7BC4D"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Name of Anganwadi Teachers</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BFAA32"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46063C" w:rsidRPr="00AA5B98" w14:paraId="0458DE97" w14:textId="77777777" w:rsidTr="00426D56">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B12163"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10</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2B5AAB75"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Akhila</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0706ED6"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8714412968</w:t>
            </w:r>
          </w:p>
        </w:tc>
      </w:tr>
      <w:tr w:rsidR="0046063C" w:rsidRPr="00AA5B98" w14:paraId="5BA5C595" w14:textId="77777777" w:rsidTr="00426D56">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5FE7F9"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10</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5A53203C"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sobhana</w:t>
            </w:r>
            <w:proofErr w:type="spellEnd"/>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2088366"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9567405388</w:t>
            </w:r>
          </w:p>
        </w:tc>
      </w:tr>
      <w:tr w:rsidR="0046063C" w:rsidRPr="00AA5B98" w14:paraId="518F7EB7" w14:textId="77777777" w:rsidTr="00426D56">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99C3B1"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10</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02F5199F"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 xml:space="preserve">Latha </w:t>
            </w:r>
            <w:proofErr w:type="spellStart"/>
            <w:r w:rsidRPr="00AA5B98">
              <w:rPr>
                <w:rFonts w:ascii="Times New Roman" w:eastAsia="Garamond" w:hAnsi="Times New Roman" w:cs="Times New Roman"/>
              </w:rPr>
              <w:t>sankar</w:t>
            </w:r>
            <w:proofErr w:type="spellEnd"/>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0FE4A4B5"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9747206687</w:t>
            </w:r>
          </w:p>
        </w:tc>
      </w:tr>
      <w:tr w:rsidR="0046063C" w:rsidRPr="00AA5B98" w14:paraId="566717D1" w14:textId="77777777" w:rsidTr="00426D56">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FD2490"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72705DA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Saraswathy amma</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BC602D2"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7356997059</w:t>
            </w:r>
          </w:p>
        </w:tc>
      </w:tr>
      <w:tr w:rsidR="0046063C" w:rsidRPr="00AA5B98" w14:paraId="56F9BA34" w14:textId="77777777" w:rsidTr="00426D56">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098B7C"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14</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2538F6BB"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Beenakumari</w:t>
            </w:r>
            <w:proofErr w:type="spellEnd"/>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155E1FE1"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9544104663</w:t>
            </w:r>
          </w:p>
        </w:tc>
      </w:tr>
      <w:tr w:rsidR="0046063C" w:rsidRPr="00AA5B98" w14:paraId="462A45A4" w14:textId="77777777" w:rsidTr="00426D56">
        <w:trPr>
          <w:cantSplit/>
          <w:trHeight w:val="285"/>
          <w:tblHeader/>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6930F6"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c>
          <w:tcPr>
            <w:tcW w:w="4140" w:type="dxa"/>
            <w:tcBorders>
              <w:top w:val="nil"/>
              <w:left w:val="nil"/>
              <w:bottom w:val="single" w:sz="5" w:space="0" w:color="000000"/>
              <w:right w:val="single" w:sz="5" w:space="0" w:color="000000"/>
            </w:tcBorders>
            <w:tcMar>
              <w:top w:w="0" w:type="dxa"/>
              <w:left w:w="100" w:type="dxa"/>
              <w:bottom w:w="0" w:type="dxa"/>
              <w:right w:w="100" w:type="dxa"/>
            </w:tcMar>
          </w:tcPr>
          <w:p w14:paraId="6F881F90"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Sini</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42FBB1E"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9207017577</w:t>
            </w:r>
          </w:p>
        </w:tc>
      </w:tr>
    </w:tbl>
    <w:p w14:paraId="5EBE72F4"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p w14:paraId="4B4CD454"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tbl>
      <w:tblPr>
        <w:tblW w:w="765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140"/>
        <w:gridCol w:w="4500"/>
        <w:gridCol w:w="2010"/>
      </w:tblGrid>
      <w:tr w:rsidR="0046063C" w:rsidRPr="00AA5B98" w14:paraId="4B299561" w14:textId="77777777" w:rsidTr="00426D56">
        <w:trPr>
          <w:cantSplit/>
          <w:trHeight w:val="571"/>
          <w:tblHeader/>
        </w:trPr>
        <w:tc>
          <w:tcPr>
            <w:tcW w:w="1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D7A849D"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Ward No</w:t>
            </w:r>
          </w:p>
        </w:tc>
        <w:tc>
          <w:tcPr>
            <w:tcW w:w="45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3E5CAB"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Anganwadi No and Name of Teacher</w:t>
            </w:r>
          </w:p>
        </w:tc>
        <w:tc>
          <w:tcPr>
            <w:tcW w:w="20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75D99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46063C" w:rsidRPr="00AA5B98" w14:paraId="299C83C9" w14:textId="77777777" w:rsidTr="00426D56">
        <w:trPr>
          <w:cantSplit/>
          <w:trHeight w:val="571"/>
          <w:tblHeader/>
        </w:trPr>
        <w:tc>
          <w:tcPr>
            <w:tcW w:w="114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547911"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13</w:t>
            </w:r>
            <w:r w:rsidRPr="00AA5B98">
              <w:rPr>
                <w:rFonts w:ascii="Times New Roman" w:eastAsia="Garamond" w:hAnsi="Times New Roman" w:cs="Times New Roman"/>
                <w:color w:val="000000"/>
              </w:rPr>
              <w:t xml:space="preserve"> </w:t>
            </w:r>
          </w:p>
          <w:p w14:paraId="64B537F2"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3</w:t>
            </w:r>
            <w:r w:rsidRPr="00AA5B98">
              <w:rPr>
                <w:rFonts w:ascii="Times New Roman" w:eastAsia="Garamond" w:hAnsi="Times New Roman" w:cs="Times New Roman"/>
                <w:color w:val="000000"/>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73036A7" w14:textId="77777777" w:rsidR="0046063C" w:rsidRPr="00AA5B98" w:rsidRDefault="0046063C" w:rsidP="0046063C">
            <w:pPr>
              <w:numPr>
                <w:ilvl w:val="0"/>
                <w:numId w:val="37"/>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Vilasini</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FAD622F"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7306936775</w:t>
            </w:r>
          </w:p>
        </w:tc>
      </w:tr>
      <w:tr w:rsidR="0046063C" w:rsidRPr="00AA5B98" w14:paraId="01448078" w14:textId="77777777" w:rsidTr="00426D56">
        <w:trPr>
          <w:cantSplit/>
          <w:trHeight w:val="571"/>
          <w:tblHeader/>
        </w:trPr>
        <w:tc>
          <w:tcPr>
            <w:tcW w:w="114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788045" w14:textId="77777777" w:rsidR="0046063C" w:rsidRPr="00AA5B98" w:rsidRDefault="0046063C" w:rsidP="00426D56">
            <w:pPr>
              <w:widowControl w:val="0"/>
              <w:pBdr>
                <w:top w:val="nil"/>
                <w:left w:val="nil"/>
                <w:bottom w:val="nil"/>
                <w:right w:val="nil"/>
                <w:between w:val="nil"/>
              </w:pBdr>
              <w:jc w:val="left"/>
              <w:rPr>
                <w:rFonts w:ascii="Times New Roman" w:eastAsia="Garamond" w:hAnsi="Times New Roman" w:cs="Times New Roman"/>
                <w:color w:val="000000"/>
              </w:rPr>
            </w:pP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DDDD77E" w14:textId="77777777" w:rsidR="0046063C" w:rsidRPr="00AA5B98" w:rsidRDefault="0046063C" w:rsidP="0046063C">
            <w:pPr>
              <w:numPr>
                <w:ilvl w:val="0"/>
                <w:numId w:val="37"/>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Saraswathy</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2A0E380"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8547470825</w:t>
            </w:r>
          </w:p>
        </w:tc>
      </w:tr>
      <w:tr w:rsidR="0046063C" w:rsidRPr="00AA5B98" w14:paraId="5C00B079"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011C57"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3</w:t>
            </w:r>
            <w:r w:rsidRPr="00AA5B98">
              <w:rPr>
                <w:rFonts w:ascii="Times New Roman" w:eastAsia="Garamond" w:hAnsi="Times New Roman" w:cs="Times New Roman"/>
                <w:color w:val="000000"/>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11A8F78C"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proofErr w:type="spellStart"/>
            <w:r w:rsidRPr="00AA5B98">
              <w:rPr>
                <w:rFonts w:ascii="Times New Roman" w:eastAsia="Garamond" w:hAnsi="Times New Roman" w:cs="Times New Roman"/>
              </w:rPr>
              <w:t>soniya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1A2D6ECF"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7356819659</w:t>
            </w:r>
          </w:p>
        </w:tc>
      </w:tr>
      <w:tr w:rsidR="0046063C" w:rsidRPr="00AA5B98" w14:paraId="5BA3AAD9" w14:textId="77777777" w:rsidTr="00426D56">
        <w:trPr>
          <w:cantSplit/>
          <w:trHeight w:val="571"/>
          <w:tblHeader/>
        </w:trPr>
        <w:tc>
          <w:tcPr>
            <w:tcW w:w="114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7EF16B"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w:t>
            </w:r>
          </w:p>
          <w:p w14:paraId="1E005916"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rPr>
            </w:pPr>
            <w:r w:rsidRPr="00AA5B98">
              <w:rPr>
                <w:rFonts w:ascii="Times New Roman" w:eastAsia="Garamond" w:hAnsi="Times New Roman" w:cs="Times New Roman"/>
              </w:rPr>
              <w:t>6</w:t>
            </w:r>
          </w:p>
          <w:p w14:paraId="0E6651D9" w14:textId="77777777" w:rsidR="0046063C" w:rsidRPr="00AA5B98" w:rsidRDefault="0046063C" w:rsidP="00426D56">
            <w:pPr>
              <w:pBdr>
                <w:top w:val="nil"/>
                <w:left w:val="nil"/>
                <w:bottom w:val="nil"/>
                <w:right w:val="nil"/>
                <w:between w:val="nil"/>
              </w:pBdr>
              <w:spacing w:before="240"/>
              <w:jc w:val="center"/>
              <w:rPr>
                <w:rFonts w:ascii="Times New Roman" w:eastAsia="Garamond" w:hAnsi="Times New Roman" w:cs="Times New Roman"/>
                <w:color w:val="000000"/>
              </w:rPr>
            </w:pPr>
            <w:r w:rsidRPr="00AA5B98">
              <w:rPr>
                <w:rFonts w:ascii="Times New Roman" w:eastAsia="Garamond" w:hAnsi="Times New Roman" w:cs="Times New Roman"/>
              </w:rPr>
              <w:t>4</w:t>
            </w:r>
            <w:r w:rsidRPr="00AA5B98">
              <w:rPr>
                <w:rFonts w:ascii="Times New Roman" w:eastAsia="Garamond" w:hAnsi="Times New Roman" w:cs="Times New Roman"/>
                <w:color w:val="000000"/>
              </w:rPr>
              <w:t xml:space="preserve"> </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65EB5CC" w14:textId="77777777" w:rsidR="0046063C" w:rsidRPr="00AA5B98" w:rsidRDefault="0046063C" w:rsidP="0046063C">
            <w:pPr>
              <w:numPr>
                <w:ilvl w:val="0"/>
                <w:numId w:val="40"/>
              </w:num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Indhulekha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A70FCEB"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8606369514</w:t>
            </w:r>
          </w:p>
        </w:tc>
      </w:tr>
      <w:tr w:rsidR="0046063C" w:rsidRPr="00AA5B98" w14:paraId="508DCF25" w14:textId="77777777" w:rsidTr="00426D56">
        <w:trPr>
          <w:cantSplit/>
          <w:trHeight w:val="571"/>
          <w:tblHeader/>
        </w:trPr>
        <w:tc>
          <w:tcPr>
            <w:tcW w:w="114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DE1AD4" w14:textId="77777777" w:rsidR="0046063C" w:rsidRPr="00AA5B98" w:rsidRDefault="0046063C" w:rsidP="00426D56">
            <w:pPr>
              <w:widowControl w:val="0"/>
              <w:pBdr>
                <w:top w:val="nil"/>
                <w:left w:val="nil"/>
                <w:bottom w:val="nil"/>
                <w:right w:val="nil"/>
                <w:between w:val="nil"/>
              </w:pBdr>
              <w:jc w:val="left"/>
              <w:rPr>
                <w:rFonts w:ascii="Times New Roman" w:eastAsia="Garamond" w:hAnsi="Times New Roman" w:cs="Times New Roman"/>
                <w:color w:val="000000"/>
              </w:rPr>
            </w:pP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3B8023E" w14:textId="77777777" w:rsidR="0046063C" w:rsidRPr="00AA5B98" w:rsidRDefault="0046063C" w:rsidP="0046063C">
            <w:pPr>
              <w:numPr>
                <w:ilvl w:val="0"/>
                <w:numId w:val="40"/>
              </w:num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Bindhu</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553AEC73"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9562144826</w:t>
            </w:r>
          </w:p>
        </w:tc>
      </w:tr>
      <w:tr w:rsidR="0046063C" w:rsidRPr="00AA5B98" w14:paraId="6B773F83" w14:textId="77777777" w:rsidTr="00426D56">
        <w:trPr>
          <w:cantSplit/>
          <w:trHeight w:val="571"/>
          <w:tblHeader/>
        </w:trPr>
        <w:tc>
          <w:tcPr>
            <w:tcW w:w="114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B509056" w14:textId="77777777" w:rsidR="0046063C" w:rsidRPr="00AA5B98" w:rsidRDefault="0046063C" w:rsidP="00426D56">
            <w:pPr>
              <w:widowControl w:val="0"/>
              <w:pBdr>
                <w:top w:val="nil"/>
                <w:left w:val="nil"/>
                <w:bottom w:val="nil"/>
                <w:right w:val="nil"/>
                <w:between w:val="nil"/>
              </w:pBdr>
              <w:jc w:val="left"/>
              <w:rPr>
                <w:rFonts w:ascii="Times New Roman" w:eastAsia="Garamond" w:hAnsi="Times New Roman" w:cs="Times New Roman"/>
                <w:color w:val="000000"/>
              </w:rPr>
            </w:pP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CBE218A" w14:textId="77777777" w:rsidR="0046063C" w:rsidRPr="00AA5B98" w:rsidRDefault="0046063C" w:rsidP="0046063C">
            <w:pPr>
              <w:numPr>
                <w:ilvl w:val="0"/>
                <w:numId w:val="40"/>
              </w:numPr>
              <w:pBdr>
                <w:top w:val="nil"/>
                <w:left w:val="nil"/>
                <w:bottom w:val="nil"/>
                <w:right w:val="nil"/>
                <w:between w:val="nil"/>
              </w:pBdr>
              <w:spacing w:before="240"/>
              <w:jc w:val="left"/>
              <w:rPr>
                <w:rFonts w:ascii="Times New Roman" w:eastAsia="Garamond" w:hAnsi="Times New Roman" w:cs="Times New Roman"/>
                <w:color w:val="000000"/>
              </w:rPr>
            </w:pPr>
            <w:proofErr w:type="spellStart"/>
            <w:r w:rsidRPr="00AA5B98">
              <w:rPr>
                <w:rFonts w:ascii="Times New Roman" w:eastAsia="Garamond" w:hAnsi="Times New Roman" w:cs="Times New Roman"/>
              </w:rPr>
              <w:t>asha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5196CFE"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9074461043</w:t>
            </w:r>
          </w:p>
        </w:tc>
      </w:tr>
      <w:tr w:rsidR="0046063C" w:rsidRPr="00AA5B98" w14:paraId="12EC53C3"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CC6C84"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4</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356BDB65"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Renjini</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5CC8A8F"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7510429965</w:t>
            </w:r>
          </w:p>
        </w:tc>
      </w:tr>
      <w:tr w:rsidR="0046063C" w:rsidRPr="00AA5B98" w14:paraId="236F9C47"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562214"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9</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7666229E"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color w:val="000000"/>
              </w:rPr>
            </w:pPr>
            <w:r w:rsidRPr="00AA5B98">
              <w:rPr>
                <w:rFonts w:ascii="Times New Roman" w:eastAsia="Garamond" w:hAnsi="Times New Roman" w:cs="Times New Roman"/>
              </w:rPr>
              <w:t>Thankamma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474B00EF"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color w:val="000000"/>
              </w:rPr>
            </w:pPr>
            <w:r w:rsidRPr="00AA5B98">
              <w:rPr>
                <w:rFonts w:ascii="Times New Roman" w:eastAsia="Garamond" w:hAnsi="Times New Roman" w:cs="Times New Roman"/>
              </w:rPr>
              <w:t>8330888176</w:t>
            </w:r>
          </w:p>
        </w:tc>
      </w:tr>
      <w:tr w:rsidR="0046063C" w:rsidRPr="00AA5B98" w14:paraId="1DC782A4"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CB2644"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9</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0B87A359"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Sudharma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6D9239FD"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9496123858</w:t>
            </w:r>
          </w:p>
        </w:tc>
      </w:tr>
      <w:tr w:rsidR="0046063C" w:rsidRPr="00AA5B98" w14:paraId="17FE805C"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EB9E6E"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2</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F299510"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rPr>
            </w:pPr>
            <w:proofErr w:type="spellStart"/>
            <w:r w:rsidRPr="00AA5B98">
              <w:rPr>
                <w:rFonts w:ascii="Times New Roman" w:eastAsia="Garamond" w:hAnsi="Times New Roman" w:cs="Times New Roman"/>
              </w:rPr>
              <w:t>Prasudha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69485C01"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8086929955</w:t>
            </w:r>
          </w:p>
        </w:tc>
      </w:tr>
      <w:tr w:rsidR="0046063C" w:rsidRPr="00AA5B98" w14:paraId="0C15DF6A"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8F15C7"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8</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21432A4B"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Subhadra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8BA3F29"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7012147355</w:t>
            </w:r>
          </w:p>
        </w:tc>
      </w:tr>
      <w:tr w:rsidR="0046063C" w:rsidRPr="00AA5B98" w14:paraId="340A28BF"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289EFA"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8</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3767C2E0"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Beena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22ABCDFD"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9495116324</w:t>
            </w:r>
          </w:p>
        </w:tc>
      </w:tr>
      <w:tr w:rsidR="0046063C" w:rsidRPr="00AA5B98" w14:paraId="496087ED"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C9E5F5"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8</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0878ED1"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Surya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B7EC535"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9645561819</w:t>
            </w:r>
          </w:p>
        </w:tc>
      </w:tr>
      <w:tr w:rsidR="0046063C" w:rsidRPr="00AA5B98" w14:paraId="41994D27"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4B6ABD"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5</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434A8DC1"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rPr>
            </w:pPr>
            <w:proofErr w:type="spellStart"/>
            <w:r w:rsidRPr="00AA5B98">
              <w:rPr>
                <w:rFonts w:ascii="Times New Roman" w:eastAsia="Garamond" w:hAnsi="Times New Roman" w:cs="Times New Roman"/>
              </w:rPr>
              <w:t>Sulatha</w:t>
            </w:r>
            <w:proofErr w:type="spellEnd"/>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1E2D0EB1"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9496040946</w:t>
            </w:r>
          </w:p>
        </w:tc>
      </w:tr>
      <w:tr w:rsidR="0046063C" w:rsidRPr="00AA5B98" w14:paraId="79FA0F3F"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31BB7E"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7</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BF2A0F2"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Sandhya</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6154B65"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9207160447</w:t>
            </w:r>
          </w:p>
        </w:tc>
      </w:tr>
      <w:tr w:rsidR="0046063C" w:rsidRPr="00AA5B98" w14:paraId="7987D78A" w14:textId="77777777" w:rsidTr="00426D56">
        <w:trPr>
          <w:cantSplit/>
          <w:trHeight w:val="571"/>
          <w:tblHeader/>
        </w:trPr>
        <w:tc>
          <w:tcPr>
            <w:tcW w:w="11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27CE83" w14:textId="77777777" w:rsidR="0046063C" w:rsidRPr="00AA5B98" w:rsidRDefault="0046063C" w:rsidP="00426D56">
            <w:pPr>
              <w:pBdr>
                <w:top w:val="nil"/>
                <w:left w:val="nil"/>
                <w:bottom w:val="nil"/>
                <w:right w:val="nil"/>
                <w:between w:val="nil"/>
              </w:pBdr>
              <w:spacing w:line="240" w:lineRule="auto"/>
              <w:jc w:val="left"/>
              <w:rPr>
                <w:rFonts w:ascii="Times New Roman" w:eastAsia="Garamond" w:hAnsi="Times New Roman" w:cs="Times New Roman"/>
              </w:rPr>
            </w:pPr>
            <w:r w:rsidRPr="00AA5B98">
              <w:rPr>
                <w:rFonts w:ascii="Times New Roman" w:eastAsia="Garamond" w:hAnsi="Times New Roman" w:cs="Times New Roman"/>
              </w:rPr>
              <w:t>8</w:t>
            </w:r>
          </w:p>
        </w:tc>
        <w:tc>
          <w:tcPr>
            <w:tcW w:w="4500" w:type="dxa"/>
            <w:tcBorders>
              <w:top w:val="nil"/>
              <w:left w:val="nil"/>
              <w:bottom w:val="single" w:sz="5" w:space="0" w:color="000000"/>
              <w:right w:val="single" w:sz="5" w:space="0" w:color="000000"/>
            </w:tcBorders>
            <w:tcMar>
              <w:top w:w="0" w:type="dxa"/>
              <w:left w:w="100" w:type="dxa"/>
              <w:bottom w:w="0" w:type="dxa"/>
              <w:right w:w="100" w:type="dxa"/>
            </w:tcMar>
          </w:tcPr>
          <w:p w14:paraId="572A3D59" w14:textId="77777777" w:rsidR="0046063C" w:rsidRPr="00AA5B98" w:rsidRDefault="0046063C" w:rsidP="00426D56">
            <w:pPr>
              <w:pBdr>
                <w:top w:val="nil"/>
                <w:left w:val="nil"/>
                <w:bottom w:val="nil"/>
                <w:right w:val="nil"/>
                <w:between w:val="nil"/>
              </w:pBdr>
              <w:spacing w:before="240"/>
              <w:ind w:left="720" w:hanging="360"/>
              <w:jc w:val="left"/>
              <w:rPr>
                <w:rFonts w:ascii="Times New Roman" w:eastAsia="Garamond" w:hAnsi="Times New Roman" w:cs="Times New Roman"/>
              </w:rPr>
            </w:pPr>
            <w:r w:rsidRPr="00AA5B98">
              <w:rPr>
                <w:rFonts w:ascii="Times New Roman" w:eastAsia="Garamond" w:hAnsi="Times New Roman" w:cs="Times New Roman"/>
              </w:rPr>
              <w:t>Renju</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A805D4C" w14:textId="77777777" w:rsidR="0046063C" w:rsidRPr="00AA5B98" w:rsidRDefault="0046063C" w:rsidP="00426D56">
            <w:pPr>
              <w:pBdr>
                <w:top w:val="nil"/>
                <w:left w:val="nil"/>
                <w:bottom w:val="nil"/>
                <w:right w:val="nil"/>
                <w:between w:val="nil"/>
              </w:pBdr>
              <w:spacing w:before="240"/>
              <w:jc w:val="left"/>
              <w:rPr>
                <w:rFonts w:ascii="Times New Roman" w:eastAsia="Garamond" w:hAnsi="Times New Roman" w:cs="Times New Roman"/>
              </w:rPr>
            </w:pPr>
            <w:r w:rsidRPr="00AA5B98">
              <w:rPr>
                <w:rFonts w:ascii="Times New Roman" w:eastAsia="Garamond" w:hAnsi="Times New Roman" w:cs="Times New Roman"/>
              </w:rPr>
              <w:t>9061117065</w:t>
            </w:r>
          </w:p>
        </w:tc>
      </w:tr>
    </w:tbl>
    <w:p w14:paraId="6B64CC68"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p w14:paraId="1502949D"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p w14:paraId="1F0C14FE" w14:textId="77777777" w:rsidR="0046063C" w:rsidRPr="00AA5B98" w:rsidRDefault="0046063C" w:rsidP="0046063C">
      <w:pPr>
        <w:pBdr>
          <w:top w:val="nil"/>
          <w:left w:val="nil"/>
          <w:bottom w:val="nil"/>
          <w:right w:val="nil"/>
          <w:between w:val="nil"/>
        </w:pBdr>
        <w:jc w:val="left"/>
        <w:rPr>
          <w:rFonts w:ascii="Times New Roman" w:eastAsia="Garamond" w:hAnsi="Times New Roman" w:cs="Times New Roman"/>
          <w:color w:val="000000"/>
        </w:rPr>
      </w:pPr>
    </w:p>
    <w:p w14:paraId="2D8E1277" w14:textId="77777777" w:rsidR="0046063C" w:rsidRPr="00AA5B98" w:rsidRDefault="0046063C" w:rsidP="0046063C">
      <w:pPr>
        <w:pStyle w:val="Heading3"/>
        <w:jc w:val="left"/>
        <w:rPr>
          <w:rFonts w:ascii="Times New Roman" w:eastAsia="Garamond" w:hAnsi="Times New Roman" w:cs="Times New Roman"/>
          <w:color w:val="000000"/>
        </w:rPr>
      </w:pPr>
      <w:bookmarkStart w:id="239" w:name="_heading=h.cmd3ivqkd6s" w:colFirst="0" w:colLast="0"/>
      <w:bookmarkEnd w:id="239"/>
      <w:r w:rsidRPr="00AA5B98">
        <w:rPr>
          <w:rFonts w:ascii="Times New Roman" w:eastAsia="Garamond" w:hAnsi="Times New Roman" w:cs="Times New Roman"/>
          <w:color w:val="000000"/>
        </w:rPr>
        <w:t>1.12. Information regarding resources</w:t>
      </w:r>
    </w:p>
    <w:p w14:paraId="3E672FEE" w14:textId="77777777" w:rsidR="0046063C" w:rsidRPr="00AA5B98" w:rsidRDefault="0046063C" w:rsidP="0046063C">
      <w:pPr>
        <w:pBdr>
          <w:top w:val="nil"/>
          <w:left w:val="nil"/>
          <w:bottom w:val="nil"/>
          <w:right w:val="nil"/>
          <w:between w:val="nil"/>
        </w:pBdr>
        <w:rPr>
          <w:rFonts w:ascii="Times New Roman" w:eastAsia="Garamond" w:hAnsi="Times New Roman" w:cs="Times New Roman"/>
          <w:color w:val="000000"/>
        </w:rPr>
      </w:pPr>
    </w:p>
    <w:tbl>
      <w:tblPr>
        <w:tblW w:w="9192"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4"/>
        <w:gridCol w:w="3064"/>
        <w:gridCol w:w="3064"/>
      </w:tblGrid>
      <w:tr w:rsidR="0046063C" w:rsidRPr="00AA5B98" w14:paraId="4D298186" w14:textId="77777777" w:rsidTr="00426D56">
        <w:trPr>
          <w:cantSplit/>
          <w:tblHeader/>
        </w:trPr>
        <w:tc>
          <w:tcPr>
            <w:tcW w:w="3064" w:type="dxa"/>
            <w:shd w:val="clear" w:color="auto" w:fill="FFFFFF"/>
            <w:tcMar>
              <w:top w:w="100" w:type="dxa"/>
              <w:left w:w="100" w:type="dxa"/>
              <w:bottom w:w="100" w:type="dxa"/>
              <w:right w:w="100" w:type="dxa"/>
            </w:tcMar>
          </w:tcPr>
          <w:p w14:paraId="17A688FE"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Means of transportation</w:t>
            </w:r>
          </w:p>
        </w:tc>
        <w:tc>
          <w:tcPr>
            <w:tcW w:w="3064" w:type="dxa"/>
            <w:shd w:val="clear" w:color="auto" w:fill="FFFFFF"/>
            <w:tcMar>
              <w:top w:w="100" w:type="dxa"/>
              <w:left w:w="100" w:type="dxa"/>
              <w:bottom w:w="100" w:type="dxa"/>
              <w:right w:w="100" w:type="dxa"/>
            </w:tcMar>
          </w:tcPr>
          <w:p w14:paraId="6AE22F58"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Name of Owner</w:t>
            </w:r>
          </w:p>
        </w:tc>
        <w:tc>
          <w:tcPr>
            <w:tcW w:w="3064" w:type="dxa"/>
            <w:shd w:val="clear" w:color="auto" w:fill="FFFFFF"/>
            <w:tcMar>
              <w:top w:w="100" w:type="dxa"/>
              <w:left w:w="100" w:type="dxa"/>
              <w:bottom w:w="100" w:type="dxa"/>
              <w:right w:w="100" w:type="dxa"/>
            </w:tcMar>
          </w:tcPr>
          <w:p w14:paraId="023F3038"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Phone Number</w:t>
            </w:r>
          </w:p>
        </w:tc>
      </w:tr>
      <w:tr w:rsidR="0046063C" w:rsidRPr="00AA5B98" w14:paraId="79CC0094" w14:textId="77777777" w:rsidTr="00426D56">
        <w:trPr>
          <w:cantSplit/>
          <w:tblHeader/>
        </w:trPr>
        <w:tc>
          <w:tcPr>
            <w:tcW w:w="3064" w:type="dxa"/>
            <w:tcMar>
              <w:top w:w="100" w:type="dxa"/>
              <w:left w:w="100" w:type="dxa"/>
              <w:bottom w:w="100" w:type="dxa"/>
              <w:right w:w="100" w:type="dxa"/>
            </w:tcMar>
          </w:tcPr>
          <w:p w14:paraId="4C5ADFD4"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Heavy Trucks</w:t>
            </w:r>
          </w:p>
        </w:tc>
        <w:tc>
          <w:tcPr>
            <w:tcW w:w="3064" w:type="dxa"/>
            <w:tcMar>
              <w:top w:w="100" w:type="dxa"/>
              <w:left w:w="100" w:type="dxa"/>
              <w:bottom w:w="100" w:type="dxa"/>
              <w:right w:w="100" w:type="dxa"/>
            </w:tcMar>
          </w:tcPr>
          <w:p w14:paraId="554992F1"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Subhash</w:t>
            </w:r>
          </w:p>
        </w:tc>
        <w:tc>
          <w:tcPr>
            <w:tcW w:w="3064" w:type="dxa"/>
            <w:tcMar>
              <w:top w:w="100" w:type="dxa"/>
              <w:left w:w="100" w:type="dxa"/>
              <w:bottom w:w="100" w:type="dxa"/>
              <w:right w:w="100" w:type="dxa"/>
            </w:tcMar>
          </w:tcPr>
          <w:p w14:paraId="029719F8"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9446541359</w:t>
            </w:r>
          </w:p>
        </w:tc>
      </w:tr>
      <w:tr w:rsidR="0046063C" w:rsidRPr="00AA5B98" w14:paraId="7F9C647A" w14:textId="77777777" w:rsidTr="00426D56">
        <w:trPr>
          <w:cantSplit/>
          <w:tblHeader/>
        </w:trPr>
        <w:tc>
          <w:tcPr>
            <w:tcW w:w="3064" w:type="dxa"/>
            <w:tcMar>
              <w:top w:w="100" w:type="dxa"/>
              <w:left w:w="100" w:type="dxa"/>
              <w:bottom w:w="100" w:type="dxa"/>
              <w:right w:w="100" w:type="dxa"/>
            </w:tcMar>
          </w:tcPr>
          <w:p w14:paraId="223F2488"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Tractor</w:t>
            </w:r>
          </w:p>
        </w:tc>
        <w:tc>
          <w:tcPr>
            <w:tcW w:w="3064" w:type="dxa"/>
            <w:tcMar>
              <w:top w:w="100" w:type="dxa"/>
              <w:left w:w="100" w:type="dxa"/>
              <w:bottom w:w="100" w:type="dxa"/>
              <w:right w:w="100" w:type="dxa"/>
            </w:tcMar>
          </w:tcPr>
          <w:p w14:paraId="6B693C10"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Thulasi</w:t>
            </w:r>
          </w:p>
        </w:tc>
        <w:tc>
          <w:tcPr>
            <w:tcW w:w="3064" w:type="dxa"/>
            <w:tcMar>
              <w:top w:w="100" w:type="dxa"/>
              <w:left w:w="100" w:type="dxa"/>
              <w:bottom w:w="100" w:type="dxa"/>
              <w:right w:w="100" w:type="dxa"/>
            </w:tcMar>
          </w:tcPr>
          <w:p w14:paraId="3F3216AB"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9847811580</w:t>
            </w:r>
          </w:p>
        </w:tc>
      </w:tr>
      <w:tr w:rsidR="0046063C" w:rsidRPr="00AA5B98" w14:paraId="6E485060" w14:textId="77777777" w:rsidTr="00426D56">
        <w:trPr>
          <w:cantSplit/>
          <w:tblHeader/>
        </w:trPr>
        <w:tc>
          <w:tcPr>
            <w:tcW w:w="3064" w:type="dxa"/>
            <w:tcMar>
              <w:top w:w="100" w:type="dxa"/>
              <w:left w:w="100" w:type="dxa"/>
              <w:bottom w:w="100" w:type="dxa"/>
              <w:right w:w="100" w:type="dxa"/>
            </w:tcMar>
          </w:tcPr>
          <w:p w14:paraId="2DC78BAA"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Ambulances</w:t>
            </w:r>
          </w:p>
        </w:tc>
        <w:tc>
          <w:tcPr>
            <w:tcW w:w="3064" w:type="dxa"/>
            <w:tcMar>
              <w:top w:w="100" w:type="dxa"/>
              <w:left w:w="100" w:type="dxa"/>
              <w:bottom w:w="100" w:type="dxa"/>
              <w:right w:w="100" w:type="dxa"/>
            </w:tcMar>
          </w:tcPr>
          <w:p w14:paraId="5B45CF99"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Shibu</w:t>
            </w:r>
          </w:p>
        </w:tc>
        <w:tc>
          <w:tcPr>
            <w:tcW w:w="3064" w:type="dxa"/>
            <w:tcMar>
              <w:top w:w="100" w:type="dxa"/>
              <w:left w:w="100" w:type="dxa"/>
              <w:bottom w:w="100" w:type="dxa"/>
              <w:right w:w="100" w:type="dxa"/>
            </w:tcMar>
          </w:tcPr>
          <w:p w14:paraId="203A0E6E"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9447364926</w:t>
            </w:r>
          </w:p>
        </w:tc>
      </w:tr>
      <w:tr w:rsidR="0046063C" w:rsidRPr="00AA5B98" w14:paraId="6AFFE302" w14:textId="77777777" w:rsidTr="00426D56">
        <w:trPr>
          <w:cantSplit/>
          <w:tblHeader/>
        </w:trPr>
        <w:tc>
          <w:tcPr>
            <w:tcW w:w="3064" w:type="dxa"/>
            <w:tcMar>
              <w:top w:w="100" w:type="dxa"/>
              <w:left w:w="100" w:type="dxa"/>
              <w:bottom w:w="100" w:type="dxa"/>
              <w:right w:w="100" w:type="dxa"/>
            </w:tcMar>
          </w:tcPr>
          <w:p w14:paraId="6740587A"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Boats</w:t>
            </w:r>
          </w:p>
        </w:tc>
        <w:tc>
          <w:tcPr>
            <w:tcW w:w="3064" w:type="dxa"/>
            <w:tcMar>
              <w:top w:w="100" w:type="dxa"/>
              <w:left w:w="100" w:type="dxa"/>
              <w:bottom w:w="100" w:type="dxa"/>
              <w:right w:w="100" w:type="dxa"/>
            </w:tcMar>
          </w:tcPr>
          <w:p w14:paraId="2A8F25DA"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w:t>
            </w:r>
          </w:p>
        </w:tc>
        <w:tc>
          <w:tcPr>
            <w:tcW w:w="3064" w:type="dxa"/>
            <w:tcMar>
              <w:top w:w="100" w:type="dxa"/>
              <w:left w:w="100" w:type="dxa"/>
              <w:bottom w:w="100" w:type="dxa"/>
              <w:right w:w="100" w:type="dxa"/>
            </w:tcMar>
          </w:tcPr>
          <w:p w14:paraId="50ABD464"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w:t>
            </w:r>
          </w:p>
        </w:tc>
      </w:tr>
      <w:tr w:rsidR="0046063C" w:rsidRPr="00AA5B98" w14:paraId="5D02DE37" w14:textId="77777777" w:rsidTr="00426D56">
        <w:trPr>
          <w:cantSplit/>
          <w:tblHeader/>
        </w:trPr>
        <w:tc>
          <w:tcPr>
            <w:tcW w:w="3064" w:type="dxa"/>
            <w:tcMar>
              <w:top w:w="100" w:type="dxa"/>
              <w:left w:w="100" w:type="dxa"/>
              <w:bottom w:w="100" w:type="dxa"/>
              <w:right w:w="100" w:type="dxa"/>
            </w:tcMar>
          </w:tcPr>
          <w:p w14:paraId="75B4A608"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color w:val="000000"/>
              </w:rPr>
              <w:t>Taxi service</w:t>
            </w:r>
          </w:p>
        </w:tc>
        <w:tc>
          <w:tcPr>
            <w:tcW w:w="3064" w:type="dxa"/>
            <w:tcMar>
              <w:top w:w="100" w:type="dxa"/>
              <w:left w:w="100" w:type="dxa"/>
              <w:bottom w:w="100" w:type="dxa"/>
              <w:right w:w="100" w:type="dxa"/>
            </w:tcMar>
          </w:tcPr>
          <w:p w14:paraId="2E5266BC"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Renjith</w:t>
            </w:r>
          </w:p>
        </w:tc>
        <w:tc>
          <w:tcPr>
            <w:tcW w:w="3064" w:type="dxa"/>
            <w:tcMar>
              <w:top w:w="100" w:type="dxa"/>
              <w:left w:w="100" w:type="dxa"/>
              <w:bottom w:w="100" w:type="dxa"/>
              <w:right w:w="100" w:type="dxa"/>
            </w:tcMar>
          </w:tcPr>
          <w:p w14:paraId="2A3C0E71" w14:textId="77777777" w:rsidR="0046063C" w:rsidRPr="00AA5B98" w:rsidRDefault="0046063C" w:rsidP="00426D56">
            <w:pPr>
              <w:widowControl w:val="0"/>
              <w:pBdr>
                <w:top w:val="nil"/>
                <w:left w:val="nil"/>
                <w:bottom w:val="nil"/>
                <w:right w:val="nil"/>
                <w:between w:val="nil"/>
              </w:pBdr>
              <w:spacing w:line="240" w:lineRule="auto"/>
              <w:jc w:val="left"/>
              <w:rPr>
                <w:rFonts w:ascii="Times New Roman" w:eastAsia="Garamond" w:hAnsi="Times New Roman" w:cs="Times New Roman"/>
                <w:color w:val="000000"/>
              </w:rPr>
            </w:pPr>
            <w:r w:rsidRPr="00AA5B98">
              <w:rPr>
                <w:rFonts w:ascii="Times New Roman" w:eastAsia="Garamond" w:hAnsi="Times New Roman" w:cs="Times New Roman"/>
              </w:rPr>
              <w:t>7025210002</w:t>
            </w:r>
          </w:p>
        </w:tc>
      </w:tr>
    </w:tbl>
    <w:p w14:paraId="5213C3AA" w14:textId="77777777" w:rsidR="0046063C" w:rsidRPr="00AA5B98" w:rsidRDefault="0046063C" w:rsidP="0046063C">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5B4628DF" w14:textId="77777777" w:rsidR="0046063C" w:rsidRPr="00AA5B98" w:rsidRDefault="0046063C" w:rsidP="0046063C">
      <w:pPr>
        <w:pBdr>
          <w:top w:val="nil"/>
          <w:left w:val="nil"/>
          <w:bottom w:val="nil"/>
          <w:right w:val="nil"/>
          <w:between w:val="nil"/>
        </w:pBdr>
        <w:rPr>
          <w:rFonts w:ascii="Times New Roman" w:eastAsia="Garamond" w:hAnsi="Times New Roman" w:cs="Times New Roman"/>
          <w:color w:val="000000"/>
        </w:rPr>
      </w:pPr>
      <w:r w:rsidRPr="00AA5B98">
        <w:rPr>
          <w:rFonts w:ascii="Times New Roman" w:hAnsi="Times New Roman" w:cs="Times New Roman"/>
        </w:rPr>
        <w:br w:type="page"/>
      </w:r>
    </w:p>
    <w:p w14:paraId="2D9AE43B" w14:textId="77777777" w:rsidR="0046063C" w:rsidRPr="00AA5B98" w:rsidRDefault="0046063C" w:rsidP="0046063C">
      <w:pPr>
        <w:pBdr>
          <w:top w:val="nil"/>
          <w:left w:val="nil"/>
          <w:bottom w:val="nil"/>
          <w:right w:val="nil"/>
          <w:between w:val="nil"/>
        </w:pBdr>
        <w:spacing w:before="240" w:after="240"/>
        <w:jc w:val="center"/>
        <w:rPr>
          <w:rFonts w:ascii="Times New Roman" w:eastAsia="Garamond" w:hAnsi="Times New Roman" w:cs="Times New Roman"/>
          <w:color w:val="000000"/>
        </w:rPr>
      </w:pPr>
      <w:r w:rsidRPr="00AA5B98">
        <w:rPr>
          <w:rFonts w:ascii="Times New Roman" w:eastAsia="Garamond" w:hAnsi="Times New Roman" w:cs="Times New Roman"/>
          <w:b/>
          <w:bCs/>
          <w:color w:val="000000"/>
          <w:sz w:val="32"/>
          <w:szCs w:val="32"/>
        </w:rPr>
        <w:lastRenderedPageBreak/>
        <w:t xml:space="preserve">Annexure 1: LSG Baseline Data Collection Format </w:t>
      </w:r>
    </w:p>
    <w:p w14:paraId="2A327085"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A. Baseline data</w:t>
      </w:r>
    </w:p>
    <w:tbl>
      <w:tblPr>
        <w:tblW w:w="667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765"/>
        <w:gridCol w:w="3675"/>
        <w:gridCol w:w="2235"/>
      </w:tblGrid>
      <w:tr w:rsidR="0046063C" w:rsidRPr="00AA5B98" w14:paraId="16E93DA3" w14:textId="77777777" w:rsidTr="00426D56">
        <w:trPr>
          <w:cantSplit/>
          <w:trHeight w:val="20"/>
          <w:tblHeader/>
        </w:trPr>
        <w:tc>
          <w:tcPr>
            <w:tcW w:w="7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1363EC"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Sl. No.</w:t>
            </w:r>
          </w:p>
        </w:tc>
        <w:tc>
          <w:tcPr>
            <w:tcW w:w="36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EED4B1F"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Indicator / Field</w:t>
            </w:r>
          </w:p>
        </w:tc>
        <w:tc>
          <w:tcPr>
            <w:tcW w:w="22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067BDCD"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Baseline Data</w:t>
            </w:r>
          </w:p>
        </w:tc>
      </w:tr>
      <w:tr w:rsidR="0046063C" w:rsidRPr="00AA5B98" w14:paraId="0B14FF74" w14:textId="77777777" w:rsidTr="00426D56">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EE59BB"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2EF5014C"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Name of LSG</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83F9A74"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Cheppad</w:t>
            </w:r>
            <w:proofErr w:type="spellEnd"/>
          </w:p>
        </w:tc>
      </w:tr>
      <w:tr w:rsidR="0046063C" w:rsidRPr="00AA5B98" w14:paraId="62D46578" w14:textId="77777777" w:rsidTr="00426D56">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F98B82B"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60DE17D8"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District</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4345AB96"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Alappuzha</w:t>
            </w:r>
          </w:p>
        </w:tc>
      </w:tr>
      <w:tr w:rsidR="0046063C" w:rsidRPr="00AA5B98" w14:paraId="0D1206D5" w14:textId="77777777" w:rsidTr="00426D56">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458D7B"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4C5155D7"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Block / Taluk</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6756EEBF"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Muthukulam</w:t>
            </w:r>
            <w:proofErr w:type="spellEnd"/>
          </w:p>
        </w:tc>
      </w:tr>
      <w:tr w:rsidR="0046063C" w:rsidRPr="00AA5B98" w14:paraId="1F61F449" w14:textId="77777777" w:rsidTr="00426D56">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79CCD02"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25717EF9"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Type of LSG (Gram Panchayat / Municipality / Corporation)</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E20E79C"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G</w:t>
            </w:r>
            <w:r w:rsidRPr="00AA5B98">
              <w:rPr>
                <w:rFonts w:ascii="Times New Roman" w:eastAsia="Garamond" w:hAnsi="Times New Roman" w:cs="Times New Roman"/>
              </w:rPr>
              <w:t>ramapanchayath</w:t>
            </w:r>
            <w:proofErr w:type="spellEnd"/>
          </w:p>
        </w:tc>
      </w:tr>
      <w:tr w:rsidR="0046063C" w:rsidRPr="00AA5B98" w14:paraId="73A3EA4A" w14:textId="77777777" w:rsidTr="00426D56">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BE5593B"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789CF58F"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Area (sq. km)</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388579F1"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!2.7</w:t>
            </w:r>
          </w:p>
        </w:tc>
      </w:tr>
      <w:tr w:rsidR="0046063C" w:rsidRPr="00AA5B98" w14:paraId="3EBCADA9" w14:textId="77777777" w:rsidTr="00426D56">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2600D9E"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69F76699"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No. of wards</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5327F3B1"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16</w:t>
            </w:r>
          </w:p>
        </w:tc>
      </w:tr>
      <w:tr w:rsidR="0046063C" w:rsidRPr="00AA5B98" w14:paraId="56C17031" w14:textId="77777777" w:rsidTr="00426D56">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5EF67F"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412358A1"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GIS boundary file available </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40BE0F3"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(Yes/No)</w:t>
            </w:r>
          </w:p>
        </w:tc>
      </w:tr>
      <w:tr w:rsidR="0046063C" w:rsidRPr="00AA5B98" w14:paraId="4ECC5A8D" w14:textId="77777777" w:rsidTr="00426D56">
        <w:trPr>
          <w:cantSplit/>
          <w:trHeight w:val="20"/>
          <w:tblHeader/>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5F9DE31" w14:textId="77777777" w:rsidR="0046063C" w:rsidRPr="00AA5B98" w:rsidRDefault="0046063C" w:rsidP="00426D56">
            <w:pPr>
              <w:pBdr>
                <w:top w:val="nil"/>
                <w:left w:val="nil"/>
                <w:bottom w:val="nil"/>
                <w:right w:val="nil"/>
                <w:between w:val="nil"/>
              </w:pBdr>
              <w:jc w:val="center"/>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675" w:type="dxa"/>
            <w:tcBorders>
              <w:top w:val="nil"/>
              <w:left w:val="nil"/>
              <w:bottom w:val="single" w:sz="4" w:space="0" w:color="000000"/>
              <w:right w:val="single" w:sz="4" w:space="0" w:color="000000"/>
            </w:tcBorders>
            <w:tcMar>
              <w:top w:w="0" w:type="dxa"/>
              <w:left w:w="100" w:type="dxa"/>
              <w:bottom w:w="0" w:type="dxa"/>
              <w:right w:w="100" w:type="dxa"/>
            </w:tcMar>
          </w:tcPr>
          <w:p w14:paraId="6DCDE832"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Key contact person &amp; phone</w:t>
            </w:r>
          </w:p>
        </w:tc>
        <w:tc>
          <w:tcPr>
            <w:tcW w:w="2235" w:type="dxa"/>
            <w:tcBorders>
              <w:top w:val="nil"/>
              <w:left w:val="nil"/>
              <w:bottom w:val="single" w:sz="4" w:space="0" w:color="000000"/>
              <w:right w:val="single" w:sz="4" w:space="0" w:color="000000"/>
            </w:tcBorders>
            <w:tcMar>
              <w:top w:w="0" w:type="dxa"/>
              <w:left w:w="100" w:type="dxa"/>
              <w:bottom w:w="0" w:type="dxa"/>
              <w:right w:w="100" w:type="dxa"/>
            </w:tcMar>
          </w:tcPr>
          <w:p w14:paraId="0F51C3AC" w14:textId="77777777" w:rsidR="0046063C" w:rsidRPr="00AA5B98" w:rsidRDefault="0046063C" w:rsidP="00426D56">
            <w:pPr>
              <w:pBdr>
                <w:top w:val="nil"/>
                <w:left w:val="nil"/>
                <w:bottom w:val="nil"/>
                <w:right w:val="nil"/>
                <w:between w:val="nil"/>
              </w:pBdr>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HI</w:t>
            </w:r>
          </w:p>
        </w:tc>
      </w:tr>
    </w:tbl>
    <w:p w14:paraId="10BAAE7D"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64C4AE06"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b/>
          <w:bCs/>
          <w:color w:val="000000"/>
        </w:rPr>
        <w:t>B. Demography</w:t>
      </w:r>
    </w:p>
    <w:tbl>
      <w:tblPr>
        <w:tblW w:w="594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tblGrid>
      <w:tr w:rsidR="0046063C" w:rsidRPr="00AA5B98" w14:paraId="0C4D04C6" w14:textId="77777777" w:rsidTr="00426D56">
        <w:trPr>
          <w:cantSplit/>
          <w:trHeight w:val="20"/>
          <w:tblHeader/>
        </w:trPr>
        <w:tc>
          <w:tcPr>
            <w:tcW w:w="29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8551A5B" w14:textId="77777777" w:rsidR="0046063C" w:rsidRPr="00AA5B98" w:rsidRDefault="0046063C" w:rsidP="00426D56">
            <w:pPr>
              <w:pBdr>
                <w:top w:val="nil"/>
                <w:left w:val="nil"/>
                <w:bottom w:val="nil"/>
                <w:right w:val="nil"/>
                <w:between w:val="nil"/>
              </w:pBdr>
              <w:spacing w:before="240" w:line="240" w:lineRule="auto"/>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Indicator / Field</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3E110C4" w14:textId="77777777" w:rsidR="0046063C" w:rsidRPr="00AA5B98" w:rsidRDefault="0046063C" w:rsidP="00426D56">
            <w:pPr>
              <w:pBdr>
                <w:top w:val="nil"/>
                <w:left w:val="nil"/>
                <w:bottom w:val="nil"/>
                <w:right w:val="nil"/>
                <w:between w:val="nil"/>
              </w:pBdr>
              <w:spacing w:before="240" w:line="240" w:lineRule="auto"/>
              <w:jc w:val="center"/>
              <w:rPr>
                <w:rFonts w:ascii="Times New Roman" w:eastAsia="Garamond" w:hAnsi="Times New Roman" w:cs="Times New Roman"/>
                <w:b/>
                <w:bCs/>
                <w:color w:val="000000"/>
              </w:rPr>
            </w:pPr>
            <w:r w:rsidRPr="00AA5B98">
              <w:rPr>
                <w:rFonts w:ascii="Times New Roman" w:eastAsia="Garamond" w:hAnsi="Times New Roman" w:cs="Times New Roman"/>
                <w:b/>
                <w:bCs/>
                <w:color w:val="000000"/>
              </w:rPr>
              <w:t>Baseline Data</w:t>
            </w:r>
          </w:p>
        </w:tc>
      </w:tr>
      <w:tr w:rsidR="0046063C" w:rsidRPr="00AA5B98" w14:paraId="7ED22542"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1BCE40B"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Total population</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68531BE"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22912</w:t>
            </w:r>
          </w:p>
        </w:tc>
      </w:tr>
      <w:tr w:rsidR="0046063C" w:rsidRPr="00AA5B98" w14:paraId="443DEDD2"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EEC40A6"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Males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878FAE5"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10618</w:t>
            </w:r>
          </w:p>
        </w:tc>
      </w:tr>
      <w:tr w:rsidR="0046063C" w:rsidRPr="00AA5B98" w14:paraId="6925D398"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6D967D6"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Females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D71285A"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12294</w:t>
            </w:r>
          </w:p>
        </w:tc>
      </w:tr>
      <w:tr w:rsidR="0046063C" w:rsidRPr="00AA5B98" w14:paraId="6F2ADEBF"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B335252"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Transgender population</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2AEA0768"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7374C205"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AB0278B"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Age distribution</w:t>
            </w:r>
          </w:p>
          <w:p w14:paraId="32E9D78A" w14:textId="77777777" w:rsidR="0046063C" w:rsidRPr="00AA5B98" w:rsidRDefault="0046063C" w:rsidP="00426D56">
            <w:pPr>
              <w:pBdr>
                <w:top w:val="nil"/>
                <w:left w:val="nil"/>
                <w:bottom w:val="nil"/>
                <w:right w:val="nil"/>
                <w:between w:val="nil"/>
              </w:pBdr>
              <w:spacing w:line="240" w:lineRule="auto"/>
              <w:rPr>
                <w:rFonts w:ascii="Times New Roman" w:eastAsia="Garamond" w:hAnsi="Times New Roman" w:cs="Times New Roman"/>
                <w:color w:val="000000"/>
              </w:rPr>
            </w:pPr>
            <w:sdt>
              <w:sdtPr>
                <w:rPr>
                  <w:rFonts w:ascii="Times New Roman" w:hAnsi="Times New Roman" w:cs="Times New Roman"/>
                </w:rPr>
                <w:tag w:val="goog_rdk_355"/>
                <w:id w:val="1641818259"/>
              </w:sdtPr>
              <w:sdtContent>
                <w:r w:rsidRPr="00AA5B98">
                  <w:rPr>
                    <w:rFonts w:ascii="Times New Roman" w:eastAsia="Gungsuh" w:hAnsi="Times New Roman" w:cs="Times New Roman"/>
                    <w:color w:val="000000"/>
                  </w:rPr>
                  <w:t>(&lt;5, 5–14, 15–59, ≥60)</w:t>
                </w:r>
              </w:sdtContent>
            </w:sdt>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4FFE8D04"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above 60-4473</w:t>
            </w:r>
          </w:p>
        </w:tc>
      </w:tr>
      <w:tr w:rsidR="0046063C" w:rsidRPr="00AA5B98" w14:paraId="00530BDF"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1442569"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No. of households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0E5C270E"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6096</w:t>
            </w:r>
          </w:p>
        </w:tc>
      </w:tr>
      <w:tr w:rsidR="0046063C" w:rsidRPr="00AA5B98" w14:paraId="72AD86BD"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CFB1DF1"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Population density (persons/sq.km)</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18B8554F"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46063C" w:rsidRPr="00AA5B98" w14:paraId="7C79591C"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616E375"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No. of migrant workers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720B2D5"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themeColor="text1"/>
              </w:rPr>
            </w:pPr>
            <w:r w:rsidRPr="00AA5B98">
              <w:rPr>
                <w:rFonts w:ascii="Times New Roman" w:eastAsia="Garamond" w:hAnsi="Times New Roman" w:cs="Times New Roman"/>
                <w:color w:val="000000" w:themeColor="text1"/>
              </w:rPr>
              <w:t xml:space="preserve"> 86</w:t>
            </w:r>
          </w:p>
        </w:tc>
      </w:tr>
      <w:tr w:rsidR="0046063C" w:rsidRPr="00AA5B98" w14:paraId="21AA9BC0" w14:textId="77777777" w:rsidTr="00426D56">
        <w:trPr>
          <w:cantSplit/>
          <w:trHeight w:val="20"/>
          <w:tblHeader/>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65C8F2A"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Major occupational groups</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14:paraId="37ED322C" w14:textId="77777777" w:rsidR="0046063C" w:rsidRPr="00AA5B98" w:rsidRDefault="0046063C" w:rsidP="00426D56">
            <w:pPr>
              <w:pBdr>
                <w:top w:val="nil"/>
                <w:left w:val="nil"/>
                <w:bottom w:val="nil"/>
                <w:right w:val="nil"/>
                <w:between w:val="nil"/>
              </w:pBdr>
              <w:spacing w:before="240" w:line="240" w:lineRule="auto"/>
              <w:rPr>
                <w:rFonts w:ascii="Times New Roman" w:eastAsia="Garamond" w:hAnsi="Times New Roman" w:cs="Times New Roman"/>
                <w:color w:val="000000" w:themeColor="text1"/>
              </w:rPr>
            </w:pPr>
            <w:r w:rsidRPr="00AA5B98">
              <w:rPr>
                <w:rFonts w:ascii="Times New Roman" w:eastAsia="Garamond" w:hAnsi="Times New Roman" w:cs="Times New Roman"/>
                <w:color w:val="000000" w:themeColor="text1"/>
              </w:rPr>
              <w:t xml:space="preserve"> </w:t>
            </w:r>
            <w:sdt>
              <w:sdtPr>
                <w:rPr>
                  <w:rFonts w:ascii="Times New Roman" w:hAnsi="Times New Roman" w:cs="Times New Roman"/>
                  <w:color w:val="000000" w:themeColor="text1"/>
                </w:rPr>
                <w:tag w:val="goog_rdk_357"/>
                <w:id w:val="1846470570"/>
              </w:sdtPr>
              <w:sdtContent>
                <w:ins w:id="240" w:author="Arogya Cheppad" w:date="2026-02-06T09:51:00Z">
                  <w:r w:rsidRPr="00AA5B98">
                    <w:rPr>
                      <w:rFonts w:ascii="Times New Roman" w:eastAsia="Garamond" w:hAnsi="Times New Roman" w:cs="Times New Roman"/>
                      <w:color w:val="000000" w:themeColor="text1"/>
                    </w:rPr>
                    <w:t>Agricultural labours</w:t>
                  </w:r>
                </w:ins>
              </w:sdtContent>
            </w:sdt>
          </w:p>
        </w:tc>
      </w:tr>
    </w:tbl>
    <w:p w14:paraId="2925DF75"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p>
    <w:p w14:paraId="2CFA42A7"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C. Vulnerable Populations &amp; Social Risks</w:t>
      </w:r>
    </w:p>
    <w:tbl>
      <w:tblPr>
        <w:tblW w:w="67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005"/>
        <w:gridCol w:w="3570"/>
        <w:gridCol w:w="2205"/>
      </w:tblGrid>
      <w:tr w:rsidR="0046063C" w:rsidRPr="00AA5B98" w14:paraId="31A1EFB3" w14:textId="77777777" w:rsidTr="00426D56">
        <w:trPr>
          <w:cantSplit/>
          <w:trHeight w:val="20"/>
          <w:tblHeader/>
        </w:trPr>
        <w:tc>
          <w:tcPr>
            <w:tcW w:w="10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7DBCE8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5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68E939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0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6C0E87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509B245F"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C7565C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ECEE65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sdt>
              <w:sdtPr>
                <w:rPr>
                  <w:rFonts w:ascii="Times New Roman" w:hAnsi="Times New Roman" w:cs="Times New Roman"/>
                </w:rPr>
                <w:tag w:val="goog_rdk_358"/>
                <w:id w:val="896893439"/>
              </w:sdtPr>
              <w:sdtContent>
                <w:r w:rsidRPr="00AA5B98">
                  <w:rPr>
                    <w:rFonts w:ascii="Times New Roman" w:eastAsia="Gungsuh" w:hAnsi="Times New Roman" w:cs="Times New Roman"/>
                    <w:color w:val="000000"/>
                  </w:rPr>
                  <w:t>No. of elderly (≥60)</w:t>
                </w:r>
              </w:sdtContent>
            </w:sdt>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5266E63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4473</w:t>
            </w:r>
          </w:p>
        </w:tc>
      </w:tr>
      <w:tr w:rsidR="0046063C" w:rsidRPr="00AA5B98" w14:paraId="35BFDB1E"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CF408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BEB6A1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persons with disability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0151AF5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58</w:t>
            </w:r>
          </w:p>
        </w:tc>
      </w:tr>
      <w:tr w:rsidR="0046063C" w:rsidRPr="00AA5B98" w14:paraId="65022D1C"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C45F12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42424A8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bedridden persons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0430F3B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60</w:t>
            </w:r>
          </w:p>
        </w:tc>
      </w:tr>
      <w:tr w:rsidR="0046063C" w:rsidRPr="00AA5B98" w14:paraId="62CD76DA"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897A8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782DF0A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chronic disease cases (DM/HTN/COPD/CKD etc.)</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1575C9D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3987</w:t>
            </w:r>
          </w:p>
        </w:tc>
      </w:tr>
      <w:tr w:rsidR="0046063C" w:rsidRPr="00AA5B98" w14:paraId="79772073"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556E0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B6BAEE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Pregnant women (current estimate)</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D22C1F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65</w:t>
            </w:r>
          </w:p>
        </w:tc>
      </w:tr>
      <w:tr w:rsidR="0046063C" w:rsidRPr="00AA5B98" w14:paraId="6BAE0CA3"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A24DD2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2345FBD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Children &lt;5 years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EDC121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tc>
      </w:tr>
      <w:tr w:rsidR="0046063C" w:rsidRPr="00AA5B98" w14:paraId="4B683D12"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F27A9B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7FA6F63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Tribal population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341B92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3E398C52"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8FBAEB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6A6A476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Fisherfolk / coastal vulnerable groups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0A42C2D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w:t>
            </w:r>
          </w:p>
        </w:tc>
      </w:tr>
      <w:tr w:rsidR="0046063C" w:rsidRPr="00AA5B98" w14:paraId="5D022230"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C8F3F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7843295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Urban slums / unnotified settlements (if any)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395985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13E34BFB"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E66A7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638E7D8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Homeless population</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C73071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5</w:t>
            </w:r>
          </w:p>
        </w:tc>
      </w:tr>
      <w:tr w:rsidR="0046063C" w:rsidRPr="00AA5B98" w14:paraId="201D5121"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1E69B3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6DCC42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Orphanages / old age homes (number &amp; capacity)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E5DD0B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46063C" w:rsidRPr="00AA5B98" w14:paraId="0BB5C3D6"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FBE25A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12</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5CB70FC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Hostels / prisons / shelters (number &amp; capacity)</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75E5CB5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46063C" w:rsidRPr="00AA5B98" w14:paraId="7667567B"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726A15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13</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007593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Poverty / BPL estimate</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34F6AD6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6000</w:t>
            </w:r>
          </w:p>
        </w:tc>
      </w:tr>
      <w:tr w:rsidR="0046063C" w:rsidRPr="00AA5B98" w14:paraId="35048370"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56DA32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14</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A18A30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Food insecurity hotspots</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6E32FC4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464E9C16" w14:textId="77777777" w:rsidTr="00426D56">
        <w:trPr>
          <w:cantSplit/>
          <w:trHeight w:val="20"/>
          <w:tblHeader/>
        </w:trPr>
        <w:tc>
          <w:tcPr>
            <w:tcW w:w="100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933252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15</w:t>
            </w:r>
          </w:p>
        </w:tc>
        <w:tc>
          <w:tcPr>
            <w:tcW w:w="3570" w:type="dxa"/>
            <w:tcBorders>
              <w:top w:val="nil"/>
              <w:left w:val="nil"/>
              <w:bottom w:val="single" w:sz="4" w:space="0" w:color="000000"/>
              <w:right w:val="single" w:sz="4" w:space="0" w:color="000000"/>
            </w:tcBorders>
            <w:tcMar>
              <w:top w:w="0" w:type="dxa"/>
              <w:left w:w="100" w:type="dxa"/>
              <w:bottom w:w="0" w:type="dxa"/>
              <w:right w:w="100" w:type="dxa"/>
            </w:tcMar>
          </w:tcPr>
          <w:p w14:paraId="0A24E4E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Any history of stigma/discrimination issues (Yes/No)</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14:paraId="446DE09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bl>
    <w:p w14:paraId="50C6C28C"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7422446E"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D. Health System &amp; Service Readiness</w:t>
      </w:r>
    </w:p>
    <w:tbl>
      <w:tblPr>
        <w:tblW w:w="690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845"/>
        <w:gridCol w:w="2955"/>
        <w:gridCol w:w="2100"/>
      </w:tblGrid>
      <w:tr w:rsidR="0046063C" w:rsidRPr="00AA5B98" w14:paraId="1813BC2D" w14:textId="77777777" w:rsidTr="00426D56">
        <w:trPr>
          <w:cantSplit/>
          <w:trHeight w:val="20"/>
          <w:tblHeader/>
        </w:trPr>
        <w:tc>
          <w:tcPr>
            <w:tcW w:w="18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1A82C6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29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0BBCD37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10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6609913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649E10D9"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826C6B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2A329F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health facilities in LSG (PHC/CHC/TH/DH/Private)</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188C978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FHC</w:t>
            </w:r>
          </w:p>
        </w:tc>
      </w:tr>
      <w:tr w:rsidR="0046063C" w:rsidRPr="00AA5B98" w14:paraId="527B3E90"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1EF949D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C93BF3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PHC/Family Health Centre details (name, location)</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2B1B543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Ward </w:t>
            </w:r>
            <w:proofErr w:type="gramStart"/>
            <w:r w:rsidRPr="00AA5B98">
              <w:rPr>
                <w:rFonts w:ascii="Times New Roman" w:eastAsia="Garamond" w:hAnsi="Times New Roman" w:cs="Times New Roman"/>
                <w:color w:val="000000"/>
              </w:rPr>
              <w:t>3,Muttom</w:t>
            </w:r>
            <w:proofErr w:type="gramEnd"/>
          </w:p>
        </w:tc>
      </w:tr>
      <w:tr w:rsidR="0046063C" w:rsidRPr="00AA5B98" w14:paraId="1B02489B"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D1C001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63B594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Subcentres / Health &amp; Wellness Centres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DDCCF1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4</w:t>
            </w:r>
          </w:p>
        </w:tc>
      </w:tr>
      <w:tr w:rsidR="0046063C" w:rsidRPr="00AA5B98" w14:paraId="121BF496"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1A8174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68920F1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Private clinics / hospitals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465A528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w:t>
            </w:r>
          </w:p>
        </w:tc>
      </w:tr>
      <w:tr w:rsidR="0046063C" w:rsidRPr="00AA5B98" w14:paraId="0E2C805C"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582CA2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1592F63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Labs available (public/private)</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41FC7BF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8</w:t>
            </w:r>
          </w:p>
        </w:tc>
      </w:tr>
      <w:tr w:rsidR="0046063C" w:rsidRPr="00AA5B98" w14:paraId="7218AEBE"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C4503C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EAF495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Availability of ambulance services (Yes/No, number)</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059CF96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668C7516"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7F4B66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4207096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Availability of isolation/quarantine facilities (Yes/No, details)</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230088C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46063C" w:rsidRPr="00AA5B98" w14:paraId="7B0B0BEF"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574C6A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BF6B41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Cold chain facilities (Yes/No, details)</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226796A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60868C11"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1D5C16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3069E76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Stockpile space available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69E064C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46063C" w:rsidRPr="00AA5B98" w14:paraId="69A1F1E1"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4B8525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10</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4E3C08E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PPE / mask / sanitizer availability plan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702F822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515EB560"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4C9368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363EBC0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Surveillance staff available (JHI/JPHN/ASHA count)</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1FC1301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207782F1" w14:textId="77777777" w:rsidTr="00426D56">
        <w:trPr>
          <w:cantSplit/>
          <w:trHeight w:val="20"/>
          <w:tblHeader/>
        </w:trPr>
        <w:tc>
          <w:tcPr>
            <w:tcW w:w="18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3961079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12</w:t>
            </w:r>
          </w:p>
        </w:tc>
        <w:tc>
          <w:tcPr>
            <w:tcW w:w="2955" w:type="dxa"/>
            <w:tcBorders>
              <w:top w:val="nil"/>
              <w:left w:val="nil"/>
              <w:bottom w:val="single" w:sz="4" w:space="0" w:color="000000"/>
              <w:right w:val="single" w:sz="4" w:space="0" w:color="000000"/>
            </w:tcBorders>
            <w:tcMar>
              <w:top w:w="0" w:type="dxa"/>
              <w:left w:w="100" w:type="dxa"/>
              <w:bottom w:w="0" w:type="dxa"/>
              <w:right w:w="100" w:type="dxa"/>
            </w:tcMar>
          </w:tcPr>
          <w:p w14:paraId="5A6D961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Existing emergency referral pathways (Yes/No)</w:t>
            </w:r>
          </w:p>
        </w:tc>
        <w:tc>
          <w:tcPr>
            <w:tcW w:w="2100" w:type="dxa"/>
            <w:tcBorders>
              <w:top w:val="nil"/>
              <w:left w:val="nil"/>
              <w:bottom w:val="single" w:sz="4" w:space="0" w:color="000000"/>
              <w:right w:val="single" w:sz="4" w:space="0" w:color="000000"/>
            </w:tcBorders>
            <w:tcMar>
              <w:top w:w="0" w:type="dxa"/>
              <w:left w:w="100" w:type="dxa"/>
              <w:bottom w:w="0" w:type="dxa"/>
              <w:right w:w="100" w:type="dxa"/>
            </w:tcMar>
          </w:tcPr>
          <w:p w14:paraId="3923762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23E71ECF"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7495BB12"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E. Points of Entry &amp; Mobility</w:t>
      </w:r>
    </w:p>
    <w:tbl>
      <w:tblPr>
        <w:tblW w:w="6705"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145"/>
        <w:gridCol w:w="2310"/>
        <w:gridCol w:w="2250"/>
      </w:tblGrid>
      <w:tr w:rsidR="0046063C" w:rsidRPr="00AA5B98" w14:paraId="23D7B7AE" w14:textId="77777777" w:rsidTr="00426D56">
        <w:trPr>
          <w:cantSplit/>
          <w:trHeight w:val="20"/>
          <w:tblHeader/>
        </w:trPr>
        <w:tc>
          <w:tcPr>
            <w:tcW w:w="21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F36938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231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5BC5A05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47A519B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27C77CC2"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AE44E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2996690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Bus stands / depots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0A48D95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5B22EC89"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B09EC4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36B941E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Railway stations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7C22B91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46063C" w:rsidRPr="00AA5B98" w14:paraId="65531AA2"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5D92D7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57B31FE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Boat jetties / fishing harbours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0DDCA92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27DDF2E7"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031994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49D2569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Ports / airports nearby (specify distance)</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2550CD3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69294628"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8BC50A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3B6FBEA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Major highways/roads passing through</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48F1391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46063C" w:rsidRPr="00AA5B98" w14:paraId="4C9ECD98"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F755BF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045556F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Border crossings (state/district)</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8F5112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18356ADF"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42195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19D1C46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Major markets / weekly markets</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1F68F2C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772C76AF"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451AC8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5C55784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Tourism hubs / major event venues</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55F3706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6D878B26"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7FD2122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390F68A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Schools/colleges with hostels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1F2F1D6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27178D4C" w14:textId="77777777" w:rsidTr="00426D56">
        <w:trPr>
          <w:cantSplit/>
          <w:trHeight w:val="20"/>
          <w:tblHeader/>
        </w:trPr>
        <w:tc>
          <w:tcPr>
            <w:tcW w:w="21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F21A6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2310" w:type="dxa"/>
            <w:tcBorders>
              <w:top w:val="nil"/>
              <w:left w:val="nil"/>
              <w:bottom w:val="single" w:sz="4" w:space="0" w:color="000000"/>
              <w:right w:val="single" w:sz="4" w:space="0" w:color="000000"/>
            </w:tcBorders>
            <w:tcMar>
              <w:top w:w="0" w:type="dxa"/>
              <w:left w:w="100" w:type="dxa"/>
              <w:bottom w:w="0" w:type="dxa"/>
              <w:right w:w="100" w:type="dxa"/>
            </w:tcMar>
          </w:tcPr>
          <w:p w14:paraId="79EAD28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Factories / large workplaces (number)</w:t>
            </w:r>
          </w:p>
        </w:tc>
        <w:tc>
          <w:tcPr>
            <w:tcW w:w="2250" w:type="dxa"/>
            <w:tcBorders>
              <w:top w:val="nil"/>
              <w:left w:val="nil"/>
              <w:bottom w:val="single" w:sz="4" w:space="0" w:color="000000"/>
              <w:right w:val="single" w:sz="4" w:space="0" w:color="000000"/>
            </w:tcBorders>
            <w:tcMar>
              <w:top w:w="0" w:type="dxa"/>
              <w:left w:w="100" w:type="dxa"/>
              <w:bottom w:w="0" w:type="dxa"/>
              <w:right w:w="100" w:type="dxa"/>
            </w:tcMar>
          </w:tcPr>
          <w:p w14:paraId="409B765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bl>
    <w:p w14:paraId="4D945E19"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color w:val="000000"/>
        </w:rPr>
        <w:lastRenderedPageBreak/>
        <w:t xml:space="preserve"> </w:t>
      </w:r>
      <w:r w:rsidRPr="00AA5B98">
        <w:rPr>
          <w:rFonts w:ascii="Times New Roman" w:eastAsia="Garamond" w:hAnsi="Times New Roman" w:cs="Times New Roman"/>
          <w:b/>
          <w:bCs/>
          <w:color w:val="000000"/>
        </w:rPr>
        <w:t>F. Water, Sanitation &amp; Hygiene (WASH)</w:t>
      </w:r>
    </w:p>
    <w:tbl>
      <w:tblPr>
        <w:tblW w:w="669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895"/>
        <w:gridCol w:w="3530"/>
        <w:gridCol w:w="2265"/>
      </w:tblGrid>
      <w:tr w:rsidR="0046063C" w:rsidRPr="00AA5B98" w14:paraId="17DFDCBD" w14:textId="77777777" w:rsidTr="00426D56">
        <w:trPr>
          <w:cantSplit/>
          <w:trHeight w:val="20"/>
          <w:tblHeader/>
        </w:trPr>
        <w:tc>
          <w:tcPr>
            <w:tcW w:w="8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FEAB57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Sl. No.</w:t>
            </w:r>
          </w:p>
        </w:tc>
        <w:tc>
          <w:tcPr>
            <w:tcW w:w="35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7A4105B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6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2B8491F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30067CD4"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22400C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3A3D812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Major drinking water sources (piped / wells / borewells / springs)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64912A0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6096</w:t>
            </w:r>
          </w:p>
        </w:tc>
      </w:tr>
      <w:tr w:rsidR="0046063C" w:rsidRPr="00AA5B98" w14:paraId="6AEED590"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EF978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1994C69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public wells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7B93AA0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w:t>
            </w:r>
          </w:p>
        </w:tc>
      </w:tr>
      <w:tr w:rsidR="0046063C" w:rsidRPr="00AA5B98" w14:paraId="71E58A81"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783DB7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488647B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households with piped water connection</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6279B36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2343</w:t>
            </w:r>
          </w:p>
        </w:tc>
      </w:tr>
      <w:tr w:rsidR="0046063C" w:rsidRPr="00AA5B98" w14:paraId="684CBC25"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DFF674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1A29142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Water quality testing routine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34F64F4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3937AA07"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2DAD7B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0092867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Common contamination risks (flooding, salinity, industrial waste)</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103E185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Flooding</w:t>
            </w:r>
          </w:p>
        </w:tc>
      </w:tr>
      <w:tr w:rsidR="0046063C" w:rsidRPr="00AA5B98" w14:paraId="0C1E580C"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782A24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599843C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Open defecation free status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416CF5C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69966523"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3247C0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29B7172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Solid waste management system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7000CBC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es</w:t>
            </w:r>
          </w:p>
        </w:tc>
      </w:tr>
      <w:tr w:rsidR="0046063C" w:rsidRPr="00AA5B98" w14:paraId="6F857636"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49B2D37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6C668D2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Bio-medical waste disposal mechanism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35433CE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51866925"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6E14EA3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3369BF0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public toilets</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7AD17BC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410555DD" w14:textId="77777777" w:rsidTr="00426D56">
        <w:trPr>
          <w:cantSplit/>
          <w:trHeight w:val="20"/>
          <w:tblHeader/>
        </w:trPr>
        <w:tc>
          <w:tcPr>
            <w:tcW w:w="8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C7C80F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3530" w:type="dxa"/>
            <w:tcBorders>
              <w:top w:val="nil"/>
              <w:left w:val="nil"/>
              <w:bottom w:val="single" w:sz="4" w:space="0" w:color="000000"/>
              <w:right w:val="single" w:sz="4" w:space="0" w:color="000000"/>
            </w:tcBorders>
            <w:tcMar>
              <w:top w:w="0" w:type="dxa"/>
              <w:left w:w="100" w:type="dxa"/>
              <w:bottom w:w="0" w:type="dxa"/>
              <w:right w:w="100" w:type="dxa"/>
            </w:tcMar>
          </w:tcPr>
          <w:p w14:paraId="3F6D4DD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Handwashing stations in public places (Yes/No)</w:t>
            </w:r>
          </w:p>
        </w:tc>
        <w:tc>
          <w:tcPr>
            <w:tcW w:w="2265" w:type="dxa"/>
            <w:tcBorders>
              <w:top w:val="nil"/>
              <w:left w:val="nil"/>
              <w:bottom w:val="single" w:sz="4" w:space="0" w:color="000000"/>
              <w:right w:val="single" w:sz="4" w:space="0" w:color="000000"/>
            </w:tcBorders>
            <w:tcMar>
              <w:top w:w="0" w:type="dxa"/>
              <w:left w:w="100" w:type="dxa"/>
              <w:bottom w:w="0" w:type="dxa"/>
              <w:right w:w="100" w:type="dxa"/>
            </w:tcMar>
          </w:tcPr>
          <w:p w14:paraId="5F50FCF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04BBD9BA"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color w:val="000000"/>
        </w:rPr>
        <w:t xml:space="preserve"> </w:t>
      </w:r>
      <w:r w:rsidRPr="00AA5B98">
        <w:rPr>
          <w:rFonts w:ascii="Times New Roman" w:eastAsia="Garamond" w:hAnsi="Times New Roman" w:cs="Times New Roman"/>
          <w:b/>
          <w:bCs/>
          <w:color w:val="000000"/>
        </w:rPr>
        <w:t>G. Zoonotic Risks &amp; One Health</w:t>
      </w:r>
    </w:p>
    <w:tbl>
      <w:tblPr>
        <w:tblW w:w="684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3785"/>
        <w:gridCol w:w="2160"/>
      </w:tblGrid>
      <w:tr w:rsidR="0046063C" w:rsidRPr="00AA5B98" w14:paraId="7B132CC6" w14:textId="77777777" w:rsidTr="00426D56">
        <w:trPr>
          <w:cantSplit/>
          <w:trHeight w:val="20"/>
          <w:tblHeader/>
        </w:trPr>
        <w:tc>
          <w:tcPr>
            <w:tcW w:w="895" w:type="dxa"/>
            <w:tcMar>
              <w:top w:w="0" w:type="dxa"/>
              <w:left w:w="100" w:type="dxa"/>
              <w:bottom w:w="0" w:type="dxa"/>
              <w:right w:w="100" w:type="dxa"/>
            </w:tcMar>
          </w:tcPr>
          <w:p w14:paraId="359C714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785" w:type="dxa"/>
            <w:tcMar>
              <w:top w:w="0" w:type="dxa"/>
              <w:left w:w="100" w:type="dxa"/>
              <w:bottom w:w="0" w:type="dxa"/>
              <w:right w:w="100" w:type="dxa"/>
            </w:tcMar>
          </w:tcPr>
          <w:p w14:paraId="4DB1F62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160" w:type="dxa"/>
            <w:tcMar>
              <w:top w:w="0" w:type="dxa"/>
              <w:left w:w="100" w:type="dxa"/>
              <w:bottom w:w="0" w:type="dxa"/>
              <w:right w:w="100" w:type="dxa"/>
            </w:tcMar>
          </w:tcPr>
          <w:p w14:paraId="3F3BFAD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62F553B6" w14:textId="77777777" w:rsidTr="00426D56">
        <w:trPr>
          <w:cantSplit/>
          <w:trHeight w:val="20"/>
          <w:tblHeader/>
        </w:trPr>
        <w:tc>
          <w:tcPr>
            <w:tcW w:w="895" w:type="dxa"/>
            <w:tcMar>
              <w:top w:w="0" w:type="dxa"/>
              <w:left w:w="100" w:type="dxa"/>
              <w:bottom w:w="0" w:type="dxa"/>
              <w:right w:w="100" w:type="dxa"/>
            </w:tcMar>
          </w:tcPr>
          <w:p w14:paraId="29A98EE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785" w:type="dxa"/>
            <w:tcMar>
              <w:top w:w="0" w:type="dxa"/>
              <w:left w:w="100" w:type="dxa"/>
              <w:bottom w:w="0" w:type="dxa"/>
              <w:right w:w="100" w:type="dxa"/>
            </w:tcMar>
          </w:tcPr>
          <w:p w14:paraId="68DB3DC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Livestock population (cattle/goats/pigs/poultry) – estimates</w:t>
            </w:r>
          </w:p>
        </w:tc>
        <w:tc>
          <w:tcPr>
            <w:tcW w:w="2160" w:type="dxa"/>
            <w:tcMar>
              <w:top w:w="0" w:type="dxa"/>
              <w:left w:w="100" w:type="dxa"/>
              <w:bottom w:w="0" w:type="dxa"/>
              <w:right w:w="100" w:type="dxa"/>
            </w:tcMar>
          </w:tcPr>
          <w:p w14:paraId="3DDD042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1254</w:t>
            </w:r>
          </w:p>
        </w:tc>
      </w:tr>
      <w:tr w:rsidR="0046063C" w:rsidRPr="00AA5B98" w14:paraId="4947334A" w14:textId="77777777" w:rsidTr="00426D56">
        <w:trPr>
          <w:cantSplit/>
          <w:trHeight w:val="20"/>
          <w:tblHeader/>
        </w:trPr>
        <w:tc>
          <w:tcPr>
            <w:tcW w:w="895" w:type="dxa"/>
            <w:tcMar>
              <w:top w:w="0" w:type="dxa"/>
              <w:left w:w="100" w:type="dxa"/>
              <w:bottom w:w="0" w:type="dxa"/>
              <w:right w:w="100" w:type="dxa"/>
            </w:tcMar>
          </w:tcPr>
          <w:p w14:paraId="78995D8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785" w:type="dxa"/>
            <w:tcMar>
              <w:top w:w="0" w:type="dxa"/>
              <w:left w:w="100" w:type="dxa"/>
              <w:bottom w:w="0" w:type="dxa"/>
              <w:right w:w="100" w:type="dxa"/>
            </w:tcMar>
          </w:tcPr>
          <w:p w14:paraId="2EA52FC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No. of dairy farms / poultry farms / pig farms</w:t>
            </w:r>
          </w:p>
        </w:tc>
        <w:tc>
          <w:tcPr>
            <w:tcW w:w="2160" w:type="dxa"/>
            <w:tcMar>
              <w:top w:w="0" w:type="dxa"/>
              <w:left w:w="100" w:type="dxa"/>
              <w:bottom w:w="0" w:type="dxa"/>
              <w:right w:w="100" w:type="dxa"/>
            </w:tcMar>
          </w:tcPr>
          <w:p w14:paraId="1225A56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4CBD2F43" w14:textId="77777777" w:rsidTr="00426D56">
        <w:trPr>
          <w:cantSplit/>
          <w:trHeight w:val="20"/>
          <w:tblHeader/>
        </w:trPr>
        <w:tc>
          <w:tcPr>
            <w:tcW w:w="895" w:type="dxa"/>
            <w:tcMar>
              <w:top w:w="0" w:type="dxa"/>
              <w:left w:w="100" w:type="dxa"/>
              <w:bottom w:w="0" w:type="dxa"/>
              <w:right w:w="100" w:type="dxa"/>
            </w:tcMar>
          </w:tcPr>
          <w:p w14:paraId="4B8773A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785" w:type="dxa"/>
            <w:tcMar>
              <w:top w:w="0" w:type="dxa"/>
              <w:left w:w="100" w:type="dxa"/>
              <w:bottom w:w="0" w:type="dxa"/>
              <w:right w:w="100" w:type="dxa"/>
            </w:tcMar>
          </w:tcPr>
          <w:p w14:paraId="266D8CD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Slaughterhouses / meat shops (number)</w:t>
            </w:r>
          </w:p>
        </w:tc>
        <w:tc>
          <w:tcPr>
            <w:tcW w:w="2160" w:type="dxa"/>
            <w:tcMar>
              <w:top w:w="0" w:type="dxa"/>
              <w:left w:w="100" w:type="dxa"/>
              <w:bottom w:w="0" w:type="dxa"/>
              <w:right w:w="100" w:type="dxa"/>
            </w:tcMar>
          </w:tcPr>
          <w:p w14:paraId="53C1CC0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 Meat shop</w:t>
            </w:r>
          </w:p>
        </w:tc>
      </w:tr>
      <w:tr w:rsidR="0046063C" w:rsidRPr="00AA5B98" w14:paraId="02309CBD" w14:textId="77777777" w:rsidTr="00426D56">
        <w:trPr>
          <w:cantSplit/>
          <w:trHeight w:val="20"/>
          <w:tblHeader/>
        </w:trPr>
        <w:tc>
          <w:tcPr>
            <w:tcW w:w="895" w:type="dxa"/>
            <w:tcMar>
              <w:top w:w="0" w:type="dxa"/>
              <w:left w:w="100" w:type="dxa"/>
              <w:bottom w:w="0" w:type="dxa"/>
              <w:right w:w="100" w:type="dxa"/>
            </w:tcMar>
          </w:tcPr>
          <w:p w14:paraId="10CB0DC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785" w:type="dxa"/>
            <w:tcMar>
              <w:top w:w="0" w:type="dxa"/>
              <w:left w:w="100" w:type="dxa"/>
              <w:bottom w:w="0" w:type="dxa"/>
              <w:right w:w="100" w:type="dxa"/>
            </w:tcMar>
          </w:tcPr>
          <w:p w14:paraId="58DD8A5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Animal markets (Yes/No, details)</w:t>
            </w:r>
          </w:p>
        </w:tc>
        <w:tc>
          <w:tcPr>
            <w:tcW w:w="2160" w:type="dxa"/>
            <w:tcMar>
              <w:top w:w="0" w:type="dxa"/>
              <w:left w:w="100" w:type="dxa"/>
              <w:bottom w:w="0" w:type="dxa"/>
              <w:right w:w="100" w:type="dxa"/>
            </w:tcMar>
          </w:tcPr>
          <w:p w14:paraId="461080F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61CE1D40" w14:textId="77777777" w:rsidTr="00426D56">
        <w:trPr>
          <w:cantSplit/>
          <w:trHeight w:val="20"/>
          <w:tblHeader/>
        </w:trPr>
        <w:tc>
          <w:tcPr>
            <w:tcW w:w="895" w:type="dxa"/>
            <w:tcMar>
              <w:top w:w="0" w:type="dxa"/>
              <w:left w:w="100" w:type="dxa"/>
              <w:bottom w:w="0" w:type="dxa"/>
              <w:right w:w="100" w:type="dxa"/>
            </w:tcMar>
          </w:tcPr>
          <w:p w14:paraId="1DF9AEB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785" w:type="dxa"/>
            <w:tcMar>
              <w:top w:w="0" w:type="dxa"/>
              <w:left w:w="100" w:type="dxa"/>
              <w:bottom w:w="0" w:type="dxa"/>
              <w:right w:w="100" w:type="dxa"/>
            </w:tcMar>
          </w:tcPr>
          <w:p w14:paraId="0EAF805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Veterinary dispensaries (number)</w:t>
            </w:r>
          </w:p>
        </w:tc>
        <w:tc>
          <w:tcPr>
            <w:tcW w:w="2160" w:type="dxa"/>
            <w:tcMar>
              <w:top w:w="0" w:type="dxa"/>
              <w:left w:w="100" w:type="dxa"/>
              <w:bottom w:w="0" w:type="dxa"/>
              <w:right w:w="100" w:type="dxa"/>
            </w:tcMar>
          </w:tcPr>
          <w:p w14:paraId="7DDB516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46063C" w:rsidRPr="00AA5B98" w14:paraId="6302114B" w14:textId="77777777" w:rsidTr="00426D56">
        <w:trPr>
          <w:cantSplit/>
          <w:trHeight w:val="20"/>
          <w:tblHeader/>
        </w:trPr>
        <w:tc>
          <w:tcPr>
            <w:tcW w:w="895" w:type="dxa"/>
            <w:tcMar>
              <w:top w:w="0" w:type="dxa"/>
              <w:left w:w="100" w:type="dxa"/>
              <w:bottom w:w="0" w:type="dxa"/>
              <w:right w:w="100" w:type="dxa"/>
            </w:tcMar>
          </w:tcPr>
          <w:p w14:paraId="3B451BC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785" w:type="dxa"/>
            <w:tcMar>
              <w:top w:w="0" w:type="dxa"/>
              <w:left w:w="100" w:type="dxa"/>
              <w:bottom w:w="0" w:type="dxa"/>
              <w:right w:w="100" w:type="dxa"/>
            </w:tcMar>
          </w:tcPr>
          <w:p w14:paraId="65489BD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History of zoonotic outbreaks (rabies, leptospirosis, avian flu etc.)</w:t>
            </w:r>
          </w:p>
        </w:tc>
        <w:tc>
          <w:tcPr>
            <w:tcW w:w="2160" w:type="dxa"/>
            <w:tcMar>
              <w:top w:w="0" w:type="dxa"/>
              <w:left w:w="100" w:type="dxa"/>
              <w:bottom w:w="0" w:type="dxa"/>
              <w:right w:w="100" w:type="dxa"/>
            </w:tcMar>
          </w:tcPr>
          <w:p w14:paraId="2D8F06B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0</w:t>
            </w:r>
          </w:p>
        </w:tc>
      </w:tr>
      <w:tr w:rsidR="0046063C" w:rsidRPr="00AA5B98" w14:paraId="2BD3C1C4" w14:textId="77777777" w:rsidTr="00426D56">
        <w:trPr>
          <w:cantSplit/>
          <w:trHeight w:val="20"/>
          <w:tblHeader/>
        </w:trPr>
        <w:tc>
          <w:tcPr>
            <w:tcW w:w="895" w:type="dxa"/>
            <w:tcMar>
              <w:top w:w="0" w:type="dxa"/>
              <w:left w:w="100" w:type="dxa"/>
              <w:bottom w:w="0" w:type="dxa"/>
              <w:right w:w="100" w:type="dxa"/>
            </w:tcMar>
          </w:tcPr>
          <w:p w14:paraId="615E508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785" w:type="dxa"/>
            <w:tcMar>
              <w:top w:w="0" w:type="dxa"/>
              <w:left w:w="100" w:type="dxa"/>
              <w:bottom w:w="0" w:type="dxa"/>
              <w:right w:w="100" w:type="dxa"/>
            </w:tcMar>
          </w:tcPr>
          <w:p w14:paraId="7A43FC3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Stray dog population management measures (Yes/No)</w:t>
            </w:r>
          </w:p>
        </w:tc>
        <w:tc>
          <w:tcPr>
            <w:tcW w:w="2160" w:type="dxa"/>
            <w:tcMar>
              <w:top w:w="0" w:type="dxa"/>
              <w:left w:w="100" w:type="dxa"/>
              <w:bottom w:w="0" w:type="dxa"/>
              <w:right w:w="100" w:type="dxa"/>
            </w:tcMar>
          </w:tcPr>
          <w:p w14:paraId="1D2EEA0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46063C" w:rsidRPr="00AA5B98" w14:paraId="317C65C3" w14:textId="77777777" w:rsidTr="00426D56">
        <w:trPr>
          <w:cantSplit/>
          <w:trHeight w:val="20"/>
          <w:tblHeader/>
        </w:trPr>
        <w:tc>
          <w:tcPr>
            <w:tcW w:w="895" w:type="dxa"/>
            <w:tcMar>
              <w:top w:w="0" w:type="dxa"/>
              <w:left w:w="100" w:type="dxa"/>
              <w:bottom w:w="0" w:type="dxa"/>
              <w:right w:w="100" w:type="dxa"/>
            </w:tcMar>
          </w:tcPr>
          <w:p w14:paraId="75BD45C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785" w:type="dxa"/>
            <w:tcMar>
              <w:top w:w="0" w:type="dxa"/>
              <w:left w:w="100" w:type="dxa"/>
              <w:bottom w:w="0" w:type="dxa"/>
              <w:right w:w="100" w:type="dxa"/>
            </w:tcMar>
          </w:tcPr>
          <w:p w14:paraId="792AF1B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Rodent infestation hotspots (Yes/No)</w:t>
            </w:r>
          </w:p>
        </w:tc>
        <w:tc>
          <w:tcPr>
            <w:tcW w:w="2160" w:type="dxa"/>
            <w:tcMar>
              <w:top w:w="0" w:type="dxa"/>
              <w:left w:w="100" w:type="dxa"/>
              <w:bottom w:w="0" w:type="dxa"/>
              <w:right w:w="100" w:type="dxa"/>
            </w:tcMar>
          </w:tcPr>
          <w:p w14:paraId="7F88784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46063C" w:rsidRPr="00AA5B98" w14:paraId="6A8F7778" w14:textId="77777777" w:rsidTr="00426D56">
        <w:trPr>
          <w:cantSplit/>
          <w:trHeight w:val="20"/>
          <w:tblHeader/>
        </w:trPr>
        <w:tc>
          <w:tcPr>
            <w:tcW w:w="895" w:type="dxa"/>
            <w:tcMar>
              <w:top w:w="0" w:type="dxa"/>
              <w:left w:w="100" w:type="dxa"/>
              <w:bottom w:w="0" w:type="dxa"/>
              <w:right w:w="100" w:type="dxa"/>
            </w:tcMar>
          </w:tcPr>
          <w:p w14:paraId="0C58B57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785" w:type="dxa"/>
            <w:tcMar>
              <w:top w:w="0" w:type="dxa"/>
              <w:left w:w="100" w:type="dxa"/>
              <w:bottom w:w="0" w:type="dxa"/>
              <w:right w:w="100" w:type="dxa"/>
            </w:tcMar>
          </w:tcPr>
          <w:p w14:paraId="4235947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Wetlands / waterlogged areas prone to leptospirosis</w:t>
            </w:r>
          </w:p>
        </w:tc>
        <w:tc>
          <w:tcPr>
            <w:tcW w:w="2160" w:type="dxa"/>
            <w:tcMar>
              <w:top w:w="0" w:type="dxa"/>
              <w:left w:w="100" w:type="dxa"/>
              <w:bottom w:w="0" w:type="dxa"/>
              <w:right w:w="100" w:type="dxa"/>
            </w:tcMar>
          </w:tcPr>
          <w:p w14:paraId="1C8D0F4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w:t>
            </w:r>
          </w:p>
        </w:tc>
      </w:tr>
      <w:tr w:rsidR="0046063C" w:rsidRPr="00AA5B98" w14:paraId="40F8955D" w14:textId="77777777" w:rsidTr="00426D56">
        <w:trPr>
          <w:cantSplit/>
          <w:trHeight w:val="20"/>
          <w:tblHeader/>
        </w:trPr>
        <w:tc>
          <w:tcPr>
            <w:tcW w:w="895" w:type="dxa"/>
            <w:tcMar>
              <w:top w:w="0" w:type="dxa"/>
              <w:left w:w="100" w:type="dxa"/>
              <w:bottom w:w="0" w:type="dxa"/>
              <w:right w:w="100" w:type="dxa"/>
            </w:tcMar>
          </w:tcPr>
          <w:p w14:paraId="1CE739A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3785" w:type="dxa"/>
            <w:tcMar>
              <w:top w:w="0" w:type="dxa"/>
              <w:left w:w="100" w:type="dxa"/>
              <w:bottom w:w="0" w:type="dxa"/>
              <w:right w:w="100" w:type="dxa"/>
            </w:tcMar>
          </w:tcPr>
          <w:p w14:paraId="6D9B3CD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Bat roosting areas / caves / fruit orchards (if any)</w:t>
            </w:r>
          </w:p>
        </w:tc>
        <w:tc>
          <w:tcPr>
            <w:tcW w:w="2160" w:type="dxa"/>
            <w:tcMar>
              <w:top w:w="0" w:type="dxa"/>
              <w:left w:w="100" w:type="dxa"/>
              <w:bottom w:w="0" w:type="dxa"/>
              <w:right w:w="100" w:type="dxa"/>
            </w:tcMar>
          </w:tcPr>
          <w:p w14:paraId="777AE6E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w:t>
            </w:r>
          </w:p>
        </w:tc>
      </w:tr>
      <w:tr w:rsidR="0046063C" w:rsidRPr="00AA5B98" w14:paraId="531172CA" w14:textId="77777777" w:rsidTr="00426D56">
        <w:trPr>
          <w:cantSplit/>
          <w:trHeight w:val="20"/>
          <w:tblHeader/>
        </w:trPr>
        <w:tc>
          <w:tcPr>
            <w:tcW w:w="895" w:type="dxa"/>
            <w:tcMar>
              <w:top w:w="0" w:type="dxa"/>
              <w:left w:w="100" w:type="dxa"/>
              <w:bottom w:w="0" w:type="dxa"/>
              <w:right w:w="100" w:type="dxa"/>
            </w:tcMar>
          </w:tcPr>
          <w:p w14:paraId="1B86F73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11</w:t>
            </w:r>
          </w:p>
        </w:tc>
        <w:tc>
          <w:tcPr>
            <w:tcW w:w="3785" w:type="dxa"/>
            <w:tcMar>
              <w:top w:w="0" w:type="dxa"/>
              <w:left w:w="100" w:type="dxa"/>
              <w:bottom w:w="0" w:type="dxa"/>
              <w:right w:w="100" w:type="dxa"/>
            </w:tcMar>
          </w:tcPr>
          <w:p w14:paraId="23C6B81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Human-animal interface hotspots (farms near residences)</w:t>
            </w:r>
          </w:p>
        </w:tc>
        <w:tc>
          <w:tcPr>
            <w:tcW w:w="2160" w:type="dxa"/>
            <w:tcMar>
              <w:top w:w="0" w:type="dxa"/>
              <w:left w:w="100" w:type="dxa"/>
              <w:bottom w:w="0" w:type="dxa"/>
              <w:right w:w="100" w:type="dxa"/>
            </w:tcMar>
          </w:tcPr>
          <w:p w14:paraId="1990622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bl>
    <w:p w14:paraId="5F6D9150"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color w:val="000000"/>
        </w:rPr>
        <w:lastRenderedPageBreak/>
        <w:t xml:space="preserve"> </w:t>
      </w:r>
      <w:r w:rsidRPr="00AA5B98">
        <w:rPr>
          <w:rFonts w:ascii="Times New Roman" w:eastAsia="Garamond" w:hAnsi="Times New Roman" w:cs="Times New Roman"/>
          <w:b/>
          <w:bCs/>
          <w:color w:val="000000"/>
        </w:rPr>
        <w:t>H. Climate &amp; Disaster Risks (Pandemic Amplifiers)</w:t>
      </w:r>
    </w:p>
    <w:tbl>
      <w:tblPr>
        <w:tblW w:w="669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3545"/>
        <w:gridCol w:w="2250"/>
      </w:tblGrid>
      <w:tr w:rsidR="0046063C" w:rsidRPr="00AA5B98" w14:paraId="02722117" w14:textId="77777777" w:rsidTr="00426D56">
        <w:trPr>
          <w:cantSplit/>
          <w:trHeight w:val="20"/>
          <w:tblHeader/>
        </w:trPr>
        <w:tc>
          <w:tcPr>
            <w:tcW w:w="895" w:type="dxa"/>
            <w:tcMar>
              <w:top w:w="0" w:type="dxa"/>
              <w:left w:w="100" w:type="dxa"/>
              <w:bottom w:w="0" w:type="dxa"/>
              <w:right w:w="100" w:type="dxa"/>
            </w:tcMar>
          </w:tcPr>
          <w:p w14:paraId="096C936A"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Sl. No.</w:t>
            </w:r>
          </w:p>
        </w:tc>
        <w:tc>
          <w:tcPr>
            <w:tcW w:w="3545" w:type="dxa"/>
            <w:tcMar>
              <w:top w:w="0" w:type="dxa"/>
              <w:left w:w="100" w:type="dxa"/>
              <w:bottom w:w="0" w:type="dxa"/>
              <w:right w:w="100" w:type="dxa"/>
            </w:tcMar>
          </w:tcPr>
          <w:p w14:paraId="25600BD2"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Mar>
              <w:top w:w="0" w:type="dxa"/>
              <w:left w:w="100" w:type="dxa"/>
              <w:bottom w:w="0" w:type="dxa"/>
              <w:right w:w="100" w:type="dxa"/>
            </w:tcMar>
          </w:tcPr>
          <w:p w14:paraId="70B2479C"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4779C3CF" w14:textId="77777777" w:rsidTr="00426D56">
        <w:trPr>
          <w:cantSplit/>
          <w:trHeight w:val="20"/>
          <w:tblHeader/>
        </w:trPr>
        <w:tc>
          <w:tcPr>
            <w:tcW w:w="895" w:type="dxa"/>
            <w:tcMar>
              <w:top w:w="0" w:type="dxa"/>
              <w:left w:w="100" w:type="dxa"/>
              <w:bottom w:w="0" w:type="dxa"/>
              <w:right w:w="100" w:type="dxa"/>
            </w:tcMar>
          </w:tcPr>
          <w:p w14:paraId="6F6C14BE"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45" w:type="dxa"/>
            <w:tcMar>
              <w:top w:w="0" w:type="dxa"/>
              <w:left w:w="100" w:type="dxa"/>
              <w:bottom w:w="0" w:type="dxa"/>
              <w:right w:w="100" w:type="dxa"/>
            </w:tcMar>
          </w:tcPr>
          <w:p w14:paraId="2064AF5E"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Flood-prone wards (list)</w:t>
            </w:r>
          </w:p>
        </w:tc>
        <w:tc>
          <w:tcPr>
            <w:tcW w:w="2250" w:type="dxa"/>
            <w:tcMar>
              <w:top w:w="0" w:type="dxa"/>
              <w:left w:w="100" w:type="dxa"/>
              <w:bottom w:w="0" w:type="dxa"/>
              <w:right w:w="100" w:type="dxa"/>
            </w:tcMar>
          </w:tcPr>
          <w:p w14:paraId="51A87ABF"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3,4,5,7,</w:t>
            </w:r>
            <w:r w:rsidRPr="00AA5B98">
              <w:rPr>
                <w:rFonts w:ascii="Times New Roman" w:eastAsia="Garamond" w:hAnsi="Times New Roman" w:cs="Times New Roman"/>
              </w:rPr>
              <w:t>8,9,10</w:t>
            </w:r>
          </w:p>
        </w:tc>
      </w:tr>
      <w:tr w:rsidR="0046063C" w:rsidRPr="00AA5B98" w14:paraId="5F944598" w14:textId="77777777" w:rsidTr="00426D56">
        <w:trPr>
          <w:cantSplit/>
          <w:trHeight w:val="20"/>
          <w:tblHeader/>
        </w:trPr>
        <w:tc>
          <w:tcPr>
            <w:tcW w:w="895" w:type="dxa"/>
            <w:tcMar>
              <w:top w:w="0" w:type="dxa"/>
              <w:left w:w="100" w:type="dxa"/>
              <w:bottom w:w="0" w:type="dxa"/>
              <w:right w:w="100" w:type="dxa"/>
            </w:tcMar>
          </w:tcPr>
          <w:p w14:paraId="2559AE8C"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45" w:type="dxa"/>
            <w:tcMar>
              <w:top w:w="0" w:type="dxa"/>
              <w:left w:w="100" w:type="dxa"/>
              <w:bottom w:w="0" w:type="dxa"/>
              <w:right w:w="100" w:type="dxa"/>
            </w:tcMar>
          </w:tcPr>
          <w:p w14:paraId="7C89FC3C"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Landslide-prone wards (list)</w:t>
            </w:r>
          </w:p>
        </w:tc>
        <w:tc>
          <w:tcPr>
            <w:tcW w:w="2250" w:type="dxa"/>
            <w:tcMar>
              <w:top w:w="0" w:type="dxa"/>
              <w:left w:w="100" w:type="dxa"/>
              <w:bottom w:w="0" w:type="dxa"/>
              <w:right w:w="100" w:type="dxa"/>
            </w:tcMar>
          </w:tcPr>
          <w:p w14:paraId="549E7FA8"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6CFA7D48" w14:textId="77777777" w:rsidTr="00426D56">
        <w:trPr>
          <w:cantSplit/>
          <w:trHeight w:val="20"/>
          <w:tblHeader/>
        </w:trPr>
        <w:tc>
          <w:tcPr>
            <w:tcW w:w="895" w:type="dxa"/>
            <w:tcMar>
              <w:top w:w="0" w:type="dxa"/>
              <w:left w:w="100" w:type="dxa"/>
              <w:bottom w:w="0" w:type="dxa"/>
              <w:right w:w="100" w:type="dxa"/>
            </w:tcMar>
          </w:tcPr>
          <w:p w14:paraId="563EB1D5"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45" w:type="dxa"/>
            <w:tcMar>
              <w:top w:w="0" w:type="dxa"/>
              <w:left w:w="100" w:type="dxa"/>
              <w:bottom w:w="0" w:type="dxa"/>
              <w:right w:w="100" w:type="dxa"/>
            </w:tcMar>
          </w:tcPr>
          <w:p w14:paraId="3E391B82"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Cyclone/sea surge risk (Yes/No)</w:t>
            </w:r>
          </w:p>
        </w:tc>
        <w:tc>
          <w:tcPr>
            <w:tcW w:w="2250" w:type="dxa"/>
            <w:tcMar>
              <w:top w:w="0" w:type="dxa"/>
              <w:left w:w="100" w:type="dxa"/>
              <w:bottom w:w="0" w:type="dxa"/>
              <w:right w:w="100" w:type="dxa"/>
            </w:tcMar>
          </w:tcPr>
          <w:p w14:paraId="2FE12FFB"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535862DE" w14:textId="77777777" w:rsidTr="00426D56">
        <w:trPr>
          <w:cantSplit/>
          <w:trHeight w:val="20"/>
          <w:tblHeader/>
        </w:trPr>
        <w:tc>
          <w:tcPr>
            <w:tcW w:w="895" w:type="dxa"/>
            <w:tcMar>
              <w:top w:w="0" w:type="dxa"/>
              <w:left w:w="100" w:type="dxa"/>
              <w:bottom w:w="0" w:type="dxa"/>
              <w:right w:w="100" w:type="dxa"/>
            </w:tcMar>
          </w:tcPr>
          <w:p w14:paraId="60A52FD6"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45" w:type="dxa"/>
            <w:tcMar>
              <w:top w:w="0" w:type="dxa"/>
              <w:left w:w="100" w:type="dxa"/>
              <w:bottom w:w="0" w:type="dxa"/>
              <w:right w:w="100" w:type="dxa"/>
            </w:tcMar>
          </w:tcPr>
          <w:p w14:paraId="3C29082C"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Heatwave risk zones (Yes/No)</w:t>
            </w:r>
          </w:p>
        </w:tc>
        <w:tc>
          <w:tcPr>
            <w:tcW w:w="2250" w:type="dxa"/>
            <w:tcMar>
              <w:top w:w="0" w:type="dxa"/>
              <w:left w:w="100" w:type="dxa"/>
              <w:bottom w:w="0" w:type="dxa"/>
              <w:right w:w="100" w:type="dxa"/>
            </w:tcMar>
          </w:tcPr>
          <w:p w14:paraId="0D2B5B40"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64761411" w14:textId="77777777" w:rsidTr="00426D56">
        <w:trPr>
          <w:cantSplit/>
          <w:trHeight w:val="20"/>
          <w:tblHeader/>
        </w:trPr>
        <w:tc>
          <w:tcPr>
            <w:tcW w:w="895" w:type="dxa"/>
            <w:tcMar>
              <w:top w:w="0" w:type="dxa"/>
              <w:left w:w="100" w:type="dxa"/>
              <w:bottom w:w="0" w:type="dxa"/>
              <w:right w:w="100" w:type="dxa"/>
            </w:tcMar>
          </w:tcPr>
          <w:p w14:paraId="00D5B678"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45" w:type="dxa"/>
            <w:tcMar>
              <w:top w:w="0" w:type="dxa"/>
              <w:left w:w="100" w:type="dxa"/>
              <w:bottom w:w="0" w:type="dxa"/>
              <w:right w:w="100" w:type="dxa"/>
            </w:tcMar>
          </w:tcPr>
          <w:p w14:paraId="21C5C893"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Waterlogging areas (list)</w:t>
            </w:r>
          </w:p>
        </w:tc>
        <w:tc>
          <w:tcPr>
            <w:tcW w:w="2250" w:type="dxa"/>
            <w:tcMar>
              <w:top w:w="0" w:type="dxa"/>
              <w:left w:w="100" w:type="dxa"/>
              <w:bottom w:w="0" w:type="dxa"/>
              <w:right w:w="100" w:type="dxa"/>
            </w:tcMar>
          </w:tcPr>
          <w:p w14:paraId="3BAC84F9"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8,10,7</w:t>
            </w:r>
          </w:p>
        </w:tc>
      </w:tr>
      <w:tr w:rsidR="0046063C" w:rsidRPr="00AA5B98" w14:paraId="7356F0FA" w14:textId="77777777" w:rsidTr="00426D56">
        <w:trPr>
          <w:cantSplit/>
          <w:trHeight w:val="20"/>
          <w:tblHeader/>
        </w:trPr>
        <w:tc>
          <w:tcPr>
            <w:tcW w:w="895" w:type="dxa"/>
            <w:tcMar>
              <w:top w:w="0" w:type="dxa"/>
              <w:left w:w="100" w:type="dxa"/>
              <w:bottom w:w="0" w:type="dxa"/>
              <w:right w:w="100" w:type="dxa"/>
            </w:tcMar>
          </w:tcPr>
          <w:p w14:paraId="20ECBCF9"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45" w:type="dxa"/>
            <w:tcMar>
              <w:top w:w="0" w:type="dxa"/>
              <w:left w:w="100" w:type="dxa"/>
              <w:bottom w:w="0" w:type="dxa"/>
              <w:right w:w="100" w:type="dxa"/>
            </w:tcMar>
          </w:tcPr>
          <w:p w14:paraId="351A6C68"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Shelter homes / relief camps (number, capacity)</w:t>
            </w:r>
          </w:p>
        </w:tc>
        <w:tc>
          <w:tcPr>
            <w:tcW w:w="2250" w:type="dxa"/>
            <w:tcMar>
              <w:top w:w="0" w:type="dxa"/>
              <w:left w:w="100" w:type="dxa"/>
              <w:bottom w:w="0" w:type="dxa"/>
              <w:right w:w="100" w:type="dxa"/>
            </w:tcMar>
          </w:tcPr>
          <w:p w14:paraId="51BDA45A"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15</w:t>
            </w:r>
          </w:p>
        </w:tc>
      </w:tr>
      <w:tr w:rsidR="0046063C" w:rsidRPr="00AA5B98" w14:paraId="6A4F4147" w14:textId="77777777" w:rsidTr="00426D56">
        <w:trPr>
          <w:cantSplit/>
          <w:trHeight w:val="20"/>
          <w:tblHeader/>
        </w:trPr>
        <w:tc>
          <w:tcPr>
            <w:tcW w:w="895" w:type="dxa"/>
            <w:tcMar>
              <w:top w:w="0" w:type="dxa"/>
              <w:left w:w="100" w:type="dxa"/>
              <w:bottom w:w="0" w:type="dxa"/>
              <w:right w:w="100" w:type="dxa"/>
            </w:tcMar>
          </w:tcPr>
          <w:p w14:paraId="69679051"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45" w:type="dxa"/>
            <w:tcMar>
              <w:top w:w="0" w:type="dxa"/>
              <w:left w:w="100" w:type="dxa"/>
              <w:bottom w:w="0" w:type="dxa"/>
              <w:right w:w="100" w:type="dxa"/>
            </w:tcMar>
          </w:tcPr>
          <w:p w14:paraId="45186A0A"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Past disaster displacement history</w:t>
            </w:r>
          </w:p>
        </w:tc>
        <w:tc>
          <w:tcPr>
            <w:tcW w:w="2250" w:type="dxa"/>
            <w:tcMar>
              <w:top w:w="0" w:type="dxa"/>
              <w:left w:w="100" w:type="dxa"/>
              <w:bottom w:w="0" w:type="dxa"/>
              <w:right w:w="100" w:type="dxa"/>
            </w:tcMar>
          </w:tcPr>
          <w:p w14:paraId="54A8C9B7"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1D70EF25" w14:textId="77777777" w:rsidTr="00426D56">
        <w:trPr>
          <w:cantSplit/>
          <w:trHeight w:val="20"/>
          <w:tblHeader/>
        </w:trPr>
        <w:tc>
          <w:tcPr>
            <w:tcW w:w="895" w:type="dxa"/>
            <w:tcMar>
              <w:top w:w="0" w:type="dxa"/>
              <w:left w:w="100" w:type="dxa"/>
              <w:bottom w:w="0" w:type="dxa"/>
              <w:right w:w="100" w:type="dxa"/>
            </w:tcMar>
          </w:tcPr>
          <w:p w14:paraId="7D882BCA"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45" w:type="dxa"/>
            <w:tcMar>
              <w:top w:w="0" w:type="dxa"/>
              <w:left w:w="100" w:type="dxa"/>
              <w:bottom w:w="0" w:type="dxa"/>
              <w:right w:w="100" w:type="dxa"/>
            </w:tcMar>
          </w:tcPr>
          <w:p w14:paraId="6C04CCE8"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Disruption to water supply/transport common (Yes/No)</w:t>
            </w:r>
          </w:p>
        </w:tc>
        <w:tc>
          <w:tcPr>
            <w:tcW w:w="2250" w:type="dxa"/>
            <w:tcMar>
              <w:top w:w="0" w:type="dxa"/>
              <w:left w:w="100" w:type="dxa"/>
              <w:bottom w:w="0" w:type="dxa"/>
              <w:right w:w="100" w:type="dxa"/>
            </w:tcMar>
          </w:tcPr>
          <w:p w14:paraId="0F35C91C"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bl>
    <w:p w14:paraId="10932C38"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color w:val="000000"/>
        </w:rPr>
        <w:t xml:space="preserve"> </w:t>
      </w:r>
      <w:r w:rsidRPr="00AA5B98">
        <w:rPr>
          <w:rFonts w:ascii="Times New Roman" w:eastAsia="Garamond" w:hAnsi="Times New Roman" w:cs="Times New Roman"/>
          <w:b/>
          <w:bCs/>
          <w:color w:val="000000"/>
        </w:rPr>
        <w:t>I. Critical Infrastructure &amp; Logistics</w:t>
      </w:r>
    </w:p>
    <w:tbl>
      <w:tblPr>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05"/>
        <w:gridCol w:w="3665"/>
        <w:gridCol w:w="2250"/>
      </w:tblGrid>
      <w:tr w:rsidR="0046063C" w:rsidRPr="00AA5B98" w14:paraId="2602C713" w14:textId="77777777" w:rsidTr="00426D56">
        <w:trPr>
          <w:cantSplit/>
          <w:trHeight w:val="20"/>
          <w:tblHeader/>
        </w:trPr>
        <w:tc>
          <w:tcPr>
            <w:tcW w:w="805" w:type="dxa"/>
            <w:tcMar>
              <w:top w:w="0" w:type="dxa"/>
              <w:left w:w="100" w:type="dxa"/>
              <w:bottom w:w="0" w:type="dxa"/>
              <w:right w:w="100" w:type="dxa"/>
            </w:tcMar>
          </w:tcPr>
          <w:p w14:paraId="791428A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665" w:type="dxa"/>
            <w:tcMar>
              <w:top w:w="0" w:type="dxa"/>
              <w:left w:w="100" w:type="dxa"/>
              <w:bottom w:w="0" w:type="dxa"/>
              <w:right w:w="100" w:type="dxa"/>
            </w:tcMar>
          </w:tcPr>
          <w:p w14:paraId="15684D0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Mar>
              <w:top w:w="0" w:type="dxa"/>
              <w:left w:w="100" w:type="dxa"/>
              <w:bottom w:w="0" w:type="dxa"/>
              <w:right w:w="100" w:type="dxa"/>
            </w:tcMar>
          </w:tcPr>
          <w:p w14:paraId="5D5F245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08B96442" w14:textId="77777777" w:rsidTr="00426D56">
        <w:trPr>
          <w:cantSplit/>
          <w:trHeight w:val="20"/>
          <w:tblHeader/>
        </w:trPr>
        <w:tc>
          <w:tcPr>
            <w:tcW w:w="805" w:type="dxa"/>
            <w:tcMar>
              <w:top w:w="0" w:type="dxa"/>
              <w:left w:w="100" w:type="dxa"/>
              <w:bottom w:w="0" w:type="dxa"/>
              <w:right w:w="100" w:type="dxa"/>
            </w:tcMar>
          </w:tcPr>
          <w:p w14:paraId="539BDBB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665" w:type="dxa"/>
            <w:tcMar>
              <w:top w:w="0" w:type="dxa"/>
              <w:left w:w="100" w:type="dxa"/>
              <w:bottom w:w="0" w:type="dxa"/>
              <w:right w:w="100" w:type="dxa"/>
            </w:tcMar>
          </w:tcPr>
          <w:p w14:paraId="1D492E6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Schools (number)</w:t>
            </w:r>
          </w:p>
        </w:tc>
        <w:tc>
          <w:tcPr>
            <w:tcW w:w="2250" w:type="dxa"/>
            <w:tcMar>
              <w:top w:w="0" w:type="dxa"/>
              <w:left w:w="100" w:type="dxa"/>
              <w:bottom w:w="0" w:type="dxa"/>
              <w:right w:w="100" w:type="dxa"/>
            </w:tcMar>
          </w:tcPr>
          <w:p w14:paraId="1B8642B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15</w:t>
            </w:r>
          </w:p>
        </w:tc>
      </w:tr>
      <w:tr w:rsidR="0046063C" w:rsidRPr="00AA5B98" w14:paraId="083CF4E8" w14:textId="77777777" w:rsidTr="00426D56">
        <w:trPr>
          <w:cantSplit/>
          <w:trHeight w:val="20"/>
          <w:tblHeader/>
        </w:trPr>
        <w:tc>
          <w:tcPr>
            <w:tcW w:w="805" w:type="dxa"/>
            <w:tcMar>
              <w:top w:w="0" w:type="dxa"/>
              <w:left w:w="100" w:type="dxa"/>
              <w:bottom w:w="0" w:type="dxa"/>
              <w:right w:w="100" w:type="dxa"/>
            </w:tcMar>
          </w:tcPr>
          <w:p w14:paraId="4B47F74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665" w:type="dxa"/>
            <w:tcMar>
              <w:top w:w="0" w:type="dxa"/>
              <w:left w:w="100" w:type="dxa"/>
              <w:bottom w:w="0" w:type="dxa"/>
              <w:right w:w="100" w:type="dxa"/>
            </w:tcMar>
          </w:tcPr>
          <w:p w14:paraId="22E6BE6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Anganwadis</w:t>
            </w:r>
            <w:proofErr w:type="spellEnd"/>
            <w:r w:rsidRPr="00AA5B98">
              <w:rPr>
                <w:rFonts w:ascii="Times New Roman" w:eastAsia="Garamond" w:hAnsi="Times New Roman" w:cs="Times New Roman"/>
                <w:color w:val="000000"/>
              </w:rPr>
              <w:t xml:space="preserve"> (number)</w:t>
            </w:r>
          </w:p>
        </w:tc>
        <w:tc>
          <w:tcPr>
            <w:tcW w:w="2250" w:type="dxa"/>
            <w:tcMar>
              <w:top w:w="0" w:type="dxa"/>
              <w:left w:w="100" w:type="dxa"/>
              <w:bottom w:w="0" w:type="dxa"/>
              <w:right w:w="100" w:type="dxa"/>
            </w:tcMar>
          </w:tcPr>
          <w:p w14:paraId="092269A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22</w:t>
            </w:r>
          </w:p>
        </w:tc>
      </w:tr>
      <w:sdt>
        <w:sdtPr>
          <w:rPr>
            <w:rFonts w:ascii="Times New Roman" w:hAnsi="Times New Roman" w:cs="Times New Roman"/>
          </w:rPr>
          <w:tag w:val="goog_rdk_359"/>
          <w:id w:val="-375506303"/>
        </w:sdtPr>
        <w:sdtEndPr>
          <w:rPr>
            <w:rFonts w:eastAsia="Garamond"/>
            <w:color w:val="000000"/>
          </w:rPr>
        </w:sdtEndPr>
        <w:sdtContent>
          <w:tr w:rsidR="0046063C" w:rsidRPr="00AA5B98" w14:paraId="5A2C03C5" w14:textId="77777777" w:rsidTr="00426D56">
            <w:trPr>
              <w:cantSplit/>
              <w:trHeight w:val="760"/>
              <w:tblHeader/>
            </w:trPr>
            <w:tc>
              <w:tcPr>
                <w:tcW w:w="805" w:type="dxa"/>
                <w:tcMar>
                  <w:top w:w="0" w:type="dxa"/>
                  <w:left w:w="100" w:type="dxa"/>
                  <w:bottom w:w="0" w:type="dxa"/>
                  <w:right w:w="100" w:type="dxa"/>
                </w:tcMar>
              </w:tcPr>
              <w:p w14:paraId="258C20B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665" w:type="dxa"/>
                <w:tcMar>
                  <w:top w:w="0" w:type="dxa"/>
                  <w:left w:w="100" w:type="dxa"/>
                  <w:bottom w:w="0" w:type="dxa"/>
                  <w:right w:w="100" w:type="dxa"/>
                </w:tcMar>
              </w:tcPr>
              <w:p w14:paraId="0BCF6A9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Colleges (number)</w:t>
                </w:r>
              </w:p>
            </w:tc>
            <w:tc>
              <w:tcPr>
                <w:tcW w:w="2250" w:type="dxa"/>
                <w:tcMar>
                  <w:top w:w="0" w:type="dxa"/>
                  <w:left w:w="100" w:type="dxa"/>
                  <w:bottom w:w="0" w:type="dxa"/>
                  <w:right w:w="100" w:type="dxa"/>
                </w:tcMar>
              </w:tcPr>
              <w:p w14:paraId="2F39DEF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sdtContent>
      </w:sdt>
      <w:tr w:rsidR="0046063C" w:rsidRPr="00AA5B98" w14:paraId="7809E73E" w14:textId="77777777" w:rsidTr="00426D56">
        <w:trPr>
          <w:cantSplit/>
          <w:trHeight w:val="20"/>
          <w:tblHeader/>
        </w:trPr>
        <w:tc>
          <w:tcPr>
            <w:tcW w:w="805" w:type="dxa"/>
            <w:tcMar>
              <w:top w:w="0" w:type="dxa"/>
              <w:left w:w="100" w:type="dxa"/>
              <w:bottom w:w="0" w:type="dxa"/>
              <w:right w:w="100" w:type="dxa"/>
            </w:tcMar>
          </w:tcPr>
          <w:p w14:paraId="65998C6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665" w:type="dxa"/>
            <w:tcMar>
              <w:top w:w="0" w:type="dxa"/>
              <w:left w:w="100" w:type="dxa"/>
              <w:bottom w:w="0" w:type="dxa"/>
              <w:right w:w="100" w:type="dxa"/>
            </w:tcMar>
          </w:tcPr>
          <w:p w14:paraId="4EAD5F6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Community halls (number)</w:t>
            </w:r>
          </w:p>
        </w:tc>
        <w:tc>
          <w:tcPr>
            <w:tcW w:w="2250" w:type="dxa"/>
            <w:tcMar>
              <w:top w:w="0" w:type="dxa"/>
              <w:left w:w="100" w:type="dxa"/>
              <w:bottom w:w="0" w:type="dxa"/>
              <w:right w:w="100" w:type="dxa"/>
            </w:tcMar>
          </w:tcPr>
          <w:p w14:paraId="6C32E86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sdt>
              <w:sdtPr>
                <w:rPr>
                  <w:rFonts w:ascii="Times New Roman" w:hAnsi="Times New Roman" w:cs="Times New Roman"/>
                </w:rPr>
                <w:tag w:val="goog_rdk_360"/>
                <w:id w:val="314323244"/>
              </w:sdtPr>
              <w:sdtContent>
                <w:ins w:id="241" w:author="Arogya Cheppad" w:date="2026-02-06T09:50:00Z">
                  <w:r w:rsidRPr="00AA5B98">
                    <w:rPr>
                      <w:rFonts w:ascii="Times New Roman" w:eastAsia="Garamond" w:hAnsi="Times New Roman" w:cs="Times New Roman"/>
                      <w:color w:val="000000"/>
                    </w:rPr>
                    <w:t>4</w:t>
                  </w:r>
                </w:ins>
              </w:sdtContent>
            </w:sdt>
          </w:p>
        </w:tc>
      </w:tr>
      <w:tr w:rsidR="0046063C" w:rsidRPr="00AA5B98" w14:paraId="0FF09DA1" w14:textId="77777777" w:rsidTr="00426D56">
        <w:trPr>
          <w:cantSplit/>
          <w:trHeight w:val="20"/>
          <w:tblHeader/>
        </w:trPr>
        <w:tc>
          <w:tcPr>
            <w:tcW w:w="805" w:type="dxa"/>
            <w:tcMar>
              <w:top w:w="0" w:type="dxa"/>
              <w:left w:w="100" w:type="dxa"/>
              <w:bottom w:w="0" w:type="dxa"/>
              <w:right w:w="100" w:type="dxa"/>
            </w:tcMar>
          </w:tcPr>
          <w:p w14:paraId="2EF9283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665" w:type="dxa"/>
            <w:tcMar>
              <w:top w:w="0" w:type="dxa"/>
              <w:left w:w="100" w:type="dxa"/>
              <w:bottom w:w="0" w:type="dxa"/>
              <w:right w:w="100" w:type="dxa"/>
            </w:tcMar>
          </w:tcPr>
          <w:p w14:paraId="2789899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Places of worship with large gatherings (number)</w:t>
            </w:r>
          </w:p>
        </w:tc>
        <w:tc>
          <w:tcPr>
            <w:tcW w:w="2250" w:type="dxa"/>
            <w:tcMar>
              <w:top w:w="0" w:type="dxa"/>
              <w:left w:w="100" w:type="dxa"/>
              <w:bottom w:w="0" w:type="dxa"/>
              <w:right w:w="100" w:type="dxa"/>
            </w:tcMar>
          </w:tcPr>
          <w:p w14:paraId="6270797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3</w:t>
            </w:r>
          </w:p>
        </w:tc>
      </w:tr>
      <w:tr w:rsidR="0046063C" w:rsidRPr="00AA5B98" w14:paraId="770525A8" w14:textId="77777777" w:rsidTr="00426D56">
        <w:trPr>
          <w:cantSplit/>
          <w:trHeight w:val="20"/>
          <w:tblHeader/>
        </w:trPr>
        <w:tc>
          <w:tcPr>
            <w:tcW w:w="805" w:type="dxa"/>
            <w:tcMar>
              <w:top w:w="0" w:type="dxa"/>
              <w:left w:w="100" w:type="dxa"/>
              <w:bottom w:w="0" w:type="dxa"/>
              <w:right w:w="100" w:type="dxa"/>
            </w:tcMar>
          </w:tcPr>
          <w:p w14:paraId="1CDBE35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665" w:type="dxa"/>
            <w:tcMar>
              <w:top w:w="0" w:type="dxa"/>
              <w:left w:w="100" w:type="dxa"/>
              <w:bottom w:w="0" w:type="dxa"/>
              <w:right w:w="100" w:type="dxa"/>
            </w:tcMar>
          </w:tcPr>
          <w:p w14:paraId="3AAD166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Large markets / shopping areas (number)</w:t>
            </w:r>
          </w:p>
        </w:tc>
        <w:tc>
          <w:tcPr>
            <w:tcW w:w="2250" w:type="dxa"/>
            <w:tcMar>
              <w:top w:w="0" w:type="dxa"/>
              <w:left w:w="100" w:type="dxa"/>
              <w:bottom w:w="0" w:type="dxa"/>
              <w:right w:w="100" w:type="dxa"/>
            </w:tcMar>
          </w:tcPr>
          <w:p w14:paraId="1D418E8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07DDF149" w14:textId="77777777" w:rsidTr="00426D56">
        <w:trPr>
          <w:cantSplit/>
          <w:trHeight w:val="20"/>
          <w:tblHeader/>
        </w:trPr>
        <w:tc>
          <w:tcPr>
            <w:tcW w:w="805" w:type="dxa"/>
            <w:tcMar>
              <w:top w:w="0" w:type="dxa"/>
              <w:left w:w="100" w:type="dxa"/>
              <w:bottom w:w="0" w:type="dxa"/>
              <w:right w:w="100" w:type="dxa"/>
            </w:tcMar>
          </w:tcPr>
          <w:p w14:paraId="1B8297B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665" w:type="dxa"/>
            <w:tcMar>
              <w:top w:w="0" w:type="dxa"/>
              <w:left w:w="100" w:type="dxa"/>
              <w:bottom w:w="0" w:type="dxa"/>
              <w:right w:w="100" w:type="dxa"/>
            </w:tcMar>
          </w:tcPr>
          <w:p w14:paraId="7C0320B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Warehouses / cold storages (number)</w:t>
            </w:r>
          </w:p>
        </w:tc>
        <w:tc>
          <w:tcPr>
            <w:tcW w:w="2250" w:type="dxa"/>
            <w:tcMar>
              <w:top w:w="0" w:type="dxa"/>
              <w:left w:w="100" w:type="dxa"/>
              <w:bottom w:w="0" w:type="dxa"/>
              <w:right w:w="100" w:type="dxa"/>
            </w:tcMar>
          </w:tcPr>
          <w:p w14:paraId="1F0B197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0</w:t>
            </w:r>
          </w:p>
        </w:tc>
      </w:tr>
      <w:tr w:rsidR="0046063C" w:rsidRPr="00AA5B98" w14:paraId="2F6996C2" w14:textId="77777777" w:rsidTr="00426D56">
        <w:trPr>
          <w:cantSplit/>
          <w:trHeight w:val="20"/>
          <w:tblHeader/>
        </w:trPr>
        <w:tc>
          <w:tcPr>
            <w:tcW w:w="805" w:type="dxa"/>
            <w:tcMar>
              <w:top w:w="0" w:type="dxa"/>
              <w:left w:w="100" w:type="dxa"/>
              <w:bottom w:w="0" w:type="dxa"/>
              <w:right w:w="100" w:type="dxa"/>
            </w:tcMar>
          </w:tcPr>
          <w:p w14:paraId="687E305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665" w:type="dxa"/>
            <w:tcMar>
              <w:top w:w="0" w:type="dxa"/>
              <w:left w:w="100" w:type="dxa"/>
              <w:bottom w:w="0" w:type="dxa"/>
              <w:right w:w="100" w:type="dxa"/>
            </w:tcMar>
          </w:tcPr>
          <w:p w14:paraId="4C10997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Telecom/mobile network coverage gaps (Yes/No)</w:t>
            </w:r>
          </w:p>
        </w:tc>
        <w:tc>
          <w:tcPr>
            <w:tcW w:w="2250" w:type="dxa"/>
            <w:tcMar>
              <w:top w:w="0" w:type="dxa"/>
              <w:left w:w="100" w:type="dxa"/>
              <w:bottom w:w="0" w:type="dxa"/>
              <w:right w:w="100" w:type="dxa"/>
            </w:tcMar>
          </w:tcPr>
          <w:p w14:paraId="33DC8F1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sdt>
              <w:sdtPr>
                <w:rPr>
                  <w:rFonts w:ascii="Times New Roman" w:hAnsi="Times New Roman" w:cs="Times New Roman"/>
                </w:rPr>
                <w:tag w:val="goog_rdk_361"/>
                <w:id w:val="652421249"/>
              </w:sdtPr>
              <w:sdtContent>
                <w:ins w:id="242" w:author="Arogya Cheppad" w:date="2026-02-06T09:50:00Z">
                  <w:r w:rsidRPr="00AA5B98">
                    <w:rPr>
                      <w:rFonts w:ascii="Times New Roman" w:eastAsia="Garamond" w:hAnsi="Times New Roman" w:cs="Times New Roman"/>
                      <w:color w:val="000000"/>
                    </w:rPr>
                    <w:t>No</w:t>
                  </w:r>
                </w:ins>
              </w:sdtContent>
            </w:sdt>
          </w:p>
        </w:tc>
      </w:tr>
      <w:tr w:rsidR="0046063C" w:rsidRPr="00AA5B98" w14:paraId="105BDA7C" w14:textId="77777777" w:rsidTr="00426D56">
        <w:trPr>
          <w:cantSplit/>
          <w:trHeight w:val="20"/>
          <w:tblHeader/>
        </w:trPr>
        <w:tc>
          <w:tcPr>
            <w:tcW w:w="805" w:type="dxa"/>
            <w:tcMar>
              <w:top w:w="0" w:type="dxa"/>
              <w:left w:w="100" w:type="dxa"/>
              <w:bottom w:w="0" w:type="dxa"/>
              <w:right w:w="100" w:type="dxa"/>
            </w:tcMar>
          </w:tcPr>
          <w:p w14:paraId="00C9559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665" w:type="dxa"/>
            <w:tcMar>
              <w:top w:w="0" w:type="dxa"/>
              <w:left w:w="100" w:type="dxa"/>
              <w:bottom w:w="0" w:type="dxa"/>
              <w:right w:w="100" w:type="dxa"/>
            </w:tcMar>
          </w:tcPr>
          <w:p w14:paraId="46E43AE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Power outage frequency (high/medium/low)</w:t>
            </w:r>
          </w:p>
        </w:tc>
        <w:tc>
          <w:tcPr>
            <w:tcW w:w="2250" w:type="dxa"/>
            <w:tcMar>
              <w:top w:w="0" w:type="dxa"/>
              <w:left w:w="100" w:type="dxa"/>
              <w:bottom w:w="0" w:type="dxa"/>
              <w:right w:w="100" w:type="dxa"/>
            </w:tcMar>
          </w:tcPr>
          <w:p w14:paraId="3CB53FC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Low</w:t>
            </w:r>
          </w:p>
        </w:tc>
      </w:tr>
      <w:tr w:rsidR="0046063C" w:rsidRPr="00AA5B98" w14:paraId="71EF80CE" w14:textId="77777777" w:rsidTr="00426D56">
        <w:trPr>
          <w:cantSplit/>
          <w:trHeight w:val="20"/>
          <w:tblHeader/>
        </w:trPr>
        <w:tc>
          <w:tcPr>
            <w:tcW w:w="805" w:type="dxa"/>
            <w:tcMar>
              <w:top w:w="0" w:type="dxa"/>
              <w:left w:w="100" w:type="dxa"/>
              <w:bottom w:w="0" w:type="dxa"/>
              <w:right w:w="100" w:type="dxa"/>
            </w:tcMar>
          </w:tcPr>
          <w:p w14:paraId="2ED974D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10</w:t>
            </w:r>
          </w:p>
        </w:tc>
        <w:tc>
          <w:tcPr>
            <w:tcW w:w="3665" w:type="dxa"/>
            <w:tcMar>
              <w:top w:w="0" w:type="dxa"/>
              <w:left w:w="100" w:type="dxa"/>
              <w:bottom w:w="0" w:type="dxa"/>
              <w:right w:w="100" w:type="dxa"/>
            </w:tcMar>
          </w:tcPr>
          <w:p w14:paraId="6763C22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Availability of generators in key facilities</w:t>
            </w:r>
          </w:p>
        </w:tc>
        <w:tc>
          <w:tcPr>
            <w:tcW w:w="2250" w:type="dxa"/>
            <w:tcMar>
              <w:top w:w="0" w:type="dxa"/>
              <w:left w:w="100" w:type="dxa"/>
              <w:bottom w:w="0" w:type="dxa"/>
              <w:right w:w="100" w:type="dxa"/>
            </w:tcMar>
          </w:tcPr>
          <w:p w14:paraId="791D3E6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0C2D500E"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4164EE3F"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J. Risk Communication &amp; Community Networks</w:t>
      </w:r>
    </w:p>
    <w:tbl>
      <w:tblPr>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3560"/>
        <w:gridCol w:w="2265"/>
      </w:tblGrid>
      <w:tr w:rsidR="0046063C" w:rsidRPr="00AA5B98" w14:paraId="0EB0DB59" w14:textId="77777777" w:rsidTr="00426D56">
        <w:trPr>
          <w:cantSplit/>
          <w:trHeight w:val="20"/>
          <w:tblHeader/>
        </w:trPr>
        <w:tc>
          <w:tcPr>
            <w:tcW w:w="895" w:type="dxa"/>
            <w:tcMar>
              <w:top w:w="0" w:type="dxa"/>
              <w:left w:w="100" w:type="dxa"/>
              <w:bottom w:w="0" w:type="dxa"/>
              <w:right w:w="100" w:type="dxa"/>
            </w:tcMar>
          </w:tcPr>
          <w:p w14:paraId="5814B37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560" w:type="dxa"/>
            <w:tcMar>
              <w:top w:w="0" w:type="dxa"/>
              <w:left w:w="100" w:type="dxa"/>
              <w:bottom w:w="0" w:type="dxa"/>
              <w:right w:w="100" w:type="dxa"/>
            </w:tcMar>
          </w:tcPr>
          <w:p w14:paraId="2D35A82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65" w:type="dxa"/>
            <w:tcMar>
              <w:top w:w="0" w:type="dxa"/>
              <w:left w:w="100" w:type="dxa"/>
              <w:bottom w:w="0" w:type="dxa"/>
              <w:right w:w="100" w:type="dxa"/>
            </w:tcMar>
          </w:tcPr>
          <w:p w14:paraId="7E7FFA4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3F93237A" w14:textId="77777777" w:rsidTr="00426D56">
        <w:trPr>
          <w:cantSplit/>
          <w:trHeight w:val="20"/>
          <w:tblHeader/>
        </w:trPr>
        <w:tc>
          <w:tcPr>
            <w:tcW w:w="895" w:type="dxa"/>
            <w:tcMar>
              <w:top w:w="0" w:type="dxa"/>
              <w:left w:w="100" w:type="dxa"/>
              <w:bottom w:w="0" w:type="dxa"/>
              <w:right w:w="100" w:type="dxa"/>
            </w:tcMar>
          </w:tcPr>
          <w:p w14:paraId="31DB945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60" w:type="dxa"/>
            <w:tcMar>
              <w:top w:w="0" w:type="dxa"/>
              <w:left w:w="100" w:type="dxa"/>
              <w:bottom w:w="0" w:type="dxa"/>
              <w:right w:w="100" w:type="dxa"/>
            </w:tcMar>
          </w:tcPr>
          <w:p w14:paraId="4FD596A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Ward-level rapid response teams (Yes/No)</w:t>
            </w:r>
          </w:p>
        </w:tc>
        <w:tc>
          <w:tcPr>
            <w:tcW w:w="2265" w:type="dxa"/>
            <w:tcMar>
              <w:top w:w="0" w:type="dxa"/>
              <w:left w:w="100" w:type="dxa"/>
              <w:bottom w:w="0" w:type="dxa"/>
              <w:right w:w="100" w:type="dxa"/>
            </w:tcMar>
          </w:tcPr>
          <w:p w14:paraId="500088F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2BEF1000" w14:textId="77777777" w:rsidTr="00426D56">
        <w:trPr>
          <w:cantSplit/>
          <w:trHeight w:val="20"/>
          <w:tblHeader/>
        </w:trPr>
        <w:tc>
          <w:tcPr>
            <w:tcW w:w="895" w:type="dxa"/>
            <w:tcMar>
              <w:top w:w="0" w:type="dxa"/>
              <w:left w:w="100" w:type="dxa"/>
              <w:bottom w:w="0" w:type="dxa"/>
              <w:right w:w="100" w:type="dxa"/>
            </w:tcMar>
          </w:tcPr>
          <w:p w14:paraId="0AC4DE8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60" w:type="dxa"/>
            <w:tcMar>
              <w:top w:w="0" w:type="dxa"/>
              <w:left w:w="100" w:type="dxa"/>
              <w:bottom w:w="0" w:type="dxa"/>
              <w:right w:w="100" w:type="dxa"/>
            </w:tcMar>
          </w:tcPr>
          <w:p w14:paraId="3D9AC24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Jagratha</w:t>
            </w:r>
            <w:proofErr w:type="spellEnd"/>
            <w:r w:rsidRPr="00AA5B98">
              <w:rPr>
                <w:rFonts w:ascii="Times New Roman" w:eastAsia="Garamond" w:hAnsi="Times New Roman" w:cs="Times New Roman"/>
                <w:color w:val="000000"/>
              </w:rPr>
              <w:t xml:space="preserve"> </w:t>
            </w:r>
            <w:proofErr w:type="spellStart"/>
            <w:r w:rsidRPr="00AA5B98">
              <w:rPr>
                <w:rFonts w:ascii="Times New Roman" w:eastAsia="Garamond" w:hAnsi="Times New Roman" w:cs="Times New Roman"/>
                <w:color w:val="000000"/>
              </w:rPr>
              <w:t>samithis</w:t>
            </w:r>
            <w:proofErr w:type="spellEnd"/>
            <w:r w:rsidRPr="00AA5B98">
              <w:rPr>
                <w:rFonts w:ascii="Times New Roman" w:eastAsia="Garamond" w:hAnsi="Times New Roman" w:cs="Times New Roman"/>
                <w:color w:val="000000"/>
              </w:rPr>
              <w:t xml:space="preserve"> / committees active (Yes/No)</w:t>
            </w:r>
          </w:p>
        </w:tc>
        <w:tc>
          <w:tcPr>
            <w:tcW w:w="2265" w:type="dxa"/>
            <w:tcMar>
              <w:top w:w="0" w:type="dxa"/>
              <w:left w:w="100" w:type="dxa"/>
              <w:bottom w:w="0" w:type="dxa"/>
              <w:right w:w="100" w:type="dxa"/>
            </w:tcMar>
          </w:tcPr>
          <w:p w14:paraId="751B1B31"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3D02473C" w14:textId="77777777" w:rsidTr="00426D56">
        <w:trPr>
          <w:cantSplit/>
          <w:trHeight w:val="20"/>
          <w:tblHeader/>
        </w:trPr>
        <w:tc>
          <w:tcPr>
            <w:tcW w:w="895" w:type="dxa"/>
            <w:tcMar>
              <w:top w:w="0" w:type="dxa"/>
              <w:left w:w="100" w:type="dxa"/>
              <w:bottom w:w="0" w:type="dxa"/>
              <w:right w:w="100" w:type="dxa"/>
            </w:tcMar>
          </w:tcPr>
          <w:p w14:paraId="0D45AAB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60" w:type="dxa"/>
            <w:tcMar>
              <w:top w:w="0" w:type="dxa"/>
              <w:left w:w="100" w:type="dxa"/>
              <w:bottom w:w="0" w:type="dxa"/>
              <w:right w:w="100" w:type="dxa"/>
            </w:tcMar>
          </w:tcPr>
          <w:p w14:paraId="44B3ED3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proofErr w:type="spellStart"/>
            <w:r w:rsidRPr="00AA5B98">
              <w:rPr>
                <w:rFonts w:ascii="Times New Roman" w:eastAsia="Garamond" w:hAnsi="Times New Roman" w:cs="Times New Roman"/>
                <w:color w:val="000000"/>
              </w:rPr>
              <w:t>Kudumbashree</w:t>
            </w:r>
            <w:proofErr w:type="spellEnd"/>
            <w:r w:rsidRPr="00AA5B98">
              <w:rPr>
                <w:rFonts w:ascii="Times New Roman" w:eastAsia="Garamond" w:hAnsi="Times New Roman" w:cs="Times New Roman"/>
                <w:color w:val="000000"/>
              </w:rPr>
              <w:t xml:space="preserve"> presence and strength (number of units)</w:t>
            </w:r>
          </w:p>
        </w:tc>
        <w:tc>
          <w:tcPr>
            <w:tcW w:w="2265" w:type="dxa"/>
            <w:tcMar>
              <w:top w:w="0" w:type="dxa"/>
              <w:left w:w="100" w:type="dxa"/>
              <w:bottom w:w="0" w:type="dxa"/>
              <w:right w:w="100" w:type="dxa"/>
            </w:tcMar>
          </w:tcPr>
          <w:p w14:paraId="45A0985F"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225</w:t>
            </w:r>
          </w:p>
        </w:tc>
      </w:tr>
      <w:tr w:rsidR="0046063C" w:rsidRPr="00AA5B98" w14:paraId="4F4C901F" w14:textId="77777777" w:rsidTr="00426D56">
        <w:trPr>
          <w:cantSplit/>
          <w:trHeight w:val="20"/>
          <w:tblHeader/>
        </w:trPr>
        <w:tc>
          <w:tcPr>
            <w:tcW w:w="895" w:type="dxa"/>
            <w:tcMar>
              <w:top w:w="0" w:type="dxa"/>
              <w:left w:w="100" w:type="dxa"/>
              <w:bottom w:w="0" w:type="dxa"/>
              <w:right w:w="100" w:type="dxa"/>
            </w:tcMar>
          </w:tcPr>
          <w:p w14:paraId="1B7390A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60" w:type="dxa"/>
            <w:tcMar>
              <w:top w:w="0" w:type="dxa"/>
              <w:left w:w="100" w:type="dxa"/>
              <w:bottom w:w="0" w:type="dxa"/>
              <w:right w:w="100" w:type="dxa"/>
            </w:tcMar>
          </w:tcPr>
          <w:p w14:paraId="3B8137E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Volunteer network (number, coverage)</w:t>
            </w:r>
          </w:p>
        </w:tc>
        <w:tc>
          <w:tcPr>
            <w:tcW w:w="2265" w:type="dxa"/>
            <w:tcMar>
              <w:top w:w="0" w:type="dxa"/>
              <w:left w:w="100" w:type="dxa"/>
              <w:bottom w:w="0" w:type="dxa"/>
              <w:right w:w="100" w:type="dxa"/>
            </w:tcMar>
          </w:tcPr>
          <w:p w14:paraId="674B501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200</w:t>
            </w:r>
          </w:p>
        </w:tc>
      </w:tr>
      <w:tr w:rsidR="0046063C" w:rsidRPr="00AA5B98" w14:paraId="576AB43B" w14:textId="77777777" w:rsidTr="00426D56">
        <w:trPr>
          <w:cantSplit/>
          <w:trHeight w:val="20"/>
          <w:tblHeader/>
        </w:trPr>
        <w:tc>
          <w:tcPr>
            <w:tcW w:w="895" w:type="dxa"/>
            <w:tcMar>
              <w:top w:w="0" w:type="dxa"/>
              <w:left w:w="100" w:type="dxa"/>
              <w:bottom w:w="0" w:type="dxa"/>
              <w:right w:w="100" w:type="dxa"/>
            </w:tcMar>
          </w:tcPr>
          <w:p w14:paraId="4741C23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60" w:type="dxa"/>
            <w:tcMar>
              <w:top w:w="0" w:type="dxa"/>
              <w:left w:w="100" w:type="dxa"/>
              <w:bottom w:w="0" w:type="dxa"/>
              <w:right w:w="100" w:type="dxa"/>
            </w:tcMar>
          </w:tcPr>
          <w:p w14:paraId="40C4805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Community-based surveillance mechanisms (Yes/No)</w:t>
            </w:r>
          </w:p>
        </w:tc>
        <w:tc>
          <w:tcPr>
            <w:tcW w:w="2265" w:type="dxa"/>
            <w:tcMar>
              <w:top w:w="0" w:type="dxa"/>
              <w:left w:w="100" w:type="dxa"/>
              <w:bottom w:w="0" w:type="dxa"/>
              <w:right w:w="100" w:type="dxa"/>
            </w:tcMar>
          </w:tcPr>
          <w:p w14:paraId="4D7D351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49B701C4" w14:textId="77777777" w:rsidTr="00426D56">
        <w:trPr>
          <w:cantSplit/>
          <w:trHeight w:val="20"/>
          <w:tblHeader/>
        </w:trPr>
        <w:tc>
          <w:tcPr>
            <w:tcW w:w="895" w:type="dxa"/>
            <w:tcMar>
              <w:top w:w="0" w:type="dxa"/>
              <w:left w:w="100" w:type="dxa"/>
              <w:bottom w:w="0" w:type="dxa"/>
              <w:right w:w="100" w:type="dxa"/>
            </w:tcMar>
          </w:tcPr>
          <w:p w14:paraId="3391257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60" w:type="dxa"/>
            <w:tcMar>
              <w:top w:w="0" w:type="dxa"/>
              <w:left w:w="100" w:type="dxa"/>
              <w:bottom w:w="0" w:type="dxa"/>
              <w:right w:w="100" w:type="dxa"/>
            </w:tcMar>
          </w:tcPr>
          <w:p w14:paraId="6256D42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IEC dissemination channels (WhatsApp groups, community radio, PA systems)</w:t>
            </w:r>
          </w:p>
        </w:tc>
        <w:tc>
          <w:tcPr>
            <w:tcW w:w="2265" w:type="dxa"/>
            <w:tcMar>
              <w:top w:w="0" w:type="dxa"/>
              <w:left w:w="100" w:type="dxa"/>
              <w:bottom w:w="0" w:type="dxa"/>
              <w:right w:w="100" w:type="dxa"/>
            </w:tcMar>
          </w:tcPr>
          <w:p w14:paraId="3816473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08A16D9E" w14:textId="77777777" w:rsidTr="00426D56">
        <w:trPr>
          <w:cantSplit/>
          <w:trHeight w:val="20"/>
          <w:tblHeader/>
        </w:trPr>
        <w:tc>
          <w:tcPr>
            <w:tcW w:w="895" w:type="dxa"/>
            <w:tcMar>
              <w:top w:w="0" w:type="dxa"/>
              <w:left w:w="100" w:type="dxa"/>
              <w:bottom w:w="0" w:type="dxa"/>
              <w:right w:w="100" w:type="dxa"/>
            </w:tcMar>
          </w:tcPr>
          <w:p w14:paraId="0CCB8E8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60" w:type="dxa"/>
            <w:tcMar>
              <w:top w:w="0" w:type="dxa"/>
              <w:left w:w="100" w:type="dxa"/>
              <w:bottom w:w="0" w:type="dxa"/>
              <w:right w:w="100" w:type="dxa"/>
            </w:tcMar>
          </w:tcPr>
          <w:p w14:paraId="7828829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Rumour tracking mechanisms (Yes/No)</w:t>
            </w:r>
          </w:p>
        </w:tc>
        <w:tc>
          <w:tcPr>
            <w:tcW w:w="2265" w:type="dxa"/>
            <w:tcMar>
              <w:top w:w="0" w:type="dxa"/>
              <w:left w:w="100" w:type="dxa"/>
              <w:bottom w:w="0" w:type="dxa"/>
              <w:right w:w="100" w:type="dxa"/>
            </w:tcMar>
          </w:tcPr>
          <w:p w14:paraId="45271D7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36F22C5E" w14:textId="77777777" w:rsidTr="00426D56">
        <w:trPr>
          <w:cantSplit/>
          <w:trHeight w:val="20"/>
          <w:tblHeader/>
        </w:trPr>
        <w:tc>
          <w:tcPr>
            <w:tcW w:w="895" w:type="dxa"/>
            <w:tcMar>
              <w:top w:w="0" w:type="dxa"/>
              <w:left w:w="100" w:type="dxa"/>
              <w:bottom w:w="0" w:type="dxa"/>
              <w:right w:w="100" w:type="dxa"/>
            </w:tcMar>
          </w:tcPr>
          <w:p w14:paraId="33F6F9A7"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60" w:type="dxa"/>
            <w:tcMar>
              <w:top w:w="0" w:type="dxa"/>
              <w:left w:w="100" w:type="dxa"/>
              <w:bottom w:w="0" w:type="dxa"/>
              <w:right w:w="100" w:type="dxa"/>
            </w:tcMar>
          </w:tcPr>
          <w:p w14:paraId="24D4387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Languages spoken / literacy considerations</w:t>
            </w:r>
          </w:p>
        </w:tc>
        <w:tc>
          <w:tcPr>
            <w:tcW w:w="2265" w:type="dxa"/>
            <w:tcMar>
              <w:top w:w="0" w:type="dxa"/>
              <w:left w:w="100" w:type="dxa"/>
              <w:bottom w:w="0" w:type="dxa"/>
              <w:right w:w="100" w:type="dxa"/>
            </w:tcMar>
          </w:tcPr>
          <w:p w14:paraId="7C85E01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466C1637" w14:textId="77777777" w:rsidTr="00426D56">
        <w:trPr>
          <w:cantSplit/>
          <w:trHeight w:val="20"/>
          <w:tblHeader/>
        </w:trPr>
        <w:tc>
          <w:tcPr>
            <w:tcW w:w="895" w:type="dxa"/>
            <w:tcMar>
              <w:top w:w="0" w:type="dxa"/>
              <w:left w:w="100" w:type="dxa"/>
              <w:bottom w:w="0" w:type="dxa"/>
              <w:right w:w="100" w:type="dxa"/>
            </w:tcMar>
          </w:tcPr>
          <w:p w14:paraId="039CE88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560" w:type="dxa"/>
            <w:tcMar>
              <w:top w:w="0" w:type="dxa"/>
              <w:left w:w="100" w:type="dxa"/>
              <w:bottom w:w="0" w:type="dxa"/>
              <w:right w:w="100" w:type="dxa"/>
            </w:tcMar>
          </w:tcPr>
          <w:p w14:paraId="3591E08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Vulnerable groups communication strategy available (Yes/No)</w:t>
            </w:r>
          </w:p>
        </w:tc>
        <w:tc>
          <w:tcPr>
            <w:tcW w:w="2265" w:type="dxa"/>
            <w:tcMar>
              <w:top w:w="0" w:type="dxa"/>
              <w:left w:w="100" w:type="dxa"/>
              <w:bottom w:w="0" w:type="dxa"/>
              <w:right w:w="100" w:type="dxa"/>
            </w:tcMar>
          </w:tcPr>
          <w:p w14:paraId="385F988C"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3B9D1047"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13863489"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K. Preparedness Planning &amp; Governance</w:t>
      </w:r>
    </w:p>
    <w:tbl>
      <w:tblPr>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715"/>
        <w:gridCol w:w="3740"/>
        <w:gridCol w:w="2265"/>
      </w:tblGrid>
      <w:tr w:rsidR="0046063C" w:rsidRPr="00AA5B98" w14:paraId="22FC0958" w14:textId="77777777" w:rsidTr="00426D56">
        <w:trPr>
          <w:cantSplit/>
          <w:trHeight w:val="20"/>
          <w:tblHeader/>
        </w:trPr>
        <w:tc>
          <w:tcPr>
            <w:tcW w:w="715" w:type="dxa"/>
            <w:tcMar>
              <w:top w:w="0" w:type="dxa"/>
              <w:left w:w="100" w:type="dxa"/>
              <w:bottom w:w="0" w:type="dxa"/>
              <w:right w:w="100" w:type="dxa"/>
            </w:tcMar>
          </w:tcPr>
          <w:p w14:paraId="1E9A1CD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740" w:type="dxa"/>
            <w:tcMar>
              <w:top w:w="0" w:type="dxa"/>
              <w:left w:w="100" w:type="dxa"/>
              <w:bottom w:w="0" w:type="dxa"/>
              <w:right w:w="100" w:type="dxa"/>
            </w:tcMar>
          </w:tcPr>
          <w:p w14:paraId="195189B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65" w:type="dxa"/>
            <w:tcMar>
              <w:top w:w="0" w:type="dxa"/>
              <w:left w:w="100" w:type="dxa"/>
              <w:bottom w:w="0" w:type="dxa"/>
              <w:right w:w="100" w:type="dxa"/>
            </w:tcMar>
          </w:tcPr>
          <w:p w14:paraId="681C5BD6"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40C39109" w14:textId="77777777" w:rsidTr="00426D56">
        <w:trPr>
          <w:cantSplit/>
          <w:trHeight w:val="20"/>
          <w:tblHeader/>
        </w:trPr>
        <w:tc>
          <w:tcPr>
            <w:tcW w:w="715" w:type="dxa"/>
            <w:tcMar>
              <w:top w:w="0" w:type="dxa"/>
              <w:left w:w="100" w:type="dxa"/>
              <w:bottom w:w="0" w:type="dxa"/>
              <w:right w:w="100" w:type="dxa"/>
            </w:tcMar>
          </w:tcPr>
          <w:p w14:paraId="39FF3E5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740" w:type="dxa"/>
            <w:tcMar>
              <w:top w:w="0" w:type="dxa"/>
              <w:left w:w="100" w:type="dxa"/>
              <w:bottom w:w="0" w:type="dxa"/>
              <w:right w:w="100" w:type="dxa"/>
            </w:tcMar>
          </w:tcPr>
          <w:p w14:paraId="1006C95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LSG emergency plan available (Yes/No)</w:t>
            </w:r>
          </w:p>
        </w:tc>
        <w:tc>
          <w:tcPr>
            <w:tcW w:w="2265" w:type="dxa"/>
            <w:tcMar>
              <w:top w:w="0" w:type="dxa"/>
              <w:left w:w="100" w:type="dxa"/>
              <w:bottom w:w="0" w:type="dxa"/>
              <w:right w:w="100" w:type="dxa"/>
            </w:tcMar>
          </w:tcPr>
          <w:p w14:paraId="6F66407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723AEA60" w14:textId="77777777" w:rsidTr="00426D56">
        <w:trPr>
          <w:cantSplit/>
          <w:trHeight w:val="20"/>
          <w:tblHeader/>
        </w:trPr>
        <w:tc>
          <w:tcPr>
            <w:tcW w:w="715" w:type="dxa"/>
            <w:tcMar>
              <w:top w:w="0" w:type="dxa"/>
              <w:left w:w="100" w:type="dxa"/>
              <w:bottom w:w="0" w:type="dxa"/>
              <w:right w:w="100" w:type="dxa"/>
            </w:tcMar>
          </w:tcPr>
          <w:p w14:paraId="299FD98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740" w:type="dxa"/>
            <w:tcMar>
              <w:top w:w="0" w:type="dxa"/>
              <w:left w:w="100" w:type="dxa"/>
              <w:bottom w:w="0" w:type="dxa"/>
              <w:right w:w="100" w:type="dxa"/>
            </w:tcMar>
          </w:tcPr>
          <w:p w14:paraId="74686F3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Pandemic preparedness plan available (Yes/No)</w:t>
            </w:r>
          </w:p>
        </w:tc>
        <w:tc>
          <w:tcPr>
            <w:tcW w:w="2265" w:type="dxa"/>
            <w:tcMar>
              <w:top w:w="0" w:type="dxa"/>
              <w:left w:w="100" w:type="dxa"/>
              <w:bottom w:w="0" w:type="dxa"/>
              <w:right w:w="100" w:type="dxa"/>
            </w:tcMar>
          </w:tcPr>
          <w:p w14:paraId="657FC87A"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5D7399D6" w14:textId="77777777" w:rsidTr="00426D56">
        <w:trPr>
          <w:cantSplit/>
          <w:trHeight w:val="20"/>
          <w:tblHeader/>
        </w:trPr>
        <w:tc>
          <w:tcPr>
            <w:tcW w:w="715" w:type="dxa"/>
            <w:tcMar>
              <w:top w:w="0" w:type="dxa"/>
              <w:left w:w="100" w:type="dxa"/>
              <w:bottom w:w="0" w:type="dxa"/>
              <w:right w:w="100" w:type="dxa"/>
            </w:tcMar>
          </w:tcPr>
          <w:p w14:paraId="593E60F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740" w:type="dxa"/>
            <w:tcMar>
              <w:top w:w="0" w:type="dxa"/>
              <w:left w:w="100" w:type="dxa"/>
              <w:bottom w:w="0" w:type="dxa"/>
              <w:right w:w="100" w:type="dxa"/>
            </w:tcMar>
          </w:tcPr>
          <w:p w14:paraId="491A690D"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Incident Command System identified (Yes/No)</w:t>
            </w:r>
          </w:p>
        </w:tc>
        <w:tc>
          <w:tcPr>
            <w:tcW w:w="2265" w:type="dxa"/>
            <w:tcMar>
              <w:top w:w="0" w:type="dxa"/>
              <w:left w:w="100" w:type="dxa"/>
              <w:bottom w:w="0" w:type="dxa"/>
              <w:right w:w="100" w:type="dxa"/>
            </w:tcMar>
          </w:tcPr>
          <w:p w14:paraId="153CED9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0AE17D48" w14:textId="77777777" w:rsidTr="00426D56">
        <w:trPr>
          <w:cantSplit/>
          <w:trHeight w:val="20"/>
          <w:tblHeader/>
        </w:trPr>
        <w:tc>
          <w:tcPr>
            <w:tcW w:w="715" w:type="dxa"/>
            <w:tcMar>
              <w:top w:w="0" w:type="dxa"/>
              <w:left w:w="100" w:type="dxa"/>
              <w:bottom w:w="0" w:type="dxa"/>
              <w:right w:w="100" w:type="dxa"/>
            </w:tcMar>
          </w:tcPr>
          <w:p w14:paraId="36E19AB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740" w:type="dxa"/>
            <w:tcMar>
              <w:top w:w="0" w:type="dxa"/>
              <w:left w:w="100" w:type="dxa"/>
              <w:bottom w:w="0" w:type="dxa"/>
              <w:right w:w="100" w:type="dxa"/>
            </w:tcMar>
          </w:tcPr>
          <w:p w14:paraId="07F9D8A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Rapid procurement mechanism available (Yes/No)</w:t>
            </w:r>
          </w:p>
        </w:tc>
        <w:tc>
          <w:tcPr>
            <w:tcW w:w="2265" w:type="dxa"/>
            <w:tcMar>
              <w:top w:w="0" w:type="dxa"/>
              <w:left w:w="100" w:type="dxa"/>
              <w:bottom w:w="0" w:type="dxa"/>
              <w:right w:w="100" w:type="dxa"/>
            </w:tcMar>
          </w:tcPr>
          <w:p w14:paraId="16F9DEB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6CFC72CA" w14:textId="77777777" w:rsidTr="00426D56">
        <w:trPr>
          <w:cantSplit/>
          <w:trHeight w:val="20"/>
          <w:tblHeader/>
        </w:trPr>
        <w:tc>
          <w:tcPr>
            <w:tcW w:w="715" w:type="dxa"/>
            <w:tcMar>
              <w:top w:w="0" w:type="dxa"/>
              <w:left w:w="100" w:type="dxa"/>
              <w:bottom w:w="0" w:type="dxa"/>
              <w:right w:w="100" w:type="dxa"/>
            </w:tcMar>
          </w:tcPr>
          <w:p w14:paraId="078FD720"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740" w:type="dxa"/>
            <w:tcMar>
              <w:top w:w="0" w:type="dxa"/>
              <w:left w:w="100" w:type="dxa"/>
              <w:bottom w:w="0" w:type="dxa"/>
              <w:right w:w="100" w:type="dxa"/>
            </w:tcMar>
          </w:tcPr>
          <w:p w14:paraId="343CA14B"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Emergency fund available (Yes/No, amount)</w:t>
            </w:r>
          </w:p>
        </w:tc>
        <w:tc>
          <w:tcPr>
            <w:tcW w:w="2265" w:type="dxa"/>
            <w:tcMar>
              <w:top w:w="0" w:type="dxa"/>
              <w:left w:w="100" w:type="dxa"/>
              <w:bottom w:w="0" w:type="dxa"/>
              <w:right w:w="100" w:type="dxa"/>
            </w:tcMar>
          </w:tcPr>
          <w:p w14:paraId="15049CB4"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723D439C" w14:textId="77777777" w:rsidTr="00426D56">
        <w:trPr>
          <w:cantSplit/>
          <w:trHeight w:val="20"/>
          <w:tblHeader/>
        </w:trPr>
        <w:tc>
          <w:tcPr>
            <w:tcW w:w="715" w:type="dxa"/>
            <w:tcMar>
              <w:top w:w="0" w:type="dxa"/>
              <w:left w:w="100" w:type="dxa"/>
              <w:bottom w:w="0" w:type="dxa"/>
              <w:right w:w="100" w:type="dxa"/>
            </w:tcMar>
          </w:tcPr>
          <w:p w14:paraId="2BCCA19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740" w:type="dxa"/>
            <w:tcMar>
              <w:top w:w="0" w:type="dxa"/>
              <w:left w:w="100" w:type="dxa"/>
              <w:bottom w:w="0" w:type="dxa"/>
              <w:right w:w="100" w:type="dxa"/>
            </w:tcMar>
          </w:tcPr>
          <w:p w14:paraId="645F575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Past outbreak response experience (Yes/No, details)</w:t>
            </w:r>
          </w:p>
        </w:tc>
        <w:tc>
          <w:tcPr>
            <w:tcW w:w="2265" w:type="dxa"/>
            <w:tcMar>
              <w:top w:w="0" w:type="dxa"/>
              <w:left w:w="100" w:type="dxa"/>
              <w:bottom w:w="0" w:type="dxa"/>
              <w:right w:w="100" w:type="dxa"/>
            </w:tcMar>
          </w:tcPr>
          <w:p w14:paraId="38A6CE1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rPr>
              <w:t>No</w:t>
            </w:r>
          </w:p>
        </w:tc>
      </w:tr>
      <w:tr w:rsidR="0046063C" w:rsidRPr="00AA5B98" w14:paraId="18768E18" w14:textId="77777777" w:rsidTr="00426D56">
        <w:trPr>
          <w:cantSplit/>
          <w:trHeight w:val="20"/>
          <w:tblHeader/>
        </w:trPr>
        <w:tc>
          <w:tcPr>
            <w:tcW w:w="715" w:type="dxa"/>
            <w:tcMar>
              <w:top w:w="0" w:type="dxa"/>
              <w:left w:w="100" w:type="dxa"/>
              <w:bottom w:w="0" w:type="dxa"/>
              <w:right w:w="100" w:type="dxa"/>
            </w:tcMar>
          </w:tcPr>
          <w:p w14:paraId="3357B028"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740" w:type="dxa"/>
            <w:tcMar>
              <w:top w:w="0" w:type="dxa"/>
              <w:left w:w="100" w:type="dxa"/>
              <w:bottom w:w="0" w:type="dxa"/>
              <w:right w:w="100" w:type="dxa"/>
            </w:tcMar>
          </w:tcPr>
          <w:p w14:paraId="460DCB5E"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Intersectoral coordination mechanism (Health, Police, LSG, Veterinary, Education)</w:t>
            </w:r>
          </w:p>
        </w:tc>
        <w:tc>
          <w:tcPr>
            <w:tcW w:w="2265" w:type="dxa"/>
            <w:tcMar>
              <w:top w:w="0" w:type="dxa"/>
              <w:left w:w="100" w:type="dxa"/>
              <w:bottom w:w="0" w:type="dxa"/>
              <w:right w:w="100" w:type="dxa"/>
            </w:tcMar>
          </w:tcPr>
          <w:p w14:paraId="1A3FB103"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3E91CFB4" w14:textId="77777777" w:rsidTr="00426D56">
        <w:trPr>
          <w:cantSplit/>
          <w:trHeight w:val="20"/>
          <w:tblHeader/>
        </w:trPr>
        <w:tc>
          <w:tcPr>
            <w:tcW w:w="715" w:type="dxa"/>
            <w:tcMar>
              <w:top w:w="0" w:type="dxa"/>
              <w:left w:w="100" w:type="dxa"/>
              <w:bottom w:w="0" w:type="dxa"/>
              <w:right w:w="100" w:type="dxa"/>
            </w:tcMar>
          </w:tcPr>
          <w:p w14:paraId="1735E59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740" w:type="dxa"/>
            <w:tcMar>
              <w:top w:w="0" w:type="dxa"/>
              <w:left w:w="100" w:type="dxa"/>
              <w:bottom w:w="0" w:type="dxa"/>
              <w:right w:w="100" w:type="dxa"/>
            </w:tcMar>
          </w:tcPr>
          <w:p w14:paraId="09B4C40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Mock drills conducted in last 12 months (Yes/No)</w:t>
            </w:r>
          </w:p>
        </w:tc>
        <w:tc>
          <w:tcPr>
            <w:tcW w:w="2265" w:type="dxa"/>
            <w:tcMar>
              <w:top w:w="0" w:type="dxa"/>
              <w:left w:w="100" w:type="dxa"/>
              <w:bottom w:w="0" w:type="dxa"/>
              <w:right w:w="100" w:type="dxa"/>
            </w:tcMar>
          </w:tcPr>
          <w:p w14:paraId="76D0AD3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No</w:t>
            </w:r>
          </w:p>
        </w:tc>
      </w:tr>
      <w:tr w:rsidR="0046063C" w:rsidRPr="00AA5B98" w14:paraId="3236DF40" w14:textId="77777777" w:rsidTr="00426D56">
        <w:trPr>
          <w:cantSplit/>
          <w:trHeight w:val="20"/>
          <w:tblHeader/>
        </w:trPr>
        <w:tc>
          <w:tcPr>
            <w:tcW w:w="715" w:type="dxa"/>
            <w:tcMar>
              <w:top w:w="0" w:type="dxa"/>
              <w:left w:w="100" w:type="dxa"/>
              <w:bottom w:w="0" w:type="dxa"/>
              <w:right w:w="100" w:type="dxa"/>
            </w:tcMar>
          </w:tcPr>
          <w:p w14:paraId="7AD9F332"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9</w:t>
            </w:r>
          </w:p>
        </w:tc>
        <w:tc>
          <w:tcPr>
            <w:tcW w:w="3740" w:type="dxa"/>
            <w:tcMar>
              <w:top w:w="0" w:type="dxa"/>
              <w:left w:w="100" w:type="dxa"/>
              <w:bottom w:w="0" w:type="dxa"/>
              <w:right w:w="100" w:type="dxa"/>
            </w:tcMar>
          </w:tcPr>
          <w:p w14:paraId="1653B7F5"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Training coverage for staff/volunteers (Yes/No)</w:t>
            </w:r>
          </w:p>
        </w:tc>
        <w:tc>
          <w:tcPr>
            <w:tcW w:w="2265" w:type="dxa"/>
            <w:tcMar>
              <w:top w:w="0" w:type="dxa"/>
              <w:left w:w="100" w:type="dxa"/>
              <w:bottom w:w="0" w:type="dxa"/>
              <w:right w:w="100" w:type="dxa"/>
            </w:tcMar>
          </w:tcPr>
          <w:p w14:paraId="24C4EFF9" w14:textId="77777777" w:rsidR="0046063C" w:rsidRPr="00AA5B98" w:rsidRDefault="0046063C" w:rsidP="00426D56">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7E1F7223"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176AAB65"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r w:rsidRPr="00AA5B98">
        <w:rPr>
          <w:rFonts w:ascii="Times New Roman" w:eastAsia="Garamond" w:hAnsi="Times New Roman" w:cs="Times New Roman"/>
          <w:b/>
          <w:bCs/>
          <w:color w:val="000000"/>
        </w:rPr>
        <w:t>L. Surveillance &amp; Data Systems</w:t>
      </w:r>
    </w:p>
    <w:tbl>
      <w:tblPr>
        <w:tblW w:w="673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95"/>
        <w:gridCol w:w="3590"/>
        <w:gridCol w:w="2250"/>
      </w:tblGrid>
      <w:tr w:rsidR="0046063C" w:rsidRPr="00AA5B98" w14:paraId="1E004679" w14:textId="77777777" w:rsidTr="00426D56">
        <w:trPr>
          <w:cantSplit/>
          <w:trHeight w:val="20"/>
          <w:tblHeader/>
        </w:trPr>
        <w:tc>
          <w:tcPr>
            <w:tcW w:w="895" w:type="dxa"/>
            <w:tcMar>
              <w:top w:w="0" w:type="dxa"/>
              <w:left w:w="100" w:type="dxa"/>
              <w:bottom w:w="0" w:type="dxa"/>
              <w:right w:w="100" w:type="dxa"/>
            </w:tcMar>
          </w:tcPr>
          <w:p w14:paraId="723DECC6"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lastRenderedPageBreak/>
              <w:t>Sl. No.</w:t>
            </w:r>
          </w:p>
        </w:tc>
        <w:tc>
          <w:tcPr>
            <w:tcW w:w="3590" w:type="dxa"/>
            <w:tcMar>
              <w:top w:w="0" w:type="dxa"/>
              <w:left w:w="100" w:type="dxa"/>
              <w:bottom w:w="0" w:type="dxa"/>
              <w:right w:w="100" w:type="dxa"/>
            </w:tcMar>
          </w:tcPr>
          <w:p w14:paraId="4CB152C7"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Indicator / Field</w:t>
            </w:r>
          </w:p>
        </w:tc>
        <w:tc>
          <w:tcPr>
            <w:tcW w:w="2250" w:type="dxa"/>
            <w:tcMar>
              <w:top w:w="0" w:type="dxa"/>
              <w:left w:w="100" w:type="dxa"/>
              <w:bottom w:w="0" w:type="dxa"/>
              <w:right w:w="100" w:type="dxa"/>
            </w:tcMar>
          </w:tcPr>
          <w:p w14:paraId="49C17708"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Baseline Data (Value / Description)</w:t>
            </w:r>
          </w:p>
        </w:tc>
      </w:tr>
      <w:tr w:rsidR="0046063C" w:rsidRPr="00AA5B98" w14:paraId="0A1E6D5D" w14:textId="77777777" w:rsidTr="00426D56">
        <w:trPr>
          <w:cantSplit/>
          <w:trHeight w:val="20"/>
          <w:tblHeader/>
        </w:trPr>
        <w:tc>
          <w:tcPr>
            <w:tcW w:w="895" w:type="dxa"/>
            <w:tcMar>
              <w:top w:w="0" w:type="dxa"/>
              <w:left w:w="100" w:type="dxa"/>
              <w:bottom w:w="0" w:type="dxa"/>
              <w:right w:w="100" w:type="dxa"/>
            </w:tcMar>
          </w:tcPr>
          <w:p w14:paraId="0B9C5E43"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1</w:t>
            </w:r>
          </w:p>
        </w:tc>
        <w:tc>
          <w:tcPr>
            <w:tcW w:w="3590" w:type="dxa"/>
            <w:tcMar>
              <w:top w:w="0" w:type="dxa"/>
              <w:left w:w="100" w:type="dxa"/>
              <w:bottom w:w="0" w:type="dxa"/>
              <w:right w:w="100" w:type="dxa"/>
            </w:tcMar>
          </w:tcPr>
          <w:p w14:paraId="08D8DCB3"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Digital reporting tools used (e.g., DHIS2, portals)</w:t>
            </w:r>
          </w:p>
        </w:tc>
        <w:tc>
          <w:tcPr>
            <w:tcW w:w="2250" w:type="dxa"/>
            <w:tcMar>
              <w:top w:w="0" w:type="dxa"/>
              <w:left w:w="100" w:type="dxa"/>
              <w:bottom w:w="0" w:type="dxa"/>
              <w:right w:w="100" w:type="dxa"/>
            </w:tcMar>
          </w:tcPr>
          <w:p w14:paraId="029786E3"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IHIP</w:t>
            </w:r>
          </w:p>
        </w:tc>
      </w:tr>
      <w:tr w:rsidR="0046063C" w:rsidRPr="00AA5B98" w14:paraId="2DA3E43B" w14:textId="77777777" w:rsidTr="00426D56">
        <w:trPr>
          <w:cantSplit/>
          <w:trHeight w:val="20"/>
          <w:tblHeader/>
        </w:trPr>
        <w:tc>
          <w:tcPr>
            <w:tcW w:w="895" w:type="dxa"/>
            <w:tcMar>
              <w:top w:w="0" w:type="dxa"/>
              <w:left w:w="100" w:type="dxa"/>
              <w:bottom w:w="0" w:type="dxa"/>
              <w:right w:w="100" w:type="dxa"/>
            </w:tcMar>
          </w:tcPr>
          <w:p w14:paraId="4C56336C"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2</w:t>
            </w:r>
          </w:p>
        </w:tc>
        <w:tc>
          <w:tcPr>
            <w:tcW w:w="3590" w:type="dxa"/>
            <w:tcMar>
              <w:top w:w="0" w:type="dxa"/>
              <w:left w:w="100" w:type="dxa"/>
              <w:bottom w:w="0" w:type="dxa"/>
              <w:right w:w="100" w:type="dxa"/>
            </w:tcMar>
          </w:tcPr>
          <w:p w14:paraId="21FF8E45"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Availability of line-listing format (Yes/No)</w:t>
            </w:r>
          </w:p>
        </w:tc>
        <w:tc>
          <w:tcPr>
            <w:tcW w:w="2250" w:type="dxa"/>
            <w:tcMar>
              <w:top w:w="0" w:type="dxa"/>
              <w:left w:w="100" w:type="dxa"/>
              <w:bottom w:w="0" w:type="dxa"/>
              <w:right w:w="100" w:type="dxa"/>
            </w:tcMar>
          </w:tcPr>
          <w:p w14:paraId="6401A1AA"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4C3B9549" w14:textId="77777777" w:rsidTr="00426D56">
        <w:trPr>
          <w:cantSplit/>
          <w:trHeight w:val="20"/>
          <w:tblHeader/>
        </w:trPr>
        <w:tc>
          <w:tcPr>
            <w:tcW w:w="895" w:type="dxa"/>
            <w:tcMar>
              <w:top w:w="0" w:type="dxa"/>
              <w:left w:w="100" w:type="dxa"/>
              <w:bottom w:w="0" w:type="dxa"/>
              <w:right w:w="100" w:type="dxa"/>
            </w:tcMar>
          </w:tcPr>
          <w:p w14:paraId="03776D60"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3</w:t>
            </w:r>
          </w:p>
        </w:tc>
        <w:tc>
          <w:tcPr>
            <w:tcW w:w="3590" w:type="dxa"/>
            <w:tcMar>
              <w:top w:w="0" w:type="dxa"/>
              <w:left w:w="100" w:type="dxa"/>
              <w:bottom w:w="0" w:type="dxa"/>
              <w:right w:w="100" w:type="dxa"/>
            </w:tcMar>
          </w:tcPr>
          <w:p w14:paraId="17ABA95C"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Contact tracing team identified (Yes/No)</w:t>
            </w:r>
          </w:p>
        </w:tc>
        <w:tc>
          <w:tcPr>
            <w:tcW w:w="2250" w:type="dxa"/>
            <w:tcMar>
              <w:top w:w="0" w:type="dxa"/>
              <w:left w:w="100" w:type="dxa"/>
              <w:bottom w:w="0" w:type="dxa"/>
              <w:right w:w="100" w:type="dxa"/>
            </w:tcMar>
          </w:tcPr>
          <w:p w14:paraId="2F8CEBB7"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55563BD4" w14:textId="77777777" w:rsidTr="00426D56">
        <w:trPr>
          <w:cantSplit/>
          <w:trHeight w:val="20"/>
          <w:tblHeader/>
        </w:trPr>
        <w:tc>
          <w:tcPr>
            <w:tcW w:w="895" w:type="dxa"/>
            <w:tcMar>
              <w:top w:w="0" w:type="dxa"/>
              <w:left w:w="100" w:type="dxa"/>
              <w:bottom w:w="0" w:type="dxa"/>
              <w:right w:w="100" w:type="dxa"/>
            </w:tcMar>
          </w:tcPr>
          <w:p w14:paraId="24DAE823"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4</w:t>
            </w:r>
          </w:p>
        </w:tc>
        <w:tc>
          <w:tcPr>
            <w:tcW w:w="3590" w:type="dxa"/>
            <w:tcMar>
              <w:top w:w="0" w:type="dxa"/>
              <w:left w:w="100" w:type="dxa"/>
              <w:bottom w:w="0" w:type="dxa"/>
              <w:right w:w="100" w:type="dxa"/>
            </w:tcMar>
          </w:tcPr>
          <w:p w14:paraId="7D085FA7"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Mapping of high-risk households available (Yes/No)</w:t>
            </w:r>
          </w:p>
        </w:tc>
        <w:tc>
          <w:tcPr>
            <w:tcW w:w="2250" w:type="dxa"/>
            <w:tcMar>
              <w:top w:w="0" w:type="dxa"/>
              <w:left w:w="100" w:type="dxa"/>
              <w:bottom w:w="0" w:type="dxa"/>
              <w:right w:w="100" w:type="dxa"/>
            </w:tcMar>
          </w:tcPr>
          <w:p w14:paraId="454A7ACF"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4A2682FF" w14:textId="77777777" w:rsidTr="00426D56">
        <w:trPr>
          <w:cantSplit/>
          <w:trHeight w:val="20"/>
          <w:tblHeader/>
        </w:trPr>
        <w:tc>
          <w:tcPr>
            <w:tcW w:w="895" w:type="dxa"/>
            <w:tcMar>
              <w:top w:w="0" w:type="dxa"/>
              <w:left w:w="100" w:type="dxa"/>
              <w:bottom w:w="0" w:type="dxa"/>
              <w:right w:w="100" w:type="dxa"/>
            </w:tcMar>
          </w:tcPr>
          <w:p w14:paraId="68420BAE"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5</w:t>
            </w:r>
          </w:p>
        </w:tc>
        <w:tc>
          <w:tcPr>
            <w:tcW w:w="3590" w:type="dxa"/>
            <w:tcMar>
              <w:top w:w="0" w:type="dxa"/>
              <w:left w:w="100" w:type="dxa"/>
              <w:bottom w:w="0" w:type="dxa"/>
              <w:right w:w="100" w:type="dxa"/>
            </w:tcMar>
          </w:tcPr>
          <w:p w14:paraId="48C6FFFB"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Testing sample transport mechanism (Yes/No)</w:t>
            </w:r>
          </w:p>
        </w:tc>
        <w:tc>
          <w:tcPr>
            <w:tcW w:w="2250" w:type="dxa"/>
            <w:tcMar>
              <w:top w:w="0" w:type="dxa"/>
              <w:left w:w="100" w:type="dxa"/>
              <w:bottom w:w="0" w:type="dxa"/>
              <w:right w:w="100" w:type="dxa"/>
            </w:tcMar>
          </w:tcPr>
          <w:p w14:paraId="15571DFF"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495B4E9A" w14:textId="77777777" w:rsidTr="00426D56">
        <w:trPr>
          <w:cantSplit/>
          <w:trHeight w:val="20"/>
          <w:tblHeader/>
        </w:trPr>
        <w:tc>
          <w:tcPr>
            <w:tcW w:w="895" w:type="dxa"/>
            <w:tcMar>
              <w:top w:w="0" w:type="dxa"/>
              <w:left w:w="100" w:type="dxa"/>
              <w:bottom w:w="0" w:type="dxa"/>
              <w:right w:w="100" w:type="dxa"/>
            </w:tcMar>
          </w:tcPr>
          <w:p w14:paraId="427C55CA"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6</w:t>
            </w:r>
          </w:p>
        </w:tc>
        <w:tc>
          <w:tcPr>
            <w:tcW w:w="3590" w:type="dxa"/>
            <w:tcMar>
              <w:top w:w="0" w:type="dxa"/>
              <w:left w:w="100" w:type="dxa"/>
              <w:bottom w:w="0" w:type="dxa"/>
              <w:right w:w="100" w:type="dxa"/>
            </w:tcMar>
          </w:tcPr>
          <w:p w14:paraId="36F40877"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Reporting timeline adherence (good/average/poor)</w:t>
            </w:r>
          </w:p>
        </w:tc>
        <w:tc>
          <w:tcPr>
            <w:tcW w:w="2250" w:type="dxa"/>
            <w:tcMar>
              <w:top w:w="0" w:type="dxa"/>
              <w:left w:w="100" w:type="dxa"/>
              <w:bottom w:w="0" w:type="dxa"/>
              <w:right w:w="100" w:type="dxa"/>
            </w:tcMar>
          </w:tcPr>
          <w:p w14:paraId="4AF58E27"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365CEECE" w14:textId="77777777" w:rsidTr="00426D56">
        <w:trPr>
          <w:cantSplit/>
          <w:trHeight w:val="20"/>
          <w:tblHeader/>
        </w:trPr>
        <w:tc>
          <w:tcPr>
            <w:tcW w:w="895" w:type="dxa"/>
            <w:tcMar>
              <w:top w:w="0" w:type="dxa"/>
              <w:left w:w="100" w:type="dxa"/>
              <w:bottom w:w="0" w:type="dxa"/>
              <w:right w:w="100" w:type="dxa"/>
            </w:tcMar>
          </w:tcPr>
          <w:p w14:paraId="4EE33B04"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7</w:t>
            </w:r>
          </w:p>
        </w:tc>
        <w:tc>
          <w:tcPr>
            <w:tcW w:w="3590" w:type="dxa"/>
            <w:tcMar>
              <w:top w:w="0" w:type="dxa"/>
              <w:left w:w="100" w:type="dxa"/>
              <w:bottom w:w="0" w:type="dxa"/>
              <w:right w:w="100" w:type="dxa"/>
            </w:tcMar>
          </w:tcPr>
          <w:p w14:paraId="7E5BF6D2"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Data sharing between departments (Yes/No)</w:t>
            </w:r>
          </w:p>
        </w:tc>
        <w:tc>
          <w:tcPr>
            <w:tcW w:w="2250" w:type="dxa"/>
            <w:tcMar>
              <w:top w:w="0" w:type="dxa"/>
              <w:left w:w="100" w:type="dxa"/>
              <w:bottom w:w="0" w:type="dxa"/>
              <w:right w:w="100" w:type="dxa"/>
            </w:tcMar>
          </w:tcPr>
          <w:p w14:paraId="2918C57C"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r w:rsidR="0046063C" w:rsidRPr="00AA5B98" w14:paraId="3BD5BBE4" w14:textId="77777777" w:rsidTr="00426D56">
        <w:trPr>
          <w:cantSplit/>
          <w:trHeight w:val="20"/>
          <w:tblHeader/>
        </w:trPr>
        <w:tc>
          <w:tcPr>
            <w:tcW w:w="895" w:type="dxa"/>
            <w:tcMar>
              <w:top w:w="0" w:type="dxa"/>
              <w:left w:w="100" w:type="dxa"/>
              <w:bottom w:w="0" w:type="dxa"/>
              <w:right w:w="100" w:type="dxa"/>
            </w:tcMar>
          </w:tcPr>
          <w:p w14:paraId="264216A0"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8</w:t>
            </w:r>
          </w:p>
        </w:tc>
        <w:tc>
          <w:tcPr>
            <w:tcW w:w="3590" w:type="dxa"/>
            <w:tcMar>
              <w:top w:w="0" w:type="dxa"/>
              <w:left w:w="100" w:type="dxa"/>
              <w:bottom w:w="0" w:type="dxa"/>
              <w:right w:w="100" w:type="dxa"/>
            </w:tcMar>
          </w:tcPr>
          <w:p w14:paraId="506ABE08"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Availability of dashboard for monitoring (Yes/No)</w:t>
            </w:r>
          </w:p>
        </w:tc>
        <w:tc>
          <w:tcPr>
            <w:tcW w:w="2250" w:type="dxa"/>
            <w:tcMar>
              <w:top w:w="0" w:type="dxa"/>
              <w:left w:w="100" w:type="dxa"/>
              <w:bottom w:w="0" w:type="dxa"/>
              <w:right w:w="100" w:type="dxa"/>
            </w:tcMar>
          </w:tcPr>
          <w:p w14:paraId="2A0924CE" w14:textId="77777777" w:rsidR="0046063C" w:rsidRPr="00AA5B98" w:rsidRDefault="0046063C" w:rsidP="00426D56">
            <w:pPr>
              <w:pBdr>
                <w:top w:val="nil"/>
                <w:left w:val="nil"/>
                <w:bottom w:val="nil"/>
                <w:right w:val="nil"/>
                <w:between w:val="nil"/>
              </w:pBdr>
              <w:spacing w:before="240" w:after="240" w:line="240" w:lineRule="auto"/>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Yes</w:t>
            </w:r>
          </w:p>
        </w:tc>
      </w:tr>
    </w:tbl>
    <w:p w14:paraId="1195F77E"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color w:val="000000"/>
        </w:rPr>
      </w:pPr>
      <w:r w:rsidRPr="00AA5B98">
        <w:rPr>
          <w:rFonts w:ascii="Times New Roman" w:eastAsia="Garamond" w:hAnsi="Times New Roman" w:cs="Times New Roman"/>
          <w:color w:val="000000"/>
        </w:rPr>
        <w:t xml:space="preserve"> </w:t>
      </w:r>
    </w:p>
    <w:p w14:paraId="41445233" w14:textId="77777777" w:rsidR="0046063C" w:rsidRPr="00AA5B98" w:rsidRDefault="0046063C" w:rsidP="0046063C">
      <w:pPr>
        <w:pBdr>
          <w:top w:val="nil"/>
          <w:left w:val="nil"/>
          <w:bottom w:val="nil"/>
          <w:right w:val="nil"/>
          <w:between w:val="nil"/>
        </w:pBdr>
        <w:spacing w:before="240" w:after="240"/>
        <w:rPr>
          <w:rFonts w:ascii="Times New Roman" w:eastAsia="Garamond" w:hAnsi="Times New Roman" w:cs="Times New Roman"/>
          <w:b/>
          <w:bCs/>
          <w:color w:val="000000"/>
        </w:rPr>
      </w:pPr>
    </w:p>
    <w:p w14:paraId="469A45EF" w14:textId="77777777" w:rsidR="009115D2" w:rsidRPr="009807EB" w:rsidRDefault="009115D2">
      <w:pPr>
        <w:spacing w:before="240" w:after="240"/>
        <w:rPr>
          <w:rFonts w:ascii="Times New Roman" w:eastAsia="Calibri" w:hAnsi="Times New Roman" w:cs="Times New Roman"/>
          <w:color w:val="000000"/>
        </w:rPr>
      </w:pPr>
    </w:p>
    <w:p w14:paraId="35AAAE54" w14:textId="77777777" w:rsidR="006463CD" w:rsidRPr="009807EB" w:rsidRDefault="00E84D3F">
      <w:pPr>
        <w:spacing w:before="240" w:after="240"/>
        <w:rPr>
          <w:rFonts w:ascii="Times New Roman" w:eastAsia="Calibri" w:hAnsi="Times New Roman" w:cs="Times New Roman"/>
          <w:b/>
          <w:bCs/>
          <w:color w:val="000000"/>
        </w:rPr>
      </w:pPr>
      <w:r w:rsidRPr="009807EB">
        <w:rPr>
          <w:rFonts w:ascii="Times New Roman" w:eastAsia="Calibri" w:hAnsi="Times New Roman" w:cs="Times New Roman"/>
          <w:b/>
          <w:bCs/>
          <w:color w:val="000000"/>
        </w:rPr>
        <w:t>M. Additional Notes &amp; Observations</w:t>
      </w:r>
    </w:p>
    <w:tbl>
      <w:tblPr>
        <w:tblStyle w:val="Style313"/>
        <w:tblW w:w="672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5"/>
        <w:gridCol w:w="3665"/>
        <w:gridCol w:w="2250"/>
      </w:tblGrid>
      <w:tr w:rsidR="00FE197D" w:rsidRPr="009807EB" w14:paraId="292AD3D6" w14:textId="77777777" w:rsidTr="00FE197D">
        <w:trPr>
          <w:cantSplit/>
          <w:trHeight w:val="20"/>
          <w:tblHeader/>
        </w:trPr>
        <w:tc>
          <w:tcPr>
            <w:tcW w:w="805" w:type="dxa"/>
            <w:tcMar>
              <w:top w:w="0" w:type="dxa"/>
              <w:left w:w="100" w:type="dxa"/>
              <w:bottom w:w="0" w:type="dxa"/>
              <w:right w:w="100" w:type="dxa"/>
            </w:tcMar>
          </w:tcPr>
          <w:p w14:paraId="6FEE92DF"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Sl. No.</w:t>
            </w:r>
          </w:p>
        </w:tc>
        <w:tc>
          <w:tcPr>
            <w:tcW w:w="3665" w:type="dxa"/>
            <w:tcMar>
              <w:top w:w="0" w:type="dxa"/>
              <w:left w:w="100" w:type="dxa"/>
              <w:bottom w:w="0" w:type="dxa"/>
              <w:right w:w="100" w:type="dxa"/>
            </w:tcMar>
          </w:tcPr>
          <w:p w14:paraId="2E85645B"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Indicator / Field</w:t>
            </w:r>
          </w:p>
        </w:tc>
        <w:tc>
          <w:tcPr>
            <w:tcW w:w="2250" w:type="dxa"/>
            <w:tcMar>
              <w:top w:w="0" w:type="dxa"/>
              <w:left w:w="100" w:type="dxa"/>
              <w:bottom w:w="0" w:type="dxa"/>
              <w:right w:w="100" w:type="dxa"/>
            </w:tcMar>
          </w:tcPr>
          <w:p w14:paraId="4E67CDE6"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Baseline Data (Value / Description)</w:t>
            </w:r>
          </w:p>
        </w:tc>
      </w:tr>
      <w:tr w:rsidR="00FE197D" w:rsidRPr="009807EB" w14:paraId="671BFC96" w14:textId="77777777" w:rsidTr="00FE197D">
        <w:trPr>
          <w:cantSplit/>
          <w:trHeight w:val="20"/>
          <w:tblHeader/>
        </w:trPr>
        <w:tc>
          <w:tcPr>
            <w:tcW w:w="805" w:type="dxa"/>
            <w:tcMar>
              <w:top w:w="0" w:type="dxa"/>
              <w:left w:w="100" w:type="dxa"/>
              <w:bottom w:w="0" w:type="dxa"/>
              <w:right w:w="100" w:type="dxa"/>
            </w:tcMar>
          </w:tcPr>
          <w:p w14:paraId="6B0D780E"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1</w:t>
            </w:r>
          </w:p>
        </w:tc>
        <w:tc>
          <w:tcPr>
            <w:tcW w:w="3665" w:type="dxa"/>
            <w:tcMar>
              <w:top w:w="0" w:type="dxa"/>
              <w:left w:w="100" w:type="dxa"/>
              <w:bottom w:w="0" w:type="dxa"/>
              <w:right w:w="100" w:type="dxa"/>
            </w:tcMar>
          </w:tcPr>
          <w:p w14:paraId="7EC39D94"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Key challenges perceived by </w:t>
            </w:r>
            <w:r w:rsidRPr="009807EB">
              <w:rPr>
                <w:rFonts w:ascii="Times New Roman" w:eastAsia="Calibri" w:hAnsi="Times New Roman" w:cs="Times New Roman"/>
              </w:rPr>
              <w:t>LSGD</w:t>
            </w:r>
          </w:p>
        </w:tc>
        <w:tc>
          <w:tcPr>
            <w:tcW w:w="2250" w:type="dxa"/>
            <w:tcMar>
              <w:top w:w="0" w:type="dxa"/>
              <w:left w:w="100" w:type="dxa"/>
              <w:bottom w:w="0" w:type="dxa"/>
              <w:right w:w="100" w:type="dxa"/>
            </w:tcMar>
          </w:tcPr>
          <w:p w14:paraId="186C4BD8" w14:textId="77777777" w:rsidR="005F5F5D" w:rsidRPr="005F5F5D" w:rsidRDefault="00FE197D" w:rsidP="005F5F5D">
            <w:pPr>
              <w:spacing w:line="300" w:lineRule="atLeast"/>
              <w:jc w:val="left"/>
              <w:rPr>
                <w:rFonts w:ascii="Segoe UI" w:eastAsia="Times New Roman" w:hAnsi="Segoe UI" w:cs="Segoe UI"/>
                <w:sz w:val="21"/>
                <w:szCs w:val="21"/>
                <w:lang w:bidi="ml-IN"/>
              </w:rPr>
            </w:pPr>
            <w:r w:rsidRPr="009807EB">
              <w:rPr>
                <w:rFonts w:ascii="Times New Roman" w:eastAsia="Calibri" w:hAnsi="Times New Roman" w:cs="Times New Roman"/>
                <w:color w:val="000000"/>
              </w:rPr>
              <w:t xml:space="preserve"> </w:t>
            </w:r>
            <w:r w:rsidR="005F5F5D" w:rsidRPr="005F5F5D">
              <w:rPr>
                <w:rFonts w:ascii="Segoe UI" w:eastAsia="Times New Roman" w:hAnsi="Segoe UI" w:cs="Segoe UI"/>
                <w:sz w:val="21"/>
                <w:szCs w:val="21"/>
                <w:lang w:bidi="ml-IN"/>
              </w:rPr>
              <w:t>Limited surge capacity of health facilities, gaps in interdepartmental coordination, delayed reporting from peripheral areas, and resource constraints during outbreaks</w:t>
            </w:r>
          </w:p>
          <w:p w14:paraId="31813792" w14:textId="0DA66AB9" w:rsidR="00FE197D" w:rsidRPr="009807EB" w:rsidRDefault="00FE197D">
            <w:pPr>
              <w:spacing w:before="240" w:after="240" w:line="240" w:lineRule="auto"/>
              <w:rPr>
                <w:rFonts w:ascii="Times New Roman" w:eastAsia="Calibri" w:hAnsi="Times New Roman" w:cs="Times New Roman"/>
                <w:color w:val="000000"/>
              </w:rPr>
            </w:pPr>
          </w:p>
        </w:tc>
      </w:tr>
      <w:tr w:rsidR="00FE197D" w:rsidRPr="009807EB" w14:paraId="51125F4A" w14:textId="77777777" w:rsidTr="00FE197D">
        <w:trPr>
          <w:cantSplit/>
          <w:trHeight w:val="20"/>
          <w:tblHeader/>
        </w:trPr>
        <w:tc>
          <w:tcPr>
            <w:tcW w:w="805" w:type="dxa"/>
            <w:tcMar>
              <w:top w:w="0" w:type="dxa"/>
              <w:left w:w="100" w:type="dxa"/>
              <w:bottom w:w="0" w:type="dxa"/>
              <w:right w:w="100" w:type="dxa"/>
            </w:tcMar>
          </w:tcPr>
          <w:p w14:paraId="37B5F9F5"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2</w:t>
            </w:r>
          </w:p>
        </w:tc>
        <w:tc>
          <w:tcPr>
            <w:tcW w:w="3665" w:type="dxa"/>
            <w:tcMar>
              <w:top w:w="0" w:type="dxa"/>
              <w:left w:w="100" w:type="dxa"/>
              <w:bottom w:w="0" w:type="dxa"/>
              <w:right w:w="100" w:type="dxa"/>
            </w:tcMar>
          </w:tcPr>
          <w:p w14:paraId="5B430252"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Top 5 high-risk wards (reason)</w:t>
            </w:r>
          </w:p>
        </w:tc>
        <w:tc>
          <w:tcPr>
            <w:tcW w:w="2250" w:type="dxa"/>
            <w:tcMar>
              <w:top w:w="0" w:type="dxa"/>
              <w:left w:w="100" w:type="dxa"/>
              <w:bottom w:w="0" w:type="dxa"/>
              <w:right w:w="100" w:type="dxa"/>
            </w:tcMar>
          </w:tcPr>
          <w:p w14:paraId="404C88D7" w14:textId="77777777" w:rsidR="00FE197D"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r w:rsidR="00995102">
              <w:rPr>
                <w:rFonts w:ascii="Times New Roman" w:eastAsia="Calibri" w:hAnsi="Times New Roman" w:cs="Times New Roman"/>
                <w:color w:val="000000"/>
              </w:rPr>
              <w:t>w-11</w:t>
            </w:r>
            <w:r w:rsidR="00C12777">
              <w:rPr>
                <w:rFonts w:ascii="Times New Roman" w:eastAsia="Calibri" w:hAnsi="Times New Roman" w:cs="Times New Roman"/>
                <w:color w:val="000000"/>
              </w:rPr>
              <w:t>(</w:t>
            </w:r>
            <w:proofErr w:type="spellStart"/>
            <w:r w:rsidR="00C12777">
              <w:rPr>
                <w:rFonts w:ascii="Times New Roman" w:eastAsia="Calibri" w:hAnsi="Times New Roman" w:cs="Times New Roman"/>
                <w:color w:val="000000"/>
              </w:rPr>
              <w:t>muthukulam</w:t>
            </w:r>
            <w:proofErr w:type="spellEnd"/>
            <w:r w:rsidR="00C12777">
              <w:rPr>
                <w:rFonts w:ascii="Times New Roman" w:eastAsia="Calibri" w:hAnsi="Times New Roman" w:cs="Times New Roman"/>
                <w:color w:val="000000"/>
              </w:rPr>
              <w:t>)</w:t>
            </w:r>
          </w:p>
          <w:p w14:paraId="4A0E2EBA" w14:textId="77777777" w:rsidR="00B3181D" w:rsidRDefault="00D61B3D">
            <w:pPr>
              <w:spacing w:before="240" w:after="240" w:line="240" w:lineRule="auto"/>
              <w:rPr>
                <w:rFonts w:ascii="Times New Roman" w:eastAsia="Calibri" w:hAnsi="Times New Roman" w:cs="Times New Roman"/>
                <w:color w:val="000000"/>
              </w:rPr>
            </w:pPr>
            <w:r>
              <w:rPr>
                <w:rFonts w:ascii="Times New Roman" w:eastAsia="Calibri" w:hAnsi="Times New Roman" w:cs="Times New Roman"/>
                <w:color w:val="000000"/>
              </w:rPr>
              <w:t>w-10(</w:t>
            </w:r>
            <w:proofErr w:type="spellStart"/>
            <w:r>
              <w:rPr>
                <w:rFonts w:ascii="Times New Roman" w:eastAsia="Calibri" w:hAnsi="Times New Roman" w:cs="Times New Roman"/>
                <w:color w:val="000000"/>
              </w:rPr>
              <w:t>pathiyoor</w:t>
            </w:r>
            <w:proofErr w:type="spellEnd"/>
            <w:r>
              <w:rPr>
                <w:rFonts w:ascii="Times New Roman" w:eastAsia="Calibri" w:hAnsi="Times New Roman" w:cs="Times New Roman"/>
                <w:color w:val="000000"/>
              </w:rPr>
              <w:t>)</w:t>
            </w:r>
          </w:p>
          <w:p w14:paraId="34BCE738" w14:textId="3A4209B3" w:rsidR="00D61B3D" w:rsidRPr="009807EB" w:rsidRDefault="00B3181D">
            <w:pPr>
              <w:spacing w:before="240" w:after="240" w:line="240" w:lineRule="auto"/>
              <w:rPr>
                <w:rFonts w:ascii="Times New Roman" w:eastAsia="Calibri" w:hAnsi="Times New Roman" w:cs="Times New Roman"/>
                <w:color w:val="000000"/>
              </w:rPr>
            </w:pPr>
            <w:r>
              <w:rPr>
                <w:rFonts w:ascii="Times New Roman" w:eastAsia="Calibri" w:hAnsi="Times New Roman" w:cs="Times New Roman"/>
                <w:color w:val="000000"/>
              </w:rPr>
              <w:t>w-1,4,15(</w:t>
            </w:r>
            <w:proofErr w:type="spellStart"/>
            <w:r>
              <w:rPr>
                <w:rFonts w:ascii="Times New Roman" w:eastAsia="Calibri" w:hAnsi="Times New Roman" w:cs="Times New Roman"/>
                <w:color w:val="000000"/>
              </w:rPr>
              <w:t>arattupuzha</w:t>
            </w:r>
            <w:proofErr w:type="spellEnd"/>
            <w:r>
              <w:rPr>
                <w:rFonts w:ascii="Times New Roman" w:eastAsia="Calibri" w:hAnsi="Times New Roman" w:cs="Times New Roman"/>
                <w:color w:val="000000"/>
              </w:rPr>
              <w:t>)</w:t>
            </w:r>
          </w:p>
        </w:tc>
      </w:tr>
      <w:tr w:rsidR="00FE197D" w:rsidRPr="009807EB" w14:paraId="172980C6" w14:textId="77777777" w:rsidTr="00FE197D">
        <w:trPr>
          <w:cantSplit/>
          <w:trHeight w:val="20"/>
          <w:tblHeader/>
        </w:trPr>
        <w:tc>
          <w:tcPr>
            <w:tcW w:w="805" w:type="dxa"/>
            <w:tcMar>
              <w:top w:w="0" w:type="dxa"/>
              <w:left w:w="100" w:type="dxa"/>
              <w:bottom w:w="0" w:type="dxa"/>
              <w:right w:w="100" w:type="dxa"/>
            </w:tcMar>
          </w:tcPr>
          <w:p w14:paraId="48DE71B3"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3</w:t>
            </w:r>
          </w:p>
        </w:tc>
        <w:tc>
          <w:tcPr>
            <w:tcW w:w="3665" w:type="dxa"/>
            <w:tcMar>
              <w:top w:w="0" w:type="dxa"/>
              <w:left w:w="100" w:type="dxa"/>
              <w:bottom w:w="0" w:type="dxa"/>
              <w:right w:w="100" w:type="dxa"/>
            </w:tcMar>
          </w:tcPr>
          <w:p w14:paraId="18BCB560"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Any unique local risks (industrial pollution, refugee camps, etc.)</w:t>
            </w:r>
          </w:p>
        </w:tc>
        <w:tc>
          <w:tcPr>
            <w:tcW w:w="2250" w:type="dxa"/>
            <w:tcMar>
              <w:top w:w="0" w:type="dxa"/>
              <w:left w:w="100" w:type="dxa"/>
              <w:bottom w:w="0" w:type="dxa"/>
              <w:right w:w="100" w:type="dxa"/>
            </w:tcMar>
          </w:tcPr>
          <w:p w14:paraId="79841C04" w14:textId="77777777" w:rsidR="00576A73" w:rsidRPr="00576A73" w:rsidRDefault="00FE197D" w:rsidP="00576A73">
            <w:pPr>
              <w:spacing w:line="300" w:lineRule="atLeast"/>
              <w:jc w:val="left"/>
              <w:rPr>
                <w:rFonts w:ascii="Segoe UI" w:eastAsia="Times New Roman" w:hAnsi="Segoe UI" w:cs="Segoe UI"/>
                <w:sz w:val="21"/>
                <w:szCs w:val="21"/>
                <w:lang w:bidi="ml-IN"/>
              </w:rPr>
            </w:pPr>
            <w:r w:rsidRPr="009807EB">
              <w:rPr>
                <w:rFonts w:ascii="Times New Roman" w:eastAsia="Calibri" w:hAnsi="Times New Roman" w:cs="Times New Roman"/>
                <w:color w:val="000000"/>
              </w:rPr>
              <w:t xml:space="preserve"> </w:t>
            </w:r>
            <w:r w:rsidR="00576A73" w:rsidRPr="00576A73">
              <w:rPr>
                <w:rFonts w:ascii="Segoe UI" w:eastAsia="Times New Roman" w:hAnsi="Segoe UI" w:cs="Segoe UI"/>
                <w:sz w:val="21"/>
                <w:szCs w:val="21"/>
                <w:lang w:bidi="ml-IN"/>
              </w:rPr>
              <w:t>population movement for livelihood, and proximity to environmentally sensitive or industrial areas.</w:t>
            </w:r>
          </w:p>
          <w:p w14:paraId="1A86D315" w14:textId="5C33B385" w:rsidR="00FE197D" w:rsidRPr="009807EB" w:rsidRDefault="00FE197D">
            <w:pPr>
              <w:spacing w:before="240" w:after="240" w:line="240" w:lineRule="auto"/>
              <w:rPr>
                <w:rFonts w:ascii="Times New Roman" w:eastAsia="Calibri" w:hAnsi="Times New Roman" w:cs="Times New Roman"/>
                <w:color w:val="000000"/>
              </w:rPr>
            </w:pPr>
          </w:p>
        </w:tc>
      </w:tr>
      <w:tr w:rsidR="00FE197D" w:rsidRPr="009807EB" w14:paraId="03F71D2D" w14:textId="77777777" w:rsidTr="00FE197D">
        <w:trPr>
          <w:cantSplit/>
          <w:trHeight w:val="20"/>
          <w:tblHeader/>
        </w:trPr>
        <w:tc>
          <w:tcPr>
            <w:tcW w:w="805" w:type="dxa"/>
            <w:tcMar>
              <w:top w:w="0" w:type="dxa"/>
              <w:left w:w="100" w:type="dxa"/>
              <w:bottom w:w="0" w:type="dxa"/>
              <w:right w:w="100" w:type="dxa"/>
            </w:tcMar>
          </w:tcPr>
          <w:p w14:paraId="2E3DE4CD"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lastRenderedPageBreak/>
              <w:t>4</w:t>
            </w:r>
          </w:p>
        </w:tc>
        <w:tc>
          <w:tcPr>
            <w:tcW w:w="3665" w:type="dxa"/>
            <w:tcMar>
              <w:top w:w="0" w:type="dxa"/>
              <w:left w:w="100" w:type="dxa"/>
              <w:bottom w:w="0" w:type="dxa"/>
              <w:right w:w="100" w:type="dxa"/>
            </w:tcMar>
          </w:tcPr>
          <w:p w14:paraId="177F6125" w14:textId="77777777"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Recommendations for preparedness strengthening</w:t>
            </w:r>
          </w:p>
        </w:tc>
        <w:tc>
          <w:tcPr>
            <w:tcW w:w="2250" w:type="dxa"/>
            <w:tcMar>
              <w:top w:w="0" w:type="dxa"/>
              <w:left w:w="100" w:type="dxa"/>
              <w:bottom w:w="0" w:type="dxa"/>
              <w:right w:w="100" w:type="dxa"/>
            </w:tcMar>
          </w:tcPr>
          <w:p w14:paraId="0CBE85A9" w14:textId="302B4204" w:rsidR="00FE197D" w:rsidRPr="009807EB" w:rsidRDefault="00FE197D">
            <w:pPr>
              <w:spacing w:before="240" w:after="240" w:line="240" w:lineRule="auto"/>
              <w:rPr>
                <w:rFonts w:ascii="Times New Roman" w:eastAsia="Calibri" w:hAnsi="Times New Roman" w:cs="Times New Roman"/>
                <w:color w:val="000000"/>
              </w:rPr>
            </w:pPr>
            <w:r w:rsidRPr="009807EB">
              <w:rPr>
                <w:rFonts w:ascii="Times New Roman" w:eastAsia="Calibri" w:hAnsi="Times New Roman" w:cs="Times New Roman"/>
                <w:color w:val="000000"/>
              </w:rPr>
              <w:t xml:space="preserve"> </w:t>
            </w:r>
            <w:sdt>
              <w:sdtPr>
                <w:rPr>
                  <w:rFonts w:ascii="Times New Roman" w:hAnsi="Times New Roman" w:cs="Times New Roman"/>
                </w:rPr>
                <w:tag w:val="goog_rdk_107"/>
                <w:id w:val="2081140137"/>
              </w:sdtPr>
              <w:sdtContent>
                <w:r w:rsidR="00D76394">
                  <w:rPr>
                    <w:rFonts w:ascii="Segoe UI" w:hAnsi="Segoe UI" w:cs="Segoe UI"/>
                    <w:sz w:val="21"/>
                    <w:szCs w:val="21"/>
                  </w:rPr>
                  <w:t>Preparedness should be strengthened by improving surveillance and early warning systems, regular mock drills, stockpiling essentials, capacity building of frontline workers, and stronger community engagement at ward level.</w:t>
                </w:r>
              </w:sdtContent>
            </w:sdt>
          </w:p>
        </w:tc>
      </w:tr>
    </w:tbl>
    <w:p w14:paraId="3A26F98D" w14:textId="77777777" w:rsidR="006463CD" w:rsidRPr="009807EB" w:rsidRDefault="00E84D3F">
      <w:pPr>
        <w:spacing w:before="240" w:after="240"/>
        <w:rPr>
          <w:rFonts w:ascii="Times New Roman" w:eastAsia="Garamond" w:hAnsi="Times New Roman" w:cs="Times New Roman"/>
          <w:color w:val="000000"/>
        </w:rPr>
      </w:pPr>
      <w:r w:rsidRPr="009807EB">
        <w:rPr>
          <w:rFonts w:ascii="Times New Roman" w:eastAsia="Garamond" w:hAnsi="Times New Roman" w:cs="Times New Roman"/>
          <w:color w:val="000000"/>
        </w:rPr>
        <w:t xml:space="preserve"> </w:t>
      </w:r>
    </w:p>
    <w:p w14:paraId="04406487" w14:textId="77777777" w:rsidR="006463CD" w:rsidRPr="009807EB" w:rsidRDefault="006463CD">
      <w:pPr>
        <w:rPr>
          <w:rFonts w:ascii="Times New Roman" w:eastAsia="Garamond" w:hAnsi="Times New Roman" w:cs="Times New Roman"/>
          <w:color w:val="000000"/>
        </w:rPr>
      </w:pPr>
    </w:p>
    <w:sectPr w:rsidR="006463CD" w:rsidRPr="009807EB">
      <w:pgSz w:w="11906" w:h="16838"/>
      <w:pgMar w:top="1440" w:right="1274"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BC103" w14:textId="77777777" w:rsidR="00964F80" w:rsidRDefault="00964F80">
      <w:pPr>
        <w:spacing w:line="240" w:lineRule="auto"/>
      </w:pPr>
      <w:r>
        <w:separator/>
      </w:r>
    </w:p>
  </w:endnote>
  <w:endnote w:type="continuationSeparator" w:id="0">
    <w:p w14:paraId="5BE25899" w14:textId="77777777" w:rsidR="00964F80" w:rsidRDefault="00964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embedRegular r:id="rId1" w:fontKey="{F5A7F976-921E-41A3-9C5D-7989529BB50D}"/>
    <w:embedBold r:id="rId2" w:fontKey="{3E1ADD0C-16D8-4F93-81FA-375E0CD17A3B}"/>
    <w:embedItalic r:id="rId3" w:fontKey="{0B232A19-EFB5-4BD7-87AB-EB73A9229A58}"/>
  </w:font>
  <w:font w:name="Aptos">
    <w:charset w:val="00"/>
    <w:family w:val="swiss"/>
    <w:pitch w:val="variable"/>
    <w:sig w:usb0="20000287" w:usb1="00000003" w:usb2="00000000" w:usb3="00000000" w:csb0="0000019F" w:csb1="00000000"/>
    <w:embedRegular r:id="rId4" w:fontKey="{511ABA41-9B98-4673-A4A5-0777FFBD3C39}"/>
    <w:embedBold r:id="rId5" w:fontKey="{5AA4E92E-C547-4850-8175-99CCE9D271FB}"/>
  </w:font>
  <w:font w:name="Tahoma">
    <w:panose1 w:val="020B0604030504040204"/>
    <w:charset w:val="00"/>
    <w:family w:val="swiss"/>
    <w:pitch w:val="variable"/>
    <w:sig w:usb0="E1002EFF" w:usb1="C000605B" w:usb2="00000029" w:usb3="00000000" w:csb0="000101FF" w:csb1="00000000"/>
    <w:embedRegular r:id="rId6" w:fontKey="{2D738D1C-E353-4448-8450-AA3FC7F09E2F}"/>
  </w:font>
  <w:font w:name="Calibri">
    <w:panose1 w:val="020F0502020204030204"/>
    <w:charset w:val="00"/>
    <w:family w:val="swiss"/>
    <w:pitch w:val="variable"/>
    <w:sig w:usb0="E4002EFF" w:usb1="C200247B" w:usb2="00000009" w:usb3="00000000" w:csb0="000001FF" w:csb1="00000000"/>
    <w:embedRegular r:id="rId7" w:fontKey="{11EB60B2-ED6B-4A68-ADCC-D97B8170257C}"/>
    <w:embedBold r:id="rId8" w:fontKey="{E873DE35-BD68-4E74-B0A9-B687937EF097}"/>
    <w:embedItalic r:id="rId9" w:fontKey="{ACF60354-E610-44F5-BE75-2799D702FAE0}"/>
    <w:embedBoldItalic r:id="rId10" w:fontKey="{C5D21448-D9CF-4EE7-AD29-7A677183A901}"/>
  </w:font>
  <w:font w:name="Garamond">
    <w:panose1 w:val="02020404030301010803"/>
    <w:charset w:val="00"/>
    <w:family w:val="roman"/>
    <w:pitch w:val="variable"/>
    <w:sig w:usb0="00000287" w:usb1="00000000" w:usb2="00000000" w:usb3="00000000" w:csb0="0000009F" w:csb1="00000000"/>
    <w:embedRegular r:id="rId11" w:fontKey="{DC77A112-57C6-4BC7-BCBE-E750028F7130}"/>
    <w:embedBold r:id="rId12" w:fontKey="{8475DCC4-4A71-4380-B35F-B8A1F8751793}"/>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default"/>
    <w:sig w:usb0="FFFFFFFF" w:usb1="E9FFFFFF" w:usb2="0000003F" w:usb3="00000000" w:csb0="603F01FF" w:csb1="FFFF0000"/>
  </w:font>
  <w:font w:name="Gungsuh">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embedRegular r:id="rId13" w:fontKey="{87ED52F4-9A01-4543-A904-5AC1708F39EA}"/>
  </w:font>
  <w:font w:name="SimSun">
    <w:altName w:val="宋体"/>
    <w:panose1 w:val="02010600030101010101"/>
    <w:charset w:val="86"/>
    <w:family w:val="auto"/>
    <w:pitch w:val="variable"/>
    <w:sig w:usb0="00000203" w:usb1="288F0000" w:usb2="00000016" w:usb3="00000000" w:csb0="00040001" w:csb1="00000000"/>
  </w:font>
  <w:font w:name="Kartika">
    <w:panose1 w:val="02020503030404060203"/>
    <w:charset w:val="00"/>
    <w:family w:val="roman"/>
    <w:pitch w:val="variable"/>
    <w:sig w:usb0="00800003" w:usb1="00000000" w:usb2="00000000" w:usb3="00000000" w:csb0="00000001" w:csb1="00000000"/>
    <w:embedRegular r:id="rId14" w:fontKey="{E0A829C4-9CB8-4404-BBE1-1A234FD21408}"/>
  </w:font>
  <w:font w:name="Cambria">
    <w:panose1 w:val="02040503050406030204"/>
    <w:charset w:val="00"/>
    <w:family w:val="roman"/>
    <w:pitch w:val="variable"/>
    <w:sig w:usb0="E00006FF" w:usb1="420024FF" w:usb2="02000000" w:usb3="00000000" w:csb0="0000019F" w:csb1="00000000"/>
    <w:embedRegular r:id="rId15" w:fontKey="{1FDAF69A-3D5E-4850-9DD7-8863341EF6C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D7DA" w14:textId="77777777" w:rsidR="006463CD" w:rsidRDefault="006463CD">
    <w:pPr>
      <w:tabs>
        <w:tab w:val="center" w:pos="4513"/>
        <w:tab w:val="right" w:pos="9026"/>
      </w:tabs>
      <w:spacing w:line="240" w:lineRule="auto"/>
      <w:jc w:val="left"/>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DFA1C" w14:textId="77777777" w:rsidR="006463CD" w:rsidRDefault="006463CD">
    <w:pPr>
      <w:widowControl w:val="0"/>
      <w:jc w:val="left"/>
      <w:rPr>
        <w:rFonts w:ascii="Calibri" w:eastAsia="Calibri" w:hAnsi="Calibri" w:cs="Calibri"/>
        <w:color w:val="000000"/>
      </w:rPr>
    </w:pPr>
  </w:p>
  <w:tbl>
    <w:tblPr>
      <w:tblStyle w:val="Style314"/>
      <w:tblW w:w="11347" w:type="dxa"/>
      <w:tblInd w:w="-1398" w:type="dxa"/>
      <w:tblLayout w:type="fixed"/>
      <w:tblLook w:val="04A0" w:firstRow="1" w:lastRow="0" w:firstColumn="1" w:lastColumn="0" w:noHBand="0" w:noVBand="1"/>
    </w:tblPr>
    <w:tblGrid>
      <w:gridCol w:w="4525"/>
      <w:gridCol w:w="6822"/>
    </w:tblGrid>
    <w:tr w:rsidR="006463CD" w14:paraId="135934DA" w14:textId="77777777">
      <w:trPr>
        <w:cantSplit/>
        <w:trHeight w:val="285"/>
        <w:tblHeader/>
      </w:trPr>
      <w:tc>
        <w:tcPr>
          <w:tcW w:w="4525" w:type="dxa"/>
          <w:shd w:val="clear" w:color="auto" w:fill="4472C4"/>
          <w:tcMar>
            <w:top w:w="0" w:type="dxa"/>
            <w:bottom w:w="0" w:type="dxa"/>
          </w:tcMar>
        </w:tcPr>
        <w:p w14:paraId="2380D2A0" w14:textId="77777777" w:rsidR="006463CD" w:rsidRDefault="006463CD">
          <w:pPr>
            <w:tabs>
              <w:tab w:val="center" w:pos="4513"/>
              <w:tab w:val="right" w:pos="9026"/>
            </w:tabs>
            <w:spacing w:line="240" w:lineRule="auto"/>
            <w:jc w:val="left"/>
            <w:rPr>
              <w:rFonts w:ascii="Calibri" w:eastAsia="Calibri" w:hAnsi="Calibri" w:cs="Calibri"/>
              <w:smallCaps/>
              <w:color w:val="000000"/>
              <w:sz w:val="18"/>
              <w:szCs w:val="18"/>
            </w:rPr>
          </w:pPr>
        </w:p>
      </w:tc>
      <w:tc>
        <w:tcPr>
          <w:tcW w:w="6822" w:type="dxa"/>
          <w:shd w:val="clear" w:color="auto" w:fill="4472C4"/>
          <w:tcMar>
            <w:top w:w="0" w:type="dxa"/>
            <w:bottom w:w="0" w:type="dxa"/>
          </w:tcMar>
        </w:tcPr>
        <w:p w14:paraId="201CFE6C" w14:textId="77777777" w:rsidR="006463CD" w:rsidRDefault="006463CD">
          <w:pPr>
            <w:tabs>
              <w:tab w:val="center" w:pos="4513"/>
              <w:tab w:val="right" w:pos="9026"/>
            </w:tabs>
            <w:spacing w:line="240" w:lineRule="auto"/>
            <w:jc w:val="right"/>
            <w:rPr>
              <w:rFonts w:ascii="Calibri" w:eastAsia="Calibri" w:hAnsi="Calibri" w:cs="Calibri"/>
              <w:smallCaps/>
              <w:color w:val="000000"/>
              <w:sz w:val="18"/>
              <w:szCs w:val="18"/>
            </w:rPr>
          </w:pPr>
        </w:p>
      </w:tc>
    </w:tr>
    <w:tr w:rsidR="006463CD" w14:paraId="0B05F802" w14:textId="77777777">
      <w:trPr>
        <w:cantSplit/>
        <w:tblHeader/>
      </w:trPr>
      <w:tc>
        <w:tcPr>
          <w:tcW w:w="4525" w:type="dxa"/>
          <w:vAlign w:val="center"/>
        </w:tcPr>
        <w:p w14:paraId="604D4AD6" w14:textId="77777777" w:rsidR="006463CD" w:rsidRDefault="006463CD">
          <w:pPr>
            <w:tabs>
              <w:tab w:val="center" w:pos="4513"/>
              <w:tab w:val="right" w:pos="9026"/>
            </w:tabs>
            <w:spacing w:line="240" w:lineRule="auto"/>
            <w:jc w:val="left"/>
            <w:rPr>
              <w:rFonts w:ascii="Calibri" w:eastAsia="Calibri" w:hAnsi="Calibri" w:cs="Calibri"/>
              <w:smallCaps/>
              <w:color w:val="808080"/>
              <w:sz w:val="18"/>
              <w:szCs w:val="18"/>
            </w:rPr>
          </w:pPr>
        </w:p>
      </w:tc>
      <w:tc>
        <w:tcPr>
          <w:tcW w:w="6822" w:type="dxa"/>
          <w:vAlign w:val="center"/>
        </w:tcPr>
        <w:p w14:paraId="103CE410" w14:textId="77777777" w:rsidR="006463CD" w:rsidRDefault="00E84D3F">
          <w:pPr>
            <w:tabs>
              <w:tab w:val="center" w:pos="4513"/>
              <w:tab w:val="right" w:pos="9026"/>
            </w:tabs>
            <w:spacing w:line="240" w:lineRule="auto"/>
            <w:jc w:val="right"/>
            <w:rPr>
              <w:rFonts w:ascii="Calibri" w:eastAsia="Calibri" w:hAnsi="Calibri" w:cs="Calibri"/>
              <w:smallCaps/>
              <w:color w:val="808080"/>
              <w:sz w:val="28"/>
              <w:szCs w:val="28"/>
            </w:rPr>
          </w:pPr>
          <w:r>
            <w:rPr>
              <w:rFonts w:ascii="Calibri" w:eastAsia="Calibri" w:hAnsi="Calibri" w:cs="Calibri"/>
              <w:smallCaps/>
              <w:color w:val="808080"/>
              <w:sz w:val="28"/>
              <w:szCs w:val="28"/>
            </w:rPr>
            <w:fldChar w:fldCharType="begin"/>
          </w:r>
          <w:r>
            <w:rPr>
              <w:rFonts w:ascii="Calibri" w:eastAsia="Calibri" w:hAnsi="Calibri" w:cs="Calibri"/>
              <w:smallCaps/>
              <w:color w:val="808080"/>
              <w:sz w:val="28"/>
              <w:szCs w:val="28"/>
            </w:rPr>
            <w:instrText>PAGE</w:instrText>
          </w:r>
          <w:r>
            <w:rPr>
              <w:rFonts w:ascii="Calibri" w:eastAsia="Calibri" w:hAnsi="Calibri" w:cs="Calibri"/>
              <w:smallCaps/>
              <w:color w:val="808080"/>
              <w:sz w:val="28"/>
              <w:szCs w:val="28"/>
            </w:rPr>
            <w:fldChar w:fldCharType="separate"/>
          </w:r>
          <w:r>
            <w:rPr>
              <w:rFonts w:ascii="Calibri" w:eastAsia="Calibri" w:hAnsi="Calibri" w:cs="Calibri"/>
              <w:smallCaps/>
              <w:color w:val="808080"/>
              <w:sz w:val="28"/>
              <w:szCs w:val="28"/>
            </w:rPr>
            <w:t>118</w:t>
          </w:r>
          <w:r>
            <w:rPr>
              <w:rFonts w:ascii="Calibri" w:eastAsia="Calibri" w:hAnsi="Calibri" w:cs="Calibri"/>
              <w:smallCaps/>
              <w:color w:val="808080"/>
              <w:sz w:val="28"/>
              <w:szCs w:val="28"/>
            </w:rPr>
            <w:fldChar w:fldCharType="end"/>
          </w:r>
        </w:p>
      </w:tc>
    </w:tr>
  </w:tbl>
  <w:p w14:paraId="7F080F0F" w14:textId="77777777" w:rsidR="006463CD" w:rsidRDefault="006463CD">
    <w:pPr>
      <w:tabs>
        <w:tab w:val="center" w:pos="4513"/>
        <w:tab w:val="right" w:pos="9026"/>
      </w:tabs>
      <w:spacing w:line="240" w:lineRule="auto"/>
      <w:jc w:val="lef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C428" w14:textId="77777777" w:rsidR="00964F80" w:rsidRDefault="00964F80">
      <w:r>
        <w:separator/>
      </w:r>
    </w:p>
  </w:footnote>
  <w:footnote w:type="continuationSeparator" w:id="0">
    <w:p w14:paraId="39C7079D" w14:textId="77777777" w:rsidR="00964F80" w:rsidRDefault="00964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8AB93" w14:textId="77777777" w:rsidR="006463CD" w:rsidRDefault="006463CD">
    <w:pPr>
      <w:tabs>
        <w:tab w:val="center" w:pos="4513"/>
        <w:tab w:val="right" w:pos="9026"/>
      </w:tabs>
      <w:spacing w:line="240" w:lineRule="auto"/>
      <w:jc w:val="left"/>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B5F1" w14:textId="77777777" w:rsidR="006463CD" w:rsidRDefault="00E84D3F">
    <w:pPr>
      <w:tabs>
        <w:tab w:val="center" w:pos="4513"/>
        <w:tab w:val="right" w:pos="9026"/>
      </w:tabs>
      <w:spacing w:line="240" w:lineRule="auto"/>
      <w:jc w:val="right"/>
      <w:rPr>
        <w:rFonts w:ascii="Aptos" w:eastAsia="Aptos" w:hAnsi="Aptos" w:cs="Aptos"/>
        <w:color w:val="000000"/>
      </w:rPr>
    </w:pPr>
    <w:r>
      <w:rPr>
        <w:rFonts w:ascii="Aptos" w:eastAsia="Aptos" w:hAnsi="Aptos" w:cs="Aptos"/>
        <w:color w:val="000000"/>
      </w:rPr>
      <w:t>Pandemic Preparedness Plan</w:t>
    </w:r>
  </w:p>
  <w:p w14:paraId="4E5A99BE" w14:textId="77777777" w:rsidR="006463CD" w:rsidRDefault="006463CD">
    <w:pPr>
      <w:tabs>
        <w:tab w:val="center" w:pos="4513"/>
        <w:tab w:val="right" w:pos="9026"/>
      </w:tabs>
      <w:spacing w:line="240" w:lineRule="auto"/>
      <w:jc w:val="left"/>
      <w:rPr>
        <w:rFonts w:ascii="Calibri" w:eastAsia="Calibri" w:hAnsi="Calibri" w:cs="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7A1"/>
    <w:multiLevelType w:val="multilevel"/>
    <w:tmpl w:val="003227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90F3B"/>
    <w:multiLevelType w:val="multilevel"/>
    <w:tmpl w:val="00A90F3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D62114"/>
    <w:multiLevelType w:val="multilevel"/>
    <w:tmpl w:val="8C843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214016"/>
    <w:multiLevelType w:val="multilevel"/>
    <w:tmpl w:val="03214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39766D4"/>
    <w:multiLevelType w:val="multilevel"/>
    <w:tmpl w:val="03976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4266C4"/>
    <w:multiLevelType w:val="multilevel"/>
    <w:tmpl w:val="75CED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56C3991"/>
    <w:multiLevelType w:val="multilevel"/>
    <w:tmpl w:val="056C39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06AF1EC3"/>
    <w:multiLevelType w:val="multilevel"/>
    <w:tmpl w:val="06AF1EC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C1B2943"/>
    <w:multiLevelType w:val="multilevel"/>
    <w:tmpl w:val="4796C5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0D313984"/>
    <w:multiLevelType w:val="multilevel"/>
    <w:tmpl w:val="922C3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096972"/>
    <w:multiLevelType w:val="hybridMultilevel"/>
    <w:tmpl w:val="FC0E48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401BC3"/>
    <w:multiLevelType w:val="multilevel"/>
    <w:tmpl w:val="10401BC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7600AF"/>
    <w:multiLevelType w:val="multilevel"/>
    <w:tmpl w:val="157600AF"/>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160A2A5F"/>
    <w:multiLevelType w:val="multilevel"/>
    <w:tmpl w:val="160A2A5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022744"/>
    <w:multiLevelType w:val="multilevel"/>
    <w:tmpl w:val="1A3CC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9A04B80"/>
    <w:multiLevelType w:val="multilevel"/>
    <w:tmpl w:val="19A04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AF31B11"/>
    <w:multiLevelType w:val="multilevel"/>
    <w:tmpl w:val="2DAA4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B8C77E0"/>
    <w:multiLevelType w:val="multilevel"/>
    <w:tmpl w:val="4EA6A2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1BF66FD1"/>
    <w:multiLevelType w:val="multilevel"/>
    <w:tmpl w:val="1BF66F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C412406"/>
    <w:multiLevelType w:val="multilevel"/>
    <w:tmpl w:val="7018C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201D59"/>
    <w:multiLevelType w:val="multilevel"/>
    <w:tmpl w:val="20CE0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0AC2DEE"/>
    <w:multiLevelType w:val="multilevel"/>
    <w:tmpl w:val="20AC2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16B35C2"/>
    <w:multiLevelType w:val="multilevel"/>
    <w:tmpl w:val="2B64EF78"/>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227A605B"/>
    <w:multiLevelType w:val="multilevel"/>
    <w:tmpl w:val="227A60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6067271"/>
    <w:multiLevelType w:val="multilevel"/>
    <w:tmpl w:val="26067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8492528"/>
    <w:multiLevelType w:val="multilevel"/>
    <w:tmpl w:val="28492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6276E3"/>
    <w:multiLevelType w:val="multilevel"/>
    <w:tmpl w:val="5BA2BA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28E46F9F"/>
    <w:multiLevelType w:val="multilevel"/>
    <w:tmpl w:val="8152CE5A"/>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8" w15:restartNumberingAfterBreak="0">
    <w:nsid w:val="2A7C1ABF"/>
    <w:multiLevelType w:val="multilevel"/>
    <w:tmpl w:val="9594D4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2C9A43BD"/>
    <w:multiLevelType w:val="multilevel"/>
    <w:tmpl w:val="E5CC8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D60771B"/>
    <w:multiLevelType w:val="multilevel"/>
    <w:tmpl w:val="2D6077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F951F9E"/>
    <w:multiLevelType w:val="multilevel"/>
    <w:tmpl w:val="46BC1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201171E"/>
    <w:multiLevelType w:val="multilevel"/>
    <w:tmpl w:val="43740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41217B"/>
    <w:multiLevelType w:val="multilevel"/>
    <w:tmpl w:val="3241217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2ED763E"/>
    <w:multiLevelType w:val="multilevel"/>
    <w:tmpl w:val="E068B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69C3191"/>
    <w:multiLevelType w:val="multilevel"/>
    <w:tmpl w:val="8054B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7DF14A8"/>
    <w:multiLevelType w:val="multilevel"/>
    <w:tmpl w:val="37DF14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8123A8D"/>
    <w:multiLevelType w:val="multilevel"/>
    <w:tmpl w:val="DBC237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3969307E"/>
    <w:multiLevelType w:val="multilevel"/>
    <w:tmpl w:val="FCA25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9A350D1"/>
    <w:multiLevelType w:val="multilevel"/>
    <w:tmpl w:val="47B69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A877C1F"/>
    <w:multiLevelType w:val="multilevel"/>
    <w:tmpl w:val="04B2A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CB123CD"/>
    <w:multiLevelType w:val="multilevel"/>
    <w:tmpl w:val="3CB123C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3F282400"/>
    <w:multiLevelType w:val="multilevel"/>
    <w:tmpl w:val="96BAC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42A300C"/>
    <w:multiLevelType w:val="multilevel"/>
    <w:tmpl w:val="14F8B95E"/>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7154216"/>
    <w:multiLevelType w:val="multilevel"/>
    <w:tmpl w:val="17B6F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79026E2"/>
    <w:multiLevelType w:val="multilevel"/>
    <w:tmpl w:val="47902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9AF1129"/>
    <w:multiLevelType w:val="multilevel"/>
    <w:tmpl w:val="49AF1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4C176267"/>
    <w:multiLevelType w:val="multilevel"/>
    <w:tmpl w:val="B3A44A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15:restartNumberingAfterBreak="0">
    <w:nsid w:val="51C95F6A"/>
    <w:multiLevelType w:val="multilevel"/>
    <w:tmpl w:val="78561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246175B"/>
    <w:multiLevelType w:val="multilevel"/>
    <w:tmpl w:val="5246175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2E436AB"/>
    <w:multiLevelType w:val="multilevel"/>
    <w:tmpl w:val="FD925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F701C9E"/>
    <w:multiLevelType w:val="multilevel"/>
    <w:tmpl w:val="5F701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602C4536"/>
    <w:multiLevelType w:val="multilevel"/>
    <w:tmpl w:val="602C4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10139EC"/>
    <w:multiLevelType w:val="multilevel"/>
    <w:tmpl w:val="610139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614A2427"/>
    <w:multiLevelType w:val="multilevel"/>
    <w:tmpl w:val="4A40C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9A775FD"/>
    <w:multiLevelType w:val="multilevel"/>
    <w:tmpl w:val="6E4CC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E521288"/>
    <w:multiLevelType w:val="multilevel"/>
    <w:tmpl w:val="51802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20C13EB"/>
    <w:multiLevelType w:val="multilevel"/>
    <w:tmpl w:val="720C13EB"/>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15:restartNumberingAfterBreak="0">
    <w:nsid w:val="72265A81"/>
    <w:multiLevelType w:val="multilevel"/>
    <w:tmpl w:val="72265A81"/>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61F56AF"/>
    <w:multiLevelType w:val="multilevel"/>
    <w:tmpl w:val="73DE7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A6B3A5C"/>
    <w:multiLevelType w:val="multilevel"/>
    <w:tmpl w:val="7A6B3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7ECC2F1E"/>
    <w:multiLevelType w:val="multilevel"/>
    <w:tmpl w:val="A88802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15:restartNumberingAfterBreak="0">
    <w:nsid w:val="7FB65072"/>
    <w:multiLevelType w:val="multilevel"/>
    <w:tmpl w:val="EF8ED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01908033">
    <w:abstractNumId w:val="36"/>
  </w:num>
  <w:num w:numId="2" w16cid:durableId="1868248547">
    <w:abstractNumId w:val="58"/>
  </w:num>
  <w:num w:numId="3" w16cid:durableId="213464094">
    <w:abstractNumId w:val="7"/>
  </w:num>
  <w:num w:numId="4" w16cid:durableId="539588525">
    <w:abstractNumId w:val="33"/>
  </w:num>
  <w:num w:numId="5" w16cid:durableId="867304521">
    <w:abstractNumId w:val="6"/>
  </w:num>
  <w:num w:numId="6" w16cid:durableId="1268974591">
    <w:abstractNumId w:val="46"/>
  </w:num>
  <w:num w:numId="7" w16cid:durableId="1276644563">
    <w:abstractNumId w:val="52"/>
  </w:num>
  <w:num w:numId="8" w16cid:durableId="1946645518">
    <w:abstractNumId w:val="53"/>
  </w:num>
  <w:num w:numId="9" w16cid:durableId="284821444">
    <w:abstractNumId w:val="41"/>
  </w:num>
  <w:num w:numId="10" w16cid:durableId="924341727">
    <w:abstractNumId w:val="45"/>
  </w:num>
  <w:num w:numId="11" w16cid:durableId="1128546529">
    <w:abstractNumId w:val="12"/>
  </w:num>
  <w:num w:numId="12" w16cid:durableId="1243026204">
    <w:abstractNumId w:val="23"/>
  </w:num>
  <w:num w:numId="13" w16cid:durableId="963000109">
    <w:abstractNumId w:val="57"/>
  </w:num>
  <w:num w:numId="14" w16cid:durableId="1260141752">
    <w:abstractNumId w:val="15"/>
  </w:num>
  <w:num w:numId="15" w16cid:durableId="1827939070">
    <w:abstractNumId w:val="13"/>
  </w:num>
  <w:num w:numId="16" w16cid:durableId="1252473463">
    <w:abstractNumId w:val="49"/>
  </w:num>
  <w:num w:numId="17" w16cid:durableId="1844003997">
    <w:abstractNumId w:val="0"/>
  </w:num>
  <w:num w:numId="18" w16cid:durableId="122164987">
    <w:abstractNumId w:val="24"/>
  </w:num>
  <w:num w:numId="19" w16cid:durableId="2134051731">
    <w:abstractNumId w:val="60"/>
  </w:num>
  <w:num w:numId="20" w16cid:durableId="858129708">
    <w:abstractNumId w:val="51"/>
  </w:num>
  <w:num w:numId="21" w16cid:durableId="125440233">
    <w:abstractNumId w:val="25"/>
  </w:num>
  <w:num w:numId="22" w16cid:durableId="1923756581">
    <w:abstractNumId w:val="30"/>
  </w:num>
  <w:num w:numId="23" w16cid:durableId="935138792">
    <w:abstractNumId w:val="21"/>
  </w:num>
  <w:num w:numId="24" w16cid:durableId="2010980287">
    <w:abstractNumId w:val="18"/>
  </w:num>
  <w:num w:numId="25" w16cid:durableId="143359933">
    <w:abstractNumId w:val="1"/>
  </w:num>
  <w:num w:numId="26" w16cid:durableId="1918708426">
    <w:abstractNumId w:val="4"/>
  </w:num>
  <w:num w:numId="27" w16cid:durableId="95562225">
    <w:abstractNumId w:val="11"/>
  </w:num>
  <w:num w:numId="28" w16cid:durableId="974919211">
    <w:abstractNumId w:val="3"/>
  </w:num>
  <w:num w:numId="29" w16cid:durableId="666632314">
    <w:abstractNumId w:val="27"/>
  </w:num>
  <w:num w:numId="30" w16cid:durableId="1327708766">
    <w:abstractNumId w:val="5"/>
  </w:num>
  <w:num w:numId="31" w16cid:durableId="829298404">
    <w:abstractNumId w:val="42"/>
  </w:num>
  <w:num w:numId="32" w16cid:durableId="389379088">
    <w:abstractNumId w:val="22"/>
  </w:num>
  <w:num w:numId="33" w16cid:durableId="2146118981">
    <w:abstractNumId w:val="19"/>
  </w:num>
  <w:num w:numId="34" w16cid:durableId="477651568">
    <w:abstractNumId w:val="14"/>
  </w:num>
  <w:num w:numId="35" w16cid:durableId="916134452">
    <w:abstractNumId w:val="29"/>
  </w:num>
  <w:num w:numId="36" w16cid:durableId="73935497">
    <w:abstractNumId w:val="48"/>
  </w:num>
  <w:num w:numId="37" w16cid:durableId="1255625588">
    <w:abstractNumId w:val="31"/>
  </w:num>
  <w:num w:numId="38" w16cid:durableId="712119098">
    <w:abstractNumId w:val="34"/>
  </w:num>
  <w:num w:numId="39" w16cid:durableId="1687174768">
    <w:abstractNumId w:val="56"/>
  </w:num>
  <w:num w:numId="40" w16cid:durableId="664669346">
    <w:abstractNumId w:val="55"/>
  </w:num>
  <w:num w:numId="41" w16cid:durableId="2060932070">
    <w:abstractNumId w:val="59"/>
  </w:num>
  <w:num w:numId="42" w16cid:durableId="379941693">
    <w:abstractNumId w:val="2"/>
  </w:num>
  <w:num w:numId="43" w16cid:durableId="1633440790">
    <w:abstractNumId w:val="26"/>
  </w:num>
  <w:num w:numId="44" w16cid:durableId="1628312305">
    <w:abstractNumId w:val="44"/>
  </w:num>
  <w:num w:numId="45" w16cid:durableId="317658147">
    <w:abstractNumId w:val="35"/>
  </w:num>
  <w:num w:numId="46" w16cid:durableId="2040272406">
    <w:abstractNumId w:val="8"/>
  </w:num>
  <w:num w:numId="47" w16cid:durableId="11225594">
    <w:abstractNumId w:val="54"/>
  </w:num>
  <w:num w:numId="48" w16cid:durableId="685331558">
    <w:abstractNumId w:val="40"/>
  </w:num>
  <w:num w:numId="49" w16cid:durableId="589966201">
    <w:abstractNumId w:val="17"/>
  </w:num>
  <w:num w:numId="50" w16cid:durableId="2086222098">
    <w:abstractNumId w:val="38"/>
  </w:num>
  <w:num w:numId="51" w16cid:durableId="1327830244">
    <w:abstractNumId w:val="20"/>
  </w:num>
  <w:num w:numId="52" w16cid:durableId="1352142061">
    <w:abstractNumId w:val="43"/>
  </w:num>
  <w:num w:numId="53" w16cid:durableId="387068245">
    <w:abstractNumId w:val="50"/>
  </w:num>
  <w:num w:numId="54" w16cid:durableId="2067140198">
    <w:abstractNumId w:val="47"/>
  </w:num>
  <w:num w:numId="55" w16cid:durableId="15274555">
    <w:abstractNumId w:val="28"/>
  </w:num>
  <w:num w:numId="56" w16cid:durableId="150684752">
    <w:abstractNumId w:val="16"/>
  </w:num>
  <w:num w:numId="57" w16cid:durableId="1565021250">
    <w:abstractNumId w:val="32"/>
  </w:num>
  <w:num w:numId="58" w16cid:durableId="380789121">
    <w:abstractNumId w:val="39"/>
  </w:num>
  <w:num w:numId="59" w16cid:durableId="362482757">
    <w:abstractNumId w:val="62"/>
  </w:num>
  <w:num w:numId="60" w16cid:durableId="1771969718">
    <w:abstractNumId w:val="61"/>
  </w:num>
  <w:num w:numId="61" w16cid:durableId="1837264804">
    <w:abstractNumId w:val="37"/>
  </w:num>
  <w:num w:numId="62" w16cid:durableId="1443501455">
    <w:abstractNumId w:val="9"/>
  </w:num>
  <w:num w:numId="63" w16cid:durableId="12854798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MMUNITY HEALTH CENTER MUTHUKULAM">
    <w15:presenceInfo w15:providerId="None" w15:userId="COMMUNITY HEALTH CENTER MUTHUKUL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6A4"/>
    <w:rsid w:val="00082DC3"/>
    <w:rsid w:val="000924E0"/>
    <w:rsid w:val="00132328"/>
    <w:rsid w:val="00184AB8"/>
    <w:rsid w:val="001A0AEB"/>
    <w:rsid w:val="001A1CBC"/>
    <w:rsid w:val="001E3B26"/>
    <w:rsid w:val="00200E23"/>
    <w:rsid w:val="00217C00"/>
    <w:rsid w:val="00237E1B"/>
    <w:rsid w:val="002D3B63"/>
    <w:rsid w:val="00311897"/>
    <w:rsid w:val="00322F59"/>
    <w:rsid w:val="00365450"/>
    <w:rsid w:val="0039164D"/>
    <w:rsid w:val="00395E9B"/>
    <w:rsid w:val="003D06E6"/>
    <w:rsid w:val="0046063C"/>
    <w:rsid w:val="004D4D24"/>
    <w:rsid w:val="004E1323"/>
    <w:rsid w:val="005164F0"/>
    <w:rsid w:val="00546E54"/>
    <w:rsid w:val="00576A73"/>
    <w:rsid w:val="005F03B4"/>
    <w:rsid w:val="005F5F5D"/>
    <w:rsid w:val="00601B82"/>
    <w:rsid w:val="00610F20"/>
    <w:rsid w:val="00630190"/>
    <w:rsid w:val="006463CD"/>
    <w:rsid w:val="006B660B"/>
    <w:rsid w:val="006C4EEE"/>
    <w:rsid w:val="006D3149"/>
    <w:rsid w:val="006D7395"/>
    <w:rsid w:val="007016BD"/>
    <w:rsid w:val="007042F7"/>
    <w:rsid w:val="007A18D1"/>
    <w:rsid w:val="007C05AB"/>
    <w:rsid w:val="007F61E8"/>
    <w:rsid w:val="00820CEC"/>
    <w:rsid w:val="00861D7B"/>
    <w:rsid w:val="008E1B5E"/>
    <w:rsid w:val="008F3DE6"/>
    <w:rsid w:val="009115D2"/>
    <w:rsid w:val="00942A40"/>
    <w:rsid w:val="00964F80"/>
    <w:rsid w:val="009807EB"/>
    <w:rsid w:val="009846F7"/>
    <w:rsid w:val="00993C74"/>
    <w:rsid w:val="00995102"/>
    <w:rsid w:val="009A2DE6"/>
    <w:rsid w:val="009B4904"/>
    <w:rsid w:val="009D117B"/>
    <w:rsid w:val="00A261CD"/>
    <w:rsid w:val="00A26845"/>
    <w:rsid w:val="00A86A24"/>
    <w:rsid w:val="00AB7C54"/>
    <w:rsid w:val="00B0525E"/>
    <w:rsid w:val="00B15162"/>
    <w:rsid w:val="00B3181D"/>
    <w:rsid w:val="00B47335"/>
    <w:rsid w:val="00BA1261"/>
    <w:rsid w:val="00BC6508"/>
    <w:rsid w:val="00BD59C4"/>
    <w:rsid w:val="00BE37B7"/>
    <w:rsid w:val="00C12777"/>
    <w:rsid w:val="00CB4162"/>
    <w:rsid w:val="00CF72C0"/>
    <w:rsid w:val="00D07C0E"/>
    <w:rsid w:val="00D27419"/>
    <w:rsid w:val="00D61B3D"/>
    <w:rsid w:val="00D76394"/>
    <w:rsid w:val="00DA46A4"/>
    <w:rsid w:val="00E71C74"/>
    <w:rsid w:val="00E72A3B"/>
    <w:rsid w:val="00E74749"/>
    <w:rsid w:val="00E84D3F"/>
    <w:rsid w:val="00F22D38"/>
    <w:rsid w:val="00F56201"/>
    <w:rsid w:val="00FB00B1"/>
    <w:rsid w:val="00FE197D"/>
    <w:rsid w:val="132B529F"/>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93A00"/>
  <w15:docId w15:val="{08E48241-A838-40D1-961B-1D6AEB11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lang w:val="en-IN" w:eastAsia="en-IN" w:bidi="ml-IN"/>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jc w:val="both"/>
    </w:pPr>
    <w:rPr>
      <w:sz w:val="24"/>
      <w:szCs w:val="24"/>
      <w:lang w:bidi="ar-SA"/>
    </w:rPr>
  </w:style>
  <w:style w:type="paragraph" w:styleId="Heading1">
    <w:name w:val="heading 1"/>
    <w:basedOn w:val="Normal"/>
    <w:next w:val="Normal"/>
    <w:uiPriority w:val="9"/>
    <w:qFormat/>
    <w:pPr>
      <w:keepNext/>
      <w:keepLines/>
      <w:spacing w:before="360" w:after="80"/>
      <w:outlineLvl w:val="0"/>
    </w:pPr>
    <w:rPr>
      <w:rFonts w:ascii="Aptos" w:eastAsia="Aptos" w:hAnsi="Aptos" w:cs="Aptos"/>
      <w:b/>
      <w:bCs/>
      <w:color w:val="2F5496"/>
      <w:sz w:val="32"/>
      <w:szCs w:val="32"/>
    </w:rPr>
  </w:style>
  <w:style w:type="paragraph" w:styleId="Heading2">
    <w:name w:val="heading 2"/>
    <w:basedOn w:val="Normal"/>
    <w:next w:val="Normal"/>
    <w:uiPriority w:val="9"/>
    <w:qFormat/>
    <w:pPr>
      <w:keepNext/>
      <w:keepLines/>
      <w:spacing w:before="160" w:after="80"/>
      <w:outlineLvl w:val="1"/>
    </w:pPr>
    <w:rPr>
      <w:rFonts w:ascii="Aptos" w:eastAsia="Aptos" w:hAnsi="Aptos" w:cs="Aptos"/>
      <w:b/>
      <w:bCs/>
      <w:color w:val="2F5496"/>
      <w:sz w:val="32"/>
      <w:szCs w:val="32"/>
    </w:rPr>
  </w:style>
  <w:style w:type="paragraph" w:styleId="Heading3">
    <w:name w:val="heading 3"/>
    <w:basedOn w:val="Normal"/>
    <w:next w:val="Normal"/>
    <w:uiPriority w:val="9"/>
    <w:qFormat/>
    <w:pPr>
      <w:keepNext/>
      <w:keepLines/>
      <w:spacing w:before="160" w:after="80"/>
      <w:outlineLvl w:val="2"/>
    </w:pPr>
    <w:rPr>
      <w:color w:val="2F5496"/>
      <w:sz w:val="28"/>
      <w:szCs w:val="28"/>
    </w:rPr>
  </w:style>
  <w:style w:type="paragraph" w:styleId="Heading4">
    <w:name w:val="heading 4"/>
    <w:basedOn w:val="Normal"/>
    <w:next w:val="Normal"/>
    <w:uiPriority w:val="9"/>
    <w:qFormat/>
    <w:pPr>
      <w:keepNext/>
      <w:keepLines/>
      <w:spacing w:before="80" w:after="40"/>
      <w:outlineLvl w:val="3"/>
    </w:pPr>
    <w:rPr>
      <w:i/>
      <w:iCs/>
      <w:color w:val="2F5496"/>
    </w:rPr>
  </w:style>
  <w:style w:type="paragraph" w:styleId="Heading5">
    <w:name w:val="heading 5"/>
    <w:basedOn w:val="Normal"/>
    <w:next w:val="Normal"/>
    <w:uiPriority w:val="9"/>
    <w:qFormat/>
    <w:pPr>
      <w:keepNext/>
      <w:keepLines/>
      <w:spacing w:before="80" w:after="40"/>
      <w:outlineLvl w:val="4"/>
    </w:pPr>
    <w:rPr>
      <w:color w:val="2F5496"/>
    </w:rPr>
  </w:style>
  <w:style w:type="paragraph" w:styleId="Heading6">
    <w:name w:val="heading 6"/>
    <w:basedOn w:val="Normal"/>
    <w:next w:val="Normal"/>
    <w:uiPriority w:val="9"/>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Strong">
    <w:name w:val="Strong"/>
    <w:basedOn w:val="DefaultParagraphFont"/>
    <w:uiPriority w:val="22"/>
    <w:qFormat/>
    <w:rPr>
      <w:b/>
      <w:bCs/>
    </w:rPr>
  </w:style>
  <w:style w:type="paragraph" w:styleId="Subtitle">
    <w:name w:val="Subtitle"/>
    <w:basedOn w:val="Normal"/>
    <w:next w:val="Normal"/>
    <w:uiPriority w:val="11"/>
    <w:qFormat/>
    <w:rPr>
      <w:color w:val="595959"/>
      <w:sz w:val="28"/>
      <w:szCs w:val="28"/>
    </w:rPr>
  </w:style>
  <w:style w:type="paragraph" w:styleId="Title">
    <w:name w:val="Title"/>
    <w:basedOn w:val="Normal"/>
    <w:next w:val="Normal"/>
    <w:uiPriority w:val="10"/>
    <w:qFormat/>
    <w:pPr>
      <w:spacing w:after="80" w:line="240" w:lineRule="auto"/>
    </w:pPr>
    <w:rPr>
      <w:rFonts w:ascii="Calibri" w:eastAsia="Calibri" w:hAnsi="Calibri" w:cs="Calibri"/>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paragraph" w:customStyle="1" w:styleId="Normal1">
    <w:name w:val="Normal1"/>
    <w:qFormat/>
    <w:pPr>
      <w:spacing w:line="276" w:lineRule="auto"/>
      <w:jc w:val="both"/>
    </w:pPr>
    <w:rPr>
      <w:sz w:val="24"/>
      <w:szCs w:val="24"/>
      <w:lang w:bidi="ar-SA"/>
    </w:r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style>
  <w:style w:type="table" w:customStyle="1" w:styleId="Style17">
    <w:name w:val="_Style 17"/>
    <w:basedOn w:val="TableNormal0"/>
    <w:tblPr>
      <w:tblCellMar>
        <w:top w:w="15" w:type="dxa"/>
        <w:left w:w="15" w:type="dxa"/>
        <w:bottom w:w="15" w:type="dxa"/>
        <w:right w:w="15" w:type="dxa"/>
      </w:tblCellMar>
    </w:tblPr>
  </w:style>
  <w:style w:type="table" w:customStyle="1" w:styleId="Style18">
    <w:name w:val="_Style 18"/>
    <w:basedOn w:val="TableNormal0"/>
    <w:qFormat/>
    <w:tblPr>
      <w:tblCellMar>
        <w:top w:w="15" w:type="dxa"/>
        <w:left w:w="15" w:type="dxa"/>
        <w:bottom w:w="15" w:type="dxa"/>
        <w:right w:w="15" w:type="dxa"/>
      </w:tblCellMar>
    </w:tblPr>
  </w:style>
  <w:style w:type="table" w:customStyle="1" w:styleId="Style19">
    <w:name w:val="_Style 19"/>
    <w:basedOn w:val="TableNormal0"/>
    <w:qFormat/>
    <w:tblPr>
      <w:tblCellMar>
        <w:top w:w="15" w:type="dxa"/>
        <w:left w:w="15" w:type="dxa"/>
        <w:bottom w:w="15" w:type="dxa"/>
        <w:right w:w="15" w:type="dxa"/>
      </w:tblCellMar>
    </w:tblPr>
  </w:style>
  <w:style w:type="table" w:customStyle="1" w:styleId="Style20">
    <w:name w:val="_Style 20"/>
    <w:basedOn w:val="TableNormal0"/>
    <w:qFormat/>
    <w:tblPr>
      <w:tblCellMar>
        <w:top w:w="15" w:type="dxa"/>
        <w:left w:w="15" w:type="dxa"/>
        <w:bottom w:w="15" w:type="dxa"/>
        <w:right w:w="15" w:type="dxa"/>
      </w:tblCellMar>
    </w:tblPr>
  </w:style>
  <w:style w:type="table" w:customStyle="1" w:styleId="Style21">
    <w:name w:val="_Style 21"/>
    <w:basedOn w:val="TableNormal0"/>
    <w:tblPr/>
  </w:style>
  <w:style w:type="table" w:customStyle="1" w:styleId="Style22">
    <w:name w:val="_Style 22"/>
    <w:basedOn w:val="TableNormal0"/>
    <w:tblPr/>
  </w:style>
  <w:style w:type="table" w:customStyle="1" w:styleId="Style23">
    <w:name w:val="_Style 23"/>
    <w:basedOn w:val="TableNormal0"/>
    <w:qFormat/>
    <w:tblPr/>
  </w:style>
  <w:style w:type="table" w:customStyle="1" w:styleId="Style24">
    <w:name w:val="_Style 24"/>
    <w:basedOn w:val="TableNormal0"/>
    <w:tblPr/>
  </w:style>
  <w:style w:type="table" w:customStyle="1" w:styleId="Style25">
    <w:name w:val="_Style 25"/>
    <w:basedOn w:val="TableNormal0"/>
    <w:qFormat/>
    <w:tblPr>
      <w:tblCellMar>
        <w:top w:w="15" w:type="dxa"/>
        <w:left w:w="15" w:type="dxa"/>
        <w:bottom w:w="15" w:type="dxa"/>
        <w:right w:w="15" w:type="dxa"/>
      </w:tblCellMar>
    </w:tblPr>
  </w:style>
  <w:style w:type="table" w:customStyle="1" w:styleId="Style26">
    <w:name w:val="_Style 26"/>
    <w:basedOn w:val="TableNormal0"/>
    <w:qFormat/>
    <w:tblPr/>
  </w:style>
  <w:style w:type="table" w:customStyle="1" w:styleId="Style27">
    <w:name w:val="_Style 27"/>
    <w:basedOn w:val="TableNormal0"/>
    <w:qFormat/>
    <w:tblPr/>
  </w:style>
  <w:style w:type="table" w:customStyle="1" w:styleId="Style28">
    <w:name w:val="_Style 28"/>
    <w:basedOn w:val="TableNormal0"/>
    <w:tblPr/>
  </w:style>
  <w:style w:type="table" w:customStyle="1" w:styleId="Style29">
    <w:name w:val="_Style 29"/>
    <w:basedOn w:val="TableNormal0"/>
    <w:tblPr/>
  </w:style>
  <w:style w:type="table" w:customStyle="1" w:styleId="Style30">
    <w:name w:val="_Style 30"/>
    <w:basedOn w:val="TableNormal0"/>
    <w:tblPr/>
  </w:style>
  <w:style w:type="table" w:customStyle="1" w:styleId="Style31">
    <w:name w:val="_Style 31"/>
    <w:basedOn w:val="TableNormal0"/>
    <w:tblPr/>
  </w:style>
  <w:style w:type="table" w:customStyle="1" w:styleId="Style32">
    <w:name w:val="_Style 32"/>
    <w:basedOn w:val="TableNormal0"/>
    <w:tblPr/>
  </w:style>
  <w:style w:type="table" w:customStyle="1" w:styleId="Style33">
    <w:name w:val="_Style 33"/>
    <w:basedOn w:val="TableNormal0"/>
    <w:tblPr/>
  </w:style>
  <w:style w:type="table" w:customStyle="1" w:styleId="Style34">
    <w:name w:val="_Style 34"/>
    <w:basedOn w:val="TableNormal0"/>
    <w:tblPr>
      <w:tblCellMar>
        <w:top w:w="0" w:type="dxa"/>
        <w:left w:w="108" w:type="dxa"/>
        <w:bottom w:w="0" w:type="dxa"/>
        <w:right w:w="108" w:type="dxa"/>
      </w:tblCellMar>
    </w:tblPr>
  </w:style>
  <w:style w:type="table" w:customStyle="1" w:styleId="Style35">
    <w:name w:val="_Style 35"/>
    <w:basedOn w:val="TableNormal0"/>
    <w:qFormat/>
    <w:tblPr/>
  </w:style>
  <w:style w:type="table" w:customStyle="1" w:styleId="Style36">
    <w:name w:val="_Style 36"/>
    <w:basedOn w:val="TableNormal0"/>
    <w:qFormat/>
    <w:tblPr/>
  </w:style>
  <w:style w:type="table" w:customStyle="1" w:styleId="Style37">
    <w:name w:val="_Style 37"/>
    <w:basedOn w:val="TableNormal0"/>
    <w:qFormat/>
    <w:tblPr/>
  </w:style>
  <w:style w:type="table" w:customStyle="1" w:styleId="Style38">
    <w:name w:val="_Style 38"/>
    <w:basedOn w:val="TableNormal0"/>
    <w:tblPr>
      <w:tblCellMar>
        <w:top w:w="0" w:type="dxa"/>
        <w:left w:w="108" w:type="dxa"/>
        <w:bottom w:w="0" w:type="dxa"/>
        <w:right w:w="108" w:type="dxa"/>
      </w:tblCellMar>
    </w:tblPr>
  </w:style>
  <w:style w:type="table" w:customStyle="1" w:styleId="Style39">
    <w:name w:val="_Style 39"/>
    <w:basedOn w:val="TableNormal0"/>
    <w:tblPr/>
  </w:style>
  <w:style w:type="table" w:customStyle="1" w:styleId="Style40">
    <w:name w:val="_Style 40"/>
    <w:basedOn w:val="TableNormal0"/>
    <w:tblPr/>
  </w:style>
  <w:style w:type="table" w:customStyle="1" w:styleId="Style41">
    <w:name w:val="_Style 41"/>
    <w:basedOn w:val="TableNormal0"/>
    <w:qFormat/>
    <w:tblPr/>
  </w:style>
  <w:style w:type="table" w:customStyle="1" w:styleId="Style42">
    <w:name w:val="_Style 42"/>
    <w:basedOn w:val="TableNormal0"/>
    <w:tblPr/>
  </w:style>
  <w:style w:type="table" w:customStyle="1" w:styleId="Style43">
    <w:name w:val="_Style 43"/>
    <w:basedOn w:val="TableNormal0"/>
    <w:tblPr/>
  </w:style>
  <w:style w:type="table" w:customStyle="1" w:styleId="Style44">
    <w:name w:val="_Style 44"/>
    <w:basedOn w:val="TableNormal0"/>
    <w:tblPr/>
  </w:style>
  <w:style w:type="table" w:customStyle="1" w:styleId="Style45">
    <w:name w:val="_Style 45"/>
    <w:basedOn w:val="TableNormal0"/>
    <w:qFormat/>
    <w:tblPr/>
  </w:style>
  <w:style w:type="table" w:customStyle="1" w:styleId="Style46">
    <w:name w:val="_Style 46"/>
    <w:basedOn w:val="TableNormal0"/>
    <w:tblPr/>
  </w:style>
  <w:style w:type="table" w:customStyle="1" w:styleId="Style47">
    <w:name w:val="_Style 47"/>
    <w:basedOn w:val="TableNormal0"/>
    <w:tblPr>
      <w:tblCellMar>
        <w:top w:w="0" w:type="dxa"/>
        <w:left w:w="108" w:type="dxa"/>
        <w:bottom w:w="0" w:type="dxa"/>
        <w:right w:w="108" w:type="dxa"/>
      </w:tblCellMar>
    </w:tblPr>
  </w:style>
  <w:style w:type="table" w:customStyle="1" w:styleId="Style48">
    <w:name w:val="_Style 48"/>
    <w:basedOn w:val="TableNormal0"/>
    <w:tblPr>
      <w:tblCellMar>
        <w:top w:w="0" w:type="dxa"/>
        <w:left w:w="108" w:type="dxa"/>
        <w:bottom w:w="0" w:type="dxa"/>
        <w:right w:w="108" w:type="dxa"/>
      </w:tblCellMar>
    </w:tblPr>
  </w:style>
  <w:style w:type="table" w:customStyle="1" w:styleId="Style49">
    <w:name w:val="_Style 49"/>
    <w:basedOn w:val="TableNormal0"/>
    <w:tblPr>
      <w:tblCellMar>
        <w:top w:w="0" w:type="dxa"/>
        <w:left w:w="108" w:type="dxa"/>
        <w:bottom w:w="0" w:type="dxa"/>
        <w:right w:w="108" w:type="dxa"/>
      </w:tblCellMar>
    </w:tblPr>
  </w:style>
  <w:style w:type="table" w:customStyle="1" w:styleId="Style50">
    <w:name w:val="_Style 50"/>
    <w:basedOn w:val="TableNormal0"/>
    <w:tblPr>
      <w:tblCellMar>
        <w:top w:w="0" w:type="dxa"/>
        <w:left w:w="108" w:type="dxa"/>
        <w:bottom w:w="0" w:type="dxa"/>
        <w:right w:w="108" w:type="dxa"/>
      </w:tblCellMar>
    </w:tblPr>
  </w:style>
  <w:style w:type="table" w:customStyle="1" w:styleId="Style51">
    <w:name w:val="_Style 51"/>
    <w:basedOn w:val="TableNormal0"/>
    <w:tblPr>
      <w:tblCellMar>
        <w:top w:w="0" w:type="dxa"/>
        <w:left w:w="108" w:type="dxa"/>
        <w:bottom w:w="0" w:type="dxa"/>
        <w:right w:w="108" w:type="dxa"/>
      </w:tblCellMar>
    </w:tblPr>
  </w:style>
  <w:style w:type="table" w:customStyle="1" w:styleId="Style52">
    <w:name w:val="_Style 52"/>
    <w:basedOn w:val="TableNormal0"/>
    <w:tblPr>
      <w:tblCellMar>
        <w:top w:w="0" w:type="dxa"/>
        <w:left w:w="108" w:type="dxa"/>
        <w:bottom w:w="0" w:type="dxa"/>
        <w:right w:w="108" w:type="dxa"/>
      </w:tblCellMar>
    </w:tblPr>
  </w:style>
  <w:style w:type="table" w:customStyle="1" w:styleId="Style53">
    <w:name w:val="_Style 53"/>
    <w:basedOn w:val="TableNormal0"/>
    <w:qFormat/>
    <w:tblPr/>
  </w:style>
  <w:style w:type="table" w:customStyle="1" w:styleId="Style54">
    <w:name w:val="_Style 54"/>
    <w:basedOn w:val="TableNormal0"/>
    <w:qFormat/>
    <w:tblPr/>
  </w:style>
  <w:style w:type="table" w:customStyle="1" w:styleId="Style55">
    <w:name w:val="_Style 55"/>
    <w:basedOn w:val="TableNormal0"/>
    <w:qFormat/>
    <w:tblPr/>
  </w:style>
  <w:style w:type="table" w:customStyle="1" w:styleId="Style56">
    <w:name w:val="_Style 56"/>
    <w:basedOn w:val="TableNormal0"/>
    <w:tblPr/>
  </w:style>
  <w:style w:type="table" w:customStyle="1" w:styleId="Style57">
    <w:name w:val="_Style 57"/>
    <w:basedOn w:val="TableNormal0"/>
    <w:tblPr/>
  </w:style>
  <w:style w:type="table" w:customStyle="1" w:styleId="Style58">
    <w:name w:val="_Style 58"/>
    <w:basedOn w:val="TableNormal0"/>
    <w:tblPr/>
  </w:style>
  <w:style w:type="table" w:customStyle="1" w:styleId="Style59">
    <w:name w:val="_Style 59"/>
    <w:basedOn w:val="TableNormal0"/>
    <w:tblPr/>
  </w:style>
  <w:style w:type="table" w:customStyle="1" w:styleId="Style60">
    <w:name w:val="_Style 60"/>
    <w:basedOn w:val="TableNormal0"/>
    <w:qFormat/>
    <w:tblPr/>
  </w:style>
  <w:style w:type="table" w:customStyle="1" w:styleId="Style61">
    <w:name w:val="_Style 61"/>
    <w:basedOn w:val="TableNormal0"/>
    <w:tblPr/>
  </w:style>
  <w:style w:type="table" w:customStyle="1" w:styleId="Style62">
    <w:name w:val="_Style 62"/>
    <w:basedOn w:val="TableNormal0"/>
    <w:qFormat/>
    <w:tblPr/>
  </w:style>
  <w:style w:type="table" w:customStyle="1" w:styleId="Style63">
    <w:name w:val="_Style 63"/>
    <w:basedOn w:val="TableNormal0"/>
    <w:tblPr/>
  </w:style>
  <w:style w:type="table" w:customStyle="1" w:styleId="Style64">
    <w:name w:val="_Style 64"/>
    <w:basedOn w:val="TableNormal0"/>
    <w:tblPr/>
  </w:style>
  <w:style w:type="table" w:customStyle="1" w:styleId="Style65">
    <w:name w:val="_Style 65"/>
    <w:basedOn w:val="TableNormal0"/>
    <w:qFormat/>
    <w:tblPr/>
  </w:style>
  <w:style w:type="table" w:customStyle="1" w:styleId="Style66">
    <w:name w:val="_Style 66"/>
    <w:basedOn w:val="TableNormal0"/>
    <w:tblPr/>
  </w:style>
  <w:style w:type="table" w:customStyle="1" w:styleId="Style67">
    <w:name w:val="_Style 67"/>
    <w:basedOn w:val="TableNormal0"/>
    <w:qFormat/>
    <w:tblPr/>
  </w:style>
  <w:style w:type="table" w:customStyle="1" w:styleId="Style68">
    <w:name w:val="_Style 68"/>
    <w:basedOn w:val="TableNormal0"/>
    <w:qFormat/>
    <w:tblPr/>
  </w:style>
  <w:style w:type="table" w:customStyle="1" w:styleId="Style69">
    <w:name w:val="_Style 69"/>
    <w:basedOn w:val="TableNormal0"/>
    <w:tblPr/>
  </w:style>
  <w:style w:type="table" w:customStyle="1" w:styleId="Style70">
    <w:name w:val="_Style 70"/>
    <w:basedOn w:val="TableNormal0"/>
    <w:qFormat/>
    <w:tblPr/>
  </w:style>
  <w:style w:type="table" w:customStyle="1" w:styleId="Style71">
    <w:name w:val="_Style 71"/>
    <w:basedOn w:val="TableNormal0"/>
    <w:qFormat/>
    <w:tblPr/>
  </w:style>
  <w:style w:type="table" w:customStyle="1" w:styleId="Style72">
    <w:name w:val="_Style 72"/>
    <w:basedOn w:val="TableNormal0"/>
    <w:qFormat/>
    <w:tblPr/>
  </w:style>
  <w:style w:type="table" w:customStyle="1" w:styleId="Style73">
    <w:name w:val="_Style 73"/>
    <w:basedOn w:val="TableNormal0"/>
    <w:qFormat/>
    <w:tblPr/>
  </w:style>
  <w:style w:type="table" w:customStyle="1" w:styleId="Style74">
    <w:name w:val="_Style 74"/>
    <w:basedOn w:val="TableNormal0"/>
    <w:qFormat/>
    <w:tblPr>
      <w:tblCellMar>
        <w:top w:w="0" w:type="dxa"/>
        <w:left w:w="108" w:type="dxa"/>
        <w:bottom w:w="0" w:type="dxa"/>
        <w:right w:w="108" w:type="dxa"/>
      </w:tblCellMar>
    </w:tblPr>
  </w:style>
  <w:style w:type="table" w:customStyle="1" w:styleId="Style75">
    <w:name w:val="_Style 75"/>
    <w:basedOn w:val="TableNormal0"/>
    <w:qFormat/>
    <w:tblPr/>
  </w:style>
  <w:style w:type="table" w:customStyle="1" w:styleId="Style76">
    <w:name w:val="_Style 76"/>
    <w:basedOn w:val="TableNormal0"/>
    <w:tblPr/>
  </w:style>
  <w:style w:type="table" w:customStyle="1" w:styleId="Style77">
    <w:name w:val="_Style 77"/>
    <w:basedOn w:val="TableNormal0"/>
    <w:qFormat/>
    <w:tblPr/>
  </w:style>
  <w:style w:type="table" w:customStyle="1" w:styleId="Style78">
    <w:name w:val="_Style 78"/>
    <w:basedOn w:val="TableNormal0"/>
    <w:qFormat/>
    <w:tblPr/>
  </w:style>
  <w:style w:type="table" w:customStyle="1" w:styleId="Style79">
    <w:name w:val="_Style 79"/>
    <w:basedOn w:val="TableNormal0"/>
    <w:tblPr/>
  </w:style>
  <w:style w:type="table" w:customStyle="1" w:styleId="Style80">
    <w:name w:val="_Style 80"/>
    <w:basedOn w:val="TableNormal0"/>
    <w:tblPr/>
  </w:style>
  <w:style w:type="table" w:customStyle="1" w:styleId="Style81">
    <w:name w:val="_Style 81"/>
    <w:basedOn w:val="TableNormal0"/>
    <w:tblPr/>
  </w:style>
  <w:style w:type="table" w:customStyle="1" w:styleId="Style82">
    <w:name w:val="_Style 82"/>
    <w:basedOn w:val="TableNormal0"/>
    <w:qFormat/>
    <w:tblPr/>
  </w:style>
  <w:style w:type="table" w:customStyle="1" w:styleId="Style83">
    <w:name w:val="_Style 83"/>
    <w:basedOn w:val="TableNormal0"/>
    <w:qFormat/>
    <w:tblPr/>
  </w:style>
  <w:style w:type="table" w:customStyle="1" w:styleId="Style84">
    <w:name w:val="_Style 84"/>
    <w:basedOn w:val="TableNormal0"/>
    <w:qFormat/>
    <w:tblPr/>
  </w:style>
  <w:style w:type="table" w:customStyle="1" w:styleId="Style85">
    <w:name w:val="_Style 85"/>
    <w:basedOn w:val="TableNormal0"/>
    <w:tblPr/>
  </w:style>
  <w:style w:type="table" w:customStyle="1" w:styleId="Style86">
    <w:name w:val="_Style 86"/>
    <w:basedOn w:val="TableNormal0"/>
    <w:qFormat/>
    <w:tblPr/>
  </w:style>
  <w:style w:type="table" w:customStyle="1" w:styleId="Style87">
    <w:name w:val="_Style 87"/>
    <w:basedOn w:val="TableNormal0"/>
    <w:qFormat/>
    <w:tblPr/>
  </w:style>
  <w:style w:type="table" w:customStyle="1" w:styleId="Style88">
    <w:name w:val="_Style 88"/>
    <w:basedOn w:val="TableNormal0"/>
    <w:qFormat/>
    <w:tblPr>
      <w:tblCellMar>
        <w:top w:w="144" w:type="dxa"/>
        <w:left w:w="115" w:type="dxa"/>
        <w:bottom w:w="144" w:type="dxa"/>
        <w:right w:w="115"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table" w:customStyle="1" w:styleId="Style91">
    <w:name w:val="_Style 91"/>
    <w:basedOn w:val="TableNormal"/>
    <w:tblPr/>
  </w:style>
  <w:style w:type="table" w:customStyle="1" w:styleId="Style92">
    <w:name w:val="_Style 92"/>
    <w:basedOn w:val="TableNormal"/>
    <w:tblPr/>
  </w:style>
  <w:style w:type="table" w:customStyle="1" w:styleId="Style93">
    <w:name w:val="_Style 93"/>
    <w:basedOn w:val="TableNormal"/>
    <w:tblPr/>
  </w:style>
  <w:style w:type="table" w:customStyle="1" w:styleId="Style94">
    <w:name w:val="_Style 94"/>
    <w:basedOn w:val="TableNormal"/>
    <w:tblPr/>
  </w:style>
  <w:style w:type="table" w:customStyle="1" w:styleId="Style95">
    <w:name w:val="_Style 95"/>
    <w:basedOn w:val="TableNormal"/>
    <w:tblPr/>
  </w:style>
  <w:style w:type="table" w:customStyle="1" w:styleId="Style96">
    <w:name w:val="_Style 96"/>
    <w:basedOn w:val="TableNormal"/>
    <w:tblPr/>
  </w:style>
  <w:style w:type="table" w:customStyle="1" w:styleId="Style97">
    <w:name w:val="_Style 97"/>
    <w:basedOn w:val="TableNormal"/>
    <w:tblPr>
      <w:tblCellMar>
        <w:top w:w="100" w:type="dxa"/>
        <w:left w:w="100" w:type="dxa"/>
        <w:bottom w:w="100" w:type="dxa"/>
        <w:right w:w="100" w:type="dxa"/>
      </w:tblCellMar>
    </w:tblPr>
  </w:style>
  <w:style w:type="table" w:customStyle="1" w:styleId="Style98">
    <w:name w:val="_Style 98"/>
    <w:basedOn w:val="TableNormal"/>
    <w:tblPr>
      <w:tblCellMar>
        <w:top w:w="100" w:type="dxa"/>
        <w:left w:w="100" w:type="dxa"/>
        <w:bottom w:w="100" w:type="dxa"/>
        <w:right w:w="100" w:type="dxa"/>
      </w:tblCellMar>
    </w:tblPr>
  </w:style>
  <w:style w:type="table" w:customStyle="1" w:styleId="Style99">
    <w:name w:val="_Style 99"/>
    <w:basedOn w:val="TableNormal"/>
    <w:tblPr>
      <w:tblCellMar>
        <w:top w:w="100" w:type="dxa"/>
        <w:left w:w="100" w:type="dxa"/>
        <w:bottom w:w="100" w:type="dxa"/>
        <w:right w:w="100" w:type="dxa"/>
      </w:tblCellMar>
    </w:tblPr>
  </w:style>
  <w:style w:type="table" w:customStyle="1" w:styleId="Style100">
    <w:name w:val="_Style 100"/>
    <w:basedOn w:val="TableNormal"/>
    <w:tblPr>
      <w:tblCellMar>
        <w:top w:w="100" w:type="dxa"/>
        <w:left w:w="100" w:type="dxa"/>
        <w:bottom w:w="100" w:type="dxa"/>
        <w:right w:w="100" w:type="dxa"/>
      </w:tblCellMar>
    </w:tblPr>
  </w:style>
  <w:style w:type="table" w:customStyle="1" w:styleId="Style101">
    <w:name w:val="_Style 101"/>
    <w:basedOn w:val="TableNormal"/>
    <w:qFormat/>
    <w:tblPr>
      <w:tblCellMar>
        <w:top w:w="15" w:type="dxa"/>
        <w:left w:w="15" w:type="dxa"/>
        <w:bottom w:w="15" w:type="dxa"/>
        <w:right w:w="15" w:type="dxa"/>
      </w:tblCellMar>
    </w:tblPr>
  </w:style>
  <w:style w:type="table" w:customStyle="1" w:styleId="Style102">
    <w:name w:val="_Style 102"/>
    <w:basedOn w:val="TableNormal"/>
    <w:tblPr>
      <w:tblCellMar>
        <w:top w:w="100" w:type="dxa"/>
        <w:left w:w="100" w:type="dxa"/>
        <w:bottom w:w="100" w:type="dxa"/>
        <w:right w:w="100" w:type="dxa"/>
      </w:tblCellMar>
    </w:tblPr>
  </w:style>
  <w:style w:type="table" w:customStyle="1" w:styleId="Style103">
    <w:name w:val="_Style 103"/>
    <w:basedOn w:val="TableNormal"/>
    <w:tblPr/>
  </w:style>
  <w:style w:type="table" w:customStyle="1" w:styleId="Style104">
    <w:name w:val="_Style 104"/>
    <w:basedOn w:val="TableNormal"/>
    <w:tblPr>
      <w:tblCellMar>
        <w:top w:w="100" w:type="dxa"/>
        <w:left w:w="100" w:type="dxa"/>
        <w:bottom w:w="100" w:type="dxa"/>
        <w:right w:w="100" w:type="dxa"/>
      </w:tblCellMar>
    </w:tblPr>
  </w:style>
  <w:style w:type="table" w:customStyle="1" w:styleId="Style105">
    <w:name w:val="_Style 105"/>
    <w:basedOn w:val="TableNormal"/>
    <w:tblPr>
      <w:tblCellMar>
        <w:top w:w="100" w:type="dxa"/>
        <w:left w:w="100" w:type="dxa"/>
        <w:bottom w:w="100" w:type="dxa"/>
        <w:right w:w="100" w:type="dxa"/>
      </w:tblCellMar>
    </w:tblPr>
  </w:style>
  <w:style w:type="table" w:customStyle="1" w:styleId="Style106">
    <w:name w:val="_Style 106"/>
    <w:basedOn w:val="TableNormal"/>
    <w:tblPr>
      <w:tblCellMar>
        <w:top w:w="100" w:type="dxa"/>
        <w:left w:w="100" w:type="dxa"/>
        <w:bottom w:w="100" w:type="dxa"/>
        <w:right w:w="100" w:type="dxa"/>
      </w:tblCellMar>
    </w:tblPr>
  </w:style>
  <w:style w:type="table" w:customStyle="1" w:styleId="Style107">
    <w:name w:val="_Style 107"/>
    <w:basedOn w:val="TableNormal"/>
    <w:tblPr>
      <w:tblCellMar>
        <w:top w:w="100" w:type="dxa"/>
        <w:left w:w="100" w:type="dxa"/>
        <w:bottom w:w="100" w:type="dxa"/>
        <w:right w:w="100" w:type="dxa"/>
      </w:tblCellMar>
    </w:tblPr>
  </w:style>
  <w:style w:type="table" w:customStyle="1" w:styleId="Style108">
    <w:name w:val="_Style 108"/>
    <w:basedOn w:val="TableNormal"/>
    <w:tblPr>
      <w:tblCellMar>
        <w:top w:w="100" w:type="dxa"/>
        <w:left w:w="100" w:type="dxa"/>
        <w:bottom w:w="100" w:type="dxa"/>
        <w:right w:w="100" w:type="dxa"/>
      </w:tblCellMar>
    </w:tblPr>
  </w:style>
  <w:style w:type="table" w:customStyle="1" w:styleId="Style109">
    <w:name w:val="_Style 109"/>
    <w:basedOn w:val="TableNormal"/>
    <w:tblPr>
      <w:tblCellMar>
        <w:top w:w="100" w:type="dxa"/>
        <w:left w:w="100" w:type="dxa"/>
        <w:bottom w:w="100" w:type="dxa"/>
        <w:right w:w="100" w:type="dxa"/>
      </w:tblCellMar>
    </w:tblPr>
  </w:style>
  <w:style w:type="table" w:customStyle="1" w:styleId="Style110">
    <w:name w:val="_Style 110"/>
    <w:basedOn w:val="TableNormal"/>
    <w:tblPr/>
  </w:style>
  <w:style w:type="table" w:customStyle="1" w:styleId="Style111">
    <w:name w:val="_Style 111"/>
    <w:basedOn w:val="TableNormal"/>
    <w:tblPr>
      <w:tblCellMar>
        <w:top w:w="100" w:type="dxa"/>
        <w:left w:w="100" w:type="dxa"/>
        <w:bottom w:w="100" w:type="dxa"/>
        <w:right w:w="100" w:type="dxa"/>
      </w:tblCellMar>
    </w:tblPr>
  </w:style>
  <w:style w:type="table" w:customStyle="1" w:styleId="Style112">
    <w:name w:val="_Style 112"/>
    <w:basedOn w:val="TableNormal"/>
    <w:tblPr>
      <w:tblCellMar>
        <w:top w:w="100" w:type="dxa"/>
        <w:left w:w="100" w:type="dxa"/>
        <w:bottom w:w="100" w:type="dxa"/>
        <w:right w:w="100" w:type="dxa"/>
      </w:tblCellMar>
    </w:tblPr>
  </w:style>
  <w:style w:type="table" w:customStyle="1" w:styleId="Style113">
    <w:name w:val="_Style 113"/>
    <w:basedOn w:val="TableNormal"/>
    <w:tblPr>
      <w:tblCellMar>
        <w:top w:w="100" w:type="dxa"/>
        <w:left w:w="100" w:type="dxa"/>
        <w:bottom w:w="100" w:type="dxa"/>
        <w:right w:w="100" w:type="dxa"/>
      </w:tblCellMar>
    </w:tblPr>
  </w:style>
  <w:style w:type="table" w:customStyle="1" w:styleId="Style114">
    <w:name w:val="_Style 114"/>
    <w:basedOn w:val="TableNormal"/>
    <w:tblPr/>
  </w:style>
  <w:style w:type="table" w:customStyle="1" w:styleId="Style115">
    <w:name w:val="_Style 115"/>
    <w:basedOn w:val="TableNormal"/>
    <w:tblPr>
      <w:tblCellMar>
        <w:top w:w="100" w:type="dxa"/>
        <w:left w:w="100" w:type="dxa"/>
        <w:bottom w:w="100" w:type="dxa"/>
        <w:right w:w="100" w:type="dxa"/>
      </w:tblCellMar>
    </w:tblPr>
  </w:style>
  <w:style w:type="table" w:customStyle="1" w:styleId="Style116">
    <w:name w:val="_Style 116"/>
    <w:basedOn w:val="TableNormal"/>
    <w:tblPr>
      <w:tblCellMar>
        <w:top w:w="100" w:type="dxa"/>
        <w:left w:w="100" w:type="dxa"/>
        <w:bottom w:w="100" w:type="dxa"/>
        <w:right w:w="100" w:type="dxa"/>
      </w:tblCellMar>
    </w:tblPr>
  </w:style>
  <w:style w:type="table" w:customStyle="1" w:styleId="Style117">
    <w:name w:val="_Style 117"/>
    <w:basedOn w:val="TableNormal"/>
    <w:tblPr>
      <w:tblCellMar>
        <w:top w:w="100" w:type="dxa"/>
        <w:left w:w="100" w:type="dxa"/>
        <w:bottom w:w="100" w:type="dxa"/>
        <w:right w:w="100" w:type="dxa"/>
      </w:tblCellMar>
    </w:tblPr>
  </w:style>
  <w:style w:type="table" w:customStyle="1" w:styleId="Style118">
    <w:name w:val="_Style 118"/>
    <w:basedOn w:val="TableNormal"/>
    <w:tblPr>
      <w:tblCellMar>
        <w:top w:w="100" w:type="dxa"/>
        <w:left w:w="100" w:type="dxa"/>
        <w:bottom w:w="100" w:type="dxa"/>
        <w:right w:w="100" w:type="dxa"/>
      </w:tblCellMar>
    </w:tblPr>
  </w:style>
  <w:style w:type="table" w:customStyle="1" w:styleId="Style119">
    <w:name w:val="_Style 119"/>
    <w:basedOn w:val="TableNormal"/>
    <w:tblPr/>
  </w:style>
  <w:style w:type="table" w:customStyle="1" w:styleId="Style120">
    <w:name w:val="_Style 120"/>
    <w:basedOn w:val="TableNormal"/>
    <w:tblPr/>
  </w:style>
  <w:style w:type="table" w:customStyle="1" w:styleId="Style121">
    <w:name w:val="_Style 121"/>
    <w:basedOn w:val="TableNormal"/>
    <w:tblPr/>
  </w:style>
  <w:style w:type="table" w:customStyle="1" w:styleId="Style122">
    <w:name w:val="_Style 122"/>
    <w:basedOn w:val="TableNormal"/>
    <w:tblPr>
      <w:tblCellMar>
        <w:top w:w="100" w:type="dxa"/>
        <w:left w:w="100" w:type="dxa"/>
        <w:bottom w:w="100" w:type="dxa"/>
        <w:right w:w="100" w:type="dxa"/>
      </w:tblCellMar>
    </w:tblPr>
  </w:style>
  <w:style w:type="table" w:customStyle="1" w:styleId="Style123">
    <w:name w:val="_Style 123"/>
    <w:basedOn w:val="TableNormal"/>
    <w:tblPr/>
  </w:style>
  <w:style w:type="table" w:customStyle="1" w:styleId="Style124">
    <w:name w:val="_Style 124"/>
    <w:basedOn w:val="TableNormal"/>
    <w:tblPr/>
  </w:style>
  <w:style w:type="table" w:customStyle="1" w:styleId="Style125">
    <w:name w:val="_Style 125"/>
    <w:basedOn w:val="TableNormal"/>
    <w:tblPr/>
  </w:style>
  <w:style w:type="table" w:customStyle="1" w:styleId="Style126">
    <w:name w:val="_Style 126"/>
    <w:basedOn w:val="TableNormal"/>
    <w:tblPr/>
  </w:style>
  <w:style w:type="table" w:customStyle="1" w:styleId="Style127">
    <w:name w:val="_Style 127"/>
    <w:basedOn w:val="TableNormal"/>
    <w:tblPr/>
  </w:style>
  <w:style w:type="table" w:customStyle="1" w:styleId="Style128">
    <w:name w:val="_Style 128"/>
    <w:basedOn w:val="TableNormal"/>
    <w:tblPr/>
  </w:style>
  <w:style w:type="table" w:customStyle="1" w:styleId="Style129">
    <w:name w:val="_Style 129"/>
    <w:basedOn w:val="TableNormal"/>
    <w:tblPr>
      <w:tblCellMar>
        <w:top w:w="100" w:type="dxa"/>
        <w:left w:w="100" w:type="dxa"/>
        <w:bottom w:w="100" w:type="dxa"/>
        <w:right w:w="100" w:type="dxa"/>
      </w:tblCellMar>
    </w:tblPr>
  </w:style>
  <w:style w:type="table" w:customStyle="1" w:styleId="Style130">
    <w:name w:val="_Style 130"/>
    <w:basedOn w:val="TableNormal"/>
    <w:tblPr>
      <w:tblCellMar>
        <w:top w:w="100" w:type="dxa"/>
        <w:left w:w="100" w:type="dxa"/>
        <w:bottom w:w="100" w:type="dxa"/>
        <w:right w:w="100" w:type="dxa"/>
      </w:tblCellMar>
    </w:tblPr>
  </w:style>
  <w:style w:type="table" w:customStyle="1" w:styleId="Style131">
    <w:name w:val="_Style 131"/>
    <w:basedOn w:val="TableNormal"/>
    <w:tblPr>
      <w:tblCellMar>
        <w:top w:w="100" w:type="dxa"/>
        <w:left w:w="100" w:type="dxa"/>
        <w:bottom w:w="100" w:type="dxa"/>
        <w:right w:w="100" w:type="dxa"/>
      </w:tblCellMar>
    </w:tblPr>
  </w:style>
  <w:style w:type="table" w:customStyle="1" w:styleId="Style132">
    <w:name w:val="_Style 132"/>
    <w:basedOn w:val="TableNormal"/>
    <w:tblPr>
      <w:tblCellMar>
        <w:top w:w="100" w:type="dxa"/>
        <w:left w:w="100" w:type="dxa"/>
        <w:bottom w:w="100" w:type="dxa"/>
        <w:right w:w="100" w:type="dxa"/>
      </w:tblCellMar>
    </w:tblPr>
  </w:style>
  <w:style w:type="table" w:customStyle="1" w:styleId="Style133">
    <w:name w:val="_Style 133"/>
    <w:basedOn w:val="TableNormal"/>
    <w:tblPr>
      <w:tblCellMar>
        <w:top w:w="100" w:type="dxa"/>
        <w:left w:w="100" w:type="dxa"/>
        <w:bottom w:w="100" w:type="dxa"/>
        <w:right w:w="100" w:type="dxa"/>
      </w:tblCellMar>
    </w:tblPr>
  </w:style>
  <w:style w:type="table" w:customStyle="1" w:styleId="Style134">
    <w:name w:val="_Style 134"/>
    <w:basedOn w:val="TableNormal"/>
    <w:tblPr>
      <w:tblCellMar>
        <w:top w:w="100" w:type="dxa"/>
        <w:left w:w="100" w:type="dxa"/>
        <w:bottom w:w="100" w:type="dxa"/>
        <w:right w:w="100" w:type="dxa"/>
      </w:tblCellMar>
    </w:tblPr>
  </w:style>
  <w:style w:type="table" w:customStyle="1" w:styleId="Style135">
    <w:name w:val="_Style 135"/>
    <w:basedOn w:val="TableNormal"/>
    <w:tblPr>
      <w:tblCellMar>
        <w:top w:w="100" w:type="dxa"/>
        <w:left w:w="100" w:type="dxa"/>
        <w:bottom w:w="100" w:type="dxa"/>
        <w:right w:w="100" w:type="dxa"/>
      </w:tblCellMar>
    </w:tblPr>
  </w:style>
  <w:style w:type="table" w:customStyle="1" w:styleId="Style136">
    <w:name w:val="_Style 136"/>
    <w:basedOn w:val="TableNormal"/>
    <w:tblPr>
      <w:tblCellMar>
        <w:top w:w="100" w:type="dxa"/>
        <w:left w:w="100" w:type="dxa"/>
        <w:bottom w:w="100" w:type="dxa"/>
        <w:right w:w="100" w:type="dxa"/>
      </w:tblCellMar>
    </w:tblPr>
  </w:style>
  <w:style w:type="table" w:customStyle="1" w:styleId="Style137">
    <w:name w:val="_Style 137"/>
    <w:basedOn w:val="TableNormal"/>
    <w:tblPr>
      <w:tblCellMar>
        <w:top w:w="100" w:type="dxa"/>
        <w:left w:w="100" w:type="dxa"/>
        <w:bottom w:w="100" w:type="dxa"/>
        <w:right w:w="100" w:type="dxa"/>
      </w:tblCellMar>
    </w:tblPr>
  </w:style>
  <w:style w:type="table" w:customStyle="1" w:styleId="Style138">
    <w:name w:val="_Style 138"/>
    <w:basedOn w:val="TableNormal"/>
    <w:tblPr>
      <w:tblCellMar>
        <w:top w:w="100" w:type="dxa"/>
        <w:left w:w="100" w:type="dxa"/>
        <w:bottom w:w="100" w:type="dxa"/>
        <w:right w:w="100" w:type="dxa"/>
      </w:tblCellMar>
    </w:tblPr>
  </w:style>
  <w:style w:type="table" w:customStyle="1" w:styleId="Style139">
    <w:name w:val="_Style 139"/>
    <w:basedOn w:val="TableNormal"/>
    <w:tblPr>
      <w:tblCellMar>
        <w:top w:w="100" w:type="dxa"/>
        <w:left w:w="100" w:type="dxa"/>
        <w:bottom w:w="100" w:type="dxa"/>
        <w:right w:w="100" w:type="dxa"/>
      </w:tblCellMar>
    </w:tblPr>
  </w:style>
  <w:style w:type="table" w:customStyle="1" w:styleId="Style140">
    <w:name w:val="_Style 140"/>
    <w:basedOn w:val="TableNormal"/>
    <w:tblPr>
      <w:tblCellMar>
        <w:top w:w="100" w:type="dxa"/>
        <w:left w:w="100" w:type="dxa"/>
        <w:bottom w:w="100" w:type="dxa"/>
        <w:right w:w="100" w:type="dxa"/>
      </w:tblCellMar>
    </w:tblPr>
  </w:style>
  <w:style w:type="table" w:customStyle="1" w:styleId="Style141">
    <w:name w:val="_Style 141"/>
    <w:basedOn w:val="TableNormal"/>
    <w:tblPr>
      <w:tblCellMar>
        <w:top w:w="100" w:type="dxa"/>
        <w:left w:w="100" w:type="dxa"/>
        <w:bottom w:w="100" w:type="dxa"/>
        <w:right w:w="100" w:type="dxa"/>
      </w:tblCellMar>
    </w:tblPr>
  </w:style>
  <w:style w:type="table" w:customStyle="1" w:styleId="Style142">
    <w:name w:val="_Style 142"/>
    <w:basedOn w:val="TableNormal"/>
    <w:tblPr>
      <w:tblCellMar>
        <w:top w:w="100" w:type="dxa"/>
        <w:left w:w="100" w:type="dxa"/>
        <w:bottom w:w="100" w:type="dxa"/>
        <w:right w:w="100" w:type="dxa"/>
      </w:tblCellMar>
    </w:tblPr>
  </w:style>
  <w:style w:type="table" w:customStyle="1" w:styleId="Style143">
    <w:name w:val="_Style 143"/>
    <w:basedOn w:val="TableNormal"/>
    <w:tblPr>
      <w:tblCellMar>
        <w:top w:w="100" w:type="dxa"/>
        <w:left w:w="100" w:type="dxa"/>
        <w:bottom w:w="100" w:type="dxa"/>
        <w:right w:w="100" w:type="dxa"/>
      </w:tblCellMar>
    </w:tblPr>
  </w:style>
  <w:style w:type="table" w:customStyle="1" w:styleId="Style144">
    <w:name w:val="_Style 144"/>
    <w:basedOn w:val="TableNormal"/>
    <w:tblPr>
      <w:tblCellMar>
        <w:top w:w="100" w:type="dxa"/>
        <w:left w:w="100" w:type="dxa"/>
        <w:bottom w:w="100" w:type="dxa"/>
        <w:right w:w="100" w:type="dxa"/>
      </w:tblCellMar>
    </w:tblPr>
  </w:style>
  <w:style w:type="table" w:customStyle="1" w:styleId="Style145">
    <w:name w:val="_Style 145"/>
    <w:basedOn w:val="TableNormal"/>
    <w:tblPr>
      <w:tblCellMar>
        <w:top w:w="100" w:type="dxa"/>
        <w:left w:w="100" w:type="dxa"/>
        <w:bottom w:w="100" w:type="dxa"/>
        <w:right w:w="100" w:type="dxa"/>
      </w:tblCellMar>
    </w:tblPr>
  </w:style>
  <w:style w:type="table" w:customStyle="1" w:styleId="Style146">
    <w:name w:val="_Style 146"/>
    <w:basedOn w:val="TableNormal"/>
    <w:tblPr>
      <w:tblCellMar>
        <w:top w:w="100" w:type="dxa"/>
        <w:left w:w="100" w:type="dxa"/>
        <w:bottom w:w="100" w:type="dxa"/>
        <w:right w:w="100" w:type="dxa"/>
      </w:tblCellMar>
    </w:tblPr>
  </w:style>
  <w:style w:type="table" w:customStyle="1" w:styleId="Style147">
    <w:name w:val="_Style 147"/>
    <w:basedOn w:val="TableNormal"/>
    <w:tblPr>
      <w:tblCellMar>
        <w:top w:w="100" w:type="dxa"/>
        <w:left w:w="100" w:type="dxa"/>
        <w:bottom w:w="100" w:type="dxa"/>
        <w:right w:w="100" w:type="dxa"/>
      </w:tblCellMar>
    </w:tblPr>
  </w:style>
  <w:style w:type="table" w:customStyle="1" w:styleId="Style148">
    <w:name w:val="_Style 148"/>
    <w:basedOn w:val="TableNormal"/>
    <w:tblPr>
      <w:tblCellMar>
        <w:top w:w="100" w:type="dxa"/>
        <w:left w:w="100" w:type="dxa"/>
        <w:bottom w:w="100" w:type="dxa"/>
        <w:right w:w="100" w:type="dxa"/>
      </w:tblCellMar>
    </w:tblPr>
  </w:style>
  <w:style w:type="table" w:customStyle="1" w:styleId="Style149">
    <w:name w:val="_Style 149"/>
    <w:basedOn w:val="TableNormal"/>
    <w:tblPr>
      <w:tblCellMar>
        <w:top w:w="100" w:type="dxa"/>
        <w:left w:w="100" w:type="dxa"/>
        <w:bottom w:w="100" w:type="dxa"/>
        <w:right w:w="100" w:type="dxa"/>
      </w:tblCellMar>
    </w:tblPr>
  </w:style>
  <w:style w:type="table" w:customStyle="1" w:styleId="Style150">
    <w:name w:val="_Style 150"/>
    <w:basedOn w:val="TableNormal"/>
    <w:tblPr>
      <w:tblCellMar>
        <w:top w:w="100" w:type="dxa"/>
        <w:left w:w="100" w:type="dxa"/>
        <w:bottom w:w="100" w:type="dxa"/>
        <w:right w:w="100" w:type="dxa"/>
      </w:tblCellMar>
    </w:tblPr>
  </w:style>
  <w:style w:type="table" w:customStyle="1" w:styleId="Style151">
    <w:name w:val="_Style 151"/>
    <w:basedOn w:val="TableNormal"/>
    <w:tblPr/>
  </w:style>
  <w:style w:type="table" w:customStyle="1" w:styleId="Style152">
    <w:name w:val="_Style 152"/>
    <w:basedOn w:val="TableNormal"/>
    <w:tblPr>
      <w:tblCellMar>
        <w:top w:w="100" w:type="dxa"/>
        <w:left w:w="100" w:type="dxa"/>
        <w:bottom w:w="100" w:type="dxa"/>
        <w:right w:w="100" w:type="dxa"/>
      </w:tblCellMar>
    </w:tblPr>
  </w:style>
  <w:style w:type="table" w:customStyle="1" w:styleId="Style153">
    <w:name w:val="_Style 153"/>
    <w:basedOn w:val="TableNormal"/>
    <w:tblPr>
      <w:tblCellMar>
        <w:top w:w="100" w:type="dxa"/>
        <w:left w:w="100" w:type="dxa"/>
        <w:bottom w:w="100" w:type="dxa"/>
        <w:right w:w="100" w:type="dxa"/>
      </w:tblCellMar>
    </w:tblPr>
  </w:style>
  <w:style w:type="table" w:customStyle="1" w:styleId="Style154">
    <w:name w:val="_Style 154"/>
    <w:basedOn w:val="TableNormal"/>
    <w:tblPr>
      <w:tblCellMar>
        <w:top w:w="100" w:type="dxa"/>
        <w:left w:w="100" w:type="dxa"/>
        <w:bottom w:w="100" w:type="dxa"/>
        <w:right w:w="100" w:type="dxa"/>
      </w:tblCellMar>
    </w:tblPr>
  </w:style>
  <w:style w:type="table" w:customStyle="1" w:styleId="Style155">
    <w:name w:val="_Style 155"/>
    <w:basedOn w:val="TableNormal"/>
    <w:tblPr>
      <w:tblCellMar>
        <w:top w:w="100" w:type="dxa"/>
        <w:left w:w="100" w:type="dxa"/>
        <w:bottom w:w="100" w:type="dxa"/>
        <w:right w:w="100" w:type="dxa"/>
      </w:tblCellMar>
    </w:tblPr>
  </w:style>
  <w:style w:type="table" w:customStyle="1" w:styleId="Style156">
    <w:name w:val="_Style 156"/>
    <w:basedOn w:val="TableNormal"/>
    <w:tblPr>
      <w:tblCellMar>
        <w:top w:w="100" w:type="dxa"/>
        <w:left w:w="100" w:type="dxa"/>
        <w:bottom w:w="100" w:type="dxa"/>
        <w:right w:w="100" w:type="dxa"/>
      </w:tblCellMar>
    </w:tblPr>
  </w:style>
  <w:style w:type="table" w:customStyle="1" w:styleId="Style157">
    <w:name w:val="_Style 157"/>
    <w:basedOn w:val="TableNormal"/>
    <w:tblPr>
      <w:tblCellMar>
        <w:top w:w="100" w:type="dxa"/>
        <w:left w:w="100" w:type="dxa"/>
        <w:bottom w:w="100" w:type="dxa"/>
        <w:right w:w="100" w:type="dxa"/>
      </w:tblCellMar>
    </w:tblPr>
  </w:style>
  <w:style w:type="table" w:customStyle="1" w:styleId="Style158">
    <w:name w:val="_Style 158"/>
    <w:basedOn w:val="TableNormal"/>
    <w:tblPr/>
  </w:style>
  <w:style w:type="table" w:customStyle="1" w:styleId="Style159">
    <w:name w:val="_Style 159"/>
    <w:basedOn w:val="TableNormal"/>
    <w:tblPr/>
  </w:style>
  <w:style w:type="table" w:customStyle="1" w:styleId="Style160">
    <w:name w:val="_Style 160"/>
    <w:basedOn w:val="TableNormal"/>
    <w:tblPr/>
  </w:style>
  <w:style w:type="table" w:customStyle="1" w:styleId="Style161">
    <w:name w:val="_Style 161"/>
    <w:basedOn w:val="TableNormal"/>
    <w:tblPr/>
  </w:style>
  <w:style w:type="table" w:customStyle="1" w:styleId="Style162">
    <w:name w:val="_Style 162"/>
    <w:basedOn w:val="TableNormal"/>
    <w:tblPr/>
  </w:style>
  <w:style w:type="table" w:customStyle="1" w:styleId="Style163">
    <w:name w:val="_Style 163"/>
    <w:basedOn w:val="TableNormal"/>
    <w:tblPr/>
  </w:style>
  <w:style w:type="table" w:customStyle="1" w:styleId="Style164">
    <w:name w:val="_Style 164"/>
    <w:basedOn w:val="TableNormal"/>
    <w:tblPr/>
  </w:style>
  <w:style w:type="table" w:customStyle="1" w:styleId="Style165">
    <w:name w:val="_Style 165"/>
    <w:basedOn w:val="TableNormal"/>
    <w:tblPr>
      <w:tblCellMar>
        <w:top w:w="144" w:type="dxa"/>
        <w:left w:w="115" w:type="dxa"/>
        <w:bottom w:w="144" w:type="dxa"/>
        <w:right w:w="115" w:type="dxa"/>
      </w:tblCellMar>
    </w:tblPr>
  </w:style>
  <w:style w:type="table" w:customStyle="1" w:styleId="Style166">
    <w:name w:val="_Style 166"/>
    <w:basedOn w:val="TableNormal"/>
    <w:tblPr/>
  </w:style>
  <w:style w:type="table" w:customStyle="1" w:styleId="Style167">
    <w:name w:val="_Style 167"/>
    <w:basedOn w:val="TableNormal"/>
    <w:tblPr/>
  </w:style>
  <w:style w:type="table" w:customStyle="1" w:styleId="Style168">
    <w:name w:val="_Style 168"/>
    <w:basedOn w:val="TableNormal"/>
    <w:tblPr/>
  </w:style>
  <w:style w:type="table" w:customStyle="1" w:styleId="Style169">
    <w:name w:val="_Style 169"/>
    <w:basedOn w:val="TableNormal"/>
    <w:tblPr/>
  </w:style>
  <w:style w:type="table" w:customStyle="1" w:styleId="Style170">
    <w:name w:val="_Style 170"/>
    <w:basedOn w:val="TableNormal"/>
    <w:tblPr/>
  </w:style>
  <w:style w:type="table" w:customStyle="1" w:styleId="Style171">
    <w:name w:val="_Style 171"/>
    <w:basedOn w:val="TableNormal"/>
    <w:tblPr/>
  </w:style>
  <w:style w:type="table" w:customStyle="1" w:styleId="Style172">
    <w:name w:val="_Style 172"/>
    <w:basedOn w:val="TableNormal"/>
    <w:tblPr>
      <w:tblCellMar>
        <w:top w:w="100" w:type="dxa"/>
        <w:left w:w="100" w:type="dxa"/>
        <w:bottom w:w="100" w:type="dxa"/>
        <w:right w:w="100" w:type="dxa"/>
      </w:tblCellMar>
    </w:tblPr>
  </w:style>
  <w:style w:type="table" w:customStyle="1" w:styleId="Style173">
    <w:name w:val="_Style 173"/>
    <w:basedOn w:val="TableNormal"/>
    <w:tblPr>
      <w:tblCellMar>
        <w:top w:w="100" w:type="dxa"/>
        <w:left w:w="100" w:type="dxa"/>
        <w:bottom w:w="100" w:type="dxa"/>
        <w:right w:w="100" w:type="dxa"/>
      </w:tblCellMar>
    </w:tblPr>
  </w:style>
  <w:style w:type="table" w:customStyle="1" w:styleId="Style174">
    <w:name w:val="_Style 174"/>
    <w:basedOn w:val="TableNormal"/>
    <w:tblPr>
      <w:tblCellMar>
        <w:top w:w="100" w:type="dxa"/>
        <w:left w:w="100" w:type="dxa"/>
        <w:bottom w:w="100" w:type="dxa"/>
        <w:right w:w="100" w:type="dxa"/>
      </w:tblCellMar>
    </w:tblPr>
  </w:style>
  <w:style w:type="table" w:customStyle="1" w:styleId="Style175">
    <w:name w:val="_Style 175"/>
    <w:basedOn w:val="TableNormal"/>
    <w:tblPr>
      <w:tblCellMar>
        <w:top w:w="100" w:type="dxa"/>
        <w:left w:w="100" w:type="dxa"/>
        <w:bottom w:w="100" w:type="dxa"/>
        <w:right w:w="100" w:type="dxa"/>
      </w:tblCellMar>
    </w:tblPr>
  </w:style>
  <w:style w:type="table" w:customStyle="1" w:styleId="Style176">
    <w:name w:val="_Style 176"/>
    <w:basedOn w:val="TableNormal"/>
    <w:tblPr>
      <w:tblCellMar>
        <w:top w:w="15" w:type="dxa"/>
        <w:left w:w="15" w:type="dxa"/>
        <w:bottom w:w="15" w:type="dxa"/>
        <w:right w:w="15" w:type="dxa"/>
      </w:tblCellMar>
    </w:tblPr>
  </w:style>
  <w:style w:type="table" w:customStyle="1" w:styleId="Style177">
    <w:name w:val="_Style 177"/>
    <w:basedOn w:val="TableNormal"/>
    <w:tblPr>
      <w:tblCellMar>
        <w:top w:w="100" w:type="dxa"/>
        <w:left w:w="100" w:type="dxa"/>
        <w:bottom w:w="100" w:type="dxa"/>
        <w:right w:w="100" w:type="dxa"/>
      </w:tblCellMar>
    </w:tblPr>
  </w:style>
  <w:style w:type="table" w:customStyle="1" w:styleId="Style178">
    <w:name w:val="_Style 178"/>
    <w:basedOn w:val="TableNormal"/>
    <w:tblPr/>
  </w:style>
  <w:style w:type="table" w:customStyle="1" w:styleId="Style179">
    <w:name w:val="_Style 179"/>
    <w:basedOn w:val="TableNormal"/>
    <w:tblPr>
      <w:tblCellMar>
        <w:top w:w="100" w:type="dxa"/>
        <w:left w:w="100" w:type="dxa"/>
        <w:bottom w:w="100" w:type="dxa"/>
        <w:right w:w="100" w:type="dxa"/>
      </w:tblCellMar>
    </w:tblPr>
  </w:style>
  <w:style w:type="table" w:customStyle="1" w:styleId="Style180">
    <w:name w:val="_Style 180"/>
    <w:basedOn w:val="TableNormal"/>
    <w:tblPr>
      <w:tblCellMar>
        <w:top w:w="100" w:type="dxa"/>
        <w:left w:w="100" w:type="dxa"/>
        <w:bottom w:w="100" w:type="dxa"/>
        <w:right w:w="100" w:type="dxa"/>
      </w:tblCellMar>
    </w:tblPr>
  </w:style>
  <w:style w:type="table" w:customStyle="1" w:styleId="Style181">
    <w:name w:val="_Style 181"/>
    <w:basedOn w:val="TableNormal"/>
    <w:tblPr>
      <w:tblCellMar>
        <w:top w:w="100" w:type="dxa"/>
        <w:left w:w="100" w:type="dxa"/>
        <w:bottom w:w="100" w:type="dxa"/>
        <w:right w:w="100" w:type="dxa"/>
      </w:tblCellMar>
    </w:tblPr>
  </w:style>
  <w:style w:type="table" w:customStyle="1" w:styleId="Style182">
    <w:name w:val="_Style 182"/>
    <w:basedOn w:val="TableNormal"/>
    <w:tblPr>
      <w:tblCellMar>
        <w:top w:w="100" w:type="dxa"/>
        <w:left w:w="100" w:type="dxa"/>
        <w:bottom w:w="100" w:type="dxa"/>
        <w:right w:w="100" w:type="dxa"/>
      </w:tblCellMar>
    </w:tblPr>
  </w:style>
  <w:style w:type="table" w:customStyle="1" w:styleId="Style183">
    <w:name w:val="_Style 183"/>
    <w:basedOn w:val="TableNormal"/>
    <w:tblPr>
      <w:tblCellMar>
        <w:top w:w="100" w:type="dxa"/>
        <w:left w:w="100" w:type="dxa"/>
        <w:bottom w:w="100" w:type="dxa"/>
        <w:right w:w="100" w:type="dxa"/>
      </w:tblCellMar>
    </w:tblPr>
  </w:style>
  <w:style w:type="table" w:customStyle="1" w:styleId="Style184">
    <w:name w:val="_Style 184"/>
    <w:basedOn w:val="TableNormal"/>
    <w:tblPr>
      <w:tblCellMar>
        <w:top w:w="100" w:type="dxa"/>
        <w:left w:w="100" w:type="dxa"/>
        <w:bottom w:w="100" w:type="dxa"/>
        <w:right w:w="100" w:type="dxa"/>
      </w:tblCellMar>
    </w:tblPr>
  </w:style>
  <w:style w:type="table" w:customStyle="1" w:styleId="Style185">
    <w:name w:val="_Style 185"/>
    <w:basedOn w:val="TableNormal"/>
    <w:tblPr/>
  </w:style>
  <w:style w:type="table" w:customStyle="1" w:styleId="Style186">
    <w:name w:val="_Style 186"/>
    <w:basedOn w:val="TableNormal"/>
    <w:tblPr>
      <w:tblCellMar>
        <w:top w:w="100" w:type="dxa"/>
        <w:left w:w="100" w:type="dxa"/>
        <w:bottom w:w="100" w:type="dxa"/>
        <w:right w:w="100" w:type="dxa"/>
      </w:tblCellMar>
    </w:tblPr>
  </w:style>
  <w:style w:type="table" w:customStyle="1" w:styleId="Style187">
    <w:name w:val="_Style 187"/>
    <w:basedOn w:val="TableNormal"/>
    <w:tblPr>
      <w:tblCellMar>
        <w:top w:w="100" w:type="dxa"/>
        <w:left w:w="100" w:type="dxa"/>
        <w:bottom w:w="100" w:type="dxa"/>
        <w:right w:w="100" w:type="dxa"/>
      </w:tblCellMar>
    </w:tblPr>
  </w:style>
  <w:style w:type="table" w:customStyle="1" w:styleId="Style188">
    <w:name w:val="_Style 188"/>
    <w:basedOn w:val="TableNormal"/>
    <w:tblPr>
      <w:tblCellMar>
        <w:top w:w="100" w:type="dxa"/>
        <w:left w:w="100" w:type="dxa"/>
        <w:bottom w:w="100" w:type="dxa"/>
        <w:right w:w="100" w:type="dxa"/>
      </w:tblCellMar>
    </w:tblPr>
  </w:style>
  <w:style w:type="table" w:customStyle="1" w:styleId="Style189">
    <w:name w:val="_Style 189"/>
    <w:basedOn w:val="TableNormal"/>
    <w:tblPr/>
  </w:style>
  <w:style w:type="table" w:customStyle="1" w:styleId="Style190">
    <w:name w:val="_Style 190"/>
    <w:basedOn w:val="TableNormal"/>
    <w:tblPr>
      <w:tblCellMar>
        <w:top w:w="100" w:type="dxa"/>
        <w:left w:w="100" w:type="dxa"/>
        <w:bottom w:w="100" w:type="dxa"/>
        <w:right w:w="100" w:type="dxa"/>
      </w:tblCellMar>
    </w:tblPr>
  </w:style>
  <w:style w:type="table" w:customStyle="1" w:styleId="Style191">
    <w:name w:val="_Style 191"/>
    <w:basedOn w:val="TableNormal"/>
    <w:tblPr>
      <w:tblCellMar>
        <w:top w:w="100" w:type="dxa"/>
        <w:left w:w="100" w:type="dxa"/>
        <w:bottom w:w="100" w:type="dxa"/>
        <w:right w:w="100" w:type="dxa"/>
      </w:tblCellMar>
    </w:tblPr>
  </w:style>
  <w:style w:type="table" w:customStyle="1" w:styleId="Style192">
    <w:name w:val="_Style 192"/>
    <w:basedOn w:val="TableNormal"/>
    <w:tblPr>
      <w:tblCellMar>
        <w:top w:w="100" w:type="dxa"/>
        <w:left w:w="100" w:type="dxa"/>
        <w:bottom w:w="100" w:type="dxa"/>
        <w:right w:w="100" w:type="dxa"/>
      </w:tblCellMar>
    </w:tblPr>
  </w:style>
  <w:style w:type="table" w:customStyle="1" w:styleId="Style193">
    <w:name w:val="_Style 193"/>
    <w:basedOn w:val="TableNormal"/>
    <w:tblPr>
      <w:tblCellMar>
        <w:top w:w="100" w:type="dxa"/>
        <w:left w:w="100" w:type="dxa"/>
        <w:bottom w:w="100" w:type="dxa"/>
        <w:right w:w="100" w:type="dxa"/>
      </w:tblCellMar>
    </w:tblPr>
  </w:style>
  <w:style w:type="table" w:customStyle="1" w:styleId="Style194">
    <w:name w:val="_Style 194"/>
    <w:basedOn w:val="TableNormal"/>
    <w:tblPr/>
  </w:style>
  <w:style w:type="table" w:customStyle="1" w:styleId="Style195">
    <w:name w:val="_Style 195"/>
    <w:basedOn w:val="TableNormal"/>
    <w:tblPr/>
  </w:style>
  <w:style w:type="table" w:customStyle="1" w:styleId="Style196">
    <w:name w:val="_Style 196"/>
    <w:basedOn w:val="TableNormal"/>
    <w:tblPr/>
  </w:style>
  <w:style w:type="table" w:customStyle="1" w:styleId="Style197">
    <w:name w:val="_Style 197"/>
    <w:basedOn w:val="TableNormal"/>
    <w:tblPr>
      <w:tblCellMar>
        <w:top w:w="100" w:type="dxa"/>
        <w:left w:w="100" w:type="dxa"/>
        <w:bottom w:w="100" w:type="dxa"/>
        <w:right w:w="100" w:type="dxa"/>
      </w:tblCellMar>
    </w:tblPr>
  </w:style>
  <w:style w:type="table" w:customStyle="1" w:styleId="Style198">
    <w:name w:val="_Style 198"/>
    <w:basedOn w:val="TableNormal"/>
    <w:tblPr/>
  </w:style>
  <w:style w:type="table" w:customStyle="1" w:styleId="Style199">
    <w:name w:val="_Style 199"/>
    <w:basedOn w:val="TableNormal"/>
    <w:tblPr/>
  </w:style>
  <w:style w:type="table" w:customStyle="1" w:styleId="Style200">
    <w:name w:val="_Style 200"/>
    <w:basedOn w:val="TableNormal"/>
    <w:tblPr/>
  </w:style>
  <w:style w:type="table" w:customStyle="1" w:styleId="Style201">
    <w:name w:val="_Style 201"/>
    <w:basedOn w:val="TableNormal"/>
    <w:tblPr/>
  </w:style>
  <w:style w:type="table" w:customStyle="1" w:styleId="Style202">
    <w:name w:val="_Style 202"/>
    <w:basedOn w:val="TableNormal"/>
    <w:tblPr/>
  </w:style>
  <w:style w:type="table" w:customStyle="1" w:styleId="Style203">
    <w:name w:val="_Style 203"/>
    <w:basedOn w:val="TableNormal"/>
    <w:tblPr/>
  </w:style>
  <w:style w:type="table" w:customStyle="1" w:styleId="Style204">
    <w:name w:val="_Style 204"/>
    <w:basedOn w:val="TableNormal"/>
    <w:tblPr>
      <w:tblCellMar>
        <w:top w:w="100" w:type="dxa"/>
        <w:left w:w="100" w:type="dxa"/>
        <w:bottom w:w="100" w:type="dxa"/>
        <w:right w:w="100" w:type="dxa"/>
      </w:tblCellMar>
    </w:tblPr>
  </w:style>
  <w:style w:type="table" w:customStyle="1" w:styleId="Style205">
    <w:name w:val="_Style 205"/>
    <w:basedOn w:val="TableNormal"/>
    <w:tblPr>
      <w:tblCellMar>
        <w:top w:w="100" w:type="dxa"/>
        <w:left w:w="100" w:type="dxa"/>
        <w:bottom w:w="100" w:type="dxa"/>
        <w:right w:w="100" w:type="dxa"/>
      </w:tblCellMar>
    </w:tblPr>
  </w:style>
  <w:style w:type="table" w:customStyle="1" w:styleId="Style206">
    <w:name w:val="_Style 206"/>
    <w:basedOn w:val="TableNormal"/>
    <w:tblPr>
      <w:tblCellMar>
        <w:top w:w="100" w:type="dxa"/>
        <w:left w:w="100" w:type="dxa"/>
        <w:bottom w:w="100" w:type="dxa"/>
        <w:right w:w="100" w:type="dxa"/>
      </w:tblCellMar>
    </w:tblPr>
  </w:style>
  <w:style w:type="table" w:customStyle="1" w:styleId="Style207">
    <w:name w:val="_Style 207"/>
    <w:basedOn w:val="TableNormal"/>
    <w:tblPr>
      <w:tblCellMar>
        <w:top w:w="100" w:type="dxa"/>
        <w:left w:w="100" w:type="dxa"/>
        <w:bottom w:w="100" w:type="dxa"/>
        <w:right w:w="100" w:type="dxa"/>
      </w:tblCellMar>
    </w:tblPr>
  </w:style>
  <w:style w:type="table" w:customStyle="1" w:styleId="Style208">
    <w:name w:val="_Style 208"/>
    <w:basedOn w:val="TableNormal"/>
    <w:tblPr>
      <w:tblCellMar>
        <w:top w:w="100" w:type="dxa"/>
        <w:left w:w="100" w:type="dxa"/>
        <w:bottom w:w="100" w:type="dxa"/>
        <w:right w:w="100" w:type="dxa"/>
      </w:tblCellMar>
    </w:tblPr>
  </w:style>
  <w:style w:type="table" w:customStyle="1" w:styleId="Style209">
    <w:name w:val="_Style 209"/>
    <w:basedOn w:val="TableNormal"/>
    <w:tblPr>
      <w:tblCellMar>
        <w:top w:w="100" w:type="dxa"/>
        <w:left w:w="100" w:type="dxa"/>
        <w:bottom w:w="100" w:type="dxa"/>
        <w:right w:w="100" w:type="dxa"/>
      </w:tblCellMar>
    </w:tblPr>
  </w:style>
  <w:style w:type="table" w:customStyle="1" w:styleId="Style210">
    <w:name w:val="_Style 210"/>
    <w:basedOn w:val="TableNormal"/>
    <w:tblPr>
      <w:tblCellMar>
        <w:top w:w="100" w:type="dxa"/>
        <w:left w:w="100" w:type="dxa"/>
        <w:bottom w:w="100" w:type="dxa"/>
        <w:right w:w="100" w:type="dxa"/>
      </w:tblCellMar>
    </w:tblPr>
  </w:style>
  <w:style w:type="table" w:customStyle="1" w:styleId="Style211">
    <w:name w:val="_Style 211"/>
    <w:basedOn w:val="TableNormal"/>
    <w:tblPr>
      <w:tblCellMar>
        <w:top w:w="100" w:type="dxa"/>
        <w:left w:w="100" w:type="dxa"/>
        <w:bottom w:w="100" w:type="dxa"/>
        <w:right w:w="100" w:type="dxa"/>
      </w:tblCellMar>
    </w:tblPr>
  </w:style>
  <w:style w:type="table" w:customStyle="1" w:styleId="Style212">
    <w:name w:val="_Style 212"/>
    <w:basedOn w:val="TableNormal"/>
    <w:tblPr>
      <w:tblCellMar>
        <w:top w:w="100" w:type="dxa"/>
        <w:left w:w="100" w:type="dxa"/>
        <w:bottom w:w="100" w:type="dxa"/>
        <w:right w:w="100" w:type="dxa"/>
      </w:tblCellMar>
    </w:tblPr>
  </w:style>
  <w:style w:type="table" w:customStyle="1" w:styleId="Style213">
    <w:name w:val="_Style 213"/>
    <w:basedOn w:val="TableNormal"/>
    <w:tblPr>
      <w:tblCellMar>
        <w:top w:w="100" w:type="dxa"/>
        <w:left w:w="100" w:type="dxa"/>
        <w:bottom w:w="100" w:type="dxa"/>
        <w:right w:w="100" w:type="dxa"/>
      </w:tblCellMar>
    </w:tblPr>
  </w:style>
  <w:style w:type="table" w:customStyle="1" w:styleId="Style214">
    <w:name w:val="_Style 214"/>
    <w:basedOn w:val="TableNormal"/>
    <w:tblPr>
      <w:tblCellMar>
        <w:top w:w="100" w:type="dxa"/>
        <w:left w:w="100" w:type="dxa"/>
        <w:bottom w:w="100" w:type="dxa"/>
        <w:right w:w="100" w:type="dxa"/>
      </w:tblCellMar>
    </w:tblPr>
  </w:style>
  <w:style w:type="table" w:customStyle="1" w:styleId="Style215">
    <w:name w:val="_Style 215"/>
    <w:basedOn w:val="TableNormal"/>
    <w:tblPr>
      <w:tblCellMar>
        <w:top w:w="100" w:type="dxa"/>
        <w:left w:w="100" w:type="dxa"/>
        <w:bottom w:w="100" w:type="dxa"/>
        <w:right w:w="100" w:type="dxa"/>
      </w:tblCellMar>
    </w:tblPr>
  </w:style>
  <w:style w:type="table" w:customStyle="1" w:styleId="Style216">
    <w:name w:val="_Style 216"/>
    <w:basedOn w:val="TableNormal"/>
    <w:tblPr>
      <w:tblCellMar>
        <w:top w:w="100" w:type="dxa"/>
        <w:left w:w="100" w:type="dxa"/>
        <w:bottom w:w="100" w:type="dxa"/>
        <w:right w:w="100" w:type="dxa"/>
      </w:tblCellMar>
    </w:tblPr>
  </w:style>
  <w:style w:type="table" w:customStyle="1" w:styleId="Style217">
    <w:name w:val="_Style 217"/>
    <w:basedOn w:val="TableNormal"/>
    <w:tblPr>
      <w:tblCellMar>
        <w:top w:w="100" w:type="dxa"/>
        <w:left w:w="100" w:type="dxa"/>
        <w:bottom w:w="100" w:type="dxa"/>
        <w:right w:w="100" w:type="dxa"/>
      </w:tblCellMar>
    </w:tblPr>
  </w:style>
  <w:style w:type="table" w:customStyle="1" w:styleId="Style218">
    <w:name w:val="_Style 218"/>
    <w:basedOn w:val="TableNormal"/>
    <w:tblPr>
      <w:tblCellMar>
        <w:top w:w="100" w:type="dxa"/>
        <w:left w:w="100" w:type="dxa"/>
        <w:bottom w:w="100" w:type="dxa"/>
        <w:right w:w="100" w:type="dxa"/>
      </w:tblCellMar>
    </w:tblPr>
  </w:style>
  <w:style w:type="table" w:customStyle="1" w:styleId="Style219">
    <w:name w:val="_Style 219"/>
    <w:basedOn w:val="TableNormal"/>
    <w:tblPr>
      <w:tblCellMar>
        <w:top w:w="100" w:type="dxa"/>
        <w:left w:w="100" w:type="dxa"/>
        <w:bottom w:w="100" w:type="dxa"/>
        <w:right w:w="100" w:type="dxa"/>
      </w:tblCellMar>
    </w:tblPr>
  </w:style>
  <w:style w:type="table" w:customStyle="1" w:styleId="Style220">
    <w:name w:val="_Style 220"/>
    <w:basedOn w:val="TableNormal"/>
    <w:tblPr>
      <w:tblCellMar>
        <w:top w:w="100" w:type="dxa"/>
        <w:left w:w="100" w:type="dxa"/>
        <w:bottom w:w="100" w:type="dxa"/>
        <w:right w:w="100" w:type="dxa"/>
      </w:tblCellMar>
    </w:tblPr>
  </w:style>
  <w:style w:type="table" w:customStyle="1" w:styleId="Style221">
    <w:name w:val="_Style 221"/>
    <w:basedOn w:val="TableNormal"/>
    <w:tblPr>
      <w:tblCellMar>
        <w:top w:w="100" w:type="dxa"/>
        <w:left w:w="100" w:type="dxa"/>
        <w:bottom w:w="100" w:type="dxa"/>
        <w:right w:w="100" w:type="dxa"/>
      </w:tblCellMar>
    </w:tblPr>
  </w:style>
  <w:style w:type="table" w:customStyle="1" w:styleId="Style222">
    <w:name w:val="_Style 222"/>
    <w:basedOn w:val="TableNormal"/>
    <w:tblPr>
      <w:tblCellMar>
        <w:top w:w="100" w:type="dxa"/>
        <w:left w:w="100" w:type="dxa"/>
        <w:bottom w:w="100" w:type="dxa"/>
        <w:right w:w="100" w:type="dxa"/>
      </w:tblCellMar>
    </w:tblPr>
  </w:style>
  <w:style w:type="table" w:customStyle="1" w:styleId="Style223">
    <w:name w:val="_Style 223"/>
    <w:basedOn w:val="TableNormal"/>
    <w:tblPr>
      <w:tblCellMar>
        <w:top w:w="100" w:type="dxa"/>
        <w:left w:w="100" w:type="dxa"/>
        <w:bottom w:w="100" w:type="dxa"/>
        <w:right w:w="100" w:type="dxa"/>
      </w:tblCellMar>
    </w:tblPr>
  </w:style>
  <w:style w:type="table" w:customStyle="1" w:styleId="Style224">
    <w:name w:val="_Style 224"/>
    <w:basedOn w:val="TableNormal"/>
    <w:tblPr>
      <w:tblCellMar>
        <w:top w:w="100" w:type="dxa"/>
        <w:left w:w="100" w:type="dxa"/>
        <w:bottom w:w="100" w:type="dxa"/>
        <w:right w:w="100" w:type="dxa"/>
      </w:tblCellMar>
    </w:tblPr>
  </w:style>
  <w:style w:type="table" w:customStyle="1" w:styleId="Style225">
    <w:name w:val="_Style 225"/>
    <w:basedOn w:val="TableNormal"/>
    <w:tblPr>
      <w:tblCellMar>
        <w:top w:w="100" w:type="dxa"/>
        <w:left w:w="100" w:type="dxa"/>
        <w:bottom w:w="100" w:type="dxa"/>
        <w:right w:w="100" w:type="dxa"/>
      </w:tblCellMar>
    </w:tblPr>
  </w:style>
  <w:style w:type="table" w:customStyle="1" w:styleId="Style226">
    <w:name w:val="_Style 226"/>
    <w:basedOn w:val="TableNormal"/>
    <w:tblPr/>
  </w:style>
  <w:style w:type="table" w:customStyle="1" w:styleId="Style227">
    <w:name w:val="_Style 227"/>
    <w:basedOn w:val="TableNormal"/>
    <w:tblPr>
      <w:tblCellMar>
        <w:top w:w="100" w:type="dxa"/>
        <w:left w:w="100" w:type="dxa"/>
        <w:bottom w:w="100" w:type="dxa"/>
        <w:right w:w="100" w:type="dxa"/>
      </w:tblCellMar>
    </w:tblPr>
  </w:style>
  <w:style w:type="table" w:customStyle="1" w:styleId="Style228">
    <w:name w:val="_Style 228"/>
    <w:basedOn w:val="TableNormal"/>
    <w:tblPr>
      <w:tblCellMar>
        <w:top w:w="100" w:type="dxa"/>
        <w:left w:w="100" w:type="dxa"/>
        <w:bottom w:w="100" w:type="dxa"/>
        <w:right w:w="100" w:type="dxa"/>
      </w:tblCellMar>
    </w:tblPr>
  </w:style>
  <w:style w:type="table" w:customStyle="1" w:styleId="Style229">
    <w:name w:val="_Style 229"/>
    <w:basedOn w:val="TableNormal"/>
    <w:tblPr>
      <w:tblCellMar>
        <w:top w:w="100" w:type="dxa"/>
        <w:left w:w="100" w:type="dxa"/>
        <w:bottom w:w="100" w:type="dxa"/>
        <w:right w:w="100" w:type="dxa"/>
      </w:tblCellMar>
    </w:tblPr>
  </w:style>
  <w:style w:type="table" w:customStyle="1" w:styleId="Style230">
    <w:name w:val="_Style 230"/>
    <w:basedOn w:val="TableNormal"/>
    <w:tblPr>
      <w:tblCellMar>
        <w:top w:w="100" w:type="dxa"/>
        <w:left w:w="100" w:type="dxa"/>
        <w:bottom w:w="100" w:type="dxa"/>
        <w:right w:w="100" w:type="dxa"/>
      </w:tblCellMar>
    </w:tblPr>
  </w:style>
  <w:style w:type="table" w:customStyle="1" w:styleId="Style231">
    <w:name w:val="_Style 231"/>
    <w:basedOn w:val="TableNormal"/>
    <w:tblPr>
      <w:tblCellMar>
        <w:top w:w="100" w:type="dxa"/>
        <w:left w:w="100" w:type="dxa"/>
        <w:bottom w:w="100" w:type="dxa"/>
        <w:right w:w="100" w:type="dxa"/>
      </w:tblCellMar>
    </w:tblPr>
  </w:style>
  <w:style w:type="table" w:customStyle="1" w:styleId="Style232">
    <w:name w:val="_Style 232"/>
    <w:basedOn w:val="TableNormal"/>
    <w:tblPr>
      <w:tblCellMar>
        <w:top w:w="100" w:type="dxa"/>
        <w:left w:w="100" w:type="dxa"/>
        <w:bottom w:w="100" w:type="dxa"/>
        <w:right w:w="100" w:type="dxa"/>
      </w:tblCellMar>
    </w:tblPr>
  </w:style>
  <w:style w:type="table" w:customStyle="1" w:styleId="Style233">
    <w:name w:val="_Style 233"/>
    <w:basedOn w:val="TableNormal"/>
    <w:tblPr/>
  </w:style>
  <w:style w:type="table" w:customStyle="1" w:styleId="Style234">
    <w:name w:val="_Style 234"/>
    <w:basedOn w:val="TableNormal"/>
    <w:tblPr/>
  </w:style>
  <w:style w:type="table" w:customStyle="1" w:styleId="Style235">
    <w:name w:val="_Style 235"/>
    <w:basedOn w:val="TableNormal"/>
    <w:tblPr/>
  </w:style>
  <w:style w:type="table" w:customStyle="1" w:styleId="Style236">
    <w:name w:val="_Style 236"/>
    <w:basedOn w:val="TableNormal"/>
    <w:tblPr/>
  </w:style>
  <w:style w:type="table" w:customStyle="1" w:styleId="Style237">
    <w:name w:val="_Style 237"/>
    <w:basedOn w:val="TableNormal"/>
    <w:tblPr/>
  </w:style>
  <w:style w:type="table" w:customStyle="1" w:styleId="Style238">
    <w:name w:val="_Style 238"/>
    <w:basedOn w:val="TableNormal"/>
    <w:tblPr/>
  </w:style>
  <w:style w:type="table" w:customStyle="1" w:styleId="Style239">
    <w:name w:val="_Style 239"/>
    <w:basedOn w:val="TableNormal"/>
    <w:tblPr/>
  </w:style>
  <w:style w:type="table" w:customStyle="1" w:styleId="Style240">
    <w:name w:val="_Style 240"/>
    <w:basedOn w:val="TableNormal"/>
    <w:tblPr>
      <w:tblCellMar>
        <w:top w:w="144" w:type="dxa"/>
        <w:left w:w="115" w:type="dxa"/>
        <w:bottom w:w="144" w:type="dxa"/>
        <w:right w:w="115" w:type="dxa"/>
      </w:tblCellMar>
    </w:tblPr>
  </w:style>
  <w:style w:type="character" w:customStyle="1" w:styleId="t286pc">
    <w:name w:val="t286pc"/>
    <w:basedOn w:val="DefaultParagraphFont"/>
  </w:style>
  <w:style w:type="table" w:customStyle="1" w:styleId="Style244">
    <w:name w:val="_Style 244"/>
    <w:basedOn w:val="TableNormal"/>
    <w:tblPr/>
  </w:style>
  <w:style w:type="table" w:customStyle="1" w:styleId="Style245">
    <w:name w:val="_Style 245"/>
    <w:basedOn w:val="TableNormal"/>
    <w:tblPr/>
  </w:style>
  <w:style w:type="table" w:customStyle="1" w:styleId="Style246">
    <w:name w:val="_Style 246"/>
    <w:basedOn w:val="TableNormal"/>
    <w:tblPr/>
  </w:style>
  <w:style w:type="table" w:customStyle="1" w:styleId="Style247">
    <w:name w:val="_Style 247"/>
    <w:basedOn w:val="TableNormal"/>
    <w:tblPr/>
  </w:style>
  <w:style w:type="table" w:customStyle="1" w:styleId="Style248">
    <w:name w:val="_Style 248"/>
    <w:basedOn w:val="TableNormal"/>
    <w:tblPr/>
  </w:style>
  <w:style w:type="table" w:customStyle="1" w:styleId="Style249">
    <w:name w:val="_Style 249"/>
    <w:basedOn w:val="TableNormal"/>
    <w:tblPr/>
  </w:style>
  <w:style w:type="table" w:customStyle="1" w:styleId="Style250">
    <w:name w:val="_Style 250"/>
    <w:basedOn w:val="TableNormal"/>
    <w:tblPr>
      <w:tblCellMar>
        <w:top w:w="100" w:type="dxa"/>
        <w:left w:w="100" w:type="dxa"/>
        <w:bottom w:w="100" w:type="dxa"/>
        <w:right w:w="100" w:type="dxa"/>
      </w:tblCellMar>
    </w:tblPr>
  </w:style>
  <w:style w:type="table" w:customStyle="1" w:styleId="Style251">
    <w:name w:val="_Style 251"/>
    <w:basedOn w:val="TableNormal"/>
    <w:tblPr>
      <w:tblCellMar>
        <w:top w:w="100" w:type="dxa"/>
        <w:left w:w="100" w:type="dxa"/>
        <w:bottom w:w="100" w:type="dxa"/>
        <w:right w:w="100" w:type="dxa"/>
      </w:tblCellMar>
    </w:tblPr>
  </w:style>
  <w:style w:type="table" w:customStyle="1" w:styleId="Style252">
    <w:name w:val="_Style 252"/>
    <w:basedOn w:val="TableNormal"/>
    <w:tblPr>
      <w:tblCellMar>
        <w:top w:w="100" w:type="dxa"/>
        <w:left w:w="100" w:type="dxa"/>
        <w:bottom w:w="100" w:type="dxa"/>
        <w:right w:w="100" w:type="dxa"/>
      </w:tblCellMar>
    </w:tblPr>
  </w:style>
  <w:style w:type="table" w:customStyle="1" w:styleId="Style253">
    <w:name w:val="_Style 253"/>
    <w:basedOn w:val="TableNormal"/>
    <w:tblPr>
      <w:tblCellMar>
        <w:top w:w="100" w:type="dxa"/>
        <w:left w:w="100" w:type="dxa"/>
        <w:bottom w:w="100" w:type="dxa"/>
        <w:right w:w="100" w:type="dxa"/>
      </w:tblCellMar>
    </w:tblPr>
  </w:style>
  <w:style w:type="table" w:customStyle="1" w:styleId="Style254">
    <w:name w:val="_Style 254"/>
    <w:basedOn w:val="TableNormal"/>
    <w:tblPr>
      <w:tblCellMar>
        <w:top w:w="15" w:type="dxa"/>
        <w:left w:w="15" w:type="dxa"/>
        <w:bottom w:w="15" w:type="dxa"/>
        <w:right w:w="15" w:type="dxa"/>
      </w:tblCellMar>
    </w:tblPr>
  </w:style>
  <w:style w:type="table" w:customStyle="1" w:styleId="Style255">
    <w:name w:val="_Style 255"/>
    <w:basedOn w:val="TableNormal"/>
    <w:tblPr>
      <w:tblCellMar>
        <w:top w:w="100" w:type="dxa"/>
        <w:left w:w="100" w:type="dxa"/>
        <w:bottom w:w="100" w:type="dxa"/>
        <w:right w:w="100" w:type="dxa"/>
      </w:tblCellMar>
    </w:tblPr>
  </w:style>
  <w:style w:type="table" w:customStyle="1" w:styleId="Style256">
    <w:name w:val="_Style 256"/>
    <w:basedOn w:val="TableNormal"/>
    <w:tblPr/>
  </w:style>
  <w:style w:type="table" w:customStyle="1" w:styleId="Style257">
    <w:name w:val="_Style 257"/>
    <w:basedOn w:val="TableNormal"/>
    <w:tblPr>
      <w:tblCellMar>
        <w:top w:w="100" w:type="dxa"/>
        <w:left w:w="100" w:type="dxa"/>
        <w:bottom w:w="100" w:type="dxa"/>
        <w:right w:w="100" w:type="dxa"/>
      </w:tblCellMar>
    </w:tblPr>
  </w:style>
  <w:style w:type="table" w:customStyle="1" w:styleId="Style258">
    <w:name w:val="_Style 258"/>
    <w:basedOn w:val="TableNormal"/>
    <w:tblPr>
      <w:tblCellMar>
        <w:top w:w="100" w:type="dxa"/>
        <w:left w:w="100" w:type="dxa"/>
        <w:bottom w:w="100" w:type="dxa"/>
        <w:right w:w="100" w:type="dxa"/>
      </w:tblCellMar>
    </w:tblPr>
  </w:style>
  <w:style w:type="table" w:customStyle="1" w:styleId="Style259">
    <w:name w:val="_Style 259"/>
    <w:basedOn w:val="TableNormal"/>
    <w:tblPr>
      <w:tblCellMar>
        <w:top w:w="100" w:type="dxa"/>
        <w:left w:w="100" w:type="dxa"/>
        <w:bottom w:w="100" w:type="dxa"/>
        <w:right w:w="100" w:type="dxa"/>
      </w:tblCellMar>
    </w:tblPr>
  </w:style>
  <w:style w:type="table" w:customStyle="1" w:styleId="Style260">
    <w:name w:val="_Style 260"/>
    <w:basedOn w:val="TableNormal"/>
    <w:tblPr>
      <w:tblCellMar>
        <w:top w:w="100" w:type="dxa"/>
        <w:left w:w="100" w:type="dxa"/>
        <w:bottom w:w="100" w:type="dxa"/>
        <w:right w:w="100" w:type="dxa"/>
      </w:tblCellMar>
    </w:tblPr>
  </w:style>
  <w:style w:type="table" w:customStyle="1" w:styleId="Style261">
    <w:name w:val="_Style 261"/>
    <w:basedOn w:val="TableNormal"/>
    <w:tblPr>
      <w:tblCellMar>
        <w:top w:w="100" w:type="dxa"/>
        <w:left w:w="100" w:type="dxa"/>
        <w:bottom w:w="100" w:type="dxa"/>
        <w:right w:w="100" w:type="dxa"/>
      </w:tblCellMar>
    </w:tblPr>
  </w:style>
  <w:style w:type="table" w:customStyle="1" w:styleId="Style262">
    <w:name w:val="_Style 262"/>
    <w:basedOn w:val="TableNormal"/>
    <w:tblPr>
      <w:tblCellMar>
        <w:top w:w="100" w:type="dxa"/>
        <w:left w:w="100" w:type="dxa"/>
        <w:bottom w:w="100" w:type="dxa"/>
        <w:right w:w="100" w:type="dxa"/>
      </w:tblCellMar>
    </w:tblPr>
  </w:style>
  <w:style w:type="table" w:customStyle="1" w:styleId="Style263">
    <w:name w:val="_Style 263"/>
    <w:basedOn w:val="TableNormal"/>
    <w:tblPr/>
  </w:style>
  <w:style w:type="table" w:customStyle="1" w:styleId="Style264">
    <w:name w:val="_Style 264"/>
    <w:basedOn w:val="TableNormal"/>
    <w:tblPr>
      <w:tblCellMar>
        <w:top w:w="100" w:type="dxa"/>
        <w:left w:w="100" w:type="dxa"/>
        <w:bottom w:w="100" w:type="dxa"/>
        <w:right w:w="100" w:type="dxa"/>
      </w:tblCellMar>
    </w:tblPr>
  </w:style>
  <w:style w:type="table" w:customStyle="1" w:styleId="Style265">
    <w:name w:val="_Style 265"/>
    <w:basedOn w:val="TableNormal"/>
    <w:tblPr>
      <w:tblCellMar>
        <w:top w:w="100" w:type="dxa"/>
        <w:left w:w="100" w:type="dxa"/>
        <w:bottom w:w="100" w:type="dxa"/>
        <w:right w:w="100" w:type="dxa"/>
      </w:tblCellMar>
    </w:tblPr>
  </w:style>
  <w:style w:type="table" w:customStyle="1" w:styleId="Style266">
    <w:name w:val="_Style 266"/>
    <w:basedOn w:val="TableNormal"/>
    <w:tblPr>
      <w:tblCellMar>
        <w:top w:w="100" w:type="dxa"/>
        <w:left w:w="100" w:type="dxa"/>
        <w:bottom w:w="100" w:type="dxa"/>
        <w:right w:w="100" w:type="dxa"/>
      </w:tblCellMar>
    </w:tblPr>
  </w:style>
  <w:style w:type="table" w:customStyle="1" w:styleId="Style267">
    <w:name w:val="_Style 267"/>
    <w:basedOn w:val="TableNormal"/>
    <w:tblPr/>
  </w:style>
  <w:style w:type="table" w:customStyle="1" w:styleId="Style268">
    <w:name w:val="_Style 268"/>
    <w:basedOn w:val="TableNormal"/>
    <w:tblPr>
      <w:tblCellMar>
        <w:top w:w="100" w:type="dxa"/>
        <w:left w:w="100" w:type="dxa"/>
        <w:bottom w:w="100" w:type="dxa"/>
        <w:right w:w="100" w:type="dxa"/>
      </w:tblCellMar>
    </w:tblPr>
  </w:style>
  <w:style w:type="table" w:customStyle="1" w:styleId="Style269">
    <w:name w:val="_Style 269"/>
    <w:basedOn w:val="TableNormal"/>
    <w:tblPr>
      <w:tblCellMar>
        <w:top w:w="100" w:type="dxa"/>
        <w:left w:w="100" w:type="dxa"/>
        <w:bottom w:w="100" w:type="dxa"/>
        <w:right w:w="100" w:type="dxa"/>
      </w:tblCellMar>
    </w:tblPr>
  </w:style>
  <w:style w:type="table" w:customStyle="1" w:styleId="Style270">
    <w:name w:val="_Style 270"/>
    <w:basedOn w:val="TableNormal"/>
    <w:tblPr>
      <w:tblCellMar>
        <w:top w:w="100" w:type="dxa"/>
        <w:left w:w="100" w:type="dxa"/>
        <w:bottom w:w="100" w:type="dxa"/>
        <w:right w:w="100" w:type="dxa"/>
      </w:tblCellMar>
    </w:tblPr>
  </w:style>
  <w:style w:type="table" w:customStyle="1" w:styleId="Style271">
    <w:name w:val="_Style 271"/>
    <w:basedOn w:val="TableNormal"/>
    <w:tblPr>
      <w:tblCellMar>
        <w:top w:w="100" w:type="dxa"/>
        <w:left w:w="100" w:type="dxa"/>
        <w:bottom w:w="100" w:type="dxa"/>
        <w:right w:w="100" w:type="dxa"/>
      </w:tblCellMar>
    </w:tblPr>
  </w:style>
  <w:style w:type="table" w:customStyle="1" w:styleId="Style272">
    <w:name w:val="_Style 272"/>
    <w:basedOn w:val="TableNormal"/>
    <w:tblPr/>
  </w:style>
  <w:style w:type="table" w:customStyle="1" w:styleId="Style273">
    <w:name w:val="_Style 273"/>
    <w:basedOn w:val="TableNormal"/>
    <w:tblPr/>
  </w:style>
  <w:style w:type="table" w:customStyle="1" w:styleId="Style274">
    <w:name w:val="_Style 274"/>
    <w:basedOn w:val="TableNormal"/>
    <w:tblPr/>
  </w:style>
  <w:style w:type="table" w:customStyle="1" w:styleId="Style275">
    <w:name w:val="_Style 275"/>
    <w:basedOn w:val="TableNormal"/>
    <w:tblPr/>
  </w:style>
  <w:style w:type="table" w:customStyle="1" w:styleId="Style276">
    <w:name w:val="_Style 276"/>
    <w:basedOn w:val="TableNormal"/>
    <w:tblPr/>
  </w:style>
  <w:style w:type="table" w:customStyle="1" w:styleId="Style277">
    <w:name w:val="_Style 277"/>
    <w:basedOn w:val="TableNormal"/>
    <w:tblPr/>
  </w:style>
  <w:style w:type="table" w:customStyle="1" w:styleId="Style278">
    <w:name w:val="_Style 278"/>
    <w:basedOn w:val="TableNormal"/>
    <w:tblPr/>
  </w:style>
  <w:style w:type="table" w:customStyle="1" w:styleId="Style279">
    <w:name w:val="_Style 279"/>
    <w:basedOn w:val="TableNormal"/>
    <w:tblPr/>
  </w:style>
  <w:style w:type="table" w:customStyle="1" w:styleId="Style280">
    <w:name w:val="_Style 280"/>
    <w:basedOn w:val="TableNormal"/>
    <w:tblPr>
      <w:tblCellMar>
        <w:top w:w="100" w:type="dxa"/>
        <w:left w:w="100" w:type="dxa"/>
        <w:bottom w:w="100" w:type="dxa"/>
        <w:right w:w="100" w:type="dxa"/>
      </w:tblCellMar>
    </w:tblPr>
  </w:style>
  <w:style w:type="table" w:customStyle="1" w:styleId="Style281">
    <w:name w:val="_Style 281"/>
    <w:basedOn w:val="TableNormal"/>
    <w:tblPr>
      <w:tblCellMar>
        <w:top w:w="100" w:type="dxa"/>
        <w:left w:w="100" w:type="dxa"/>
        <w:bottom w:w="100" w:type="dxa"/>
        <w:right w:w="100" w:type="dxa"/>
      </w:tblCellMar>
    </w:tblPr>
  </w:style>
  <w:style w:type="table" w:customStyle="1" w:styleId="Style282">
    <w:name w:val="_Style 282"/>
    <w:basedOn w:val="TableNormal"/>
    <w:tblPr>
      <w:tblCellMar>
        <w:top w:w="100" w:type="dxa"/>
        <w:left w:w="100" w:type="dxa"/>
        <w:bottom w:w="100" w:type="dxa"/>
        <w:right w:w="100" w:type="dxa"/>
      </w:tblCellMar>
    </w:tblPr>
  </w:style>
  <w:style w:type="table" w:customStyle="1" w:styleId="Style283">
    <w:name w:val="_Style 283"/>
    <w:basedOn w:val="TableNormal"/>
    <w:tblPr>
      <w:tblCellMar>
        <w:top w:w="100" w:type="dxa"/>
        <w:left w:w="100" w:type="dxa"/>
        <w:bottom w:w="100" w:type="dxa"/>
        <w:right w:w="100" w:type="dxa"/>
      </w:tblCellMar>
    </w:tblPr>
  </w:style>
  <w:style w:type="table" w:customStyle="1" w:styleId="Style284">
    <w:name w:val="_Style 284"/>
    <w:basedOn w:val="TableNormal"/>
    <w:tblPr>
      <w:tblCellMar>
        <w:top w:w="100" w:type="dxa"/>
        <w:left w:w="100" w:type="dxa"/>
        <w:bottom w:w="100" w:type="dxa"/>
        <w:right w:w="100" w:type="dxa"/>
      </w:tblCellMar>
    </w:tblPr>
  </w:style>
  <w:style w:type="table" w:customStyle="1" w:styleId="Style285">
    <w:name w:val="_Style 285"/>
    <w:basedOn w:val="TableNormal"/>
    <w:tblPr>
      <w:tblCellMar>
        <w:top w:w="100" w:type="dxa"/>
        <w:left w:w="100" w:type="dxa"/>
        <w:bottom w:w="100" w:type="dxa"/>
        <w:right w:w="100" w:type="dxa"/>
      </w:tblCellMar>
    </w:tblPr>
  </w:style>
  <w:style w:type="table" w:customStyle="1" w:styleId="Style286">
    <w:name w:val="_Style 286"/>
    <w:basedOn w:val="TableNormal"/>
    <w:qFormat/>
    <w:tblPr>
      <w:tblCellMar>
        <w:top w:w="100" w:type="dxa"/>
        <w:left w:w="100" w:type="dxa"/>
        <w:bottom w:w="100" w:type="dxa"/>
        <w:right w:w="100" w:type="dxa"/>
      </w:tblCellMar>
    </w:tblPr>
  </w:style>
  <w:style w:type="table" w:customStyle="1" w:styleId="Style287">
    <w:name w:val="_Style 287"/>
    <w:basedOn w:val="TableNormal"/>
    <w:tblPr>
      <w:tblCellMar>
        <w:top w:w="100" w:type="dxa"/>
        <w:left w:w="100" w:type="dxa"/>
        <w:bottom w:w="100" w:type="dxa"/>
        <w:right w:w="100" w:type="dxa"/>
      </w:tblCellMar>
    </w:tblPr>
  </w:style>
  <w:style w:type="table" w:customStyle="1" w:styleId="Style288">
    <w:name w:val="_Style 288"/>
    <w:basedOn w:val="TableNormal"/>
    <w:tblPr>
      <w:tblCellMar>
        <w:top w:w="100" w:type="dxa"/>
        <w:left w:w="100" w:type="dxa"/>
        <w:bottom w:w="100" w:type="dxa"/>
        <w:right w:w="100" w:type="dxa"/>
      </w:tblCellMar>
    </w:tblPr>
  </w:style>
  <w:style w:type="table" w:customStyle="1" w:styleId="Style289">
    <w:name w:val="_Style 289"/>
    <w:basedOn w:val="TableNormal"/>
    <w:tblPr>
      <w:tblCellMar>
        <w:top w:w="100" w:type="dxa"/>
        <w:left w:w="100" w:type="dxa"/>
        <w:bottom w:w="100" w:type="dxa"/>
        <w:right w:w="100" w:type="dxa"/>
      </w:tblCellMar>
    </w:tblPr>
  </w:style>
  <w:style w:type="table" w:customStyle="1" w:styleId="Style290">
    <w:name w:val="_Style 290"/>
    <w:basedOn w:val="TableNormal"/>
    <w:tblPr>
      <w:tblCellMar>
        <w:top w:w="100" w:type="dxa"/>
        <w:left w:w="100" w:type="dxa"/>
        <w:bottom w:w="100" w:type="dxa"/>
        <w:right w:w="100" w:type="dxa"/>
      </w:tblCellMar>
    </w:tblPr>
  </w:style>
  <w:style w:type="table" w:customStyle="1" w:styleId="Style291">
    <w:name w:val="_Style 291"/>
    <w:basedOn w:val="TableNormal"/>
    <w:tblPr>
      <w:tblCellMar>
        <w:top w:w="100" w:type="dxa"/>
        <w:left w:w="100" w:type="dxa"/>
        <w:bottom w:w="100" w:type="dxa"/>
        <w:right w:w="100" w:type="dxa"/>
      </w:tblCellMar>
    </w:tblPr>
  </w:style>
  <w:style w:type="table" w:customStyle="1" w:styleId="Style292">
    <w:name w:val="_Style 292"/>
    <w:basedOn w:val="TableNormal"/>
    <w:tblPr>
      <w:tblCellMar>
        <w:top w:w="100" w:type="dxa"/>
        <w:left w:w="100" w:type="dxa"/>
        <w:bottom w:w="100" w:type="dxa"/>
        <w:right w:w="100" w:type="dxa"/>
      </w:tblCellMar>
    </w:tblPr>
  </w:style>
  <w:style w:type="table" w:customStyle="1" w:styleId="Style293">
    <w:name w:val="_Style 293"/>
    <w:basedOn w:val="TableNormal"/>
    <w:tblPr>
      <w:tblCellMar>
        <w:top w:w="100" w:type="dxa"/>
        <w:left w:w="100" w:type="dxa"/>
        <w:bottom w:w="100" w:type="dxa"/>
        <w:right w:w="100" w:type="dxa"/>
      </w:tblCellMar>
    </w:tblPr>
  </w:style>
  <w:style w:type="table" w:customStyle="1" w:styleId="Style294">
    <w:name w:val="_Style 294"/>
    <w:basedOn w:val="TableNormal"/>
    <w:qFormat/>
    <w:tblPr>
      <w:tblCellMar>
        <w:top w:w="100" w:type="dxa"/>
        <w:left w:w="100" w:type="dxa"/>
        <w:bottom w:w="100" w:type="dxa"/>
        <w:right w:w="100" w:type="dxa"/>
      </w:tblCellMar>
    </w:tblPr>
  </w:style>
  <w:style w:type="table" w:customStyle="1" w:styleId="Style295">
    <w:name w:val="_Style 295"/>
    <w:basedOn w:val="TableNormal"/>
    <w:tblPr>
      <w:tblCellMar>
        <w:top w:w="100" w:type="dxa"/>
        <w:left w:w="100" w:type="dxa"/>
        <w:bottom w:w="100" w:type="dxa"/>
        <w:right w:w="100" w:type="dxa"/>
      </w:tblCellMar>
    </w:tblPr>
  </w:style>
  <w:style w:type="table" w:customStyle="1" w:styleId="Style296">
    <w:name w:val="_Style 296"/>
    <w:basedOn w:val="TableNormal"/>
    <w:tblPr>
      <w:tblCellMar>
        <w:top w:w="100" w:type="dxa"/>
        <w:left w:w="100" w:type="dxa"/>
        <w:bottom w:w="100" w:type="dxa"/>
        <w:right w:w="100" w:type="dxa"/>
      </w:tblCellMar>
    </w:tblPr>
  </w:style>
  <w:style w:type="table" w:customStyle="1" w:styleId="Style297">
    <w:name w:val="_Style 297"/>
    <w:basedOn w:val="TableNormal"/>
    <w:tblPr>
      <w:tblCellMar>
        <w:top w:w="100" w:type="dxa"/>
        <w:left w:w="100" w:type="dxa"/>
        <w:bottom w:w="100" w:type="dxa"/>
        <w:right w:w="100" w:type="dxa"/>
      </w:tblCellMar>
    </w:tblPr>
  </w:style>
  <w:style w:type="table" w:customStyle="1" w:styleId="Style298">
    <w:name w:val="_Style 298"/>
    <w:basedOn w:val="TableNormal"/>
    <w:tblPr>
      <w:tblCellMar>
        <w:top w:w="100" w:type="dxa"/>
        <w:left w:w="100" w:type="dxa"/>
        <w:bottom w:w="100" w:type="dxa"/>
        <w:right w:w="100" w:type="dxa"/>
      </w:tblCellMar>
    </w:tblPr>
  </w:style>
  <w:style w:type="table" w:customStyle="1" w:styleId="Style299">
    <w:name w:val="_Style 299"/>
    <w:basedOn w:val="TableNormal"/>
    <w:tblPr>
      <w:tblCellMar>
        <w:top w:w="100" w:type="dxa"/>
        <w:left w:w="100" w:type="dxa"/>
        <w:bottom w:w="100" w:type="dxa"/>
        <w:right w:w="100" w:type="dxa"/>
      </w:tblCellMar>
    </w:tblPr>
  </w:style>
  <w:style w:type="table" w:customStyle="1" w:styleId="Style300">
    <w:name w:val="_Style 300"/>
    <w:basedOn w:val="TableNormal"/>
    <w:qFormat/>
    <w:tblPr/>
  </w:style>
  <w:style w:type="table" w:customStyle="1" w:styleId="Style301">
    <w:name w:val="_Style 301"/>
    <w:basedOn w:val="TableNormal"/>
    <w:qFormat/>
    <w:tblPr>
      <w:tblCellMar>
        <w:top w:w="100" w:type="dxa"/>
        <w:left w:w="100" w:type="dxa"/>
        <w:bottom w:w="100" w:type="dxa"/>
        <w:right w:w="100" w:type="dxa"/>
      </w:tblCellMar>
    </w:tblPr>
  </w:style>
  <w:style w:type="table" w:customStyle="1" w:styleId="Style302">
    <w:name w:val="_Style 302"/>
    <w:basedOn w:val="TableNormal"/>
    <w:qFormat/>
    <w:tblPr>
      <w:tblCellMar>
        <w:top w:w="100" w:type="dxa"/>
        <w:left w:w="100" w:type="dxa"/>
        <w:bottom w:w="100" w:type="dxa"/>
        <w:right w:w="100" w:type="dxa"/>
      </w:tblCellMar>
    </w:tblPr>
  </w:style>
  <w:style w:type="table" w:customStyle="1" w:styleId="Style303">
    <w:name w:val="_Style 303"/>
    <w:basedOn w:val="TableNormal"/>
    <w:tblPr>
      <w:tblCellMar>
        <w:top w:w="100" w:type="dxa"/>
        <w:left w:w="100" w:type="dxa"/>
        <w:bottom w:w="100" w:type="dxa"/>
        <w:right w:w="100" w:type="dxa"/>
      </w:tblCellMar>
    </w:tblPr>
  </w:style>
  <w:style w:type="table" w:customStyle="1" w:styleId="Style304">
    <w:name w:val="_Style 304"/>
    <w:basedOn w:val="TableNormal"/>
    <w:tblPr>
      <w:tblCellMar>
        <w:top w:w="100" w:type="dxa"/>
        <w:left w:w="100" w:type="dxa"/>
        <w:bottom w:w="100" w:type="dxa"/>
        <w:right w:w="100" w:type="dxa"/>
      </w:tblCellMar>
    </w:tblPr>
  </w:style>
  <w:style w:type="table" w:customStyle="1" w:styleId="Style305">
    <w:name w:val="_Style 305"/>
    <w:basedOn w:val="TableNormal"/>
    <w:tblPr>
      <w:tblCellMar>
        <w:top w:w="100" w:type="dxa"/>
        <w:left w:w="100" w:type="dxa"/>
        <w:bottom w:w="100" w:type="dxa"/>
        <w:right w:w="100" w:type="dxa"/>
      </w:tblCellMar>
    </w:tblPr>
  </w:style>
  <w:style w:type="table" w:customStyle="1" w:styleId="Style306">
    <w:name w:val="_Style 306"/>
    <w:basedOn w:val="TableNormal"/>
    <w:tblPr>
      <w:tblCellMar>
        <w:top w:w="100" w:type="dxa"/>
        <w:left w:w="100" w:type="dxa"/>
        <w:bottom w:w="100" w:type="dxa"/>
        <w:right w:w="100" w:type="dxa"/>
      </w:tblCellMar>
    </w:tblPr>
  </w:style>
  <w:style w:type="table" w:customStyle="1" w:styleId="Style307">
    <w:name w:val="_Style 307"/>
    <w:basedOn w:val="TableNormal"/>
    <w:qFormat/>
    <w:tblPr/>
  </w:style>
  <w:style w:type="table" w:customStyle="1" w:styleId="Style308">
    <w:name w:val="_Style 308"/>
    <w:basedOn w:val="TableNormal"/>
    <w:qFormat/>
    <w:tblPr/>
  </w:style>
  <w:style w:type="table" w:customStyle="1" w:styleId="Style309">
    <w:name w:val="_Style 309"/>
    <w:basedOn w:val="TableNormal"/>
    <w:tblPr/>
  </w:style>
  <w:style w:type="table" w:customStyle="1" w:styleId="Style310">
    <w:name w:val="_Style 310"/>
    <w:basedOn w:val="TableNormal"/>
    <w:tblPr/>
  </w:style>
  <w:style w:type="table" w:customStyle="1" w:styleId="Style311">
    <w:name w:val="_Style 311"/>
    <w:basedOn w:val="TableNormal"/>
    <w:qFormat/>
    <w:tblPr/>
  </w:style>
  <w:style w:type="table" w:customStyle="1" w:styleId="Style312">
    <w:name w:val="_Style 312"/>
    <w:basedOn w:val="TableNormal"/>
    <w:qFormat/>
    <w:tblPr/>
  </w:style>
  <w:style w:type="table" w:customStyle="1" w:styleId="Style313">
    <w:name w:val="_Style 313"/>
    <w:basedOn w:val="TableNormal"/>
    <w:qFormat/>
    <w:tblPr/>
  </w:style>
  <w:style w:type="table" w:customStyle="1" w:styleId="Style314">
    <w:name w:val="_Style 314"/>
    <w:basedOn w:val="TableNormal"/>
    <w:qFormat/>
    <w:tblPr>
      <w:tblCellMar>
        <w:top w:w="144" w:type="dxa"/>
        <w:left w:w="115" w:type="dxa"/>
        <w:bottom w:w="144" w:type="dxa"/>
        <w:right w:w="115" w:type="dxa"/>
      </w:tblCellMar>
    </w:tblPr>
  </w:style>
  <w:style w:type="paragraph" w:styleId="Header">
    <w:name w:val="header"/>
    <w:basedOn w:val="Normal"/>
    <w:link w:val="HeaderChar"/>
    <w:uiPriority w:val="99"/>
    <w:unhideWhenUsed/>
    <w:rsid w:val="0046063C"/>
    <w:pPr>
      <w:tabs>
        <w:tab w:val="center" w:pos="4513"/>
        <w:tab w:val="right" w:pos="9026"/>
      </w:tabs>
      <w:spacing w:line="240" w:lineRule="auto"/>
    </w:pPr>
    <w:rPr>
      <w:lang w:bidi="ml-IN"/>
    </w:rPr>
  </w:style>
  <w:style w:type="character" w:customStyle="1" w:styleId="HeaderChar">
    <w:name w:val="Header Char"/>
    <w:basedOn w:val="DefaultParagraphFont"/>
    <w:link w:val="Header"/>
    <w:uiPriority w:val="99"/>
    <w:rsid w:val="0046063C"/>
    <w:rPr>
      <w:sz w:val="24"/>
      <w:szCs w:val="24"/>
    </w:rPr>
  </w:style>
  <w:style w:type="paragraph" w:styleId="Footer">
    <w:name w:val="footer"/>
    <w:basedOn w:val="Normal"/>
    <w:link w:val="FooterChar"/>
    <w:uiPriority w:val="99"/>
    <w:unhideWhenUsed/>
    <w:rsid w:val="0046063C"/>
    <w:pPr>
      <w:tabs>
        <w:tab w:val="center" w:pos="4513"/>
        <w:tab w:val="right" w:pos="9026"/>
      </w:tabs>
      <w:spacing w:line="240" w:lineRule="auto"/>
    </w:pPr>
    <w:rPr>
      <w:lang w:bidi="ml-IN"/>
    </w:rPr>
  </w:style>
  <w:style w:type="character" w:customStyle="1" w:styleId="FooterChar">
    <w:name w:val="Footer Char"/>
    <w:basedOn w:val="DefaultParagraphFont"/>
    <w:link w:val="Footer"/>
    <w:uiPriority w:val="99"/>
    <w:rsid w:val="0046063C"/>
    <w:rPr>
      <w:sz w:val="24"/>
      <w:szCs w:val="24"/>
    </w:rPr>
  </w:style>
  <w:style w:type="paragraph" w:styleId="NormalWeb">
    <w:name w:val="Normal (Web)"/>
    <w:basedOn w:val="Normal"/>
    <w:uiPriority w:val="99"/>
    <w:semiHidden/>
    <w:unhideWhenUsed/>
    <w:rsid w:val="0046063C"/>
    <w:pPr>
      <w:spacing w:before="100" w:beforeAutospacing="1" w:after="100" w:afterAutospacing="1" w:line="240" w:lineRule="auto"/>
      <w:jc w:val="left"/>
    </w:pPr>
    <w:rPr>
      <w:rFonts w:ascii="Times New Roman" w:eastAsia="Times New Roman" w:hAnsi="Times New Roman" w:cs="Times New Roman"/>
      <w:lang w:bidi="ml-IN"/>
    </w:rPr>
  </w:style>
  <w:style w:type="paragraph" w:styleId="ListParagraph">
    <w:name w:val="List Paragraph"/>
    <w:basedOn w:val="Normal"/>
    <w:uiPriority w:val="34"/>
    <w:qFormat/>
    <w:rsid w:val="0046063C"/>
    <w:pPr>
      <w:ind w:left="720"/>
      <w:contextualSpacing/>
    </w:pPr>
    <w:rPr>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en.wikipedia.org/wiki/Kerala" TargetMode="External"/><Relationship Id="rId25" Type="http://schemas.openxmlformats.org/officeDocument/2006/relationships/header" Target="header2.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en.wikipedia.org/wiki/India" TargetMode="External"/><Relationship Id="rId20" Type="http://schemas.openxmlformats.org/officeDocument/2006/relationships/hyperlink" Target="https://www.google.com/maps/d/edit?mid=1__ScsTWhu3zXmUsngpJTX5UylVCoavk&amp;ll=9.191160676063653%2C76.35391656918794&amp;z=12"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google.com/maps/d/edit?mid=1__ScsTWhu3zXmUsngpJTX5UylVCoavk&amp;ll=9.184183673534108%2C76.42699305641646&amp;z=1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en.wikipedia.org/wiki/Alappuzha" TargetMode="External"/><Relationship Id="rId23" Type="http://schemas.openxmlformats.org/officeDocument/2006/relationships/image" Target="media/image8.png"/><Relationship Id="rId28" Type="http://schemas.openxmlformats.org/officeDocument/2006/relationships/image" Target="media/image10.png"/><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en.wikipedia.org/wiki/Haripad" TargetMode="External"/><Relationship Id="rId22" Type="http://schemas.openxmlformats.org/officeDocument/2006/relationships/hyperlink" Target="https://www.google.com/maps/d/edit?mid=1__ScsTWhu3zXmUsngpJTX5UylVCoavk&amp;ll=9.194762589756948%2C76.39471219063934&amp;z=12" TargetMode="External"/><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7JelHm4ZvT46wcmMrsYURiLiqg==">CgMxLjAaGgoBMBIVChMIBCoPCgtBQUFCelotcWdZYxABGhoKATESFQoTCAQqDwoLQUFBQnpaLXFnWWMQARovCgEyEioKEwgEKg8KC0FBQUJ6Wi1xZ1ljEAQKEwgEKg8KC0FBQUJ6Wi1xZ1ljEAEaGgoBMxIVChMIBCoPCgtBQUFCelotMWlMcxABGhoKATQSFQoTCAQqDwoLQUFBQnpaLTFpTHMQARovCgE1EioKEwgEKg8KC0FBQUJ6Wi0xaUxzEAQKEwgEKg8KC0FBQUJ6Wi0xaUxzEAEaGgoBNhIVChMIBCoPCgtBQUFCelotcWdZMBABGi8KATcSKgoTCAQqDwoLQUFBQnpaLXFnWTAQBAoTCAQqDwoLQUFBQnpaLXFnWTAQARoaCgE4EhUKEwgEKg8KC0FBQUJ6Wi1xMUhZEAEaGgoBORIVChMIBCoPCgtBQUFCelotcTFIURABGhsKAjEwEhUKEwgEKg8KC0FBQUJ6Wi1xZ1pJEAEaGwoCMTESFQoTCAQqDwoLQUFBQnpaLXExSE0QARobCgIxMhIVChMIBCoPCgtBQUFCelotcWdaRRABGhsKAjEzEhUKEwgEKg8KC0FBQUJ6Wi1xMUlZEAEaGwoCMTQSFQoTCAQqDwoLQUFBQnpaLXFnWTgQARobCgIxNRIVChMIBCoPCgtBQUFCelotcWdaQRABGhsKAjE2EhUKEwgEKg8KC0FBQUJ6Wi1xMUhrEAEaGwoCMTcSFQoTCAQqDwoLQUFBQnpaLXExSHMQARowCgIxOBIqChMIBCoPCgtBQUFCelotcTFIcxAEChMIBCoPCgtBQUFCelotcTFIcxABGhsKAjE5EhUKEwgEKg8KC0FBQUJ6Wi1xMUh3EAEaGwoCMjASFQoTCAQqDwoLQUFBQnpaLXExSDAQARobCgIyMRIVChMIBCoPCgtBQUFCelotcTFINBABGhsKAjIyEhUKEwgEKg8KC0FBQUJ6Wi1xMUlREAEaMAoCMjMSKgoTCAQqDwoLQUFBQnpaLXExSVEQBAoTCAQqDwoLQUFBQnpaLXExSVEQARobCgIyNBIVChMIBCoPCgtBQUFCelotcTFJSRABGhsKAjI1EhUKEwgEKg8KC0FBQUJ6Wi1xMUlVEAEaGwoCMjYSFQoTCAQqDwoLQUFBQnpaLXExSWsQARobCgIyNxIVChMIBCoPCgtBQUFCelotcTFJcxABGhsKAjI4EhUKEwgEKg8KC0FBQUJ6Wi1xMUl3EAEaGwoCMjkSFQoTCAQqDwoLQUFBQnpaLXExSTQQARobCgIzMBIVChMIBCoPCgtBQUFCelotcTFJOBABGhsKAjMxEhUKEwgEKg8KC0FBQUJ6Wi1xMUpBEAEaGwoCMzISFQoTCAQqDwoLQUFBQnpaLXExSkUQARobCgIzMxIVChMIBCoPCgtBQUFCelotcTFKSRABGhsKAjM0EhUKEwgEKg8KC0FBQUJ6Wi1xMUpNEAEaGwoCMzUSFQoTCAQqDwoLQUFBQnpaLXExSlEQARobCgIzNhIVChMIBCoPCgtBQUFCelotcTFKVRABGhsKAjM3EhUKEwgEKg8KC0FBQUJ6Wi1xMUpZEAEaGwoCMzgSFQoTCAQqDwoLQUFBQnpaLXExSmMQARobCgIzORIVChMIBCoPCgtBQUFCelotcTFKZxABGhsKAjQwEhUKEwgEKg8KC0FBQUJ6Wi1xMUpvEAEaGwoCNDESFQoTCAQqDwoLQUFBQnpaLXExSjQQARobCgI0MhIVChMIBCoPCgtBQUFCelotcTFKOBABGhsKAjQzEhUKEwgEKg8KC0FBQUJ6Wi1xMUtBEAEaGwoCNDQSFQoTCAQqDwoLQUFBQnpaLXExS0UQARobCgI0NRIVChMIBCoPCgtBQUFCelotcTFLTRABGhsKAjQ2EhUKEwgEKg8KC0FBQUJ6Wi1xMUtREAEaGwoCNDcSFQoTCAQqDwoLQUFBQnpaLXExS1UQARobCgI0OBIVChMIBCoPCgtBQUFCelotcTFLWRABGhsKAjQ5EhUKEwgEKg8KC0FBQUJ6Wi1xMUswEAEaGwoCNTASFQoTCAQqDwoLQUFBQnpaLXExSzQQARobCgI1MRIVChMIBCoPCgtBQUFCelotcTFLOBABGhsKAjUyEhUKEwgEKg8KC0FBQUJ6Wi1xMUxBEAEaGwoCNTMSFQoTCAQqDwoLQUFBQnpaLXExTEkQARowCgI1NBIqChMIBCoPCgtBQUFCelotcTFMSRAEChMIBCoPCgtBQUFCelotcTFMSRABGhsKAjU1EhUKEwgEKg8KC0FBQUJ6Wi1xMUxNEAEaGwoCNTYSFQoTCAQqDwoLQUFBQnpaLXExTFEQARobCgI1NxIVChMIBCoPCgtBQUFCelotcTFMVRABGhsKAjU4EhUKEwgEKg8KC0FBQUJ6Wi1xMUxnEAEaGwoCNTkSFQoTCAQqDwoLQUFBQnpaLXExTGsQARobCgI2MBIVChMIBCoPCgtBQUFCelotcTFMbxABGhsKAjYxEhUKEwgEKg8KC0FBQUJ6Wi1xMUxzEAEaGwoCNjISFQoTCAQqDwoLQUFBQnpaLXExTHcQARobCgI2MxIVChMIBCoPCgtBQUFCelotcTFMMBABGhsKAjY0EhUKEwgEKg8KC0FBQUJ6Wi1xMUw4EAEaGwoCNjUSFQoTCAQqDwoLQUFBQnpaLXExTDgQARowCgI2NhIqChMIBCoPCgtBQUFCelotcTFMOBAEChMIBCoPCgtBQUFCelotcTFMOBABGhsKAjY3EhUKEwgEKg8KC0FBQUJ6Wi1xMU1NEAEaGwoCNjgSFQoTCAQqDwoLQUFBQnpaLXExTVkQARobCgI2ORIVChMIBCoPCgtBQUFCelotcTFNWRABGjAKAjcwEioKEwgEKg8KC0FBQUJ6Wi1xMU1ZEAQKEwgEKg8KC0FBQUJ6Wi1xMU1ZEAEaGwoCNzESFQoTCAQqDwoLQUFBQnpaLXExTVkQAhobCgI3MhIVChMIBCoPCgtBQUFCelotcTFNYxABGhsKAjczEhUKEwgEKg8KC0FBQUJ6Wi1xMU1nEAEaGwoCNzQSFQoTCAQqDwoLQUFBQnpaLXExTWsQARobCgI3NRIVChMIBCoPCgtBQUFCelotcTFNMBABGhsKAjc2EhUKEwgEKg8KC0FBQUJ6Wi1xMU00EAEaGwoCNzcSFQoTCAQqDwoLQUFBQnpaLXExTkEQARobCgI3OBIVChMIBCoPCgtBQUFCelotcTFORRABGhsKAjc5EhUKEwgEKg8KC0FBQUJ6Wi1xMU5NEAEaGwoCODASFQoTCAQqDwoLQUFBQnpaLXExTlEQARobCgI4MRIVChMIBCoPCgtBQUFCelotcTFOVRABGhsKAjgyEhUKEwgEKg8KC0FBQUJ6Wi1xMU5nEAEaGwoCODMSFQoTCAQqDwoLQUFBQnpaLXExTmsQARobCgI4NBIVChMIBCoPCgtBQUFCelotcTFObxABGhsKAjg1EhUKEwgEKg8KC0FBQUJ6Wi1xMU5zEAEaGwoCODYSFQoTCAQqDwoLQUFBQnpaLXExTncQARobCgI4NxIVChMIBCoPCgtBQUFCelotcTFOMBABGhsKAjg4EhUKEwgEKg8KC0FBQUJ6Wi1xMU44EAEaGwoCODkSFQoTCAQqDwoLQUFBQnpaLXExT0EQARobCgI5MBIVChMIBCoPCgtBQUFCelotcTFPRRABGhsKAjkxEhUKEwgEKg8KC0FBQUJ6Wi1xMU9JEAEaGwoCOTISFQoTCAQqDwoLQUFBQnpaLTFpSjgQARobCgI5MxIVChMIBCoPCgtBQUFCelotMWlLQRABGhsKAjk0EhUKEwgEKg8KC0FBQUJ6Wi0xaUtJEAEaGwoCOTUSFQoTCAQqDwoLQUFBQnpaLTFpS00QARobCgI5NhIVChMIBCoPCgtBQUFCelotMWlLURABGhsKAjk3EhUKEwgEKg8KC0FBQUJ6Wi0xaUtZEAEaGwoCOTgSFQoTCAQqDwoLQUFBQnpaLTFpS28QARobCgI5ORIVChMIBCoPCgtBQUFCelotMWlLdxABGhwKAzEwMBIVChMIBCoPCgtBQUFCelotMWlLMBABGhwKAzEwMRIVChMIBCoPCgtBQUFCelotMWlLNBABGhwKAzEwMhIVChMIBCoPCgtBQUFCelotMWlLOBABGhwKAzEwMxIVChMIBCoPCgtBQUFCelotMWlMQRABGhwKAzEwNBIVChMIBCoPCgtBQUFCelotMWlMRRABGhwKAzEwNRIVChMIBCoPCgtBQUFCelotMWlMURABGhwKAzEwNhIVChMIBCoPCgtBQUFCelotMWlMVRABGhwKAzEwNxIVChMIBCoPCgtBQUFCelotMWlMYxABGjEKAzEwOBIqChMIBCoPCgtBQUFCelotMWlMYxAEChMIBCoPCgtBQUFCelotMWlMYxABIpkCCgtBQUFCelotcTFIWRLjAQoLQUFBQnpaLXExSFkSC0FBQUJ6Wi1xMUhZGg0KCXRleHQvaHRtbBIAIg4KCnRleHQvcGxhaW4SACobIhUxMTMwOTg2NzY3NTgwMTUyNzU4NjgoADgAML7nkNzEMzj875DcxDNKPQokYXBwbGljYXRpb24vdm5kLmdvb2dsZS1hcHBzLmRvY3MubWRzGhXC19rkAQ8aDQoJCgMxOTgQARgAEAFaDHdoMHQ4cGd5MHdseHICIAB4AIIBFHN1Z2dlc3QuMzFmZmF3Z3RhNzljiAECmgEGCAAQABgAsAEAuAEByAEAGL7nkNzEMyD875DcxDMwAEIUc3VnZ2VzdC4zMWZmYXdndGE3OWMilwIKC0FBQUJ6Wi1xMUk4EuEBCgtBQUFCelotcTFJOBILQUFBQnpaLXExSTgaDQoJdGV4dC9odG1sEgAiDgoKdGV4dC9wbGFpbhIAKhsiFTExMzA5ODY3Njc1ODAxNTI3NTg2OCgAOAAww6el3MQzOI6wpdzEM0o7CiRhcHBsaWNhdGlvbi92bmQuZ29vZ2xlLWFwcHMuZG9jcy5tZHMaE8LX2uQBDRoLCgcKATAQARgAEAFaDDZmeGpiOWQybWJwdnICIAB4AIIBFHN1Z2dlc3Qua2doOXozZXc5bzJsiAECmgEGCAAQABgAsAEAuAEByAEAGMOnpdzEMyCOsKXcxDMwAEIUc3VnZ2VzdC5rZ2g5ejNldzlvMmwimAIKC0FBQUJ6Wi1xMUk0EuIBCgtBQUFCelotcTFJNBILQUFBQnpaLXExSTQaDQoJdGV4dC9odG1sEgAiDgoKdGV4dC9wbGFpbhIAKhsiFTExMzA5ODY3Njc1ODAxNTI3NTg2OCgAOAAw4uyk3MQzOIHzpNzEM0o8CiRhcHBsaWNhdGlvbi92bmQuZ29vZ2xlLWFwcHMuZG9jcy5tZHMaFMLX2uQBDhoMCggKAk5PEAEYABABWgxldzk5YjJlMTR2aGJyAiAAeACCARRzdWdnZXN0LmRvOHk2cXhxOXNqd4gBApoBBggAEAAYALABALgBAcgBABji7KTcxDMggfOk3MQzMABCFHN1Z2dlc3QuZG84eTZxeHE5c2p3IpgCCgtBQUFCelotcTFMVRLiAQoLQUFBQnpaLXExTFUSC0FBQUJ6Wi1xMUxVGg0KCXRleHQvaHRtbBIAIg4KCnRleHQvcGxhaW4SACobIhUxMTMwOTg2NzY3NTgwMTUyNzU4NjgoADgAMJT6udzEMzi2gLrcxDNKPAokYXBwbGljYXRpb24vdm5kLmdvb2dsZS1hcHBzLmRvY3MubWRzGhTC19rkAQ4aDAoICgJOTxABGAAQAVoMY201bmVua2M2bTBicgIgAHgAggEUc3VnZ2VzdC55aGZ1bmxpdTVyem+IAQKaAQYIABAAGACwAQC4AQHIAQAYlPq53MQzILaAutzEMzAAQhRzdWdnZXN0LnloZnVubGl1NXJ6byKXAgoLQUFBQnpaLXExSFES4QEKC0FBQUJ6Wi1xMUhREgtBQUFCelotcTFIURoNCgl0ZXh0L2h0bWwSACIOCgp0ZXh0L3BsYWluEgAqGyIVMTEzMDk4Njc2NzU4MDE1Mjc1ODY4KAA4ADCBwIvcxDM47ceL3MQzSjsKJGFwcGxpY2F0aW9uL3ZuZC5nb29nbGUtYXBwcy5kb2NzLm1kcxoTwtfa5AENGgsKBwoBMBABGAAQAVoMYTJuYnFpNzBiZDMycgIgAHgAggEUc3VnZ2VzdC4zNG53azRyM2J1c2GIAQKaAQYIABAAGACwAQC4AQHIAQAYgcCL3MQzIO3Hi9zEMzAAQhRzdWdnZXN0LjM0bndrNHIzYnVzYSKYAgoLQUFBQnpaLTFpTFES4gEKC0FBQUJ6Wi0xaUxREgtBQUFCelotMWlMURoNCgl0ZXh0L2h0bWwSACIOCgp0ZXh0L3BsYWluEgAqGyIVMTEzMDk4Njc2NzU4MDE1Mjc1ODY4KAA4ADChwejcxDM4ksfo3MQzSjwKJGFwcGxpY2F0aW9uL3ZuZC5nb29nbGUtYXBwcy5kb2NzLm1kcxoUwtfa5AEOGgwKCAoCTk8QARgAEAFaDHBjZG56N3YzNmN1Z3ICIAB4AIIBFHN1Z2dlc3QuZXlqZW1oY2wza2NwiAECmgEGCAAQABgAsAEAuAEByAEAGKHB6NzEMyCSx+jcxDMwAEIUc3VnZ2VzdC5leWplbWhjbDNrY3AimQIKC0FBQUJ6Wi0xaUtvEuMBCgtBQUFCelotMWlLbxILQUFBQnpaLTFpS28aDQoJdGV4dC9odG1sEgAiDgoKdGV4dC9wbGFpbhIAKhsiFTExMzA5ODY3Njc1ODAxNTI3NTg2OCgAOAAwoZrh3MQzOPCk4dzEM0o9CiRhcHBsaWNhdGlvbi92bmQuZ29vZ2xlLWFwcHMuZG9jcy5tZHMaFcLX2uQBDxoNCgkKA1lFUxABGAAQAVoMYXZnM3NwbTBvZzlrcgIgAHgAggEUc3VnZ2VzdC43M200NDR0eTR4MDKIAQKaAQYIABAAGACwAQC4AQHIAQAYoZrh3MQzIPCk4dzEMzAAQhRzdWdnZXN0LjczbTQ0NHR5NHgwMiKXAgoLQUFBQnpaLXExTTQS4QEKC0FBQUJ6Wi1xMU00EgtBQUFCelotcTFNNBoNCgl0ZXh0L2h0bWwSACIOCgp0ZXh0L3BsYWluEgAqGyIVMTEzMDk4Njc2NzU4MDE1Mjc1ODY4KAA4ADCsl8bcxDM4/JzG3MQzSjsKJGFwcGxpY2F0aW9uL3ZuZC5nb29nbGUtYXBwcy5kb2NzLm1kcxoTwtfa5AENGgsKBwoBMBABGAAQAVoMNndlYWl4aHJtZ2x0cgIgAHgAggEUc3VnZ2VzdC5uaGw5cnY3aTl5NmOIAQKaAQYIABAAGACwAQC4AQHIAQAYrJfG3MQzIPycxtzEMzAAQhRzdWdnZXN0Lm5obDlydjdpOXk2YyKYAgoLQUFBQnpaLXExTFES4gEKC0FBQUJ6Wi1xMUxREgtBQUFCelotcTFMURoNCgl0ZXh0L2h0bWwSACIOCgp0ZXh0L3BsYWluEgAqGyIVMTEzMDk4Njc2NzU4MDE1Mjc1ODY4KAA4ADD6vbncxDM4xse53MQzSjwKJGFwcGxpY2F0aW9uL3ZuZC5nb29nbGUtYXBwcy5kb2NzLm1kcxoUwtfa5AEOGgwKCAoCTk8QARgAEAFaDDN1MGNjdHI1cjh2OHICIAB4AIIBFHN1Z2dlc3QuN2E0ZnR2Ymx1MHVqiAECmgEGCAAQABgAsAEAuAEByAEAGPq9udzEMyDGx7ncxDMwAEIUc3VnZ2VzdC43YTRmdHZibHUwdWoilwIKC0FBQUJ6Wi1xMUhNEuEBCgtBQUFCelotcTFITRILQUFBQnpaLXExSE0aDQoJdGV4dC9odG1sEgAiDgoKdGV4dC9wbGFpbhIAKhsiFTExMzA5ODY3Njc1ODAxNTI3NTg2OCgAOAAwvqiL3MQzOOavi9zEM0o7CiRhcHBsaWNhdGlvbi92bmQuZ29vZ2xlLWFwcHMuZG9jcy5tZHMaE8LX2uQBDRoLCgcKATAQARgAEAFaDHNoNjVzMTJiOGkxNXICIAB4AIIBFHN1Z2dlc3Qubm5ieHNyNmUyZ2p3iAECmgEGCAAQABgAsAEAuAEByAEAGL6oi9zEMyDmr4vcxDMwAEIUc3VnZ2VzdC5ubmJ4c3I2ZTJnancilwIKC0FBQUJ6Wi0xaUxVEuEBCgtBQUFCelotMWlMVRILQUFBQnpaLTFpTFUaDQoJdGV4dC9odG1sEgAiDgoKdGV4dC9wbGFpbhIAKhsiFTExMzA5ODY3Njc1ODAxNTI3NTg2OCgAOAAwivno3MQzOL3/6NzEM0o8CiRhcHBsaWNhdGlvbi92bmQuZ29vZ2xlLWFwcHMuZG9jcy5tZHMaFMLX2uQBDhoMCggKAk5PEAEYABABWgtsN3Bua2d1M21nMnICIAB4AIIBFHN1Z2dlc3QudWI1ZHBoazJsbTU5iAECmgEGCAAQABgAsAEAuAEByAEAGIr56NzEMyC9/+jcxDMwAEIUc3VnZ2VzdC51YjVkcGhrMmxtNTkilwIKC0FBQUJ6Wi1xMU0wEuEBCgtBQUFCelotcTFNMBILQUFBQnpaLXExTTAaDQoJdGV4dC9odG1sEgAiDgoKdGV4dC9wbGFpbhIAKhsiFTExMzA5ODY3Njc1ODAxNTI3NTg2OCgAOAAwp+DF3MQzOK7qxdzEM0o7CiRhcHBsaWNhdGlvbi92bmQuZ29vZ2xlLWFwcHMuZG9jcy5tZHMaE8LX2uQBDRoLCgcKATAQARgAEAFaDHV5ZXJqZDJ4Zm5kZHICIAB4AIIBFHN1Z2dlc3QuYjd6YWE3azdwNW93iAECmgEGCAAQABgAsAEAuAEByAEAGKfgxdzEMyCu6sXcxDMwAEIUc3VnZ2VzdC5iN3phYTdrN3A1b3cilwIKC0FBQUJ6Wi1xMUxNEuEBCgtBQUFCelotcTFMTRILQUFBQnpaLXExTE0aDQoJdGV4dC9odG1sEgAiDgoKdGV4dC9wbGFpbhIAKhsiFTExMzA5ODY3Njc1ODAxNTI3NTg2OCgAOAAwqpe53MQzOMKdudzEM0o7CiRhcHBsaWNhdGlvbi92bmQuZ29vZ2xlLWFwcHMuZG9jcy5tZHMaE8LX2uQBDRoLCgcKATAQARgAEAFaDGUzY29mY3htbm41NXICIAB4AIIBFHN1Z2dlc3QuNXY1NHF6ZmxmNG8yiAECmgEGCAAQABgAsAEAuAEByAEAGKqXudzEMyDCnbncxDMwAEIUc3VnZ2VzdC41djU0cXpmbGY0bzIimAIKC0FBQUJ6Wi0xaUt3EuIBCgtBQUFCelotMWlLdxILQUFBQnpaLTFpS3caDQoJdGV4dC9odG1sEgAiDgoKdGV4dC9wbGFpbhIAKhsiFTExMzA5ODY3Njc1ODAxNTI3NTg2OCgAOAAw9e/h3MQzOJL34dzEM0o9CiRhcHBsaWNhdGlvbi92bmQuZ29vZ2xlLWFwcHMuZG9jcy5tZHMaFcLX2uQBDxoNCgkKA1lFUxABGAAQAVoLbWx2cDY2ZmxyMmhyAiAAeACCARRzdWdnZXN0Lm01cjJ4eTNmNTI0bogBApoBBggAEAAYALABALgBAcgBABj17+HcxDMgkvfh3MQzMABCFHN1Z2dlc3QubTVyMnh5M2Y1MjRuIpcCCgtBQUFCelotcTFMSRLhAQoLQUFBQnpaLXExTEkSC0FBQUJ6Wi1xMUxJGg0KCXRleHQvaHRtbBIAIg4KCnRleHQvcGxhaW4SACobIhUxMTMwOTg2NzY3NTgwMTUyNzU4NjgoADgAMO39uNzEMzi5g7ncxDNKOwokYXBwbGljYXRpb24vdm5kLmdvb2dsZS1hcHBzLmRvY3MubWRzGhPC19rkAQ0aCwoHCgExEAEYABABWgw2MDJob2pkams1enZyAiAAeACCARRzdWdnZXN0LjR5MG4xd3J5N3B2d4gBApoBBggAEAAYALABALgBAcgBABjt/bjcxDMguYO53MQzMABCFHN1Z2dlc3QuNHkwbjF3cnk3cHZ3IpkCCgtBQUFCelotMWlMYxLjAQoLQUFBQnpaLTFpTGMSC0FBQUJ6Wi0xaUxjGg0KCXRleHQvaHRtbBIAIg4KCnRleHQvcGxhaW4SACobIhUxMTMwOTg2NzY3NTgwMTUyNzU4NjgoADgAMJjh69zEMzje6OvcxDNKPQokYXBwbGljYXRpb24vdm5kLmdvb2dsZS1hcHBzLmRvY3MubWRzGhXC19rkAQ8aDQoJCgNZRVMQARgAEAFaDDd1cHh3MW41a3NvaHICIAB4AIIBFHN1Z2dlc3QuNzl6NjJtYzF0cXRliAECmgEGCAAQABgAsAEAuAEByAEAGJjh69zEMyDe6OvcxDMwAEIUc3VnZ2VzdC43OXo2Mm1jMXRxdGUiswIKC0FBQUJ6Wi1xZ1kwEv0BCgtBQUFCelotcWdZMBILQUFBQnpaLXFnWTAaDQoJdGV4dC9odG1sEgAiDgoKdGV4dC9wbGFpbhIAKhsiFTExMzA5ODY3Njc1ODAxNTI3NTg2OCgAOAAw/auA3MQzOK2iitzEM0pXCiRhcHBsaWNhdGlvbi92bmQuZ29vZ2xlLWFwcHMuZG9jcy5tZHMaL8LX2uQBKRonCiMKHUhUIDE4NjcgRE0gNDk3IENLRCAyMSBDT1BEIDIyEAEYABABWgwyeGc3ajNlYWczeDRyAiAAeACCARRzdWdnZXN0Lno2Y2s0ZzRrbTd4eYgBApoBBggAEAAYALABALgBAcgBABj9q4DcxDMgraKK3MQzMABCFHN1Z2dlc3QuejZjazRnNGttN3h5IpcCCgtBQUFCelotcTFMQRLhAQoLQUFBQnpaLXExTEESC0FBQUJ6Wi1xMUxBGg0KCXRleHQvaHRtbBIAIg4KCnRleHQvcGxhaW4SACobIhUxMTMwOTg2NzY3NTgwMTUyNzU4NjgoADgAMN/iuNzEMzjf4rjcxDNKOwokYXBwbGljYXRpb24vdm5kLmdvb2dsZS1hcHBzLmRvY3MubWRzGhPC19rkAQ0aCwoHCgEwEAEYABABWgxramQwemViZ295OGJyAiAAeACCARRzdWdnZXN0LmRoZTByM2w4d3U2cogBApoBBggAEAAYALABALgBAcgBABjf4rjcxDMg3+K43MQzMABCFHN1Z2dlc3QuZGhlMHIzbDh3dTZyIpkCCgtBQUFCelotcTFOQRLjAQoLQUFBQnpaLXExTkESC0FBQUJ6Wi1xMU5BGg0KCXRleHQvaHRtbBIAIg4KCnRleHQvcGxhaW4SACobIhUxMTMwOTg2NzY3NTgwMTUyNzU4NjgoADgAMJ/zxtzEMzj4+MbcxDNKPQokYXBwbGljYXRpb24vdm5kLmdvb2dsZS1hcHBzLmRvY3MubWRzGhXC19rkAQ8aDQoJCgNZRVMQARgAEAFaDG9nOWs5eXlybWRxN3ICIAB4AIIBFHN1Z2dlc3QuOHgxZm04bTY4a2tqiAECmgEGCAAQABgAsAEAuAEByAEAGJ/zxtzEMyD4+MbcxDMwAEIUc3VnZ2VzdC44eDFmbThtNjhra2oimgIKC0FBQUJ6Wi1xMUlZEuQBCgtBQUFCelotcTFJWRILQUFBQnpaLXExSVkaDQoJdGV4dC9odG1sEgAiDgoKdGV4dC9wbGFpbhIAKhsiFTExMzA5ODY3Njc1ODAxNTI3NTg2OCgAOAAwwduf3MQzONvin9zEM0o+CiRhcHBsaWNhdGlvbi92bmQuZ29vZ2xlLWFwcHMuZG9jcy5tZHMaFsLX2uQBEBoOCgoKBDIzNDAQARgAEAFaDG1rZ2x3cnkxcnZ2ZnICIAB4AIIBFHN1Z2dlc3QuYXE1d3RvbXZjZTU0iAECmgEGCAAQABgAsAEAuAEByAEAGMHbn9zEMyDb4p/cxDMwAEIUc3VnZ2VzdC5hcTV3dG9tdmNlNTQilwIKC0FBQUJ6Wi1xMUh3EuEBCgtBQUFCelotcTFIdxILQUFBQnpaLXExSHcaDQoJdGV4dC9odG1sEgAiDgoKdGV4dC9wbGFpbhIAKhsiFTExMzA5ODY3Njc1ODAxNTI3NTg2OCgAOAAwx5Gb3MQzOMeam9zEM0o7CiRhcHBsaWNhdGlvbi92bmQuZ29vZ2xlLWFwcHMuZG9jcy5tZHMaE8LX2uQBDRoLCgcKATQQARgAEAFaDDY5eHByOTJwZjNmc3ICIAB4AIIBFHN1Z2dlc3QueXUzaDlydnR4enIwiAECmgEGCAAQABgAsAEAuAEByAEAGMeRm9zEMyDHmpvcxDMwAEIUc3VnZ2VzdC55dTNoOXJ2dHh6cjAimAIKC0FBQUJ6Wi1xMUo4EuIBCgtBQUFCelotcTFKOBILQUFBQnpaLXExSjgaDQoJdGV4dC9odG1sEgAiDgoKdGV4dC9wbGFpbhIAKhsiFTExMzA5ODY3Njc1ODAxNTI3NTg2OCgAOAAwnZ+t3MQzOPCmrdzEM0o9CiRhcHBsaWNhdGlvbi92bmQuZ29vZ2xlLWFwcHMuZG9jcy5tZHMaFcLX2uQBDxoNCgkKA1lFUxABGAAQAVoLYXR6ZDV0ZW13MXJyAiAAeACCARRzdWdnZXN0LmhkZzV5Nm92eDMzMIgBApoBBggAEAAYALABALgBAcgBABidn63cxDMg8Kat3MQzMABCFHN1Z2dlc3QuaGRnNXk2b3Z4MzMwIqUCCgtBQUFCelotcTFNWRLvAQoLQUFBQnpaLXExTVkSC0FBQUJ6Wi1xMU1ZGg0KCXRleHQvaHRtbBIAIg4KCnRleHQvcGxhaW4SACobIhUxMTMwOTg2NzY3NTgwMTUyNzU4NjgoADgAMOWewtzEMzj+s8LcxDNKSQokYXBwbGljYXRpb24vdm5kLmdvb2dsZS1hcHBzLmRvY3MubWRzGiHC19rkARsSCgoGCgAQFBgAEAEaDQoJCgNZRVMQARgAEAFaDDdjZmNlMWl4MGdjd3ICIAB4AIIBFHN1Z2dlc3QuMjRrcXM5YnQ2ZmMyiAECmgEGCAAQABgAsAEAuAEByAEAGOWewtzEMyD+s8LcxDMwAEIUc3VnZ2VzdC4yNGtxczlidDZmYzIimQIKC0FBQUJ6Wi1xMUlVEuMBCgtBQUFCelotcTFJVRILQUFBQnpaLXExSVUaDQoJdGV4dC9odG1sEgAiDgoKdGV4dC9wbGFpbhIAKhsiFTExMzA5ODY3Njc1ODAxNTI3NTg2OCgAOAAwoZGe3MQzOMqYntzEM0o9CiRhcHBsaWNhdGlvbi92bmQuZ29vZ2xlLWFwcHMuZG9jcy5tZHMaFcLX2uQBDxoNCgkKA1lFUxABGAAQAVoMdXQ2eHN6ZW9uYmRvcgIgAHgAggEUc3VnZ2VzdC55bWoyemd2bXZleTaIAQKaAQYIABAAGACwAQC4AQHIAQAYoZGe3MQzIMqYntzEMzAAQhRzdWdnZXN0LnltajJ6Z3ZtdmV5NiKYAgoLQUFBQnpaLXExTHcS4gEKC0FBQUJ6Wi1xMUx3EgtBQUFCelotcTFMdxoNCgl0ZXh0L2h0bWwSACIOCgp0ZXh0L3BsYWluEgAqGyIVMTEzMDk4Njc2NzU4MDE1Mjc1ODY4KAA4ADC02L7cxDM40N6+3MQzSjwKJGFwcGxpY2F0aW9uL3ZuZC5nb29nbGUtYXBwcy5kb2NzLm1kcxoUwtfa5AEOGgwKCAoCTk8QARgAEAFaDDV2ZHBzeTFkdTRtbHICIAB4AIIBFHN1Z2dlc3QudXozc295b29hajEyiAECmgEGCAAQABgAsAEAuAEByAEAGLTYvtzEMyDQ3r7cxDMwAEIUc3VnZ2VzdC51ejNzb3lvb2FqMTIilwIKC0FBQUJ6Wi1xMUhzEuEBCgtBQUFCelotcTFIcxILQUFBQnpaLXExSHMaDQoJdGV4dC9odG1sEgAiDgoKdGV4dC9wbGFpbhIAKhsiFTExMzA5ODY3Njc1ODAxNTI3NTg2OCgAOAAwqf2a3MQzOKn9mtzEM0o7CiRhcHBsaWNhdGlvbi92bmQuZ29vZ2xlLWFwcHMuZG9jcy5tZHMaE8LX2uQBDRoLCgcKATEQARgAEAFaDDdmZTBhZG55NjVqaHICIAB4AIIBFHN1Z2dlc3QuZ2VxM3M5bWY5ZThuiAECmgEGCAAQABgAsAEAuAEByAEAGKn9mtzEMyCp/ZrcxDMwAEIUc3VnZ2VzdC5nZXEzczltZjllOG4ilwIKC0FBQUJ6Wi0xaUxzEuEBCgtBQUFCelotMWlMcxILQUFBQnpaLTFpTHMaDQoJdGV4dC9odG1sEgAiDgoKdGV4dC9wbGFpbhIAKhsiFTExMzA5ODY3Njc1ODAxNTI3NTg2OCgAOAAwkp3u3MQzOJ6j7tzEM0o7CiRhcHBsaWNhdGlvbi92bmQuZ29vZ2xlLWFwcHMuZG9jcy5tZHMaE8LX2uQBDRoLCgcKATAQARgAEAFaDDN4N2F6ZjN0djJoZnICIAB4AIIBFHN1Z2dlc3QuOXh6YXZrNW40djcxiAECmgEGCAAQABgAsAEAuAEByAEAGJKd7tzEMyCeo+7cxDMwAEIUc3VnZ2VzdC45eHphdms1bjR2NzEimQIKC0FBQUJ6Wi1xMU44EuMBCgtBQUFCelotcTFOOBILQUFBQnpaLXExTjgaDQoJdGV4dC9odG1sEgAiDgoKdGV4dC9wbGFpbhIAKhsiFTExMzA5ODY3Njc1ODAxNTI3NTg2OCgAOAAw3e3Q3MQzOOP50NzEM0o9CiRhcHBsaWNhdGlvbi92bmQuZ29vZ2xlLWFwcHMuZG9jcy5tZHMaFcLX2uQBDxoNCgkKA1lFUxABGAAQAVoMYXZvZ2EwOXN6aGhjcgIgAHgAggEUc3VnZ2VzdC4xb2dtaXpmb3hoOHSIAQKaAQYIABAAGACwAQC4AQHIAQAY3e3Q3MQzIOP50NzEMzAAQhRzdWdnZXN0LjFvZ21pemZveGg4dCKaAgoLQUFBQnpaLXExSjQS5AEKC0FBQUJ6Wi1xMUo0EgtBQUFCelotcTFKNBoNCgl0ZXh0L2h0bWwSACIOCgp0ZXh0L3BsYWluEgAqGyIVMTEzMDk4Njc2NzU4MDE1Mjc1ODY4KAA4ADCr56zcxDM48fKs3MQzSj4KJGFwcGxpY2F0aW9uL3ZuZC5nb29nbGUtYXBwcy5kb2NzLm1kcxoWwtfa5AEQGg4KCgoEMzQwNRABGAAQAVoMZGxuMjUwYWc3bjhmcgIgAHgAggEUc3VnZ2VzdC5vMjlucnZnMHBiNXSIAQKaAQYIABAAGACwAQC4AQHIAQAYq+es3MQzIPHyrNzEMzAAQhRzdWdnZXN0Lm8yOW5ydmcwcGI1dCKZAgoLQUFBQnpaLXExSVES4wEKC0FBQUJ6Wi1xMUlREgtBQUFCelotcTFJURoNCgl0ZXh0L2h0bWwSACIOCgp0ZXh0L3BsYWluEgAqGyIVMTEzMDk4Njc2NzU4MDE1Mjc1ODY4KAA4ADC/z53cxDM4v9ad3MQzSj0KJGFwcGxpY2F0aW9uL3ZuZC5nb29nbGUtYXBwcy5kb2NzLm1kcxoVwtfa5AEPGg0KCQoDWUVTEAEYABABWgxnYWZraHdoNWxpbG5yAiAAeACCARRzdWdnZXN0LmN4bzlyeHF2d3FxMIgBApoBBggAEAAYALABALgBAcgBABi/z53cxDMgv9ad3MQzMABCFHN1Z2dlc3QuY3hvOXJ4cXZ3cXEwIpgCCgtBQUFCelotcTFMcxLiAQoLQUFBQnpaLXExTHMSC0FBQUJ6Wi1xMUxzGg0KCXRleHQvaHRtbBIAIg4KCnRleHQvcGxhaW4SACobIhUxMTMwOTg2NzY3NTgwMTUyNzU4NjgoADgAMNr3vdzEMzie/b3cxDNKPAokYXBwbGljYXRpb24vdm5kLmdvb2dsZS1hcHBzLmRvY3MubWRzGhTC19rkAQ4aDAoICgJOTxABGAAQAVoMY3VremV0YXM4OXYxcgIgAHgAggEUc3VnZ2VzdC45cmtlb2tzYThra3OIAQKaAQYIABAAGACwAQC4AQHIAQAY2ve93MQzIJ79vdzEMzAAQhRzdWdnZXN0Ljlya2Vva3NhOGtrcyKYAgoLQUFBQnpaLXExTG8S4gEKC0FBQUJ6Wi1xMUxvEgtBQUFCelotcTFMbxoNCgl0ZXh0L2h0bWwSACIOCgp0ZXh0L3BsYWluEgAqGyIVMTEzMDk4Njc2NzU4MDE1Mjc1ODY4KAA4ADDi2b3cxDM47+C93MQzSjwKJGFwcGxpY2F0aW9uL3ZuZC5nb29nbGUtYXBwcy5kb2NzLm1kcxoUwtfa5AEOGgwKCAoCTk8QARgAEAFaDGg3bmRnY2R0cnNkb3ICIAB4AIIBFHN1Z2dlc3QuZThjcnd4bmN4d21iiAECmgEGCAAQABgAsAEAuAEByAEAGOLZvdzEMyDv4L3cxDMwAEIUc3VnZ2VzdC5lOGNyd3huY3h3bWIiogIKC0FBQUJ6Wi1xMUhrEu0BCgtBQUFCelotcTFIaxILQUFBQnpaLXExSGsaDQoJdGV4dC9odG1sEgAiDgoKdGV4dC9wbGFpbhIAKhsiFTExMzA5ODY3Njc1ODAxNTI3NTg2OCgAOAAw7f2Y3MQzOMDBmdzEM0pICiRhcHBsaWNhdGlvbi92bmQuZ29vZ2xlLWFwcHMuZG9jcy5tZHMaIMLX2uQBGhoYChQKDkNIQyBNVVRIVUtVTEFNEAEYABABWgw2ZmltdzFqZ2ZsZGVyAiAAeACCARNzdWdnZXN0LnRldTI2OTJlcTduiAECmgEGCAAQABgAsAEAuAEByAEAGO39mNzEMyDAwZncxDMwAEITc3VnZ2VzdC50ZXUyNjkyZXE3biKZAgoLQUFBQnpaLXExTjAS4wEKC0FBQUJ6Wi1xMU4wEgtBQUFCelotcTFOMBoNCgl0ZXh0L2h0bWwSACIOCgp0ZXh0L3BsYWluEgAqGyIVMTEzMDk4Njc2NzU4MDE1Mjc1ODY4KAA4ADDxmtDcxDM4/aDQ3MQzSj0KJGFwcGxpY2F0aW9uL3ZuZC5nb29nbGUtYXBwcy5kb2NzLm1kcxoVwtfa5AEPGg0KCQoDWUVTEAEYABABWgx3cWRqcHd0YWNhOGFyAiAAeACCARRzdWdnZXN0LmhkeTZibXdsOGxpNYgBApoBBggAEAAYALABALgBAcgBABjxmtDcxDMg/aDQ3MQzMABCFHN1Z2dlc3QuaGR5NmJtd2w4bGk1IpkCCgtBQUFCelotMWlKOBLjAQoLQUFBQnpaLTFpSjgSC0FBQUJ6Wi0xaUo4Gg0KCXRleHQvaHRtbBIAIg4KCnRleHQvcGxhaW4SACobIhUxMTMwOTg2NzY3NTgwMTUyNzU4NjgoADgAMNrG1dzEMziMzdXcxDNKPQokYXBwbGljYXRpb24vdm5kLmdvb2dsZS1hcHBzLmRvY3MubWRzGhXC19rkAQ8aDQoJCgNZRVMQARgAEAFaDGYzNW4zNmp5enVrbXICIAB4AIIBFHN1Z2dlc3QuOHQ1ODU4dTlnZnExiAECmgEGCAAQABgAsAEAuAEByAEAGNrG1dzEMyCMzdXcxDMwAEIUc3VnZ2VzdC44dDU4NTh1OWdmcTEimQIKC0FBQUJ6Wi1xMU1NEuMBCgtBQUFCelotcTFNTRILQUFBQnpaLXExTU0aDQoJdGV4dC9odG1sEgAiDgoKdGV4dC9wbGFpbhIAKhsiFTExMzA5ODY3Njc1ODAxNTI3NTg2OCgAOAAwvO7A3MQzOOv0wNzEM0o9CiRhcHBsaWNhdGlvbi92bmQuZ29vZ2xlLWFwcHMuZG9jcy5tZHMaFcLX2uQBDxoNCgkKA1lFUxABGAAQAVoMdWJtemI1c3BvdTlqcgIgAHgAggEUc3VnZ2VzdC54dDV1MWdsZDlqcGKIAQKaAQYIABAAGACwAQC4AQHIAQAYvO7A3MQzIOv0wNzEMzAAQhRzdWdnZXN0Lnh0NXUxZ2xkOWpwYiKZAgoLQUFBQnpaLXExSUkS4wEKC0FBQUJ6Wi1xMUlJEgtBQUFCelotcTFJSRoNCgl0ZXh0L2h0bWwSACIOCgp0ZXh0L3BsYWluEgAqGyIVMTEzMDk4Njc2NzU4MDE1Mjc1ODY4KAA4ADCyoJ3cxDM426ad3MQzSj0KJGFwcGxpY2F0aW9uL3ZuZC5nb29nbGUtYXBwcy5kb2NzLm1kcxoVwtfa5AEPGg0KCQoDWUVTEAEYABABWgxvbDdjM20zZzF5YWtyAiAAeACCARRzdWdnZXN0Lm1nZWlybnJkeWtvZogBApoBBggAEAAYALABALgBAcgBABiyoJ3cxDMg26ad3MQzMABCFHN1Z2dlc3QubWdlaXJucmR5a29mIpgCCgtBQUFCelotcTFMaxLiAQoLQUFBQnpaLXExTGsSC0FBQUJ6Wi1xMUxrGg0KCXRleHQvaHRtbBIAIg4KCnRleHQvcGxhaW4SACobIhUxMTMwOTg2NzY3NTgwMTUyNzU4NjgoADgAMOzNvNzEMzit1rzcxDNKPAokYXBwbGljYXRpb24vdm5kLmdvb2dsZS1hcHBzLmRvY3MubWRzGhTC19rkAQ4aDAoICgJOTxABGAAQAVoMYXc3ZjhoM2EzbnRncgIgAHgAggEUc3VnZ2VzdC5yb2pzYmlmaTQ4NW2IAQKaAQYIABAAGACwAQC4AQHIAQAY7M283MQzIK3WvNzEMzAAQhRzdWdnZXN0LnJvanNiaWZpNDg1bSKYAgoLQUFBQnpaLXExTGcS4gEKC0FBQUJ6Wi1xMUxnEgtBQUFCelotcTFMZxoNCgl0ZXh0L2h0bWwSACIOCgp0ZXh0L3BsYWluEgAqGyIVMTEzMDk4Njc2NzU4MDE1Mjc1ODY4KAA4ADCHnLzcxDM49aK83MQzSjwKJGFwcGxpY2F0aW9uL3ZuZC5nb29nbGUtYXBwcy5kb2NzLm1kcxoUwtfa5AEOGgwKCAoCTk8QARgAEAFaDG9qZTk5cGg3ZHBpcnICIAB4AIIBFHN1Z2dlc3QubTNub28wYnRmbzBsiAECmgEGCAAQABgAsAEAuAEByAEAGIecvNzEMyD1orzcxDMwAEIUc3VnZ2VzdC5tM25vbzBidGZvMGwimQIKC0FBQUJ6Wi1xMU9BEuMBCgtBQUFCelotcTFPQRILQUFBQnpaLXExT0EaDQoJdGV4dC9odG1sEgAiDgoKdGV4dC9wbGFpbhIAKhsiFTExMzA5ODY3Njc1ODAxNTI3NTg2OCgAOAAwqKHS3MQzOKan0tzEM0o9CiRhcHBsaWNhdGlvbi92bmQuZ29vZ2xlLWFwcHMuZG9jcy5tZHMaFcLX2uQBDxoNCgkKA1lFUxABGAAQAVoMb2NyZjhwdmY4NHBhcgIgAHgAggEUc3VnZ2VzdC5kYzRkZGtseWd0cmqIAQKaAQYIABAAGACwAQC4AQHIAQAYqKHS3MQzIKan0tzEMzAAQhRzdWdnZXN0LmRjNGRka2x5Z3RyaiKXAgoLQUFBQnpaLXExSlkS4QEKC0FBQUJ6Wi1xMUpZEgtBQUFCelotcTFKWRoNCgl0ZXh0L2h0bWwSACIOCgp0ZXh0L3BsYWluEgAqGyIVMTEzMDk4Njc2NzU4MDE1Mjc1ODY4KAA4ADCP7qbcxDM4j+6m3MQzSjsKJGFwcGxpY2F0aW9uL3ZuZC5nb29nbGUtYXBwcy5kb2NzLm1kcxoTwtfa5AENGgsKBwoBMBABGAAQAVoMOWQ2aWh5ZjNxc3I4cgIgAHgAggEUc3VnZ2VzdC5nMGcxemlkdGp0YnKIAQKaAQYIABAAGACwAQC4AQHIAQAYj+6m3MQzII/uptzEMzAAQhRzdWdnZXN0LmcwZzF6aWR0anRiciKZAgoLQUFBQnpaLXExSXcS4wEKC0FBQUJ6Wi1xMUl3EgtBQUFCelotcTFJdxoNCgl0ZXh0L2h0bWwSACIOCgp0ZXh0L3BsYWluEgAqGyIVMTEzMDk4Njc2NzU4MDE1Mjc1ODY4KAA4ADC7jqTcxDM49pSk3MQzSj0KJGFwcGxpY2F0aW9uL3ZuZC5nb29nbGUtYXBwcy5kb2NzLm1kcxoVwtfa5AEPGg0KCQoDWUVTEAEYABABWgx4cmxkaWtoMGZwbDVyAiAAeACCARRzdWdnZXN0LjJrMTJ6Z3N0NGhua4gBApoBBggAEAAYALABALgBAcgBABi7jqTcxDMg9pSk3MQzMABCFHN1Z2dlc3QuMmsxMnpnc3Q0aG5rIpcCCgtBQUFCelotcTFLOBLhAQoLQUFBQnpaLXExSzgSC0FBQUJ6Wi1xMUs4Gg0KCXRleHQvaHRtbBIAIg4KCnRleHQvcGxhaW4SACobIhUxMTMwOTg2NzY3NTgwMTUyNzU4NjgoADgAMPexuNzEMzjFxLjcxDNKOwokYXBwbGljYXRpb24vdm5kLmdvb2dsZS1hcHBzLmRvY3MubWRzGhPC19rkAQ0aCwoHCgEwEAEYABABWgx5aHdwa2tibzBkOWtyAiAAeACCARRzdWdnZXN0LmU1dmZ5dGppeXVsdIgBApoBBggAEAAYALABALgBAcgBABj3sbjcxDMgxcS43MQzMABCFHN1Z2dlc3QuZTV2Znl0aml5dWx0IpcCCgtBQUFCelotcTFKVRLhAQoLQUFBQnpaLXExSlUSC0FBQUJ6Wi1xMUpVGg0KCXRleHQvaHRtbBIAIg4KCnRleHQvcGxhaW4SACobIhUxMTMwOTg2NzY3NTgwMTUyNzU4NjgoADgAMPPgptzEMzjz4KbcxDNKOwokYXBwbGljYXRpb24vdm5kLmdvb2dsZS1hcHBzLmRvY3MubWRzGhPC19rkAQ0aCwoHCgEwEAEYABABWgxpenkzbng1ZGNjOXFyAiAAeACCARRzdWdnZXN0LjU0djV2cjdtczYyZIgBApoBBggAEAAYALABALgBAcgBABjz4KbcxDMg8+Cm3MQzMABCFHN1Z2dlc3QuNTR2NXZyN21zNjJkIpcCCgtBQUFCelotcWdaQRLhAQoLQUFBQnpaLXFnWkESC0FBQUJ6Wi1xZ1pBGg0KCXRleHQvaHRtbBIAIg4KCnRleHQvcGxhaW4SACobIhUxMTMwOTg2NzY3NTgwMTUyNzU4NjgoADgAMMqQh9zEMzj0l4fcxDNKOwokYXBwbGljYXRpb24vdm5kLmdvb2dsZS1hcHBzLmRvY3MubWRzGhPC19rkAQ0aCwoHCgEwEAEYABABWgw2ZTlvbTd0NWwzYXFyAiAAeACCARRzdWdnZXN0LmFyeTJnOHNmZGozcYgBApoBBggAEAAYALABALgBAcgBABjKkIfcxDMg9JeH3MQzMABCFHN1Z2dlc3QuYXJ5Mmc4c2ZkajNxIpkCCgtBQUFCelotcTFJcxLjAQoLQUFBQnpaLXExSXMSC0FBQUJ6Wi1xMUlzGg0KCXRleHQvaHRtbBIAIg4KCnRleHQvcGxhaW4SACobIhUxMTMwOTg2NzY3NTgwMTUyNzU4NjgoADgAMP3Wo9zEMzjG3KPcxDNKPQokYXBwbGljYXRpb24vdm5kLmdvb2dsZS1hcHBzLmRvY3MubWRzGhXC19rkAQ8aDQoJCgNZRVMQARgAEAFaDHVvYndvNTJscmkzaHICIAB4AIIBFHN1Z2dlc3QudWtnMzViaTluenM5iAECmgEGCAAQABgAsAEAuAEByAEAGP3Wo9zEMyDG3KPcxDMwAEIUc3VnZ2VzdC51a2czNWJpOW56czkilwIKC0FBQUJ6Wi1xMUs0EuEBCgtBQUFCelotcTFLNBILQUFBQnpaLXExSzQaDQoJdGV4dC9odG1sEgAiDgoKdGV4dC9wbGFpbhIAKhsiFTExMzA5ODY3Njc1ODAxNTI3NTg2OCgAOAAwiOe33MQzOP7ut9zEM0o7CiRhcHBsaWNhdGlvbi92bmQuZ29vZ2xlLWFwcHMuZG9jcy5tZHMaE8LX2uQBDRoLCgcKATAQARgAEAFaDG5jd2VyNHBxZDE5M3ICIAB4AIIBFHN1Z2dlc3QucXN3NzQ5ZjRwdW85iAECmgEGCAAQABgAsAEAuAEByAEAGIjnt9zEMyD+7rfcxDMwAEIUc3VnZ2VzdC5xc3c3NDlmNHB1bzkimQIKC0FBQUJ6Wi0xaUswEuMBCgtBQUFCelotMWlLMBILQUFBQnpaLTFpSzAaDQoJdGV4dC9odG1sEgAiDgoKdGV4dC9wbGFpbhIAKhsiFTExMzA5ODY3Njc1ODAxNTI3NTg2OCgAOAAw35zi3MQzON+i4tzEM0o9CiRhcHBsaWNhdGlvbi92bmQuZ29vZ2xlLWFwcHMuZG9jcy5tZHMaFcLX2uQBDxoNCgkKA1lFUxABGAAQAVoMaG82dTJoYTZpeDk5cgIgAHgAggEUc3VnZ2VzdC5manI5NnFtZnZhOG2IAQKaAQYIABAAGACwAQC4AQHIAQAY35zi3MQzIN+i4tzEMzAAQhRzdWdnZXN0LmZqcjk2cW1mdmE4bSKXAgoLQUFBQnpaLXFnWWMS4QEKC0FBQUJ6Wi1xZ1ljEgtBQUFCelotcWdZYxoNCgl0ZXh0L2h0bWwSACIOCgp0ZXh0L3BsYWluEgAqGyIVMTEzMDk4Njc2NzU4MDE1Mjc1ODY4KAA4ADCXz/PbxDM4s9Xz28QzSjsKJGFwcGxpY2F0aW9uL3ZuZC5nb29nbGUtYXBwcy5kb2NzLm1kcxoTwtfa5AENGgsKBwoBMRABGAAQAVoMYmFyZzlqNDh5aWFkcgIgAHgAggEUc3VnZ2VzdC5idzRnaG81dGdqNXeIAQKaAQYIABAAGACwAQC4AQHIAQAYl8/z28QzILPV89vEMzAAQhRzdWdnZXN0LmJ3NGdobzV0Z2o1dyKZAgoLQUFBQnpaLXExTlUS4wEKC0FBQUJ6Wi1xMU5VEgtBQUFCelotcTFOVRoNCgl0ZXh0L2h0bWwSACIOCgp0ZXh0L3BsYWluEgAqGyIVMTEzMDk4Njc2NzU4MDE1Mjc1ODY4KAA4ADC79cncxDM41/vJ3MQzSj0KJGFwcGxpY2F0aW9uL3ZuZC5nb29nbGUtYXBwcy5kb2NzLm1kcxoVwtfa5AEPGg0KCQoDWUVTEAEYABABWgxlNjVpajM2azV0OThyAiAAeACCARRzdWdnZXN0LjNkdndxZHcwaGlvY4gBApoBBggAEAAYALABALgBAcgBABi79cncxDMg1/vJ3MQzMABCFHN1Z2dlc3QuM2R2d3FkdzBoaW9jIpcCCgtBQUFCelotcTFKURLhAQoLQUFBQnpaLXExSlESC0FBQUJ6Wi1xMUpRGg0KCXRleHQvaHRtbBIAIg4KCnRleHQvcGxhaW4SACobIhUxMTMwOTg2NzY3NTgwMTUyNzU4NjgoADgAMMmmptzEMzjU3abcxDNKOwokYXBwbGljYXRpb24vdm5kLmdvb2dsZS1hcHBzLmRvY3MubWRzGhPC19rkAQ0aCwoHCgEwEAEYABABWgxrM2x6MDF1MDgwN3ZyAiAAeACCARRzdWdnZXN0LmV1NWdzdWNydWMwd4gBApoBBggAEAAYALABALgBAcgBABjJpqbcxDMg1N2m3MQzMABCFHN1Z2dlc3QuZXU1Z3N1Y3J1YzB3IpcCCgtBQUFCelotcWdaRRLhAQoLQUFBQnpaLXFnWkUSC0FBQUJ6Wi1xZ1pFGg0KCXRleHQvaHRtbBIAIg4KCnRleHQvcGxhaW4SACobIhUxMTMwOTg2NzY3NTgwMTUyNzU4NjgoADgAMKz8itzEMzjRg4vcxDNKOwokYXBwbGljYXRpb24vdm5kLmdvb2dsZS1hcHBzLmRvY3MubWRzGhPC19rkAQ0aCwoHCgEwEAEYABABWgx5YjgwYThocW01dnlyAiAAeACCARRzdWdnZXN0Lmc1aDNzd2FianhqeIgBApoBBggAEAAYALABALgBAcgBABis/IrcxDMg0YOL3MQzMABCFHN1Z2dlc3QuZzVoM3N3YWJqeGp4IpkCCgtBQUFCelotcTFLMBLjAQoLQUFBQnpaLXExSzASC0FBQUJ6Wi1xMUswGg0KCXRleHQvaHRtbBIAIg4KCnRleHQvcGxhaW4SACobIhUxMTMwOTg2NzY3NTgwMTUyNzU4NjgoADgAMNy7t9zEMzizwbfcxDNKPQokYXBwbGljYXRpb24vdm5kLmdvb2dsZS1hcHBzLmRvY3MubWRzGhXC19rkAQ8aDQoJCgMxNzAQARgAEAFaDHJ2OXVocW5uZm54YXICIAB4AIIBFHN1Z2dlc3QuaWx4ZWw0aDJhdDVziAECmgEGCAAQABgAsAEAuAEByAEAGNy7t9zEMyCzwbfcxDMwAEIUc3VnZ2VzdC5pbHhlbDRoMmF0NXMimAIKC0FBQUJ6Wi0xaUs0EuIBCgtBQUFCelotMWlLNBILQUFBQnpaLTFpSzQaDQoJdGV4dC9odG1sEgAiDgoKdGV4dC9wbGFpbhIAKhsiFTExMzA5ODY3Njc1ODAxNTI3NTg2OCgAOAAwltPi3MQzOKna4tzEM0o8CiRhcHBsaWNhdGlvbi92bmQuZ29vZ2xlLWFwcHMuZG9jcy5tZHMaFMLX2uQBDhoMCggKAk5PEAEYABABWgw5bmx3bGtleXJtdDZyAiAAeACCARRzdWdnZXN0LjZ3ZDAzaG5meWpudYgBApoBBggAEAAYALABALgBAcgBABiW0+LcxDMgqdri3MQzMABCFHN1Z2dlc3QuNndkMDNobmZ5am51IpkCCgtBQUFCelotcTFOURLjAQoLQUFBQnpaLXExTlESC0FBQUJ6Wi1xMU5RGg0KCXRleHQvaHRtbBIAIg4KCnRleHQvcGxhaW4SACobIhUxMTMwOTg2NzY3NTgwMTUyNzU4NjgoADgAMLTTydzEMziv2cncxDNKPQokYXBwbGljYXRpb24vdm5kLmdvb2dsZS1hcHBzLmRvY3MubWRzGhXC19rkAQ8aDQoJCgNZRVMQARgAEAFaDHYydzBmdm1jM3dmYXICIAB4AIIBFHN1Z2dlc3QuY2hjY2F3d2c5ZWZiiAECmgEGCAAQABgAsAEAuAEByAEAGLTTydzEMyCv2cncxDMwAEIUc3VnZ2VzdC5jaGNjYXd3ZzllZmIilwIKC0FBQUJ6Wi1xMUpNEuEBCgtBQUFCelotcTFKTRILQUFBQnpaLXExSk0aDQoJdGV4dC9odG1sEgAiDgoKdGV4dC9wbGFpbhIAKhsiFTExMzA5ODY3Njc1ODAxNTI3NTg2OCgAOAAwpoKm3MQzOLSIptzEM0o7CiRhcHBsaWNhdGlvbi92bmQuZ29vZ2xlLWFwcHMuZG9jcy5tZHMaE8LX2uQBDRoLCgcKATAQARgAEAFaDDd2ZjNweXgzejJmanICIAB4AIIBFHN1Z2dlc3Qudnp1amsxbzdobnZliAECmgEGCAAQABgAsAEAuAEByAEAGKaCptzEMyC0iKbcxDMwAEIUc3VnZ2VzdC52enVqazFvN2hudmUilwIKC0FBQUJ6Wi1xZ1pJEuEBCgtBQUFCelotcWdaSRILQUFBQnpaLXFnWkkaDQoJdGV4dC9odG1sEgAiDgoKdGV4dC9wbGFpbhIAKhsiFTExMzA5ODY3Njc1ODAxNTI3NTg2OCgAOAAwk46L3MQzOPSTi9zEM0o7CiRhcHBsaWNhdGlvbi92bmQuZ29vZ2xlLWFwcHMuZG9jcy5tZHMaE8LX2uQBDRoLCgcKATAQARgAEAFaDHN5ZG9tMW9udzZteXICIAB4AIIBFHN1Z2dlc3QubzlxMnhnOHJ4eDV0iAECmgEGCAAQABgAsAEAuAEByAEAGJOOi9zEMyD0k4vcxDMwAEIUc3VnZ2VzdC5vOXEyeGc4cnh4NXQimAIKC0FBQUJ6Wi1xMUlrEuIBCgtBQUFCelotcTFJaxILQUFBQnpaLXExSWsaDQoJdGV4dC9odG1sEgAiDgoKdGV4dC9wbGFpbhIAKhsiFTExMzA5ODY3Njc1ODAxNTI3NTg2OCgAOAAw14Oj3MQzOPWMo9zEM0o8CiRhcHBsaWNhdGlvbi92bmQuZ29vZ2xlLWFwcHMuZG9jcy5tZHMaFMLX2uQBDhoMCggKAk5PEAEYABABWgx4YWJhcXJtOWRsNWZyAiAAeACCARRzdWdnZXN0Lmc1czB0cjRlanZlaYgBApoBBggAEAAYALABALgBAcgBABjXg6PcxDMg9Yyj3MQzMABCFHN1Z2dlc3QuZzVzMHRyNGVqdmVpIp0CCgtBQUFCelotMWlLOBLnAQoLQUFBQnpaLTFpSzgSC0FBQUJ6Wi0xaUs4Gg0KCXRleHQvaHRtbBIAIg4KCnRleHQvcGxhaW4SACobIhUxMTMwOTg2NzY3NTgwMTUyNzU4NjgoADgAMOGU49zEMzjWr+PcxDNKQQokYXBwbGljYXRpb24vdm5kLmdvb2dsZS1hcHBzLmRvY3MubWRzGhnC19rkARMaEQoNCgdBVkFSQUdFEAEYABABWgxrbzZ1NzFtMXl6d2dyAiAAeACCARRzdWdnZXN0Lmlsa2NqcTJiZXhqdogBApoBBggAEAAYALABALgBAcgBABjhlOPcxDMg1q/j3MQzMABCFHN1Z2dlc3QuaWxrY2pxMmJleGp2IpkCCgtBQUFCelotcTFOTRLjAQoLQUFBQnpaLXExTk0SC0FBQUJ6Wi1xMU5NGg0KCXRleHQvaHRtbBIAIg4KCnRleHQvcGxhaW4SACobIhUxMTMwOTg2NzY3NTgwMTUyNzU4NjgoADgAMJzSyNzEMzis2MjcxDNKPQokYXBwbGljYXRpb24vdm5kLmdvb2dsZS1hcHBzLmRvY3MubWRzGhXC19rkAQ8aDQoJCgNZRVMQARgAEAFaDDFuMmhrdmV3eHZuanICIAB4AIIBFHN1Z2dlc3QuNDNqd3piOG9lZmV6iAECmgEGCAAQABgAsAEAuAEByAEAGJzSyNzEMyCs2MjcxDMwAEIUc3VnZ2VzdC40M2p3emI4b2VmZXoilwIKC0FBQUJ6Wi1xMUpJEuEBCgtBQUFCelotcTFKSRILQUFBQnpaLXExSkkaDQoJdGV4dC9odG1sEgAiDgoKdGV4dC9wbGFpbhIAKhsiFTExMzA5ODY3Njc1ODAxNTI3NTg2OCgAOAAw9vCl3MQzOPbwpdzEM0o7CiRhcHBsaWNhdGlvbi92bmQuZ29vZ2xlLWFwcHMuZG9jcy5tZHMaE8LX2uQBDRoLCgcKATAQARgAEAFaDDMxZW85bTE3ZjVrZHICIAB4AIIBFHN1Z2dlc3QuYjBwbjc4YzNweXI0iAECmgEGCAAQABgAsAEAuAEByAEAGPbwpdzEMyD28KXcxDMwAEIUc3VnZ2VzdC5iMHBuNzhjM3B5cjQilgIKC0FBQUJ6Wi1xMU1rEuABCgtBQUFCelotcTFNaxILQUFBQnpaLXExTWsaDQoJdGV4dC9odG1sEgAiDgoKdGV4dC9wbGFpbhIAKhsiFTExMzA5ODY3Njc1ODAxNTI3NTg2OCgAOAAw3OTD3MQzOPHqw9zEM0o7CiRhcHBsaWNhdGlvbi92bmQuZ29vZ2xlLWFwcHMuZG9jcy5tZHMaE8LX2uQBDRoLCgcKATEQARgAEAFaC3UycDlkZmo1d2x6cgIgAHgAggEUc3VnZ2VzdC52N3htYm5vbDFkNmmIAQKaAQYIABAAGACwAQC4AQHIAQAY3OTD3MQzIPHqw9zEMzAAQhRzdWdnZXN0LnY3eG1ibm9sMWQ2aSKXAgoLQUFBQnpaLXExSkUS4QEKC0FBQUJ6Wi1xMUpFEgtBQUFCelotcTFKRRoNCgl0ZXh0L2h0bWwSACIOCgp0ZXh0L3BsYWluEgAqGyIVMTEzMDk4Njc2NzU4MDE1Mjc1ODY4KAA4ADCX7qXcxDM4l+6l3MQzSjsKJGFwcGxpY2F0aW9uL3ZuZC5nb29nbGUtYXBwcy5kb2NzLm1kcxoTwtfa5AENGgsKBwoBMBABGAAQAVoMeHk4Mm8xcTZ3aGhncgIgAHgAggEUc3VnZ2VzdC5mdXBja21oam10emqIAQKaAQYIABAAGACwAQC4AQHIAQAYl+6l3MQzIJfupdzEMzAAQhRzdWdnZXN0LmZ1cGNrbWhqbXR6aiKYAgoLQUFBQnpaLXExTWcS4gEKC0FBQUJ6Wi1xMU1nEgtBQUFCelotcTFNZxoNCgl0ZXh0L2h0bWwSACIOCgp0ZXh0L3BsYWluEgAqGyIVMTEzMDk4Njc2NzU4MDE1Mjc1ODY4KAA4ADDS0sPcxDM4tNnD3MQzSjwKJGFwcGxpY2F0aW9uL3ZuZC5nb29nbGUtYXBwcy5kb2NzLm1kcxoUwtfa5AEOGgwKCAoCMjAQARgAEAFaDGJvczFnb2dwdGV2NnICIAB4AIIBFHN1Z2dlc3QuN3FyemdsOWQwYzEyiAECmgEGCAAQABgAsAEAuAEByAEAGNLSw9zEMyC02cPcxDMwAEIUc3VnZ2VzdC43cXJ6Z2w5ZDBjMTIimQIKC0FBQUJ6Wi0xaUtBEuMBCgtBQUFCelotMWlLQRILQUFBQnpaLTFpS0EaDQoJdGV4dC9odG1sEgAiDgoKdGV4dC9wbGFpbhIAKhsiFTExMzA5ODY3Njc1ODAxNTI3NTg2OCgAOAAwiYXW3MQzOPSK1tzEM0o9CiRhcHBsaWNhdGlvbi92bmQuZ29vZ2xlLWFwcHMuZG9jcy5tZHMaFcLX2uQBDxoNCgkKA1lFUxABGAAQAVoMazd0dGExMnkxNG4xcgIgAHgAggEUc3VnZ2VzdC5zZjlmN21hZno2MGSIAQKaAQYIABAAGACwAQC4AQHIAQAYiYXW3MQzIPSK1tzEMzAAQhRzdWdnZXN0LnNmOWY3bWFmejYwZCKcAgoLQUFBQnpaLXExTkUS5gEKC0FBQUJ6Wi1xMU5FEgtBQUFCelotcTFORRoNCgl0ZXh0L2h0bWwSACIOCgp0ZXh0L3BsYWluEgAqGyIVMTEzMDk4Njc2NzU4MDE1Mjc1ODY4KAA4ADD13sfcxDM4hYTI3MQzSkAKJGFwcGxpY2F0aW9uL3ZuZC5nb29nbGUtYXBwcy5kb2NzLm1kcxoYwtfa5AESGhAKDAoGTUVESVVNEAEYABABWgw4cmE0a2Vjemc1bHdyAiAAeACCARRzdWdnZXN0LndxdWlrMmN5cjl3MogBApoBBggAEAAYALABALgBAcgBABj13sfcxDMghYTI3MQzMABCFHN1Z2dlc3Qud3F1aWsyY3lyOXcyIpcCCgtBQUFCelotcTFKQRLhAQoLQUFBQnpaLXExSkESC0FBQUJ6Wi1xMUpBGg0KCXRleHQvaHRtbBIAIg4KCnRleHQvcGxhaW4SACobIhUxMTMwOTg2NzY3NTgwMTUyNzU4NjgoADgAMPfDpdzEMzjgyqXcxDNKOwokYXBwbGljYXRpb24vdm5kLmdvb2dsZS1hcHBzLmRvY3MubWRzGhPC19rkAQ0aCwoHCgEwEAEYABABWgw4cTB4cHpuZm1qZGlyAiAAeACCARRzdWdnZXN0LmJ0azk1YmQydHAwZYgBApoBBggAEAAYALABALgBAcgBABj3w6XcxDMg4Mql3MQzMABCFHN1Z2dlc3QuYnRrOTViZDJ0cDBlIpgCCgtBQUFCelotcTFNYxLiAQoLQUFBQnpaLXExTWMSC0FBQUJ6Wi1xMU1jGg0KCXRleHQvaHRtbBIAIg4KCnRleHQvcGxhaW4SACobIhUxMTMwOTg2NzY3NTgwMTUyNzU4NjgoADgAMOW9w9zEMziPxMPcxDNKPAokYXBwbGljYXRpb24vdm5kLmdvb2dsZS1hcHBzLmRvY3MubWRzGhTC19rkAQ4aDAoICgIxMhABGAAQAVoMaGY3cDc1OWs4aWRkcgIgAHgAggEUc3VnZ2VzdC5kOHNyNjkzank3ZWGIAQKaAQYIABAAGACwAQC4AQHIAQAY5b3D3MQzII/Ew9zEMzAAQhRzdWdnZXN0LmQ4c3I2OTNqeTdlYSKXAgoLQUFBQnpaLXFnWTgS4QEKC0FBQUJ6Wi1xZ1k4EgtBQUFCelotcWdZOBoNCgl0ZXh0L2h0bWwSACIOCgp0ZXh0L3BsYWluEgAqGyIVMTEzMDk4Njc2NzU4MDE1Mjc1ODY4KAA4ADDXzYbcxDM4t9OG3MQzSjsKJGFwcGxpY2F0aW9uL3ZuZC5nb29nbGUtYXBwcy5kb2NzLm1kcxoTwtfa5AENGgsKBwoBMBABGAAQAVoMMWpvamc2OHA4bTZ4cgIgAHgAggEUc3VnZ2VzdC5mbThiZ3llN2NseGiIAQKaAQYIABAAGACwAQC4AQHIAQAY182G3MQzILfThtzEMzAAQhRzdWdnZXN0LmZtOGJneWU3Y2x4aCKYAgoLQUFBQnpaLTFpS0kS4gEKC0FBQUJ6Wi0xaUtJEgtBQUFCelotMWlLSRoNCgl0ZXh0L2h0bWwSACIOCgp0ZXh0L3BsYWluEgAqGyIVMTEzMDk4Njc2NzU4MDE1Mjc1ODY4KAA4ADDgttbcxDM4m7zW3MQzSjwKJGFwcGxpY2F0aW9uL3ZuZC5nb29nbGUtYXBwcy5kb2NzLm1kcxoUwtfa5AEOGgwKCAoCTk8QARgAEAFaDDE0NGhhMzlmYTd5dHICIAB4AIIBFHN1Z2dlc3QuNHc3aXVnNngxaXR5iAECmgEGCAAQABgAsAEAuAEByAEAGOC21tzEMyCbvNbcxDMwAEIUc3VnZ2VzdC40dzdpdWc2eDFpdHkimAIKC0FBQUJ6Wi1xMUtZEuIBCgtBQUFCelotcTFLWRILQUFBQnpaLXExS1kaDQoJdGV4dC9odG1sEgAiDgoKdGV4dC9wbGFpbhIAKhsiFTExMzA5ODY3Njc1ODAxNTI3NTg2OCgAOAAwjO2v3MQzOO7yr9zEM0o8CiRhcHBsaWNhdGlvbi92bmQuZ29vZ2xlLWFwcHMuZG9jcy5tZHMaFMLX2uQBDhoMCggKAk5PEAEYABABWgx3dXo3c3I1bzZuZ2xyAiAAeACCARRzdWdnZXN0LnRjMWd1bTljNG1qcogBApoBBggAEAAYALABALgBAcgBABiM7a/cxDMg7vKv3MQzMABCFHN1Z2dlc3QudGMxZ3VtOWM0bWpyIpkCCgtBQUFCelotMWlLTRLjAQoLQUFBQnpaLTFpS00SC0FBQUJ6Wi0xaUtNGg0KCXRleHQvaHRtbBIAIg4KCnRleHQvcGxhaW4SACobIhUxMTMwOTg2NzY3NTgwMTUyNzU4NjgoADgAMP3/1tzEMzjXhdfcxDNKPQokYXBwbGljYXRpb24vdm5kLmdvb2dsZS1hcHBzLmRvY3MubWRzGhXC19rkAQ8aDQoJCgNZRVMQARgAEAFaDHRjNmdxbW5xOWR3NHICIAB4AIIBFHN1Z2dlc3QuZmZ5emphMnNkankziAECmgEGCAAQABgAsAEAuAEByAEAGP3/1tzEMyDXhdfcxDMwAEIUc3VnZ2VzdC5mZnl6amEyc2RqeTMimQIKC0FBQUJ6Wi1xMUw4EuMBCgtBQUFCelotcTFMOBILQUFBQnpaLXExTDgaDQoJdGV4dC9odG1sEgAiDgoKdGV4dC9wbGFpbhIAKhsiFTExMzA5ODY3Njc1ODAxNTI3NTg2OCgAOAAw77q/3MQzONfGv9zEM0o9CiRhcHBsaWNhdGlvbi92bmQuZ29vZ2xlLWFwcHMuZG9jcy5tZHMaFcLX2uQBDxoNCgkKA1lFUxABGAAQAVoMc2t6enFtamM3Y2ZqcgIgAHgAggEUc3VnZ2VzdC5vNTkyd251bGxxbXSIAQKaAQYIABAAGACwAQC4AQHIAQAY77q/3MQzINfGv9zEMzAAQhRzdWdnZXN0Lm81OTJ3bnVsbHFtdCKYAgoLQUFBQnpaLXExSDQS4gEKC0FBQUJ6Wi1xMUg0EgtBQUFCelotcTFINBoNCgl0ZXh0L2h0bWwSACIOCgp0ZXh0L3BsYWluEgAqGyIVMTEzMDk4Njc2NzU4MDE1Mjc1ODY4KAA4ADDG+5vcxDM4iYKc3MQzSjwKJGFwcGxpY2F0aW9uL3ZuZC5nb29nbGUtYXBwcy5kb2NzLm1kcxoUwtfa5AEOGgwKCAoCMTIQARgAEAFaDHNicjR1bTNsM3gya3ICIAB4AIIBFHN1Z2dlc3QuNndidTdvdWZsbTU2iAECmgEGCAAQABgAsAEAuAEByAEAGMb7m9zEMyCJgpzcxDMwAEIUc3VnZ2VzdC42d2J1N291ZmxtNTYilwIKC0FBQUJ6Wi1xMUtVEuEBCgtBQUFCelotcTFLVRILQUFBQnpaLXExS1UaDQoJdGV4dC9odG1sEgAiDgoKdGV4dC9wbGFpbhIAKhsiFTExMzA5ODY3Njc1ODAxNTI3NTg2OCgAOAAwm8Wv3MQzOKPLr9zEM0o7CiRhcHBsaWNhdGlvbi92bmQuZ29vZ2xlLWFwcHMuZG9jcy5tZHMaE8LX2uQBDRoLCgcKATAQARgAEAFaDDlyMDBhMTZiZWF6enICIAB4AIIBFHN1Z2dlc3QudnlvdTMxMzAxb3hpiAECmgEGCAAQABgAsAEAuAEByAEAGJvFr9zEMyCjy6/cxDMwAEIUc3VnZ2VzdC52eW91MzEzMDFveGkimAIKC0FBQUJ6Wi0xaUtREuIBCgtBQUFCelotMWlLURILQUFBQnpaLTFpS1EaDQoJdGV4dC9odG1sEgAiDgoKdGV4dC9wbGFpbhIAKhsiFTExMzA5ODY3Njc1ODAxNTI3NTg2OCgAOAAwwZHY3MQzOPeX2NzEM0o9CiRhcHBsaWNhdGlvbi92bmQuZ29vZ2xlLWFwcHMuZG9jcy5tZHMaFcLX2uQBDxoNCgkKA1lFUxABGAAQAVoLMTZ6cG96NnZlNWhyAiAAeACCARRzdWdnZXN0Lmhpdzc4NG1zNzMxZ4gBApoBBggAEAAYALABALgBAcgBABjBkdjcxDMg95fY3MQzMABCFHN1Z2dlc3QuaGl3Nzg0bXM3MzFnIpkCCgtBQUFCelotcTFOdxLjAQoLQUFBQnpaLXExTncSC0FBQUJ6Wi1xMU53Gg0KCXRleHQvaHRtbBIAIg4KCnRleHQvcGxhaW4SACobIhUxMTMwOTg2NzY3NTgwMTUyNzU4NjgoADgAMMutz9zEMziPs8/cxDNKPQokYXBwbGljYXRpb24vdm5kLmdvb2dsZS1hcHBzLmRvY3MubWRzGhXC19rkAQ8aDQoJCgNZRVMQARgAEAFaDDF3d3dmOXdqc3RoM3ICIAB4AIIBFHN1Z2dlc3Qua2M4MjM1dG1jczY0iAECmgEGCAAQABgAsAEAuAEByAEAGMutz9zEMyCPs8/cxDMwAEIUc3VnZ2VzdC5rYzgyMzV0bWNzNjQilwIKC0FBQUJ6Wi1xMUgwEuEBCgtBQUFCelotcTFIMBILQUFBQnpaLXExSDAaDQoJdGV4dC9odG1sEgAiDgoKdGV4dC9wbGFpbhIAKhsiFTExMzA5ODY3Njc1ODAxNTI3NTg2OCgAOAAw+9mb3MQzOMPgm9zEM0o7CiRhcHBsaWNhdGlvbi92bmQuZ29vZ2xlLWFwcHMuZG9jcy5tZHMaE8LX2uQBDRoLCgcKATIQARgAEAFaDGU5dHl0YjFnb25vaXICIAB4AIIBFHN1Z2dlc3QuNXhtdGx1aW1hbTcxiAECmgEGCAAQABgAsAEAuAEByAEAGPvZm9zEMyDD4JvcxDMwAEIUc3VnZ2VzdC41eG10bHVpbWFtNzEimQIKC0FBQUJ6Wi1xMUtREuMBCgtBQUFCelotcTFLURILQUFBQnpaLXExS1EaDQoJdGV4dC9odG1sEgAiDgoKdGV4dC9wbGFpbhIAKhsiFTExMzA5ODY3Njc1ODAxNTI3NTg2OCgAOAAw0o6v3MQzOLSUr9zEM0o9CiRhcHBsaWNhdGlvbi92bmQuZ29vZ2xlLWFwcHMuZG9jcy5tZHMaFcLX2uQBDxoNCgkKA1lFUxABGAAQAVoMdDloNG8wYWVnaXNkcgIgAHgAggEUc3VnZ2VzdC5yeTMyMmd3dXU4anOIAQKaAQYIABAAGACwAQC4AQHIAQAY0o6v3MQzILSUr9zEMzAAQhRzdWdnZXN0LnJ5MzIyZ3d1dThqcyKZAgoLQUFBQnpaLXExTnMS4wEKC0FBQUJ6Wi1xMU5zEgtBQUFCelotcTFOcxoNCgl0ZXh0L2h0bWwSACIOCgp0ZXh0L3BsYWluEgAqGyIVMTEzMDk4Njc2NzU4MDE1Mjc1ODY4KAA4ADCKzM7cxDM4kdLO3MQzSj0KJGFwcGxpY2F0aW9uL3ZuZC5nb29nbGUtYXBwcy5kb2NzLm1kcxoVwtfa5AEPGg0KCQoDWUVTEAEYABABWgxlMWowNTlma2JwaHVyAiAAeACCARRzdWdnZXN0LmN0bm0wZW5mbGJoOIgBApoBBggAEAAYALABALgBAcgBABiKzM7cxDMgkdLO3MQzMABCFHN1Z2dlc3QuY3RubTBlbmZsYmg4IpcCCgtBQUFCelotcTFKbxLhAQoLQUFBQnpaLXExSm8SC0FBQUJ6Wi1xMUpvGg0KCXRleHQvaHRtbBIAIg4KCnRleHQvcGxhaW4SACobIhUxMTMwOTg2NzY3NTgwMTUyNzU4NjgoADgAMNbfqtzEMzi/5arcxDNKOwokYXBwbGljYXRpb24vdm5kLmdvb2dsZS1hcHBzLmRvY3MubWRzGhPC19rkAQ0aCwoHCgEwEAEYABABWgxmdnQ3bDJxeGN6MjlyAiAAeACCARRzdWdnZXN0Lmp3YW9pcjFwN2p4cYgBApoBBggAEAAYALABALgBAcgBABjW36rcxDMgv+Wq3MQzMABCFHN1Z2dlc3Quandhb2lyMXA3anhxIpgCCgtBQUFCelotcTFMMBLiAQoLQUFBQnpaLXExTDASC0FBQUJ6Wi1xMUwwGg0KCXRleHQvaHRtbBIAIg4KCnRleHQvcGxhaW4SACobIhUxMTMwOTg2NzY3NTgwMTUyNzU4NjgoADgAMIfzvtzEMzjV+b7cxDNKPAokYXBwbGljYXRpb24vdm5kLmdvb2dsZS1hcHBzLmRvY3MubWRzGhTC19rkAQ4aDAoICgJOTxABGAAQAVoMd213ZjZuNDJvbTF1cgIgAHgAggEUc3VnZ2VzdC45NmlsYnd1YmtxeW+IAQKaAQYIABAAGACwAQC4AQHIAQAYh/O+3MQzINX5vtzEMzAAQhRzdWdnZXN0Ljk2aWxid3Via3F5byKZAgoLQUFBQnpaLXExS00S4wEKC0FBQUJ6Wi1xMUtNEgtBQUFCelotcTFLTRoNCgl0ZXh0L2h0bWwSACIOCgp0ZXh0L3BsYWluEgAqGyIVMTEzMDk4Njc2NzU4MDE1Mjc1ODY4KAA4ADC9wa7cxDM4pciu3MQzSj0KJGFwcGxpY2F0aW9uL3ZuZC5nb29nbGUtYXBwcy5kb2NzLm1kcxoVwtfa5AEPGg0KCQoDWUVTEAEYABABWgxwOTh1dHZrcnFnajByAiAAeACCARRzdWdnZXN0LnNyNnNhdjdpams4eIgBApoBBggAEAAYALABALgBAcgBABi9wa7cxDMgpciu3MQzMABCFHN1Z2dlc3Quc3I2c2F2N2lqazh4IpkCCgtBQUFCelotMWlLWRLjAQoLQUFBQnpaLTFpS1kSC0FBQUJ6Wi0xaUtZGg0KCXRleHQvaHRtbBIAIg4KCnRleHQvcGxhaW4SACobIhUxMTMwOTg2NzY3NTgwMTUyNzU4NjgoADgAMLvc2NzEMzi549jcxDNKPQokYXBwbGljYXRpb24vdm5kLmdvb2dsZS1hcHBzLmRvY3MubWRzGhXC19rkAQ8aDQoJCgNZRVMQARgAEAFaDHQ2czRwaXoxNDhoenICIAB4AIIBFHN1Z2dlc3QudzJtd2dyZ2Qzdjl5iAECmgEGCAAQABgAsAEAuAEByAEAGLvc2NzEMyC549jcxDMwAEIUc3VnZ2VzdC53Mm13Z3JnZDN2OXkimQIKC0FBQUJ6Wi1xMU5vEuMBCgtBQUFCelotcTFObxILQUFBQnpaLXExTm8aDQoJdGV4dC9odG1sEgAiDgoKdGV4dC9wbGFpbhIAKhsiFTExMzA5ODY3Njc1ODAxNTI3NTg2OCgAOAAwyIfO3MQzOLqNztzEM0o9CiRhcHBsaWNhdGlvbi92bmQuZ29vZ2xlLWFwcHMuZG9jcy5tZHMaFcLX2uQBDxoNCgkKA1lFUxABGAAQAVoMMXVobG05MThhZHE4cgIgAHgAggEUc3VnZ2VzdC4zZnV5Y3h2ZW1sM3aIAQKaAQYIABAAGACwAQC4AQHIAQAYyIfO3MQzILqNztzEMzAAQhRzdWdnZXN0LjNmdXljeHZlbWwzdiKYAgoLQUFBQnpaLXExTmsS4gEKC0FBQUJ6Wi1xMU5rEgtBQUFCelotcTFOaxoNCgl0ZXh0L2h0bWwSACIOCgp0ZXh0L3BsYWluEgAqGyIVMTEzMDk4Njc2NzU4MDE1Mjc1ODY4KAA4ADDy083cxDM4gvTN3MQzSjwKJGFwcGxpY2F0aW9uL3ZuZC5nb29nbGUtYXBwcy5kb2NzLm1kcxoUwtfa5AEOGgwKCAoCMjUQARgAEAFaDHN3MTVibnViN3RjMXICIAB4AIIBFHN1Z2dlc3QudjZlMm9lYm1xbnI1iAECmgEGCAAQABgAsAEAuAEByAEAGPLTzdzEMyCC9M3cxDMwAEIUc3VnZ2VzdC52NmUyb2VibXFucjUilwIKC0FBQUJ6Wi1xMUpnEuEBCgtBQUFCelotcTFKZxILQUFBQnpaLXExSmcaDQoJdGV4dC9odG1sEgAiDgoKdGV4dC9wbGFpbhIAKhsiFTExMzA5ODY3Njc1ODAxNTI3NTg2OCgAOAAw5NOn3MQzON3cp9zEM0o7CiRhcHBsaWNhdGlvbi92bmQuZ29vZ2xlLWFwcHMuZG9jcy5tZHMaE8LX2uQBDRoLCgcKATgQARgAEAFaDHJuN3g3OXJjdTN0dXICIAB4AIIBFHN1Z2dlc3QubGlwY3RycWlmMDhwiAECmgEGCAAQABgAsAEAuAEByAEAGOTTp9zEMyDd3KfcxDMwAEIUc3VnZ2VzdC5saXBjdHJxaWYwOHAimQIKC0FBQUJ6Wi1xMU9JEuMBCgtBQUFCelotcTFPSRILQUFBQnpaLXExT0kaDQoJdGV4dC9odG1sEgAiDgoKdGV4dC9wbGFpbhIAKhsiFTExMzA5ODY3Njc1ODAxNTI3NTg2OCgAOAAwkZXT3MQzOP+a09zEM0o9CiRhcHBsaWNhdGlvbi92bmQuZ29vZ2xlLWFwcHMuZG9jcy5tZHMaFcLX2uQBDxoNCgkKA1lFUxABGAAQAVoManEwMzgyNWQ2OHhocgIgAHgAggEUc3VnZ2VzdC50OHFycGd1aWRmaHaIAQKaAQYIABAAGACwAQC4AQHIAQAYkZXT3MQzIP+a09zEMzAAQhRzdWdnZXN0LnQ4cXJwZ3VpZGZodiKYAgoLQUFBQnpaLXExS0US4gEKC0FBQUJ6Wi1xMUtFEgtBQUFCelotcTFLRRoNCgl0ZXh0L2h0bWwSACIOCgp0ZXh0L3BsYWluEgAqGyIVMTEzMDk4Njc2NzU4MDE1Mjc1ODY4KAA4ADD+oK7cxDM4r6eu3MQzSjwKJGFwcGxpY2F0aW9uL3ZuZC5nb29nbGUtYXBwcy5kb2NzLm1kcxoUwtfa5AEOGgwKCAoCTk8QARgAEAFaDGc1ZG5uNGJ2MnRiZHICIAB4AIIBFHN1Z2dlc3QuaHZ0eHR3ZnF1N3NpiAECmgEGCAAQABgAsAEAuAEByAEAGP6grtzEMyCvp67cxDMwAEIUc3VnZ2VzdC5odnR4dHdmcXU3c2kimQIKC0FBQUJ6Wi1xMU5nEuMBCgtBQUFCelotcTFOZxILQUFBQnpaLXExTmcaDQoJdGV4dC9odG1sEgAiDgoKdGV4dC9wbGFpbhIAKhsiFTExMzA5ODY3Njc1ODAxNTI3NTg2OCgAOAAwyMrM3MQzOPDWzNzEM0o9CiRhcHBsaWNhdGlvbi92bmQuZ29vZ2xlLWFwcHMuZG9jcy5tZHMaFcLX2uQBDxoNCgkKAzE5NhABGAAQAVoMemc3aGFzNnI3NzU1cgIgAHgAggEUc3VnZ2VzdC5tcDM2NXo4eDBlOXqIAQKaAQYIABAAGACwAQC4AQHIAQAYyMrM3MQzIPDWzNzEMzAAQhRzdWdnZXN0Lm1wMzY1ejh4MGU5eiKYAgoLQUFBQnpaLXExSmMS4gEKC0FBQUJ6Wi1xMUpjEgtBQUFCelotcTFKYxoNCgl0ZXh0L2h0bWwSACIOCgp0ZXh0L3BsYWluEgAqGyIVMTEzMDk4Njc2NzU4MDE1Mjc1ODY4KAA4ADD0lqfcxDM45Jyn3MQzSjwKJGFwcGxpY2F0aW9uL3ZuZC5nb29nbGUtYXBwcy5kb2NzLm1kcxoUwtfa5AEOGgwKCAoCMTIQARgAEAFaDGFtcWl3ZHNsdDF3bHICIAB4AIIBFHN1Z2dlc3QuYmZ4Z3I3dHF1NTV0iAECmgEGCAAQABgAsAEAuAEByAEAGPSWp9zEMyDknKfcxDMwAEIUc3VnZ2VzdC5iZnhncjd0cXU1NXQimQIKC0FBQUJ6Wi0xaUxBEuMBCgtBQUFCelotMWlMQRILQUFBQnpaLTFpTEEaDQoJdGV4dC9odG1sEgAiDgoKdGV4dC9wbGFpbhIAKhsiFTExMzA5ODY3Njc1ODAxNTI3NTg2OCgAOAAwhvPj3MQzOPb449zEM0o9CiRhcHBsaWNhdGlvbi92bmQuZ29vZ2xlLWFwcHMuZG9jcy5tZHMaFcLX2uQBDxoNCgkKA1lFUxABGAAQAVoMY2F2bWl2eGtsc3I3cgIgAHgAggEUc3VnZ2VzdC54dnBiNG5raTAxa3GIAQKaAQYIABAAGACwAQC4AQHIAQAYhvPj3MQzIPb449zEMzAAQhRzdWdnZXN0Lnh2cGI0bmtpMDFrcSKYAgoLQUFBQnpaLXExT0US4gEKC0FBQUJ6Wi1xMU9FEgtBQUFCelotcTFPRRoNCgl0ZXh0L2h0bWwSACIOCgp0ZXh0L3BsYWluEgAqGyIVMTEzMDk4Njc2NzU4MDE1Mjc1ODY4KAA4ADDMx9LcxDM4xs7S3MQzSj0KJGFwcGxpY2F0aW9uL3ZuZC5nb29nbGUtYXBwcy5kb2NzLm1kcxoVwtfa5AEPGg0KCQoDWUVTEAEYABABWgtubzUxbDhjZnB2eXICIAB4AIIBFHN1Z2dlc3QuMW95Zmx5MW93NGI0iAECmgEGCAAQABgAsAEAuAEByAEAGMzH0tzEMyDGztLcxDMwAEIUc3VnZ2VzdC4xb3lmbHkxb3c0YjQimAIKC0FBQUJ6Wi1xMUtBEuIBCgtBQUFCelotcTFLQRILQUFBQnpaLXExS0EaDQoJdGV4dC9odG1sEgAiDgoKdGV4dC9wbGFpbhIAKhsiFTExMzA5ODY3Njc1ODAxNTI3NTg2OCgAOAAwhIeu3MQzOKWNrtzEM0o8CiRhcHBsaWNhdGlvbi92bmQuZ29vZ2xlLWFwcHMuZG9jcy5tZHMaFMLX2uQBDhoMCggKAk5PEAEYABABWgxsNGUxeXExdDcwdjJyAiAAeACCARRzdWdnZXN0LjlodzJxbThqNTllMYgBApoBBggAEAAYALABALgBAcgBABiEh67cxDMgpY2u3MQzMABCFHN1Z2dlc3QuOWh3MnFtOGo1OWUxIpkCCgtBQUFCelotMWlMRRLjAQoLQUFBQnpaLTFpTEUSC0FBQUJ6Wi0xaUxFGg0KCXRleHQvaHRtbBIAIg4KCnRleHQvcGxhaW4SACobIhUxMTMwOTg2NzY3NTgwMTUyNzU4NjgoADgAMOaj5NzEMzi8qeTcxDNKPQokYXBwbGljYXRpb24vdm5kLmdvb2dsZS1hcHBzLmRvY3MubWRzGhXC19rkAQ8aDQoJCgNZRVMQARgAEAFaDG9pYTVqOXJsb2U4dXICIAB4AIIBFHN1Z2dlc3QueHoyaHRvcWpvdW15iAECmgEGCAAQABgAsAEAuAEByAEAGOaj5NzEMyC8qeTcxDMwAEIUc3VnZ2VzdC54ejJodG9xam91bXkyDmgubHZranM2cm9rejhsMg5oLm90ZjIyYnZwM3B1cTIOaC5qZW5kaGZ2d3JndGIyDWguMXlnczJrdjBxZDQyDmguZ2p0dDIzOGUxamRlMg5oLmkxZTgzbnZxOWtmdzIOaC50b3dqejNoMnJvbjQyDmguemFoY2FubmxvbXpnMg5oLmN1a3I4ZDRocHN6MDINaC5jcXd2MTIxZmo2MDIOaC5saGg5b29ic3IybXoyDmguMmk2dmxqa3B6bWt6Mg5oLnBwaWlmaXdtNGF4YTIOaC5wcXRzY3F1dmU1ZXQyDmguNGIwcG5tcWx2M3NkMg5oLmRpaGxpZmwzenU1MTIOaC5sZ3Y3Mm9uczZwdWoyDmguZGk4d3hoNmpwNGJ0Mg5oLm9uNGdjYmNpbDJxeDIOaC45aXo4cHM2MTZtMDIyDmgucG9rZTM5MzkzcnB5Mg5oLmoyaDRlMW51bjNiZDIOaC5ncnFkOGZ0eHV0ZmQyDmgucXRxMTlwZDcxcml5Mg5oLmJwbm50YjJkaDJodDIOaC43MjZwcGUxc3NhNDcyDmgua3FjaGp0bWVocGp4Mg5oLjExdjI5aWF4dTNnOTIOaC54ZWdrMWV1MGFmMWoyDmguZWthZ2x6Z2Y5b3FqMg5oLnJ5N3U4b3E1MmQxbTIOaC5ucm80enc3dDJnejYyDWgud3NsNjZpNXJnejkyDmguczFxaW9vaDJwMzBxMg5oLmoxZDNtYndpbGUzcDIOaC4xNXNtZmtxbTR6OHkyDmguZndscWowM29ubWk5Mg5oLmd5YzZ1cnI0eG5xZjIOaC5mc25qMXpzZnp2cTQyDmgubHZrazI3dGV6ZjhtMg5oLjliMm1wOWU4amJrZTIOaC53aGNiZWdyeXdsb3EyDmguZHRkcG1hOHV0OWl3Mg5oLmY3MmU1MGI3Nnp6NjIOaC5nbzd0NnZqNGR6bWoyDmguZHo3bmVibnY4bTBuMg5oLngzMng2MHZoZzByNzIOaC5kM2ZmZG5sbnA2NWMyDmgueDVnNThxMnQxMjJvMg5oLnB0MW9iNWVjMnVhcjIOaC5iOWJ6dGFrZTk3N2gyDmgudmFkMDB3dWplNHdpMg5oLm1wdXlkY3BuYzNiNjIOaC5kYnN5dmxvdzIxbzcyDmguZHBxNzB0NGtqeW1mMg5oLnUwZGVhcXY3cjJqbTIOaC54cmFlM245ZjczaXkyDmgudndnczgxNTg2cmVlMg5oLnFja2VybTlqb3UwNDINaC55OGIzczltNjE2MTIOaC5taGt2Z2poNGxmbWIyDmgubDc3OXoxZ2todGliMg5oLjhrcGYyamthcjYzbTIOaC4yd3Q4b2Vob2o2MnQyDmguN2JsNnhkYjF5aHNtMg5oLmY1aHdpa3hxYWN0MDIOaC5wZGE2OWx5Z3dkeHoyDWguMnl2Yzlyb3QwaXMyDWguZDR0MGs0aHM0dTYyDmguNWdodW9wdmR1NDkwMg5oLmltaHpoY2ZsMzQ4azIOaC4ybWQwejFpNm5hdXUyDmguanFqeGx4cWFjY2lkMg5oLjRhZTFxZWI3ZGJ5ZzIOaC41ZWcyYnY5OGhtM3AyDmguajQ0azV1OG1zMGd4Mg5oLnhreG82NnRqbDE3NTIOaC44YnlsMmc4NXVvaXQyDmguN3Y3cXYzZ2draXFtMg5oLnYxdjFxNTl5bnQzejIOaC5mNHBuOHNmbTZneGgyDmguMWRvdHRjOGhoZDlwMg5oLm4yc2hvcjhyZnF5NDIOaC5tYWxremVyczg1OWMyDmguY3pqaGNxZ2RpaHhiMg5oLnl6dWI4NG1yY2o0ajIOaC50eHRqZjdmOXlpZDcyDmguZ2kyemd1cHRhMDFhMg5oLjdqcjlvZDl6dmhnczINaC45aHY4enNrbjdwZTIOaC40M2cwbGx5ZWpucDgyDmguZmpweWxmbWx5Nm5yMg5oLjg3eHFmYTFqNW5jcDIOaC50ZWxnYWs4a2xqcTkyDmgucXZwZ200bGRydTRkMg5oLm95bXoyNW4yY3VveDIOaC4yamQ2dzhpbzhhZXMyDmguZWZ0cTYxMTh1ZmdrMg5oLmY0cjhjMjdrOTdpMjIOaC42NmNhZ2hnNmJ2dDUyDmguZ2h2dDQxcmxzZjZvMg5oLnE2ejBqZmt4MjlzNjIOaC5zNHpleXJ5bXA1eHEyDmgudWR1MjJsZThiaGh3Mg5oLmxpdWQyc2Uzbnh1bTIOaC45Y25jdDRqb3pvdGUyDmgubGgxN254bWN3MnZtMg5oLnR1cWlnYThocnF6dDIOaC5sOGcyYzc4NDM4dzUyDWgubmkyd2YyMDV1cmE4AGo6ChRzdWdnZXN0LjMxZmZhd2d0YTc5YxIiQ09NTVVOSVRZIEhFQUxUSCBDRU5URVIgTVVUSFVLVUxBTWo6ChRzdWdnZXN0LmtnaDl6M2V3OW8ybBIiQ09NTVVOSVRZIEhFQUxUSCBDRU5URVIgTVVUSFVLVUxBTWo6ChRzdWdnZXN0LmRvOHk2cXhxOXNqdxIiQ09NTVVOSVRZIEhFQUxUSCBDRU5URVIgTVVUSFVLVUxBTWo6ChRzdWdnZXN0LnloZnVubGl1NXJ6bxIiQ09NTVVOSVRZIEhFQUxUSCBDRU5URVIgTVVUSFVLVUxBTWo6ChRzdWdnZXN0LjM0bndrNHIzYnVzYRIiQ09NTVVOSVRZIEhFQUxUSCBDRU5URVIgTVVUSFVLVUxBTWo6ChRzdWdnZXN0LmV5amVtaGNsM2tjcBIiQ09NTVVOSVRZIEhFQUxUSCBDRU5URVIgTVVUSFVLVUxBTWo6ChRzdWdnZXN0LjczbTQ0NHR5NHgwMhIiQ09NTVVOSVRZIEhFQUxUSCBDRU5URVIgTVVUSFVLVUxBTWo6ChRzdWdnZXN0Lm5obDlydjdpOXk2YxIiQ09NTVVOSVRZIEhFQUxUSCBDRU5URVIgTVVUSFVLVUxBTWo6ChRzdWdnZXN0LjdhNGZ0dmJsdTB1ahIiQ09NTVVOSVRZIEhFQUxUSCBDRU5URVIgTVVUSFVLVUxBTWo6ChRzdWdnZXN0Lm5uYnhzcjZlMmdqdxIiQ09NTVVOSVRZIEhFQUxUSCBDRU5URVIgTVVUSFVLVUxBTWo6ChRzdWdnZXN0LnViNWRwaGsybG01ORIiQ09NTVVOSVRZIEhFQUxUSCBDRU5URVIgTVVUSFVLVUxBTWo6ChRzdWdnZXN0LmI3emFhN2s3cDVvdxIiQ09NTVVOSVRZIEhFQUxUSCBDRU5URVIgTVVUSFVLVUxBTWo6ChRzdWdnZXN0LjV2NTRxemZsZjRvMhIiQ09NTVVOSVRZIEhFQUxUSCBDRU5URVIgTVVUSFVLVUxBTWo6ChRzdWdnZXN0Lm01cjJ4eTNmNTI0bhIiQ09NTVVOSVRZIEhFQUxUSCBDRU5URVIgTVVUSFVLVUxBTWo6ChRzdWdnZXN0LjR5MG4xd3J5N3B2dxIiQ09NTVVOSVRZIEhFQUxUSCBDRU5URVIgTVVUSFVLVUxBTWo6ChRzdWdnZXN0Ljc5ejYybWMxdHF0ZRIiQ09NTVVOSVRZIEhFQUxUSCBDRU5URVIgTVVUSFVLVUxBTWo6ChRzdWdnZXN0Lno2Y2s0ZzRrbTd4eRIiQ09NTVVOSVRZIEhFQUxUSCBDRU5URVIgTVVUSFVLVUxBTWo6ChRzdWdnZXN0LmRoZTByM2w4d3U2chIiQ09NTVVOSVRZIEhFQUxUSCBDRU5URVIgTVVUSFVLVUxBTWo6ChRzdWdnZXN0Ljh4MWZtOG02OGtrahIiQ09NTVVOSVRZIEhFQUxUSCBDRU5URVIgTVVUSFVLVUxBTWo6ChRzdWdnZXN0LmFxNXd0b212Y2U1NBIiQ09NTVVOSVRZIEhFQUxUSCBDRU5URVIgTVVUSFVLVUxBTWo6ChRzdWdnZXN0Lnl1M2g5cnZ0eHpyMBIiQ09NTVVOSVRZIEhFQUxUSCBDRU5URVIgTVVUSFVLVUxBTWo6ChRzdWdnZXN0LmhkZzV5Nm92eDMzMBIiQ09NTVVOSVRZIEhFQUxUSCBDRU5URVIgTVVUSFVLVUxBTWo6ChRzdWdnZXN0LjI0a3FzOWJ0NmZjMhIiQ09NTVVOSVRZIEhFQUxUSCBDRU5URVIgTVVUSFVLVUxBTWo6ChRzdWdnZXN0LnltajJ6Z3ZtdmV5NhIiQ09NTVVOSVRZIEhFQUxUSCBDRU5URVIgTVVUSFVLVUxBTWo6ChRzdWdnZXN0LnV6M3NveW9vYWoxMhIiQ09NTVVOSVRZIEhFQUxUSCBDRU5URVIgTVVUSFVLVUxBTWo6ChRzdWdnZXN0LmdlcTNzOW1mOWU4bhIiQ09NTVVOSVRZIEhFQUxUSCBDRU5URVIgTVVUSFVLVUxBTWo6ChRzdWdnZXN0Ljl4emF2azVuNHY3MRIiQ09NTVVOSVRZIEhFQUxUSCBDRU5URVIgTVVUSFVLVUxBTWo6ChRzdWdnZXN0LjFvZ21pemZveGg4dBIiQ09NTVVOSVRZIEhFQUxUSCBDRU5URVIgTVVUSFVLVUxBTWo6ChRzdWdnZXN0Lm8yOW5ydmcwcGI1dBIiQ09NTVVOSVRZIEhFQUxUSCBDRU5URVIgTVVUSFVLVUxBTWo6ChRzdWdnZXN0LmN4bzlyeHF2d3FxMBIiQ09NTVVOSVRZIEhFQUxUSCBDRU5URVIgTVVUSFVLVUxBTWo6ChRzdWdnZXN0Ljlya2Vva3NhOGtrcxIiQ09NTVVOSVRZIEhFQUxUSCBDRU5URVIgTVVUSFVLVUxBTWo6ChRzdWdnZXN0LmU4Y3J3eG5jeHdtYhIiQ09NTVVOSVRZIEhFQUxUSCBDRU5URVIgTVVUSFVLVUxBTWo5ChNzdWdnZXN0LnRldTI2OTJlcTduEiJDT01NVU5JVFkgSEVBTFRIIENFTlRFUiBNVVRIVUtVTEFNajoKFHN1Z2dlc3QuaGR5NmJtd2w4bGk1EiJDT01NVU5JVFkgSEVBTFRIIENFTlRFUiBNVVRIVUtVTEFNajoKFHN1Z2dlc3QuOHQ1ODU4dTlnZnExEiJDT01NVU5JVFkgSEVBTFRIIENFTlRFUiBNVVRIVUtVTEFNajoKFHN1Z2dlc3QueHQ1dTFnbGQ5anBiEiJDT01NVU5JVFkgSEVBTFRIIENFTlRFUiBNVVRIVUtVTEFNajoKFHN1Z2dlc3QubWdlaXJucmR5a29mEiJDT01NVU5JVFkgSEVBTFRIIENFTlRFUiBNVVRIVUtVTEFNajoKFHN1Z2dlc3Qucm9qc2JpZmk0ODVtEiJDT01NVU5JVFkgSEVBTFRIIENFTlRFUiBNVVRIVUtVTEFNajoKFHN1Z2dlc3QubTNub28wYnRmbzBsEiJDT01NVU5JVFkgSEVBTFRIIENFTlRFUiBNVVRIVUtVTEFNajoKFHN1Z2dlc3QuZGM0ZGRrbHlndHJqEiJDT01NVU5JVFkgSEVBTFRIIENFTlRFUiBNVVRIVUtVTEFNajoKFHN1Z2dlc3QuZzBnMXppZHRqdGJyEiJDT01NVU5JVFkgSEVBTFRIIENFTlRFUiBNVVRIVUtVTEFNajoKFHN1Z2dlc3QuMmsxMnpnc3Q0aG5rEiJDT01NVU5JVFkgSEVBTFRIIENFTlRFUiBNVVRIVUtVTEFNajoKFHN1Z2dlc3QuZTV2Znl0aml5dWx0EiJDT01NVU5JVFkgSEVBTFRIIENFTlRFUiBNVVRIVUtVTEFNajoKFHN1Z2dlc3QuNTR2NXZyN21zNjJkEiJDT01NVU5JVFkgSEVBTFRIIENFTlRFUiBNVVRIVUtVTEFNajoKFHN1Z2dlc3QuYXJ5Mmc4c2ZkajNxEiJDT01NVU5JVFkgSEVBTFRIIENFTlRFUiBNVVRIVUtVTEFNajoKFHN1Z2dlc3QudWtnMzViaTluenM5EiJDT01NVU5JVFkgSEVBTFRIIENFTlRFUiBNVVRIVUtVTEFNajoKFHN1Z2dlc3QucXN3NzQ5ZjRwdW85EiJDT01NVU5JVFkgSEVBTFRIIENFTlRFUiBNVVRIVUtVTEFNajoKFHN1Z2dlc3QuZmpyOTZxbWZ2YThtEiJDT01NVU5JVFkgSEVBTFRIIENFTlRFUiBNVVRIVUtVTEFNajoKFHN1Z2dlc3QuYnc0Z2hvNXRnajV3EiJDT01NVU5JVFkgSEVBTFRIIENFTlRFUiBNVVRIVUtVTEFNajoKFHN1Z2dlc3QuM2R2d3FkdzBoaW9jEiJDT01NVU5JVFkgSEVBTFRIIENFTlRFUiBNVVRIVUtVTEFNajoKFHN1Z2dlc3QuZXU1Z3N1Y3J1YzB3EiJDT01NVU5JVFkgSEVBTFRIIENFTlRFUiBNVVRIVUtVTEFNajoKFHN1Z2dlc3QuZzVoM3N3YWJqeGp4EiJDT01NVU5JVFkgSEVBTFRIIENFTlRFUiBNVVRIVUtVTEFNajoKFHN1Z2dlc3QuaWx4ZWw0aDJhdDVzEiJDT01NVU5JVFkgSEVBTFRIIENFTlRFUiBNVVRIVUtVTEFNajoKFHN1Z2dlc3QuNndkMDNobmZ5am51EiJDT01NVU5JVFkgSEVBTFRIIENFTlRFUiBNVVRIVUtVTEFNajoKFHN1Z2dlc3QuY2hjY2F3d2c5ZWZiEiJDT01NVU5JVFkgSEVBTFRIIENFTlRFUiBNVVRIVUtVTEFNajoKFHN1Z2dlc3Qudnp1amsxbzdobnZlEiJDT01NVU5JVFkgSEVBTFRIIENFTlRFUiBNVVRIVUtVTEFNajoKFHN1Z2dlc3QubzlxMnhnOHJ4eDV0EiJDT01NVU5JVFkgSEVBTFRIIENFTlRFUiBNVVRIVUtVTEFNajoKFHN1Z2dlc3QuZzVzMHRyNGVqdmVpEiJDT01NVU5JVFkgSEVBTFRIIENFTlRFUiBNVVRIVUtVTEFNajoKFHN1Z2dlc3QuaWxrY2pxMmJleGp2EiJDT01NVU5JVFkgSEVBTFRIIENFTlRFUiBNVVRIVUtVTEFNajoKFHN1Z2dlc3QuNDNqd3piOG9lZmV6EiJDT01NVU5JVFkgSEVBTFRIIENFTlRFUiBNVVRIVUtVTEFNajoKFHN1Z2dlc3QuYjBwbjc4YzNweXI0EiJDT01NVU5JVFkgSEVBTFRIIENFTlRFUiBNVVRIVUtVTEFNajoKFHN1Z2dlc3Qudjd4bWJub2wxZDZpEiJDT01NVU5JVFkgSEVBTFRIIENFTlRFUiBNVVRIVUtVTEFNajoKFHN1Z2dlc3QuZnVwY2ttaGptdHpqEiJDT01NVU5JVFkgSEVBTFRIIENFTlRFUiBNVVRIVUtVTEFNajoKFHN1Z2dlc3QuN3FyemdsOWQwYzEyEiJDT01NVU5JVFkgSEVBTFRIIENFTlRFUiBNVVRIVUtVTEFNajoKFHN1Z2dlc3Quc2Y5ZjdtYWZ6NjBkEiJDT01NVU5JVFkgSEVBTFRIIENFTlRFUiBNVVRIVUtVTEFNajoKFHN1Z2dlc3Qud3F1aWsyY3lyOXcyEiJDT01NVU5JVFkgSEVBTFRIIENFTlRFUiBNVVRIVUtVTEFNajoKFHN1Z2dlc3QuYnRrOTViZDJ0cDBlEiJDT01NVU5JVFkgSEVBTFRIIENFTlRFUiBNVVRIVUtVTEFNajoKFHN1Z2dlc3QuZDhzcjY5M2p5N2VhEiJDT01NVU5JVFkgSEVBTFRIIENFTlRFUiBNVVRIVUtVTEFNajoKFHN1Z2dlc3QuZm04Ymd5ZTdjbHhoEiJDT01NVU5JVFkgSEVBTFRIIENFTlRFUiBNVVRIVUtVTEFNajoKFHN1Z2dlc3QuNHc3aXVnNngxaXR5EiJDT01NVU5JVFkgSEVBTFRIIENFTlRFUiBNVVRIVUtVTEFNajoKFHN1Z2dlc3QudGMxZ3VtOWM0bWpyEiJDT01NVU5JVFkgSEVBTFRIIENFTlRFUiBNVVRIVUtVTEFNajoKFHN1Z2dlc3QuZmZ5emphMnNkankzEiJDT01NVU5JVFkgSEVBTFRIIENFTlRFUiBNVVRIVUtVTEFNajoKFHN1Z2dlc3QubzU5MndudWxscW10EiJDT01NVU5JVFkgSEVBTFRIIENFTlRFUiBNVVRIVUtVTEFNajoKFHN1Z2dlc3QuNndidTdvdWZsbTU2EiJDT01NVU5JVFkgSEVBTFRIIENFTlRFUiBNVVRIVUtVTEFNajoKFHN1Z2dlc3QudnlvdTMxMzAxb3hpEiJDT01NVU5JVFkgSEVBTFRIIENFTlRFUiBNVVRIVUtVTEFNajoKFHN1Z2dlc3QuaGl3Nzg0bXM3MzFnEiJDT01NVU5JVFkgSEVBTFRIIENFTlRFUiBNVVRIVUtVTEFNajoKFHN1Z2dlc3Qua2M4MjM1dG1jczY0EiJDT01NVU5JVFkgSEVBTFRIIENFTlRFUiBNVVRIVUtVTEFNajoKFHN1Z2dlc3QuNXhtdGx1aW1hbTcxEiJDT01NVU5JVFkgSEVBTFRIIENFTlRFUiBNVVRIVUtVTEFNajoKFHN1Z2dlc3QucnkzMjJnd3V1OGpzEiJDT01NVU5JVFkgSEVBTFRIIENFTlRFUiBNVVRIVUtVTEFNajoKFHN1Z2dlc3QuY3RubTBlbmZsYmg4EiJDT01NVU5JVFkgSEVBTFRIIENFTlRFUiBNVVRIVUtVTEFNajoKFHN1Z2dlc3Quandhb2lyMXA3anhxEiJDT01NVU5JVFkgSEVBTFRIIENFTlRFUiBNVVRIVUtVTEFNajoKFHN1Z2dlc3QuOTZpbGJ3dWJrcXlvEiJDT01NVU5JVFkgSEVBTFRIIENFTlRFUiBNVVRIVUtVTEFNajoKFHN1Z2dlc3Quc3I2c2F2N2lqazh4EiJDT01NVU5JVFkgSEVBTFRIIENFTlRFUiBNVVRIVUtVTEFNajoKFHN1Z2dlc3QudzJtd2dyZ2Qzdjl5EiJDT01NVU5JVFkgSEVBTFRIIENFTlRFUiBNVVRIVUtVTEFNajoKFHN1Z2dlc3QuM2Z1eWN4dmVtbDN2EiJDT01NVU5JVFkgSEVBTFRIIENFTlRFUiBNVVRIVUtVTEFNajoKFHN1Z2dlc3QudjZlMm9lYm1xbnI1EiJDT01NVU5JVFkgSEVBTFRIIENFTlRFUiBNVVRIVUtVTEFNajoKFHN1Z2dlc3QubGlwY3RycWlmMDhwEiJDT01NVU5JVFkgSEVBTFRIIENFTlRFUiBNVVRIVUtVTEFNajoKFHN1Z2dlc3QudDhxcnBndWlkZmh2EiJDT01NVU5JVFkgSEVBTFRIIENFTlRFUiBNVVRIVUtVTEFNajoKFHN1Z2dlc3QuaHZ0eHR3ZnF1N3NpEiJDT01NVU5JVFkgSEVBTFRIIENFTlRFUiBNVVRIVUtVTEFNajoKFHN1Z2dlc3QubXAzNjV6OHgwZTl6EiJDT01NVU5JVFkgSEVBTFRIIENFTlRFUiBNVVRIVUtVTEFNajoKFHN1Z2dlc3QuYmZ4Z3I3dHF1NTV0EiJDT01NVU5JVFkgSEVBTFRIIENFTlRFUiBNVVRIVUtVTEFNajoKFHN1Z2dlc3QueHZwYjRua2kwMWtxEiJDT01NVU5JVFkgSEVBTFRIIENFTlRFUiBNVVRIVUtVTEFNajoKFHN1Z2dlc3QuMW95Zmx5MW93NGI0EiJDT01NVU5JVFkgSEVBTFRIIENFTlRFUiBNVVRIVUtVTEFNajoKFHN1Z2dlc3QuOWh3MnFtOGo1OWUxEiJDT01NVU5JVFkgSEVBTFRIIENFTlRFUiBNVVRIVUtVTEFNajoKFHN1Z2dlc3QueHoyaHRvcWpvdW15EiJDT01NVU5JVFkgSEVBTFRIIENFTlRFUiBNVVRIVUtVTEFNciExdm1tVlR2V2JYaEtINVhLcGVUVVZURkxZbmVGXzZDcm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155</Pages>
  <Words>16406</Words>
  <Characters>94997</Characters>
  <Application>Microsoft Office Word</Application>
  <DocSecurity>0</DocSecurity>
  <Lines>7307</Lines>
  <Paragraphs>5863</Paragraphs>
  <ScaleCrop>false</ScaleCrop>
  <Company/>
  <LinksUpToDate>false</LinksUpToDate>
  <CharactersWithSpaces>105540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CHC</dc:creator>
  <cp:lastModifiedBy>Dr Krishnapriya M J</cp:lastModifiedBy>
  <cp:revision>38</cp:revision>
  <dcterms:created xsi:type="dcterms:W3CDTF">2026-03-26T04:39:00Z</dcterms:created>
  <dcterms:modified xsi:type="dcterms:W3CDTF">2026-03-28T16:07:00Z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26772F2BC1174C80937EE83B3DFB3432_13</vt:lpwstr>
  </property>
</Properties>
</file>